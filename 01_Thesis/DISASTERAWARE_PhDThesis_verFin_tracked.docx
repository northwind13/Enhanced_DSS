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0C37D1" w:rsidRDefault="001A3EBA" w:rsidP="001A3EBA">
      <w:pPr>
        <w:spacing w:after="0" w:line="240" w:lineRule="auto"/>
        <w:contextualSpacing/>
        <w:rPr>
          <w:rFonts w:asciiTheme="minorHAnsi" w:hAnsiTheme="minorHAnsi" w:cstheme="minorHAnsi"/>
          <w:b/>
          <w:szCs w:val="24"/>
        </w:rPr>
      </w:pPr>
    </w:p>
    <w:p w14:paraId="624F65D3" w14:textId="23B6155F" w:rsidR="00B730D5" w:rsidRPr="000C37D1" w:rsidRDefault="006847C2" w:rsidP="001A3EBA">
      <w:pPr>
        <w:spacing w:after="0" w:line="240" w:lineRule="auto"/>
        <w:contextualSpacing/>
        <w:jc w:val="center"/>
        <w:rPr>
          <w:rFonts w:asciiTheme="minorHAnsi" w:hAnsiTheme="minorHAnsi" w:cstheme="minorHAnsi"/>
          <w:b/>
          <w:szCs w:val="24"/>
        </w:rPr>
      </w:pPr>
      <w:r w:rsidRPr="000C37D1">
        <w:rPr>
          <w:rFonts w:asciiTheme="minorHAnsi" w:hAnsiTheme="minorHAnsi" w:cstheme="minorHAnsi"/>
          <w:b/>
          <w:szCs w:val="24"/>
        </w:rPr>
        <w:t>TEZ ŞABLONU ONAY FORMU</w:t>
      </w:r>
    </w:p>
    <w:p w14:paraId="4DB8D0B6" w14:textId="4BB82AED" w:rsidR="00441B06" w:rsidRPr="000C37D1" w:rsidRDefault="006847C2" w:rsidP="00B730D5">
      <w:pPr>
        <w:spacing w:after="0" w:line="240" w:lineRule="auto"/>
        <w:contextualSpacing/>
        <w:jc w:val="center"/>
        <w:rPr>
          <w:rFonts w:cs="Times New Roman"/>
          <w:b/>
          <w:color w:val="FFFFFF" w:themeColor="background1"/>
          <w:szCs w:val="24"/>
        </w:rPr>
      </w:pPr>
      <w:r w:rsidRPr="000C37D1">
        <w:rPr>
          <w:rFonts w:asciiTheme="minorHAnsi" w:hAnsiTheme="minorHAnsi" w:cstheme="minorHAnsi"/>
          <w:b/>
          <w:szCs w:val="24"/>
        </w:rPr>
        <w:t xml:space="preserve">THESIS TEMPLATE CONFIRMATION </w:t>
      </w:r>
      <w:commentRangeStart w:id="0"/>
      <w:r w:rsidRPr="000C37D1">
        <w:rPr>
          <w:rFonts w:asciiTheme="minorHAnsi" w:hAnsiTheme="minorHAnsi" w:cstheme="minorHAnsi"/>
          <w:b/>
          <w:szCs w:val="24"/>
        </w:rPr>
        <w:t>FORM</w:t>
      </w:r>
      <w:commentRangeEnd w:id="0"/>
      <w:r w:rsidR="00D47E65" w:rsidRPr="000C37D1">
        <w:rPr>
          <w:rStyle w:val="CommentReference"/>
          <w:rFonts w:cs="Times New Roman"/>
          <w:b/>
          <w:color w:val="FFFFFF" w:themeColor="background1"/>
          <w:sz w:val="24"/>
          <w:szCs w:val="24"/>
        </w:rPr>
        <w:commentReference w:id="0"/>
      </w:r>
      <w:r w:rsidRPr="000C37D1">
        <w:rPr>
          <w:rFonts w:cs="Times New Roman"/>
          <w:b/>
          <w:color w:val="FFFFFF" w:themeColor="background1"/>
          <w:szCs w:val="24"/>
        </w:rPr>
        <w:t>.</w:t>
      </w:r>
    </w:p>
    <w:p w14:paraId="7353A255" w14:textId="77777777" w:rsidR="0005476E" w:rsidRPr="000C37D1"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0C37D1" w14:paraId="21BA01B4" w14:textId="77777777" w:rsidTr="005C7D5D">
        <w:tc>
          <w:tcPr>
            <w:tcW w:w="2382" w:type="pct"/>
            <w:tcMar>
              <w:top w:w="0" w:type="dxa"/>
              <w:bottom w:w="0" w:type="dxa"/>
              <w:right w:w="0" w:type="dxa"/>
            </w:tcMar>
          </w:tcPr>
          <w:p w14:paraId="4393D10F" w14:textId="7BE5F84B" w:rsidR="006847C2" w:rsidRPr="000C37D1" w:rsidRDefault="003F0B5F" w:rsidP="00F238C2">
            <w:pPr>
              <w:pStyle w:val="ThesisTempCover"/>
            </w:pPr>
            <w:bookmarkStart w:id="1" w:name="_Hlk23845717"/>
            <w:r w:rsidRPr="000C37D1">
              <w:t>Şablonda verilen yerleşim ve boşluklar değiştirilmemelidir.</w:t>
            </w:r>
          </w:p>
        </w:tc>
        <w:tc>
          <w:tcPr>
            <w:tcW w:w="114" w:type="pct"/>
            <w:tcMar>
              <w:top w:w="0" w:type="dxa"/>
              <w:bottom w:w="0" w:type="dxa"/>
              <w:right w:w="0" w:type="dxa"/>
            </w:tcMar>
          </w:tcPr>
          <w:p w14:paraId="18C7FCED"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0C37D1" w:rsidRDefault="00AA6DFD">
            <w:pPr>
              <w:pStyle w:val="ListParagraph"/>
              <w:numPr>
                <w:ilvl w:val="0"/>
                <w:numId w:val="5"/>
              </w:numPr>
              <w:spacing w:line="240" w:lineRule="auto"/>
              <w:rPr>
                <w:rFonts w:asciiTheme="minorHAnsi" w:hAnsiTheme="minorHAnsi" w:cstheme="minorHAnsi"/>
                <w:sz w:val="20"/>
                <w:szCs w:val="20"/>
              </w:rPr>
            </w:pPr>
            <w:r w:rsidRPr="000C37D1">
              <w:rPr>
                <w:rFonts w:asciiTheme="minorHAnsi" w:hAnsiTheme="minorHAnsi" w:cstheme="minorHAnsi"/>
                <w:sz w:val="20"/>
                <w:szCs w:val="20"/>
              </w:rPr>
              <w:t>Do not change the spacing and placement in the template.</w:t>
            </w:r>
          </w:p>
        </w:tc>
      </w:tr>
      <w:tr w:rsidR="006847C2" w:rsidRPr="000C37D1" w14:paraId="77C95E1F" w14:textId="77777777" w:rsidTr="005C7D5D">
        <w:trPr>
          <w:trHeight w:val="467"/>
        </w:trPr>
        <w:tc>
          <w:tcPr>
            <w:tcW w:w="2382" w:type="pct"/>
            <w:tcMar>
              <w:top w:w="0" w:type="dxa"/>
              <w:bottom w:w="0" w:type="dxa"/>
              <w:right w:w="0" w:type="dxa"/>
            </w:tcMar>
          </w:tcPr>
          <w:p w14:paraId="77E00DFC" w14:textId="1F754ECE" w:rsidR="006847C2" w:rsidRPr="000C37D1" w:rsidRDefault="00AD4824" w:rsidP="00F238C2">
            <w:pPr>
              <w:pStyle w:val="ThesisTempCover"/>
            </w:pPr>
            <w:r w:rsidRPr="000C37D1">
              <w:rPr>
                <w:b/>
              </w:rPr>
              <w:t>Jüri tarihi</w:t>
            </w:r>
            <w:r w:rsidRPr="000C37D1">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0C37D1" w:rsidRDefault="00AA6DFD">
            <w:pPr>
              <w:pStyle w:val="ListParagraph"/>
              <w:numPr>
                <w:ilvl w:val="0"/>
                <w:numId w:val="5"/>
              </w:numPr>
              <w:spacing w:line="240" w:lineRule="auto"/>
              <w:rPr>
                <w:rFonts w:asciiTheme="minorHAnsi" w:hAnsiTheme="minorHAnsi" w:cstheme="minorHAnsi"/>
                <w:b/>
                <w:sz w:val="20"/>
                <w:szCs w:val="20"/>
              </w:rPr>
            </w:pPr>
            <w:r w:rsidRPr="000C37D1">
              <w:rPr>
                <w:rFonts w:asciiTheme="minorHAnsi" w:hAnsiTheme="minorHAnsi" w:cstheme="minorHAnsi"/>
                <w:sz w:val="20"/>
                <w:szCs w:val="20"/>
              </w:rPr>
              <w:t xml:space="preserve">Write </w:t>
            </w:r>
            <w:r w:rsidRPr="000C37D1">
              <w:rPr>
                <w:rFonts w:asciiTheme="minorHAnsi" w:hAnsiTheme="minorHAnsi" w:cstheme="minorHAnsi"/>
                <w:b/>
                <w:sz w:val="20"/>
                <w:szCs w:val="20"/>
              </w:rPr>
              <w:t>defense date</w:t>
            </w:r>
            <w:r w:rsidRPr="000C37D1">
              <w:rPr>
                <w:rFonts w:asciiTheme="minorHAnsi" w:hAnsiTheme="minorHAnsi" w:cstheme="minorHAnsi"/>
                <w:sz w:val="20"/>
                <w:szCs w:val="20"/>
              </w:rPr>
              <w:t xml:space="preserve"> to the related places given on Title page, Approval page, Abstract and Öz.</w:t>
            </w:r>
          </w:p>
        </w:tc>
      </w:tr>
      <w:tr w:rsidR="006847C2" w:rsidRPr="000C37D1" w14:paraId="0A113104" w14:textId="77777777" w:rsidTr="005C7D5D">
        <w:tc>
          <w:tcPr>
            <w:tcW w:w="2382" w:type="pct"/>
            <w:tcMar>
              <w:top w:w="0" w:type="dxa"/>
              <w:bottom w:w="0" w:type="dxa"/>
              <w:right w:w="0" w:type="dxa"/>
            </w:tcMar>
          </w:tcPr>
          <w:p w14:paraId="032CCFAA" w14:textId="0E0C8901" w:rsidR="001A3EBA" w:rsidRPr="000C37D1" w:rsidRDefault="006E1881" w:rsidP="00F238C2">
            <w:pPr>
              <w:pStyle w:val="ThesisTempCover"/>
            </w:pPr>
            <w:r w:rsidRPr="000C37D1">
              <w:t xml:space="preserve">İmza sayfasında jüri üyelerinin unvanları doğru olarak yazılmalıdır. Tüm imzalar </w:t>
            </w:r>
            <w:r w:rsidRPr="000C37D1">
              <w:rPr>
                <w:b/>
              </w:rPr>
              <w:t>mavi pilot kalemle</w:t>
            </w:r>
            <w:r w:rsidRPr="000C37D1">
              <w:t xml:space="preserve"> atılmalıdır.</w:t>
            </w:r>
          </w:p>
        </w:tc>
        <w:tc>
          <w:tcPr>
            <w:tcW w:w="114" w:type="pct"/>
            <w:tcMar>
              <w:top w:w="0" w:type="dxa"/>
              <w:bottom w:w="0" w:type="dxa"/>
              <w:right w:w="0" w:type="dxa"/>
            </w:tcMar>
          </w:tcPr>
          <w:p w14:paraId="69275EBC"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0C37D1" w:rsidRDefault="00AA6DFD">
            <w:pPr>
              <w:pStyle w:val="ListParagraph"/>
              <w:numPr>
                <w:ilvl w:val="0"/>
                <w:numId w:val="5"/>
              </w:numPr>
              <w:spacing w:line="240" w:lineRule="auto"/>
              <w:rPr>
                <w:rFonts w:asciiTheme="minorHAnsi" w:hAnsiTheme="minorHAnsi" w:cstheme="minorHAnsi"/>
                <w:sz w:val="20"/>
                <w:szCs w:val="20"/>
              </w:rPr>
            </w:pPr>
            <w:r w:rsidRPr="000C37D1">
              <w:rPr>
                <w:rFonts w:asciiTheme="minorHAnsi" w:hAnsiTheme="minorHAnsi" w:cstheme="minorHAnsi"/>
                <w:sz w:val="20"/>
                <w:szCs w:val="20"/>
              </w:rPr>
              <w:t xml:space="preserve">Write the titles of the examining committee members correctly on Approval Page. </w:t>
            </w:r>
            <w:r w:rsidRPr="000C37D1">
              <w:rPr>
                <w:rFonts w:asciiTheme="minorHAnsi" w:hAnsiTheme="minorHAnsi" w:cstheme="minorHAnsi"/>
                <w:b/>
                <w:sz w:val="20"/>
                <w:szCs w:val="20"/>
              </w:rPr>
              <w:t>Blue ink</w:t>
            </w:r>
            <w:r w:rsidRPr="000C37D1">
              <w:rPr>
                <w:rFonts w:asciiTheme="minorHAnsi" w:hAnsiTheme="minorHAnsi" w:cstheme="minorHAnsi"/>
                <w:sz w:val="20"/>
                <w:szCs w:val="20"/>
              </w:rPr>
              <w:t xml:space="preserve"> must be used for all signatures.</w:t>
            </w:r>
          </w:p>
        </w:tc>
      </w:tr>
      <w:tr w:rsidR="001A3EBA" w:rsidRPr="000C37D1" w14:paraId="341FE970" w14:textId="77777777" w:rsidTr="005C7D5D">
        <w:tc>
          <w:tcPr>
            <w:tcW w:w="2382" w:type="pct"/>
            <w:tcMar>
              <w:top w:w="0" w:type="dxa"/>
              <w:bottom w:w="0" w:type="dxa"/>
              <w:right w:w="0" w:type="dxa"/>
            </w:tcMar>
          </w:tcPr>
          <w:p w14:paraId="00AC170A" w14:textId="47DF87A5" w:rsidR="001A3EBA" w:rsidRPr="000C37D1" w:rsidRDefault="001A3EBA" w:rsidP="00F238C2">
            <w:pPr>
              <w:pStyle w:val="ThesisTempCover"/>
            </w:pPr>
            <w:r w:rsidRPr="000C37D1">
              <w:rPr>
                <w:b/>
              </w:rPr>
              <w:t>Disiplinlerarası</w:t>
            </w:r>
            <w:r w:rsidRPr="000C37D1">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0C37D1"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0C37D1"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0C37D1" w:rsidRDefault="001A3EBA">
            <w:pPr>
              <w:pStyle w:val="ListParagraph"/>
              <w:numPr>
                <w:ilvl w:val="0"/>
                <w:numId w:val="5"/>
              </w:numPr>
              <w:spacing w:line="240" w:lineRule="auto"/>
              <w:rPr>
                <w:rFonts w:asciiTheme="minorHAnsi" w:hAnsiTheme="minorHAnsi" w:cstheme="minorHAnsi"/>
                <w:sz w:val="20"/>
                <w:szCs w:val="20"/>
              </w:rPr>
            </w:pPr>
            <w:r w:rsidRPr="000C37D1">
              <w:rPr>
                <w:rFonts w:asciiTheme="minorHAnsi" w:hAnsiTheme="minorHAnsi" w:cstheme="minorHAnsi"/>
                <w:sz w:val="20"/>
                <w:szCs w:val="20"/>
              </w:rPr>
              <w:t xml:space="preserve">For faculty members working in </w:t>
            </w:r>
            <w:r w:rsidRPr="000C37D1">
              <w:rPr>
                <w:rFonts w:asciiTheme="minorHAnsi" w:hAnsiTheme="minorHAnsi" w:cstheme="minorHAnsi"/>
                <w:b/>
                <w:sz w:val="20"/>
                <w:szCs w:val="20"/>
              </w:rPr>
              <w:t>interdisciplinary programs</w:t>
            </w:r>
            <w:r w:rsidRPr="000C37D1">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0C37D1" w14:paraId="347D659F" w14:textId="77777777" w:rsidTr="005C7D5D">
        <w:tc>
          <w:tcPr>
            <w:tcW w:w="2382" w:type="pct"/>
            <w:tcMar>
              <w:top w:w="0" w:type="dxa"/>
              <w:bottom w:w="0" w:type="dxa"/>
              <w:right w:w="0" w:type="dxa"/>
            </w:tcMar>
          </w:tcPr>
          <w:p w14:paraId="50922CBC" w14:textId="5C11C255" w:rsidR="006847C2" w:rsidRPr="000C37D1" w:rsidRDefault="00CD726F" w:rsidP="00F238C2">
            <w:pPr>
              <w:pStyle w:val="ThesisTempCover"/>
            </w:pPr>
            <w:r w:rsidRPr="000C37D1">
              <w:t xml:space="preserve">Tezin </w:t>
            </w:r>
            <w:r w:rsidRPr="000C37D1">
              <w:rPr>
                <w:b/>
              </w:rPr>
              <w:t>son sayfasının sayfa</w:t>
            </w:r>
            <w:r w:rsidRPr="000C37D1">
              <w:t xml:space="preserve"> numarası Abstract ve Öz’de ilgili yerlere yazılmalıdır.</w:t>
            </w:r>
          </w:p>
        </w:tc>
        <w:tc>
          <w:tcPr>
            <w:tcW w:w="114" w:type="pct"/>
            <w:tcMar>
              <w:top w:w="0" w:type="dxa"/>
              <w:bottom w:w="0" w:type="dxa"/>
              <w:right w:w="0" w:type="dxa"/>
            </w:tcMar>
          </w:tcPr>
          <w:p w14:paraId="12CB10AD"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0C37D1" w:rsidRDefault="00AA6DFD">
            <w:pPr>
              <w:pStyle w:val="ListParagraph"/>
              <w:numPr>
                <w:ilvl w:val="0"/>
                <w:numId w:val="5"/>
              </w:numPr>
              <w:spacing w:line="240" w:lineRule="auto"/>
              <w:rPr>
                <w:rFonts w:asciiTheme="minorHAnsi" w:hAnsiTheme="minorHAnsi" w:cstheme="minorHAnsi"/>
                <w:sz w:val="20"/>
                <w:szCs w:val="20"/>
              </w:rPr>
            </w:pPr>
            <w:r w:rsidRPr="000C37D1">
              <w:rPr>
                <w:rFonts w:asciiTheme="minorHAnsi" w:hAnsiTheme="minorHAnsi" w:cstheme="minorHAnsi"/>
                <w:sz w:val="20"/>
                <w:szCs w:val="20"/>
              </w:rPr>
              <w:t xml:space="preserve">Write </w:t>
            </w:r>
            <w:r w:rsidRPr="000C37D1">
              <w:rPr>
                <w:rFonts w:asciiTheme="minorHAnsi" w:hAnsiTheme="minorHAnsi" w:cstheme="minorHAnsi"/>
                <w:b/>
                <w:sz w:val="20"/>
                <w:szCs w:val="20"/>
              </w:rPr>
              <w:t>the page number of the last page</w:t>
            </w:r>
            <w:r w:rsidRPr="000C37D1">
              <w:rPr>
                <w:rFonts w:asciiTheme="minorHAnsi" w:hAnsiTheme="minorHAnsi" w:cstheme="minorHAnsi"/>
                <w:sz w:val="20"/>
                <w:szCs w:val="20"/>
              </w:rPr>
              <w:t xml:space="preserve"> in the related places given on Abstract and Öz pages.</w:t>
            </w:r>
          </w:p>
        </w:tc>
      </w:tr>
      <w:tr w:rsidR="006847C2" w:rsidRPr="000C37D1" w14:paraId="7B15C936" w14:textId="77777777" w:rsidTr="005C7D5D">
        <w:tc>
          <w:tcPr>
            <w:tcW w:w="2382" w:type="pct"/>
            <w:tcMar>
              <w:top w:w="0" w:type="dxa"/>
              <w:bottom w:w="0" w:type="dxa"/>
              <w:right w:w="0" w:type="dxa"/>
            </w:tcMar>
          </w:tcPr>
          <w:p w14:paraId="49B057DB" w14:textId="62B8B572" w:rsidR="006847C2" w:rsidRPr="000C37D1" w:rsidRDefault="00CD726F" w:rsidP="00F238C2">
            <w:pPr>
              <w:pStyle w:val="ThesisTempCover"/>
            </w:pPr>
            <w:r w:rsidRPr="000C37D1">
              <w:t xml:space="preserve">Bütün chapterlar, referanslar, ekler ve CV sağ sayfada başlamalıdır. Bunun için </w:t>
            </w:r>
            <w:r w:rsidRPr="000C37D1">
              <w:rPr>
                <w:b/>
              </w:rPr>
              <w:t>kesmeler</w:t>
            </w:r>
            <w:r w:rsidRPr="000C37D1">
              <w:t xml:space="preserve"> kullanılmıştır. </w:t>
            </w:r>
            <w:r w:rsidRPr="000C37D1">
              <w:rPr>
                <w:b/>
              </w:rPr>
              <w:t>Kesmelerin kayması</w:t>
            </w:r>
            <w:r w:rsidRPr="000C37D1">
              <w:t xml:space="preserve"> fazladan boş sayfaların oluşmasına sebep olabilir. Bu gibi durumlarda paragraf (¶) işaretine tıklayarak kesmeleri görünür hale getirin ve yerlerini </w:t>
            </w:r>
            <w:r w:rsidRPr="000C37D1">
              <w:rPr>
                <w:b/>
              </w:rPr>
              <w:t>kontrol edin</w:t>
            </w:r>
            <w:r w:rsidRPr="000C37D1">
              <w:t>.</w:t>
            </w:r>
          </w:p>
        </w:tc>
        <w:tc>
          <w:tcPr>
            <w:tcW w:w="114" w:type="pct"/>
            <w:tcMar>
              <w:top w:w="0" w:type="dxa"/>
              <w:bottom w:w="0" w:type="dxa"/>
              <w:right w:w="0" w:type="dxa"/>
            </w:tcMar>
          </w:tcPr>
          <w:p w14:paraId="0D275743" w14:textId="77777777" w:rsidR="006847C2" w:rsidRPr="000C37D1"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0C37D1"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0C37D1" w:rsidRDefault="006847C2">
            <w:pPr>
              <w:pStyle w:val="ListParagraph"/>
              <w:numPr>
                <w:ilvl w:val="0"/>
                <w:numId w:val="5"/>
              </w:numPr>
              <w:spacing w:line="240" w:lineRule="auto"/>
              <w:rPr>
                <w:rFonts w:asciiTheme="minorHAnsi" w:hAnsiTheme="minorHAnsi" w:cstheme="minorHAnsi"/>
                <w:sz w:val="20"/>
                <w:szCs w:val="20"/>
              </w:rPr>
            </w:pPr>
            <w:r w:rsidRPr="000C37D1">
              <w:rPr>
                <w:rFonts w:asciiTheme="minorHAnsi" w:hAnsiTheme="minorHAnsi" w:cstheme="minorHAnsi"/>
                <w:sz w:val="20"/>
                <w:szCs w:val="20"/>
              </w:rPr>
              <w:t>All chapters, references, appendices and CV must be started on the</w:t>
            </w:r>
            <w:r w:rsidRPr="000C37D1">
              <w:rPr>
                <w:rFonts w:asciiTheme="minorHAnsi" w:hAnsiTheme="minorHAnsi" w:cstheme="minorHAnsi"/>
                <w:b/>
                <w:sz w:val="20"/>
                <w:szCs w:val="20"/>
              </w:rPr>
              <w:t xml:space="preserve"> </w:t>
            </w:r>
            <w:r w:rsidRPr="000C37D1">
              <w:rPr>
                <w:rFonts w:asciiTheme="minorHAnsi" w:hAnsiTheme="minorHAnsi" w:cstheme="minorHAnsi"/>
                <w:sz w:val="20"/>
                <w:szCs w:val="20"/>
              </w:rPr>
              <w:t xml:space="preserve">right page. </w:t>
            </w:r>
            <w:r w:rsidRPr="000C37D1">
              <w:rPr>
                <w:rFonts w:asciiTheme="minorHAnsi" w:hAnsiTheme="minorHAnsi" w:cstheme="minorHAnsi"/>
                <w:b/>
                <w:sz w:val="20"/>
                <w:szCs w:val="20"/>
              </w:rPr>
              <w:t>Section Breaks</w:t>
            </w:r>
            <w:r w:rsidRPr="000C37D1">
              <w:rPr>
                <w:rFonts w:asciiTheme="minorHAnsi" w:hAnsiTheme="minorHAnsi" w:cstheme="minorHAnsi"/>
                <w:sz w:val="20"/>
                <w:szCs w:val="20"/>
              </w:rPr>
              <w:t xml:space="preserve"> were used for this. </w:t>
            </w:r>
            <w:r w:rsidRPr="000C37D1">
              <w:rPr>
                <w:rFonts w:asciiTheme="minorHAnsi" w:hAnsiTheme="minorHAnsi" w:cstheme="minorHAnsi"/>
                <w:b/>
                <w:sz w:val="20"/>
                <w:szCs w:val="20"/>
              </w:rPr>
              <w:t>Change in the placement</w:t>
            </w:r>
            <w:r w:rsidRPr="000C37D1">
              <w:rPr>
                <w:rFonts w:asciiTheme="minorHAnsi" w:hAnsiTheme="minorHAnsi" w:cstheme="minorHAnsi"/>
                <w:sz w:val="20"/>
                <w:szCs w:val="20"/>
              </w:rPr>
              <w:t xml:space="preserve"> of section breaks can result in extra blank pages. In such cases, make the section breaks visible by clicking paragraph (¶) mark and </w:t>
            </w:r>
            <w:r w:rsidRPr="000C37D1">
              <w:rPr>
                <w:rFonts w:asciiTheme="minorHAnsi" w:hAnsiTheme="minorHAnsi" w:cstheme="minorHAnsi"/>
                <w:b/>
                <w:sz w:val="20"/>
                <w:szCs w:val="20"/>
              </w:rPr>
              <w:t>check their position.</w:t>
            </w:r>
          </w:p>
        </w:tc>
      </w:tr>
      <w:tr w:rsidR="006847C2" w:rsidRPr="000C37D1" w14:paraId="14401316" w14:textId="77777777" w:rsidTr="005C7D5D">
        <w:tc>
          <w:tcPr>
            <w:tcW w:w="2382" w:type="pct"/>
            <w:tcMar>
              <w:top w:w="0" w:type="dxa"/>
              <w:bottom w:w="0" w:type="dxa"/>
              <w:right w:w="0" w:type="dxa"/>
            </w:tcMar>
          </w:tcPr>
          <w:p w14:paraId="0DD51C00" w14:textId="05F4B7AC" w:rsidR="006847C2" w:rsidRPr="000C37D1" w:rsidRDefault="00CD726F" w:rsidP="00F238C2">
            <w:pPr>
              <w:pStyle w:val="ThesisTempCover"/>
            </w:pPr>
            <w:r w:rsidRPr="000C37D1">
              <w:t>Figürler ve tablolar kenar boşluklarına taşmamalıdır.</w:t>
            </w:r>
          </w:p>
        </w:tc>
        <w:tc>
          <w:tcPr>
            <w:tcW w:w="114" w:type="pct"/>
            <w:tcMar>
              <w:top w:w="0" w:type="dxa"/>
              <w:bottom w:w="0" w:type="dxa"/>
              <w:right w:w="0" w:type="dxa"/>
            </w:tcMar>
          </w:tcPr>
          <w:p w14:paraId="439FD762"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0C37D1" w:rsidRDefault="00AA6DFD">
            <w:pPr>
              <w:pStyle w:val="ListParagraph"/>
              <w:numPr>
                <w:ilvl w:val="0"/>
                <w:numId w:val="5"/>
              </w:numPr>
              <w:spacing w:line="240" w:lineRule="auto"/>
              <w:rPr>
                <w:rFonts w:asciiTheme="minorHAnsi" w:hAnsiTheme="minorHAnsi" w:cstheme="minorHAnsi"/>
                <w:sz w:val="20"/>
                <w:szCs w:val="20"/>
              </w:rPr>
            </w:pPr>
            <w:r w:rsidRPr="000C37D1">
              <w:rPr>
                <w:rFonts w:asciiTheme="minorHAnsi" w:hAnsiTheme="minorHAnsi" w:cstheme="minorHAnsi"/>
                <w:sz w:val="20"/>
                <w:szCs w:val="20"/>
              </w:rPr>
              <w:t>All figures and tables must be given inside the page. Nothing must appear in the margins.</w:t>
            </w:r>
          </w:p>
        </w:tc>
      </w:tr>
      <w:tr w:rsidR="006847C2" w:rsidRPr="000C37D1" w14:paraId="66EB21C4" w14:textId="77777777" w:rsidTr="005C7D5D">
        <w:tc>
          <w:tcPr>
            <w:tcW w:w="2382" w:type="pct"/>
            <w:tcMar>
              <w:top w:w="0" w:type="dxa"/>
              <w:bottom w:w="0" w:type="dxa"/>
              <w:right w:w="0" w:type="dxa"/>
            </w:tcMar>
          </w:tcPr>
          <w:p w14:paraId="7928FB72" w14:textId="40288B09" w:rsidR="006847C2" w:rsidRPr="000C37D1" w:rsidRDefault="00CD726F" w:rsidP="00F238C2">
            <w:pPr>
              <w:pStyle w:val="ThesisTempCover"/>
            </w:pPr>
            <w:r w:rsidRPr="000C37D1">
              <w:t>Şablonda yorum olarak eklenen uyarılar dikkatle okunmalı ve uygulanmalıdır.</w:t>
            </w:r>
          </w:p>
        </w:tc>
        <w:tc>
          <w:tcPr>
            <w:tcW w:w="114" w:type="pct"/>
            <w:tcMar>
              <w:top w:w="0" w:type="dxa"/>
              <w:bottom w:w="0" w:type="dxa"/>
              <w:right w:w="0" w:type="dxa"/>
            </w:tcMar>
          </w:tcPr>
          <w:p w14:paraId="3443370E"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0C37D1" w:rsidRDefault="001E2420">
            <w:pPr>
              <w:pStyle w:val="ListParagraph"/>
              <w:numPr>
                <w:ilvl w:val="0"/>
                <w:numId w:val="5"/>
              </w:numPr>
              <w:spacing w:line="240" w:lineRule="auto"/>
              <w:rPr>
                <w:rFonts w:asciiTheme="minorHAnsi" w:hAnsiTheme="minorHAnsi" w:cstheme="minorHAnsi"/>
                <w:sz w:val="20"/>
                <w:szCs w:val="20"/>
              </w:rPr>
            </w:pPr>
            <w:r w:rsidRPr="000C37D1">
              <w:rPr>
                <w:rFonts w:asciiTheme="minorHAnsi" w:hAnsiTheme="minorHAnsi" w:cstheme="minorHAnsi"/>
                <w:sz w:val="20"/>
                <w:szCs w:val="20"/>
              </w:rPr>
              <w:t xml:space="preserve">All the warnings given on the comments section through the thesis template must be read and applied. </w:t>
            </w:r>
          </w:p>
        </w:tc>
      </w:tr>
      <w:tr w:rsidR="006847C2" w:rsidRPr="000C37D1" w14:paraId="679D1C3B" w14:textId="77777777" w:rsidTr="005C7D5D">
        <w:tc>
          <w:tcPr>
            <w:tcW w:w="2382" w:type="pct"/>
            <w:tcMar>
              <w:top w:w="0" w:type="dxa"/>
              <w:bottom w:w="0" w:type="dxa"/>
              <w:right w:w="0" w:type="dxa"/>
            </w:tcMar>
          </w:tcPr>
          <w:p w14:paraId="657B404E" w14:textId="4AA7E318" w:rsidR="006847C2" w:rsidRPr="000C37D1" w:rsidRDefault="00663E5E" w:rsidP="00F238C2">
            <w:pPr>
              <w:pStyle w:val="ThesisTempCover"/>
            </w:pPr>
            <w:r w:rsidRPr="000C37D1">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0C37D1" w:rsidRDefault="00BB02BF">
            <w:pPr>
              <w:pStyle w:val="ListParagraph"/>
              <w:numPr>
                <w:ilvl w:val="0"/>
                <w:numId w:val="5"/>
              </w:numPr>
              <w:spacing w:line="240" w:lineRule="auto"/>
              <w:rPr>
                <w:rFonts w:asciiTheme="minorHAnsi" w:hAnsiTheme="minorHAnsi" w:cstheme="minorHAnsi"/>
                <w:sz w:val="20"/>
                <w:szCs w:val="20"/>
              </w:rPr>
            </w:pPr>
            <w:r w:rsidRPr="000C37D1">
              <w:rPr>
                <w:rFonts w:asciiTheme="minorHAnsi" w:hAnsiTheme="minorHAnsi" w:cstheme="minorHAnsi"/>
                <w:sz w:val="20"/>
                <w:szCs w:val="20"/>
              </w:rPr>
              <w:t>Save your thesis as pdf and Disable all the comments before taking the printout.</w:t>
            </w:r>
          </w:p>
        </w:tc>
      </w:tr>
      <w:tr w:rsidR="006847C2" w:rsidRPr="000C37D1" w14:paraId="22A4619A" w14:textId="77777777" w:rsidTr="005C7D5D">
        <w:tc>
          <w:tcPr>
            <w:tcW w:w="2382" w:type="pct"/>
            <w:tcMar>
              <w:top w:w="0" w:type="dxa"/>
              <w:bottom w:w="0" w:type="dxa"/>
              <w:right w:w="0" w:type="dxa"/>
            </w:tcMar>
          </w:tcPr>
          <w:p w14:paraId="14E1446F" w14:textId="77777777" w:rsidR="006847C2" w:rsidRPr="000C37D1" w:rsidRDefault="006847C2" w:rsidP="00F238C2">
            <w:pPr>
              <w:pStyle w:val="ThesisTempCover"/>
            </w:pPr>
            <w:r w:rsidRPr="000C37D1">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0C37D1" w:rsidRDefault="006847C2">
            <w:pPr>
              <w:pStyle w:val="ListParagraph"/>
              <w:numPr>
                <w:ilvl w:val="0"/>
                <w:numId w:val="5"/>
              </w:numPr>
              <w:spacing w:line="240" w:lineRule="auto"/>
              <w:rPr>
                <w:rFonts w:asciiTheme="minorHAnsi" w:hAnsiTheme="minorHAnsi" w:cstheme="minorHAnsi"/>
                <w:sz w:val="20"/>
                <w:szCs w:val="20"/>
              </w:rPr>
            </w:pPr>
            <w:r w:rsidRPr="000C37D1">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0C37D1" w14:paraId="78817C8A" w14:textId="77777777" w:rsidTr="005C7D5D">
        <w:trPr>
          <w:trHeight w:val="543"/>
        </w:trPr>
        <w:tc>
          <w:tcPr>
            <w:tcW w:w="2382" w:type="pct"/>
            <w:tcMar>
              <w:top w:w="0" w:type="dxa"/>
              <w:bottom w:w="0" w:type="dxa"/>
              <w:right w:w="0" w:type="dxa"/>
            </w:tcMar>
          </w:tcPr>
          <w:p w14:paraId="50AA0DC2" w14:textId="354AD405" w:rsidR="006847C2" w:rsidRPr="000C37D1" w:rsidRDefault="006847C2" w:rsidP="00F238C2">
            <w:pPr>
              <w:pStyle w:val="ThesisTempCover"/>
            </w:pPr>
            <w:r w:rsidRPr="000C37D1">
              <w:t xml:space="preserve">Tez yazım süreci ile ilgili herhangi bir sıkıntı yaşarsanız, </w:t>
            </w:r>
            <w:hyperlink r:id="rId11" w:history="1">
              <w:r w:rsidRPr="000C37D1">
                <w:rPr>
                  <w:rStyle w:val="Hyperlink"/>
                  <w:b/>
                </w:rPr>
                <w:t>Sıkça Sorulan Sorular (SSS)</w:t>
              </w:r>
            </w:hyperlink>
            <w:r w:rsidRPr="000C37D1">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0C37D1"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32B58E5F" w:rsidR="006847C2" w:rsidRPr="000C37D1" w:rsidRDefault="006847C2">
            <w:pPr>
              <w:pStyle w:val="ListParagraph"/>
              <w:numPr>
                <w:ilvl w:val="0"/>
                <w:numId w:val="5"/>
              </w:numPr>
              <w:spacing w:line="240" w:lineRule="auto"/>
              <w:rPr>
                <w:rFonts w:asciiTheme="minorHAnsi" w:hAnsiTheme="minorHAnsi" w:cstheme="minorHAnsi"/>
                <w:sz w:val="20"/>
                <w:szCs w:val="20"/>
              </w:rPr>
            </w:pPr>
            <w:r w:rsidRPr="000C37D1">
              <w:rPr>
                <w:rFonts w:asciiTheme="minorHAnsi" w:hAnsiTheme="minorHAnsi" w:cstheme="minorHAnsi"/>
                <w:sz w:val="20"/>
                <w:szCs w:val="20"/>
              </w:rPr>
              <w:t xml:space="preserve">If you have any problems with the thesis writing process, you may visit our </w:t>
            </w:r>
            <w:hyperlink r:id="rId12" w:history="1">
              <w:r w:rsidRPr="000C37D1">
                <w:rPr>
                  <w:rStyle w:val="Hyperlink"/>
                  <w:rFonts w:asciiTheme="minorHAnsi" w:hAnsiTheme="minorHAnsi" w:cstheme="minorHAnsi"/>
                  <w:b/>
                  <w:sz w:val="20"/>
                  <w:szCs w:val="20"/>
                </w:rPr>
                <w:t>Frequently Asked Questions (FAQ)</w:t>
              </w:r>
            </w:hyperlink>
            <w:r w:rsidRPr="000C37D1">
              <w:rPr>
                <w:rFonts w:asciiTheme="minorHAnsi" w:hAnsiTheme="minorHAnsi" w:cstheme="minorHAnsi"/>
                <w:sz w:val="20"/>
                <w:szCs w:val="20"/>
              </w:rPr>
              <w:t xml:space="preserve"> page and find a solution to your problem.</w:t>
            </w:r>
          </w:p>
        </w:tc>
      </w:tr>
      <w:bookmarkEnd w:id="1"/>
    </w:tbl>
    <w:p w14:paraId="21E25A69" w14:textId="03B32213" w:rsidR="006847C2" w:rsidRPr="000C37D1" w:rsidRDefault="006847C2" w:rsidP="00441B06">
      <w:pPr>
        <w:spacing w:after="0" w:line="240" w:lineRule="auto"/>
        <w:rPr>
          <w:rFonts w:cs="Times New Roman"/>
          <w:szCs w:val="24"/>
        </w:rPr>
      </w:pPr>
    </w:p>
    <w:p w14:paraId="6822A184" w14:textId="77777777" w:rsidR="0005476E" w:rsidRPr="000C37D1" w:rsidRDefault="0005476E" w:rsidP="00441B06">
      <w:pPr>
        <w:spacing w:after="0" w:line="240" w:lineRule="auto"/>
        <w:rPr>
          <w:rFonts w:cs="Times New Roman"/>
          <w:szCs w:val="24"/>
        </w:rPr>
      </w:pPr>
    </w:p>
    <w:p w14:paraId="4C508A24" w14:textId="77777777" w:rsidR="00F238C2" w:rsidRPr="000C37D1"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0C37D1"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0C37D1" w:rsidRDefault="00D91538" w:rsidP="00AA6DFD">
                <w:pPr>
                  <w:spacing w:line="180" w:lineRule="auto"/>
                  <w:contextualSpacing/>
                  <w:rPr>
                    <w:rFonts w:asciiTheme="minorHAnsi" w:eastAsia="MS Gothic" w:hAnsiTheme="minorHAnsi" w:cstheme="minorHAnsi"/>
                    <w:sz w:val="16"/>
                    <w:szCs w:val="16"/>
                  </w:rPr>
                </w:pPr>
                <w:r w:rsidRPr="000C37D1">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0C37D1" w:rsidRDefault="00D91538" w:rsidP="00AA6DFD">
            <w:pPr>
              <w:spacing w:line="180" w:lineRule="auto"/>
              <w:contextualSpacing/>
              <w:rPr>
                <w:rFonts w:asciiTheme="minorHAnsi" w:hAnsiTheme="minorHAnsi" w:cstheme="minorHAnsi"/>
                <w:b/>
                <w:sz w:val="16"/>
                <w:szCs w:val="16"/>
              </w:rPr>
            </w:pPr>
            <w:r w:rsidRPr="000C37D1">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0C37D1" w:rsidRDefault="00D91538" w:rsidP="00AA6DFD">
            <w:pPr>
              <w:spacing w:line="180" w:lineRule="auto"/>
              <w:contextualSpacing/>
              <w:rPr>
                <w:rFonts w:asciiTheme="minorHAnsi" w:hAnsiTheme="minorHAnsi" w:cstheme="minorHAnsi"/>
                <w:sz w:val="16"/>
                <w:szCs w:val="16"/>
              </w:rPr>
            </w:pPr>
          </w:p>
          <w:p w14:paraId="1577CEB2" w14:textId="79B4524E" w:rsidR="00D91538" w:rsidRPr="000C37D1" w:rsidRDefault="00D91538" w:rsidP="00AA6DFD">
            <w:pPr>
              <w:spacing w:line="180" w:lineRule="auto"/>
              <w:contextualSpacing/>
              <w:rPr>
                <w:rFonts w:asciiTheme="minorHAnsi" w:hAnsiTheme="minorHAnsi" w:cstheme="minorHAnsi"/>
                <w:sz w:val="16"/>
                <w:szCs w:val="16"/>
              </w:rPr>
            </w:pPr>
            <w:r w:rsidRPr="000C37D1">
              <w:rPr>
                <w:rFonts w:asciiTheme="minorHAnsi" w:hAnsiTheme="minorHAnsi" w:cstheme="minorHAnsi"/>
                <w:b/>
                <w:sz w:val="16"/>
                <w:szCs w:val="16"/>
              </w:rPr>
              <w:t>Name</w:t>
            </w:r>
            <w:r w:rsidRPr="000C37D1">
              <w:rPr>
                <w:rFonts w:asciiTheme="minorHAnsi" w:hAnsiTheme="minorHAnsi" w:cstheme="minorHAnsi"/>
                <w:b/>
                <w:sz w:val="16"/>
                <w:szCs w:val="16"/>
              </w:rPr>
              <w:tab/>
              <w:t>: Çağlar</w:t>
            </w:r>
          </w:p>
          <w:p w14:paraId="30415264" w14:textId="0CF94B55" w:rsidR="00D91538" w:rsidRPr="000C37D1" w:rsidRDefault="00D91538" w:rsidP="00AA6DFD">
            <w:pPr>
              <w:spacing w:line="180" w:lineRule="auto"/>
              <w:contextualSpacing/>
              <w:rPr>
                <w:rFonts w:asciiTheme="minorHAnsi" w:hAnsiTheme="minorHAnsi" w:cstheme="minorHAnsi"/>
                <w:sz w:val="16"/>
                <w:szCs w:val="16"/>
              </w:rPr>
            </w:pPr>
            <w:r w:rsidRPr="000C37D1">
              <w:rPr>
                <w:rFonts w:asciiTheme="minorHAnsi" w:hAnsiTheme="minorHAnsi" w:cstheme="minorHAnsi"/>
                <w:b/>
                <w:sz w:val="16"/>
                <w:szCs w:val="16"/>
              </w:rPr>
              <w:t>Surname</w:t>
            </w:r>
            <w:r w:rsidRPr="000C37D1">
              <w:rPr>
                <w:rFonts w:asciiTheme="minorHAnsi" w:hAnsiTheme="minorHAnsi" w:cstheme="minorHAnsi"/>
                <w:b/>
                <w:sz w:val="16"/>
                <w:szCs w:val="16"/>
              </w:rPr>
              <w:tab/>
              <w:t>: Akman</w:t>
            </w:r>
          </w:p>
          <w:p w14:paraId="550283FE" w14:textId="2DF63472" w:rsidR="00D91538" w:rsidRPr="000C37D1" w:rsidRDefault="00D91538" w:rsidP="00AA6DFD">
            <w:pPr>
              <w:spacing w:line="180" w:lineRule="auto"/>
              <w:contextualSpacing/>
              <w:rPr>
                <w:rFonts w:asciiTheme="minorHAnsi" w:hAnsiTheme="minorHAnsi" w:cstheme="minorHAnsi"/>
                <w:sz w:val="16"/>
                <w:szCs w:val="16"/>
              </w:rPr>
            </w:pPr>
            <w:r w:rsidRPr="000C37D1">
              <w:rPr>
                <w:rFonts w:asciiTheme="minorHAnsi" w:hAnsiTheme="minorHAnsi" w:cstheme="minorHAnsi"/>
                <w:b/>
                <w:sz w:val="16"/>
                <w:szCs w:val="16"/>
              </w:rPr>
              <w:t>E-Mail</w:t>
            </w:r>
            <w:r w:rsidRPr="000C37D1">
              <w:rPr>
                <w:rFonts w:asciiTheme="minorHAnsi" w:hAnsiTheme="minorHAnsi" w:cstheme="minorHAnsi"/>
                <w:b/>
                <w:sz w:val="16"/>
                <w:szCs w:val="16"/>
              </w:rPr>
              <w:tab/>
              <w:t xml:space="preserve">: </w:t>
            </w:r>
            <w:hyperlink r:id="rId13" w:history="1">
              <w:r w:rsidRPr="000C37D1">
                <w:rPr>
                  <w:rStyle w:val="Hyperlink"/>
                  <w:rFonts w:asciiTheme="minorHAnsi" w:hAnsiTheme="minorHAnsi" w:cstheme="minorHAnsi"/>
                  <w:b/>
                  <w:sz w:val="16"/>
                  <w:szCs w:val="16"/>
                </w:rPr>
                <w:t>caglar.akman@metu.edu.tr</w:t>
              </w:r>
            </w:hyperlink>
            <w:r w:rsidRPr="000C37D1">
              <w:rPr>
                <w:rFonts w:asciiTheme="minorHAnsi" w:hAnsiTheme="minorHAnsi" w:cstheme="minorHAnsi"/>
                <w:b/>
                <w:sz w:val="16"/>
                <w:szCs w:val="16"/>
              </w:rPr>
              <w:t xml:space="preserve">; </w:t>
            </w:r>
            <w:hyperlink r:id="rId14" w:history="1">
              <w:r w:rsidRPr="000C37D1">
                <w:rPr>
                  <w:rStyle w:val="Hyperlink"/>
                  <w:rFonts w:asciiTheme="minorHAnsi" w:hAnsiTheme="minorHAnsi" w:cstheme="minorHAnsi"/>
                  <w:b/>
                  <w:sz w:val="16"/>
                  <w:szCs w:val="16"/>
                </w:rPr>
                <w:t>e134113@metu.edu.tr</w:t>
              </w:r>
            </w:hyperlink>
          </w:p>
          <w:p w14:paraId="1658C172" w14:textId="6601EF7B" w:rsidR="00D91538" w:rsidRPr="000C37D1" w:rsidRDefault="00D91538" w:rsidP="00D91538">
            <w:pPr>
              <w:spacing w:line="180" w:lineRule="auto"/>
              <w:contextualSpacing/>
              <w:rPr>
                <w:rFonts w:asciiTheme="minorHAnsi" w:hAnsiTheme="minorHAnsi" w:cstheme="minorHAnsi"/>
                <w:sz w:val="16"/>
                <w:szCs w:val="16"/>
              </w:rPr>
            </w:pPr>
            <w:r w:rsidRPr="000C37D1">
              <w:rPr>
                <w:rFonts w:asciiTheme="minorHAnsi" w:hAnsiTheme="minorHAnsi" w:cstheme="minorHAnsi"/>
                <w:b/>
                <w:sz w:val="16"/>
                <w:szCs w:val="16"/>
              </w:rPr>
              <w:t>Date</w:t>
            </w:r>
            <w:r w:rsidRPr="000C37D1">
              <w:rPr>
                <w:rFonts w:asciiTheme="minorHAnsi" w:hAnsiTheme="minorHAnsi" w:cstheme="minorHAnsi"/>
                <w:b/>
                <w:sz w:val="16"/>
                <w:szCs w:val="16"/>
              </w:rPr>
              <w:tab/>
              <w:t xml:space="preserve">: </w:t>
            </w:r>
          </w:p>
          <w:p w14:paraId="64CD86BF" w14:textId="6D98B4B0" w:rsidR="00D91538" w:rsidRPr="000C37D1" w:rsidRDefault="00D91538" w:rsidP="00D91538">
            <w:pPr>
              <w:spacing w:line="180" w:lineRule="auto"/>
              <w:contextualSpacing/>
              <w:rPr>
                <w:rFonts w:asciiTheme="minorHAnsi" w:hAnsiTheme="minorHAnsi" w:cstheme="minorHAnsi"/>
                <w:sz w:val="16"/>
                <w:szCs w:val="16"/>
              </w:rPr>
            </w:pPr>
            <w:r w:rsidRPr="000C37D1">
              <w:rPr>
                <w:rFonts w:asciiTheme="minorHAnsi" w:hAnsiTheme="minorHAnsi" w:cstheme="minorHAnsi"/>
                <w:b/>
                <w:sz w:val="16"/>
                <w:szCs w:val="16"/>
              </w:rPr>
              <w:t>Signature</w:t>
            </w:r>
            <w:r w:rsidRPr="000C37D1">
              <w:rPr>
                <w:rFonts w:asciiTheme="minorHAnsi" w:hAnsiTheme="minorHAnsi" w:cstheme="minorHAnsi"/>
                <w:b/>
                <w:sz w:val="16"/>
                <w:szCs w:val="16"/>
              </w:rPr>
              <w:tab/>
              <w:t>: ________________________</w:t>
            </w:r>
          </w:p>
        </w:tc>
      </w:tr>
      <w:tr w:rsidR="00D91538" w:rsidRPr="000C37D1"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0C37D1" w:rsidRDefault="00D91538" w:rsidP="00AA6DFD">
            <w:pPr>
              <w:spacing w:line="180" w:lineRule="auto"/>
              <w:contextualSpacing/>
              <w:rPr>
                <w:rFonts w:cs="Times New Roman"/>
                <w:sz w:val="16"/>
                <w:szCs w:val="16"/>
              </w:rPr>
            </w:pPr>
          </w:p>
        </w:tc>
        <w:tc>
          <w:tcPr>
            <w:tcW w:w="999" w:type="pct"/>
          </w:tcPr>
          <w:p w14:paraId="70718BFD" w14:textId="77777777" w:rsidR="00D91538" w:rsidRPr="000C37D1" w:rsidRDefault="00D91538" w:rsidP="00AA6DFD">
            <w:pPr>
              <w:spacing w:line="180" w:lineRule="auto"/>
              <w:contextualSpacing/>
              <w:rPr>
                <w:rFonts w:cs="Times New Roman"/>
                <w:sz w:val="16"/>
                <w:szCs w:val="16"/>
              </w:rPr>
            </w:pPr>
          </w:p>
        </w:tc>
        <w:tc>
          <w:tcPr>
            <w:tcW w:w="999" w:type="pct"/>
          </w:tcPr>
          <w:p w14:paraId="4F146285" w14:textId="77777777" w:rsidR="00D91538" w:rsidRPr="000C37D1" w:rsidRDefault="00D91538" w:rsidP="00AA6DFD">
            <w:pPr>
              <w:spacing w:line="180" w:lineRule="auto"/>
              <w:contextualSpacing/>
              <w:rPr>
                <w:rFonts w:cs="Times New Roman"/>
                <w:sz w:val="16"/>
                <w:szCs w:val="16"/>
              </w:rPr>
            </w:pPr>
          </w:p>
        </w:tc>
        <w:tc>
          <w:tcPr>
            <w:tcW w:w="999" w:type="pct"/>
          </w:tcPr>
          <w:p w14:paraId="5C145AA9" w14:textId="77777777" w:rsidR="00D91538" w:rsidRPr="000C37D1" w:rsidRDefault="00D91538" w:rsidP="00AA6DFD">
            <w:pPr>
              <w:spacing w:line="180" w:lineRule="auto"/>
              <w:contextualSpacing/>
              <w:rPr>
                <w:rFonts w:cs="Times New Roman"/>
                <w:sz w:val="16"/>
                <w:szCs w:val="16"/>
              </w:rPr>
            </w:pPr>
          </w:p>
        </w:tc>
        <w:tc>
          <w:tcPr>
            <w:tcW w:w="999" w:type="pct"/>
          </w:tcPr>
          <w:p w14:paraId="13E6F724" w14:textId="77777777" w:rsidR="00D91538" w:rsidRPr="000C37D1" w:rsidRDefault="00D91538" w:rsidP="00AA6DFD">
            <w:pPr>
              <w:spacing w:line="180" w:lineRule="auto"/>
              <w:contextualSpacing/>
              <w:rPr>
                <w:rFonts w:cs="Times New Roman"/>
                <w:sz w:val="16"/>
                <w:szCs w:val="16"/>
              </w:rPr>
            </w:pPr>
          </w:p>
        </w:tc>
      </w:tr>
      <w:bookmarkEnd w:id="2"/>
    </w:tbl>
    <w:p w14:paraId="45479A1C" w14:textId="66F00E6B" w:rsidR="00743B5E" w:rsidRPr="000C37D1" w:rsidRDefault="00743B5E" w:rsidP="00441B06">
      <w:pPr>
        <w:spacing w:after="0" w:line="240" w:lineRule="auto"/>
        <w:rPr>
          <w:rFonts w:cs="Times New Roman"/>
          <w:szCs w:val="24"/>
        </w:rPr>
      </w:pPr>
    </w:p>
    <w:p w14:paraId="2AC70EBA" w14:textId="77777777" w:rsidR="00441B06" w:rsidRPr="000C37D1" w:rsidRDefault="00441B06" w:rsidP="00441B06">
      <w:pPr>
        <w:spacing w:after="0" w:line="240" w:lineRule="auto"/>
        <w:rPr>
          <w:rFonts w:cs="Times New Roman"/>
          <w:szCs w:val="24"/>
        </w:rPr>
      </w:pPr>
    </w:p>
    <w:p w14:paraId="11F059D5" w14:textId="7C502C79" w:rsidR="00441B06" w:rsidRPr="000C37D1" w:rsidRDefault="00441B06" w:rsidP="008444BC">
      <w:pPr>
        <w:spacing w:after="0" w:line="240" w:lineRule="auto"/>
        <w:jc w:val="center"/>
        <w:rPr>
          <w:rFonts w:cs="Times New Roman"/>
          <w:szCs w:val="24"/>
        </w:rPr>
        <w:sectPr w:rsidR="00441B06" w:rsidRPr="000C37D1"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0C37D1" w:rsidRDefault="00F4681B" w:rsidP="008444BC">
      <w:pPr>
        <w:tabs>
          <w:tab w:val="left" w:pos="7185"/>
        </w:tabs>
        <w:spacing w:after="0" w:line="240" w:lineRule="auto"/>
        <w:jc w:val="center"/>
        <w:rPr>
          <w:rFonts w:cs="Times New Roman"/>
          <w:szCs w:val="24"/>
        </w:rPr>
      </w:pPr>
      <w:r w:rsidRPr="000C37D1">
        <w:rPr>
          <w:rFonts w:cs="Times New Roman"/>
          <w:szCs w:val="24"/>
        </w:rPr>
        <w:lastRenderedPageBreak/>
        <w:t>ENHANCED DECISION SUPPORT SYSTEM FOR WILDFIRE DISASTER RESPONSE AND MANAGEMENT (DISASTERAWARE)</w:t>
      </w:r>
    </w:p>
    <w:p w14:paraId="2CEC5FA6" w14:textId="3A38DB13" w:rsidR="00320403" w:rsidRPr="000C37D1" w:rsidRDefault="00320403" w:rsidP="008444BC">
      <w:pPr>
        <w:tabs>
          <w:tab w:val="left" w:pos="7185"/>
        </w:tabs>
        <w:spacing w:after="0" w:line="240" w:lineRule="auto"/>
        <w:jc w:val="center"/>
        <w:rPr>
          <w:rFonts w:cs="Times New Roman"/>
          <w:szCs w:val="24"/>
        </w:rPr>
      </w:pPr>
    </w:p>
    <w:p w14:paraId="031E2000" w14:textId="77777777" w:rsidR="00320403" w:rsidRPr="000C37D1" w:rsidRDefault="00320403" w:rsidP="008444BC">
      <w:pPr>
        <w:tabs>
          <w:tab w:val="left" w:pos="7185"/>
        </w:tabs>
        <w:spacing w:after="0" w:line="240" w:lineRule="auto"/>
        <w:jc w:val="center"/>
        <w:rPr>
          <w:rFonts w:cs="Times New Roman"/>
          <w:szCs w:val="24"/>
        </w:rPr>
      </w:pPr>
    </w:p>
    <w:p w14:paraId="35BE586C" w14:textId="77777777" w:rsidR="00320403" w:rsidRPr="000C37D1" w:rsidRDefault="00320403" w:rsidP="008444BC">
      <w:pPr>
        <w:tabs>
          <w:tab w:val="left" w:pos="7185"/>
        </w:tabs>
        <w:spacing w:after="0" w:line="240" w:lineRule="auto"/>
        <w:jc w:val="center"/>
        <w:rPr>
          <w:rFonts w:cs="Times New Roman"/>
          <w:szCs w:val="24"/>
        </w:rPr>
      </w:pPr>
    </w:p>
    <w:p w14:paraId="6252F875" w14:textId="77777777" w:rsidR="00320403" w:rsidRPr="000C37D1" w:rsidRDefault="00320403" w:rsidP="008444BC">
      <w:pPr>
        <w:tabs>
          <w:tab w:val="left" w:pos="7185"/>
        </w:tabs>
        <w:spacing w:line="240" w:lineRule="auto"/>
        <w:jc w:val="center"/>
        <w:rPr>
          <w:rFonts w:cs="Times New Roman"/>
          <w:szCs w:val="24"/>
        </w:rPr>
      </w:pPr>
    </w:p>
    <w:p w14:paraId="24128D74" w14:textId="77777777" w:rsidR="00320403" w:rsidRPr="000C37D1" w:rsidRDefault="00320403" w:rsidP="008444BC">
      <w:pPr>
        <w:tabs>
          <w:tab w:val="left" w:pos="7185"/>
        </w:tabs>
        <w:spacing w:after="0" w:line="240" w:lineRule="auto"/>
        <w:jc w:val="center"/>
        <w:rPr>
          <w:rFonts w:cs="Times New Roman"/>
          <w:szCs w:val="24"/>
        </w:rPr>
      </w:pPr>
      <w:r w:rsidRPr="000C37D1">
        <w:rPr>
          <w:rFonts w:cs="Times New Roman"/>
          <w:szCs w:val="24"/>
        </w:rPr>
        <w:t>A THESIS SUBMITTED TO</w:t>
      </w:r>
    </w:p>
    <w:p w14:paraId="76C952A9" w14:textId="77777777" w:rsidR="00320403" w:rsidRPr="000C37D1" w:rsidRDefault="00320403" w:rsidP="008444BC">
      <w:pPr>
        <w:tabs>
          <w:tab w:val="left" w:pos="7185"/>
        </w:tabs>
        <w:spacing w:after="0" w:line="240" w:lineRule="auto"/>
        <w:jc w:val="center"/>
        <w:rPr>
          <w:rFonts w:cs="Times New Roman"/>
          <w:szCs w:val="24"/>
        </w:rPr>
      </w:pPr>
      <w:r w:rsidRPr="000C37D1">
        <w:rPr>
          <w:rFonts w:cs="Times New Roman"/>
          <w:szCs w:val="24"/>
        </w:rPr>
        <w:t>THE GRADUATE SCHOOL OF NATURAL AND APPLIED SCIENCES</w:t>
      </w:r>
    </w:p>
    <w:p w14:paraId="24750E17" w14:textId="77777777" w:rsidR="00320403" w:rsidRPr="000C37D1" w:rsidRDefault="00320403" w:rsidP="008444BC">
      <w:pPr>
        <w:tabs>
          <w:tab w:val="left" w:pos="7185"/>
        </w:tabs>
        <w:spacing w:after="0" w:line="240" w:lineRule="auto"/>
        <w:jc w:val="center"/>
        <w:rPr>
          <w:rFonts w:cs="Times New Roman"/>
          <w:szCs w:val="24"/>
        </w:rPr>
      </w:pPr>
      <w:r w:rsidRPr="000C37D1">
        <w:rPr>
          <w:rFonts w:cs="Times New Roman"/>
          <w:szCs w:val="24"/>
        </w:rPr>
        <w:t>OF</w:t>
      </w:r>
    </w:p>
    <w:p w14:paraId="39AA4306" w14:textId="77777777" w:rsidR="00320403" w:rsidRPr="000C37D1" w:rsidRDefault="00320403" w:rsidP="008444BC">
      <w:pPr>
        <w:tabs>
          <w:tab w:val="left" w:pos="7185"/>
        </w:tabs>
        <w:spacing w:after="0" w:line="240" w:lineRule="auto"/>
        <w:jc w:val="center"/>
        <w:rPr>
          <w:rFonts w:cs="Times New Roman"/>
          <w:szCs w:val="24"/>
        </w:rPr>
      </w:pPr>
      <w:r w:rsidRPr="000C37D1">
        <w:rPr>
          <w:rFonts w:cs="Times New Roman"/>
          <w:szCs w:val="24"/>
        </w:rPr>
        <w:t>MIDDLE EAST TECHNICAL UNIVERSITY</w:t>
      </w:r>
    </w:p>
    <w:p w14:paraId="53DA1FA2" w14:textId="77777777" w:rsidR="00320403" w:rsidRPr="000C37D1" w:rsidRDefault="00320403" w:rsidP="008444BC">
      <w:pPr>
        <w:tabs>
          <w:tab w:val="left" w:pos="7185"/>
        </w:tabs>
        <w:spacing w:after="0" w:line="240" w:lineRule="auto"/>
        <w:jc w:val="center"/>
        <w:rPr>
          <w:rFonts w:cs="Times New Roman"/>
          <w:szCs w:val="24"/>
        </w:rPr>
      </w:pPr>
    </w:p>
    <w:p w14:paraId="71FC7D9D" w14:textId="77777777" w:rsidR="00320403" w:rsidRPr="000C37D1" w:rsidRDefault="00320403" w:rsidP="008444BC">
      <w:pPr>
        <w:tabs>
          <w:tab w:val="left" w:pos="7185"/>
        </w:tabs>
        <w:spacing w:after="0" w:line="240" w:lineRule="auto"/>
        <w:jc w:val="center"/>
        <w:rPr>
          <w:rFonts w:cs="Times New Roman"/>
          <w:szCs w:val="24"/>
        </w:rPr>
      </w:pPr>
    </w:p>
    <w:p w14:paraId="7E6BE239" w14:textId="7DECB29D" w:rsidR="00320403" w:rsidRPr="000C37D1" w:rsidRDefault="00320403" w:rsidP="008444BC">
      <w:pPr>
        <w:tabs>
          <w:tab w:val="left" w:pos="7185"/>
        </w:tabs>
        <w:spacing w:after="0" w:line="240" w:lineRule="auto"/>
        <w:jc w:val="center"/>
        <w:rPr>
          <w:rFonts w:cs="Times New Roman"/>
          <w:szCs w:val="24"/>
        </w:rPr>
      </w:pPr>
    </w:p>
    <w:p w14:paraId="7C8D3A27" w14:textId="50FCD397" w:rsidR="00F26CB0" w:rsidRPr="000C37D1" w:rsidRDefault="00F26CB0" w:rsidP="008444BC">
      <w:pPr>
        <w:tabs>
          <w:tab w:val="left" w:pos="7185"/>
        </w:tabs>
        <w:spacing w:after="0" w:line="240" w:lineRule="auto"/>
        <w:jc w:val="center"/>
        <w:rPr>
          <w:rFonts w:cs="Times New Roman"/>
          <w:szCs w:val="24"/>
        </w:rPr>
      </w:pPr>
    </w:p>
    <w:p w14:paraId="0E4E3794" w14:textId="77777777" w:rsidR="00F26CB0" w:rsidRPr="000C37D1" w:rsidRDefault="00F26CB0" w:rsidP="008444BC">
      <w:pPr>
        <w:tabs>
          <w:tab w:val="left" w:pos="7185"/>
        </w:tabs>
        <w:spacing w:after="0" w:line="240" w:lineRule="auto"/>
        <w:jc w:val="center"/>
        <w:rPr>
          <w:rFonts w:cs="Times New Roman"/>
          <w:szCs w:val="24"/>
        </w:rPr>
      </w:pPr>
    </w:p>
    <w:p w14:paraId="3529BA53" w14:textId="77777777" w:rsidR="00F26CB0" w:rsidRPr="000C37D1" w:rsidRDefault="00F26CB0" w:rsidP="008444BC">
      <w:pPr>
        <w:tabs>
          <w:tab w:val="left" w:pos="7185"/>
        </w:tabs>
        <w:spacing w:after="0" w:line="240" w:lineRule="auto"/>
        <w:jc w:val="center"/>
        <w:rPr>
          <w:rFonts w:cs="Times New Roman"/>
          <w:szCs w:val="24"/>
        </w:rPr>
      </w:pPr>
    </w:p>
    <w:p w14:paraId="0BD29E05" w14:textId="77777777" w:rsidR="00320403" w:rsidRPr="000C37D1" w:rsidRDefault="00320403" w:rsidP="008444BC">
      <w:pPr>
        <w:tabs>
          <w:tab w:val="left" w:pos="7185"/>
        </w:tabs>
        <w:spacing w:after="0" w:line="240" w:lineRule="auto"/>
        <w:jc w:val="center"/>
        <w:rPr>
          <w:rFonts w:cs="Times New Roman"/>
          <w:szCs w:val="24"/>
        </w:rPr>
      </w:pPr>
    </w:p>
    <w:p w14:paraId="2A04DC4A" w14:textId="77777777" w:rsidR="00320403" w:rsidRPr="000C37D1" w:rsidRDefault="00320403" w:rsidP="008444BC">
      <w:pPr>
        <w:tabs>
          <w:tab w:val="left" w:pos="7185"/>
        </w:tabs>
        <w:spacing w:after="0" w:line="240" w:lineRule="auto"/>
        <w:jc w:val="center"/>
        <w:rPr>
          <w:rFonts w:cs="Times New Roman"/>
          <w:szCs w:val="24"/>
        </w:rPr>
      </w:pPr>
      <w:r w:rsidRPr="000C37D1">
        <w:rPr>
          <w:rFonts w:cs="Times New Roman"/>
          <w:szCs w:val="24"/>
        </w:rPr>
        <w:t>BY</w:t>
      </w:r>
    </w:p>
    <w:p w14:paraId="1783DEBF" w14:textId="77777777" w:rsidR="00320403" w:rsidRPr="000C37D1" w:rsidRDefault="00320403" w:rsidP="008444BC">
      <w:pPr>
        <w:tabs>
          <w:tab w:val="left" w:pos="7185"/>
        </w:tabs>
        <w:spacing w:after="0" w:line="240" w:lineRule="auto"/>
        <w:jc w:val="center"/>
        <w:rPr>
          <w:rFonts w:cs="Times New Roman"/>
          <w:szCs w:val="24"/>
        </w:rPr>
      </w:pPr>
    </w:p>
    <w:p w14:paraId="39051363" w14:textId="0BDF46C6" w:rsidR="00320403" w:rsidRPr="000C37D1" w:rsidRDefault="0096162E" w:rsidP="008444BC">
      <w:pPr>
        <w:tabs>
          <w:tab w:val="left" w:pos="7185"/>
        </w:tabs>
        <w:spacing w:after="0" w:line="240" w:lineRule="auto"/>
        <w:jc w:val="center"/>
        <w:rPr>
          <w:rFonts w:cs="Times New Roman"/>
          <w:szCs w:val="24"/>
        </w:rPr>
      </w:pPr>
      <w:r w:rsidRPr="000C37D1">
        <w:rPr>
          <w:rFonts w:cs="Times New Roman"/>
          <w:szCs w:val="24"/>
        </w:rPr>
        <w:t>ÇAĞLAR AKMAN</w:t>
      </w:r>
    </w:p>
    <w:p w14:paraId="12C59A2E" w14:textId="77777777" w:rsidR="00320403" w:rsidRPr="000C37D1" w:rsidRDefault="00320403" w:rsidP="008444BC">
      <w:pPr>
        <w:tabs>
          <w:tab w:val="left" w:pos="7185"/>
        </w:tabs>
        <w:spacing w:after="0" w:line="240" w:lineRule="auto"/>
        <w:jc w:val="center"/>
        <w:rPr>
          <w:rFonts w:cs="Times New Roman"/>
          <w:szCs w:val="24"/>
        </w:rPr>
      </w:pPr>
    </w:p>
    <w:p w14:paraId="41B888B0" w14:textId="77777777" w:rsidR="00320403" w:rsidRPr="000C37D1" w:rsidRDefault="00320403" w:rsidP="008444BC">
      <w:pPr>
        <w:tabs>
          <w:tab w:val="left" w:pos="7185"/>
        </w:tabs>
        <w:spacing w:after="0" w:line="240" w:lineRule="auto"/>
        <w:jc w:val="center"/>
        <w:rPr>
          <w:rFonts w:cs="Times New Roman"/>
          <w:szCs w:val="24"/>
        </w:rPr>
      </w:pPr>
    </w:p>
    <w:p w14:paraId="5F60A7B2" w14:textId="77777777" w:rsidR="00320403" w:rsidRPr="000C37D1" w:rsidRDefault="00320403" w:rsidP="008444BC">
      <w:pPr>
        <w:tabs>
          <w:tab w:val="left" w:pos="7185"/>
        </w:tabs>
        <w:spacing w:after="0" w:line="240" w:lineRule="auto"/>
        <w:jc w:val="center"/>
        <w:rPr>
          <w:rFonts w:cs="Times New Roman"/>
          <w:szCs w:val="24"/>
        </w:rPr>
      </w:pPr>
    </w:p>
    <w:p w14:paraId="1A0E36C0" w14:textId="69B6D592" w:rsidR="00320403" w:rsidRPr="000C37D1" w:rsidRDefault="00320403" w:rsidP="008444BC">
      <w:pPr>
        <w:tabs>
          <w:tab w:val="left" w:pos="7185"/>
        </w:tabs>
        <w:spacing w:line="240" w:lineRule="auto"/>
        <w:jc w:val="center"/>
        <w:rPr>
          <w:rFonts w:cs="Times New Roman"/>
          <w:szCs w:val="24"/>
        </w:rPr>
      </w:pPr>
    </w:p>
    <w:p w14:paraId="262C33B5" w14:textId="77777777" w:rsidR="00F26CB0" w:rsidRPr="000C37D1" w:rsidRDefault="00F26CB0" w:rsidP="008444BC">
      <w:pPr>
        <w:tabs>
          <w:tab w:val="left" w:pos="7185"/>
        </w:tabs>
        <w:spacing w:line="240" w:lineRule="auto"/>
        <w:jc w:val="center"/>
        <w:rPr>
          <w:rFonts w:cs="Times New Roman"/>
          <w:szCs w:val="24"/>
        </w:rPr>
      </w:pPr>
    </w:p>
    <w:p w14:paraId="37F1AB6F" w14:textId="4D4A8D3A" w:rsidR="00F26CB0" w:rsidRPr="000C37D1" w:rsidRDefault="00F26CB0" w:rsidP="008444BC">
      <w:pPr>
        <w:tabs>
          <w:tab w:val="left" w:pos="7185"/>
        </w:tabs>
        <w:spacing w:line="240" w:lineRule="auto"/>
        <w:jc w:val="center"/>
        <w:rPr>
          <w:rFonts w:cs="Times New Roman"/>
          <w:szCs w:val="24"/>
        </w:rPr>
      </w:pPr>
    </w:p>
    <w:p w14:paraId="4018C3FC" w14:textId="77777777" w:rsidR="00F26CB0" w:rsidRPr="000C37D1" w:rsidRDefault="00F26CB0" w:rsidP="008444BC">
      <w:pPr>
        <w:tabs>
          <w:tab w:val="left" w:pos="7185"/>
        </w:tabs>
        <w:spacing w:line="240" w:lineRule="auto"/>
        <w:jc w:val="center"/>
        <w:rPr>
          <w:rFonts w:cs="Times New Roman"/>
          <w:szCs w:val="24"/>
        </w:rPr>
      </w:pPr>
    </w:p>
    <w:p w14:paraId="2E572A7C" w14:textId="77777777" w:rsidR="00320403" w:rsidRPr="000C37D1" w:rsidRDefault="00320403" w:rsidP="008444BC">
      <w:pPr>
        <w:tabs>
          <w:tab w:val="left" w:pos="7185"/>
        </w:tabs>
        <w:spacing w:after="0" w:line="240" w:lineRule="auto"/>
        <w:jc w:val="center"/>
        <w:rPr>
          <w:rFonts w:cs="Times New Roman"/>
          <w:szCs w:val="24"/>
        </w:rPr>
      </w:pPr>
      <w:r w:rsidRPr="000C37D1">
        <w:rPr>
          <w:rFonts w:cs="Times New Roman"/>
          <w:szCs w:val="24"/>
        </w:rPr>
        <w:t>IN PARTIAL FULFILLMENT OF THE REQUIREMENTS</w:t>
      </w:r>
    </w:p>
    <w:p w14:paraId="61059C81" w14:textId="77777777" w:rsidR="00320403" w:rsidRPr="000C37D1" w:rsidRDefault="00320403" w:rsidP="008444BC">
      <w:pPr>
        <w:tabs>
          <w:tab w:val="left" w:pos="7185"/>
        </w:tabs>
        <w:spacing w:after="0" w:line="240" w:lineRule="auto"/>
        <w:jc w:val="center"/>
        <w:rPr>
          <w:rFonts w:cs="Times New Roman"/>
          <w:szCs w:val="24"/>
        </w:rPr>
      </w:pPr>
      <w:r w:rsidRPr="000C37D1">
        <w:rPr>
          <w:rFonts w:cs="Times New Roman"/>
          <w:szCs w:val="24"/>
        </w:rPr>
        <w:t>FOR</w:t>
      </w:r>
    </w:p>
    <w:p w14:paraId="2F51E951" w14:textId="24D674A1" w:rsidR="00320403" w:rsidRPr="000C37D1" w:rsidRDefault="00320403" w:rsidP="008444BC">
      <w:pPr>
        <w:tabs>
          <w:tab w:val="left" w:pos="7185"/>
        </w:tabs>
        <w:spacing w:after="0" w:line="240" w:lineRule="auto"/>
        <w:jc w:val="center"/>
        <w:rPr>
          <w:rFonts w:cs="Times New Roman"/>
          <w:szCs w:val="24"/>
        </w:rPr>
      </w:pPr>
      <w:r w:rsidRPr="000C37D1">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0C37D1">
            <w:t>DOCTOR OF PHILOSOPHY</w:t>
          </w:r>
        </w:sdtContent>
      </w:sdt>
    </w:p>
    <w:p w14:paraId="747083D7" w14:textId="77777777" w:rsidR="00320403" w:rsidRPr="000C37D1" w:rsidRDefault="00320403" w:rsidP="008444BC">
      <w:pPr>
        <w:tabs>
          <w:tab w:val="left" w:pos="7185"/>
        </w:tabs>
        <w:spacing w:after="0" w:line="240" w:lineRule="auto"/>
        <w:jc w:val="center"/>
        <w:rPr>
          <w:rFonts w:cs="Times New Roman"/>
          <w:szCs w:val="24"/>
        </w:rPr>
      </w:pPr>
      <w:r w:rsidRPr="000C37D1">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0C37D1" w:rsidRDefault="0096162E" w:rsidP="008444BC">
          <w:pPr>
            <w:spacing w:line="240" w:lineRule="auto"/>
            <w:jc w:val="center"/>
          </w:pPr>
          <w:r w:rsidRPr="000C37D1">
            <w:t>ELECTRICAL AND ELECTRONIC ENGINEERING</w:t>
          </w:r>
        </w:p>
      </w:sdtContent>
    </w:sdt>
    <w:bookmarkEnd w:id="3" w:displacedByCustomXml="prev"/>
    <w:p w14:paraId="6B2038A7" w14:textId="77777777" w:rsidR="00320403" w:rsidRPr="000C37D1" w:rsidRDefault="00320403" w:rsidP="008444BC">
      <w:pPr>
        <w:tabs>
          <w:tab w:val="left" w:pos="7185"/>
        </w:tabs>
        <w:spacing w:after="0" w:line="240" w:lineRule="auto"/>
        <w:jc w:val="center"/>
        <w:rPr>
          <w:rFonts w:cs="Times New Roman"/>
          <w:szCs w:val="24"/>
        </w:rPr>
      </w:pPr>
    </w:p>
    <w:p w14:paraId="4E2A549B" w14:textId="77777777" w:rsidR="00320403" w:rsidRPr="000C37D1" w:rsidRDefault="00320403" w:rsidP="008444BC">
      <w:pPr>
        <w:tabs>
          <w:tab w:val="left" w:pos="7185"/>
        </w:tabs>
        <w:spacing w:after="0" w:line="240" w:lineRule="auto"/>
        <w:jc w:val="center"/>
        <w:rPr>
          <w:rFonts w:cs="Times New Roman"/>
          <w:szCs w:val="24"/>
        </w:rPr>
      </w:pPr>
    </w:p>
    <w:p w14:paraId="48FC948D" w14:textId="11237331" w:rsidR="00320403" w:rsidRPr="000C37D1" w:rsidRDefault="00320403" w:rsidP="008444BC">
      <w:pPr>
        <w:tabs>
          <w:tab w:val="left" w:pos="7185"/>
        </w:tabs>
        <w:spacing w:after="0" w:line="240" w:lineRule="auto"/>
        <w:jc w:val="center"/>
        <w:rPr>
          <w:rFonts w:cs="Times New Roman"/>
          <w:szCs w:val="24"/>
        </w:rPr>
      </w:pPr>
    </w:p>
    <w:p w14:paraId="1806CDB5" w14:textId="580E675A" w:rsidR="00F26CB0" w:rsidRPr="000C37D1" w:rsidRDefault="00F26CB0" w:rsidP="008444BC">
      <w:pPr>
        <w:tabs>
          <w:tab w:val="left" w:pos="7185"/>
        </w:tabs>
        <w:spacing w:after="0" w:line="240" w:lineRule="auto"/>
        <w:jc w:val="center"/>
        <w:rPr>
          <w:rFonts w:cs="Times New Roman"/>
          <w:szCs w:val="24"/>
        </w:rPr>
      </w:pPr>
    </w:p>
    <w:p w14:paraId="3B9FD64A" w14:textId="77777777" w:rsidR="00F26CB0" w:rsidRPr="000C37D1" w:rsidRDefault="00F26CB0" w:rsidP="008444BC">
      <w:pPr>
        <w:tabs>
          <w:tab w:val="left" w:pos="7185"/>
        </w:tabs>
        <w:spacing w:after="0" w:line="240" w:lineRule="auto"/>
        <w:jc w:val="center"/>
        <w:rPr>
          <w:rFonts w:cs="Times New Roman"/>
          <w:szCs w:val="24"/>
        </w:rPr>
      </w:pPr>
    </w:p>
    <w:p w14:paraId="1CDBC1B0" w14:textId="77777777" w:rsidR="00320403" w:rsidRPr="000C37D1" w:rsidRDefault="00320403" w:rsidP="008444BC">
      <w:pPr>
        <w:tabs>
          <w:tab w:val="left" w:pos="7185"/>
        </w:tabs>
        <w:spacing w:after="0" w:line="240" w:lineRule="auto"/>
        <w:jc w:val="center"/>
        <w:rPr>
          <w:rFonts w:cs="Times New Roman"/>
          <w:szCs w:val="24"/>
        </w:rPr>
      </w:pPr>
    </w:p>
    <w:p w14:paraId="35A235F5" w14:textId="77777777" w:rsidR="00320403" w:rsidRPr="000C37D1" w:rsidRDefault="00D47E65" w:rsidP="008444BC">
      <w:pPr>
        <w:tabs>
          <w:tab w:val="left" w:pos="7185"/>
        </w:tabs>
        <w:spacing w:after="0" w:line="240" w:lineRule="auto"/>
        <w:jc w:val="center"/>
        <w:rPr>
          <w:rFonts w:cs="Times New Roman"/>
          <w:szCs w:val="24"/>
        </w:rPr>
      </w:pPr>
      <w:commentRangeStart w:id="4"/>
      <w:commentRangeEnd w:id="4"/>
      <w:r w:rsidRPr="000C37D1">
        <w:rPr>
          <w:rStyle w:val="CommentReference"/>
          <w:rFonts w:cs="Times New Roman"/>
          <w:sz w:val="24"/>
          <w:szCs w:val="24"/>
        </w:rPr>
        <w:commentReference w:id="4"/>
      </w:r>
    </w:p>
    <w:p w14:paraId="2AFCDA9C" w14:textId="77777777" w:rsidR="00D5074E" w:rsidRPr="000C37D1" w:rsidRDefault="00000000" w:rsidP="008444BC">
      <w:pPr>
        <w:tabs>
          <w:tab w:val="left" w:pos="7185"/>
        </w:tabs>
        <w:spacing w:after="0" w:line="240" w:lineRule="auto"/>
        <w:jc w:val="center"/>
        <w:rPr>
          <w:rStyle w:val="UPPERCASEChar"/>
        </w:rPr>
        <w:sectPr w:rsidR="00D5074E" w:rsidRPr="000C37D1"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0C37D1">
            <w:rPr>
              <w:color w:val="808080"/>
            </w:rPr>
            <w:t>[DEFENSE DATE]</w:t>
          </w:r>
        </w:sdtContent>
      </w:sdt>
    </w:p>
    <w:p w14:paraId="415B6E02" w14:textId="77777777" w:rsidR="00320403" w:rsidRPr="000C37D1" w:rsidRDefault="00D5074E" w:rsidP="008444BC">
      <w:pPr>
        <w:tabs>
          <w:tab w:val="left" w:pos="7185"/>
        </w:tabs>
        <w:spacing w:after="0" w:line="240" w:lineRule="auto"/>
        <w:jc w:val="center"/>
        <w:rPr>
          <w:rFonts w:cs="Times New Roman"/>
          <w:szCs w:val="24"/>
        </w:rPr>
      </w:pPr>
      <w:commentRangeStart w:id="5"/>
      <w:r w:rsidRPr="000C37D1">
        <w:rPr>
          <w:rStyle w:val="UPPERCASEChar"/>
        </w:rPr>
        <w:lastRenderedPageBreak/>
        <w:t>A</w:t>
      </w:r>
      <w:r w:rsidRPr="000C37D1">
        <w:rPr>
          <w:rFonts w:cs="Times New Roman"/>
          <w:szCs w:val="24"/>
        </w:rPr>
        <w:t>pproval of the thesis:</w:t>
      </w:r>
      <w:commentRangeEnd w:id="5"/>
      <w:r w:rsidR="00D47E65" w:rsidRPr="000C37D1">
        <w:rPr>
          <w:rStyle w:val="CommentReference"/>
          <w:rFonts w:cs="Times New Roman"/>
          <w:sz w:val="24"/>
          <w:szCs w:val="24"/>
        </w:rPr>
        <w:commentReference w:id="5"/>
      </w:r>
    </w:p>
    <w:p w14:paraId="6B982CAC" w14:textId="77777777" w:rsidR="00320403" w:rsidRPr="000C37D1" w:rsidRDefault="00320403" w:rsidP="008444BC">
      <w:pPr>
        <w:tabs>
          <w:tab w:val="left" w:pos="7185"/>
        </w:tabs>
        <w:spacing w:after="0" w:line="240" w:lineRule="auto"/>
        <w:jc w:val="center"/>
        <w:rPr>
          <w:rFonts w:cs="Times New Roman"/>
          <w:szCs w:val="24"/>
        </w:rPr>
      </w:pPr>
    </w:p>
    <w:p w14:paraId="63144DE5" w14:textId="6E4F6D98" w:rsidR="00320403" w:rsidRPr="000C37D1" w:rsidRDefault="00F4681B" w:rsidP="008444BC">
      <w:pPr>
        <w:spacing w:after="0" w:line="240" w:lineRule="auto"/>
        <w:jc w:val="center"/>
        <w:rPr>
          <w:rFonts w:cs="Times New Roman"/>
          <w:b/>
          <w:szCs w:val="24"/>
        </w:rPr>
      </w:pPr>
      <w:r w:rsidRPr="000C37D1">
        <w:rPr>
          <w:rFonts w:cs="Times New Roman"/>
          <w:b/>
          <w:szCs w:val="24"/>
        </w:rPr>
        <w:t>ENHANCED DECISION SUPPORT SYSTEM FOR WILDFIRE DISASTER RESPONSE AND MANAGEMENT (DISASTERAWARE)</w:t>
      </w:r>
    </w:p>
    <w:p w14:paraId="1CFD424E" w14:textId="77777777" w:rsidR="00320403" w:rsidRPr="000C37D1" w:rsidRDefault="00320403" w:rsidP="008444BC">
      <w:pPr>
        <w:spacing w:after="0" w:line="240" w:lineRule="auto"/>
        <w:jc w:val="center"/>
        <w:rPr>
          <w:rFonts w:cs="Times New Roman"/>
          <w:b/>
          <w:szCs w:val="24"/>
        </w:rPr>
      </w:pPr>
    </w:p>
    <w:p w14:paraId="3AE56455" w14:textId="1E7EA55F" w:rsidR="00320403" w:rsidRPr="000C37D1" w:rsidRDefault="00320403" w:rsidP="008444BC">
      <w:pPr>
        <w:tabs>
          <w:tab w:val="left" w:pos="7185"/>
        </w:tabs>
        <w:spacing w:after="0" w:line="240" w:lineRule="auto"/>
        <w:rPr>
          <w:rFonts w:cs="Times New Roman"/>
          <w:szCs w:val="24"/>
        </w:rPr>
      </w:pPr>
      <w:r w:rsidRPr="000C37D1">
        <w:rPr>
          <w:rFonts w:cs="Times New Roman"/>
          <w:szCs w:val="24"/>
        </w:rPr>
        <w:t xml:space="preserve">submitted by </w:t>
      </w:r>
      <w:r w:rsidRPr="000C37D1">
        <w:rPr>
          <w:rFonts w:cs="Times New Roman"/>
          <w:b/>
          <w:szCs w:val="24"/>
        </w:rPr>
        <w:t>NAME SURNAME</w:t>
      </w:r>
      <w:r w:rsidRPr="000C37D1">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0C37D1">
            <w:rPr>
              <w:rStyle w:val="Style1"/>
            </w:rPr>
            <w:t>Doctor of Philosophy</w:t>
          </w:r>
        </w:sdtContent>
      </w:sdt>
      <w:r w:rsidRPr="000C37D1">
        <w:rPr>
          <w:rStyle w:val="Style1"/>
        </w:rPr>
        <w:t xml:space="preserve"> </w:t>
      </w:r>
      <w:r w:rsidRPr="000C37D1">
        <w:rPr>
          <w:rFonts w:cs="Times New Roman"/>
          <w:szCs w:val="24"/>
        </w:rPr>
        <w:t>i</w:t>
      </w:r>
      <w:r w:rsidRPr="000C37D1">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0C37D1">
            <w:rPr>
              <w:rStyle w:val="Style1"/>
            </w:rPr>
            <w:t>Electrical and Electronic Engineering</w:t>
          </w:r>
        </w:sdtContent>
      </w:sdt>
      <w:r w:rsidRPr="000C37D1">
        <w:rPr>
          <w:rFonts w:cs="Times New Roman"/>
          <w:b/>
          <w:szCs w:val="24"/>
        </w:rPr>
        <w:t>, Middle East Technical University</w:t>
      </w:r>
      <w:r w:rsidRPr="000C37D1">
        <w:rPr>
          <w:rFonts w:cs="Times New Roman"/>
          <w:szCs w:val="24"/>
        </w:rPr>
        <w:t xml:space="preserve"> by,</w:t>
      </w:r>
    </w:p>
    <w:p w14:paraId="0D46DAFD" w14:textId="77777777" w:rsidR="00320403" w:rsidRPr="000C37D1"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0C37D1" w14:paraId="02BC2B4D" w14:textId="77777777" w:rsidTr="00F17CE1">
        <w:trPr>
          <w:trHeight w:val="425"/>
        </w:trPr>
        <w:tc>
          <w:tcPr>
            <w:tcW w:w="6379" w:type="dxa"/>
          </w:tcPr>
          <w:p w14:paraId="724BC1AC" w14:textId="6A47F087" w:rsidR="009F1B25" w:rsidRPr="000C37D1" w:rsidRDefault="009F1B25" w:rsidP="008444BC">
            <w:pPr>
              <w:spacing w:line="240" w:lineRule="auto"/>
              <w:rPr>
                <w:rFonts w:cs="Times New Roman"/>
                <w:szCs w:val="24"/>
              </w:rPr>
            </w:pPr>
            <w:r w:rsidRPr="000C37D1">
              <w:rPr>
                <w:rFonts w:cs="Times New Roman"/>
                <w:szCs w:val="24"/>
              </w:rPr>
              <w:t xml:space="preserve">Prof. Dr. Naci Emre Altun </w:t>
            </w:r>
          </w:p>
          <w:p w14:paraId="5F51D24D" w14:textId="77777777" w:rsidR="009F1B25" w:rsidRPr="000C37D1" w:rsidRDefault="009F1B25" w:rsidP="008444BC">
            <w:pPr>
              <w:spacing w:line="240" w:lineRule="auto"/>
              <w:rPr>
                <w:rFonts w:cs="Times New Roman"/>
                <w:szCs w:val="24"/>
              </w:rPr>
            </w:pPr>
            <w:r w:rsidRPr="000C37D1">
              <w:rPr>
                <w:rFonts w:cs="Times New Roman"/>
                <w:szCs w:val="24"/>
              </w:rPr>
              <w:t xml:space="preserve">Dean, </w:t>
            </w:r>
            <w:r w:rsidRPr="000C37D1">
              <w:rPr>
                <w:rFonts w:cs="Times New Roman"/>
                <w:b/>
                <w:bCs/>
                <w:szCs w:val="24"/>
              </w:rPr>
              <w:t>Graduate School of</w:t>
            </w:r>
            <w:r w:rsidRPr="000C37D1">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0C37D1" w:rsidRDefault="009F1B25" w:rsidP="008444BC">
            <w:pPr>
              <w:spacing w:line="240" w:lineRule="auto"/>
              <w:rPr>
                <w:rFonts w:cs="Times New Roman"/>
                <w:caps/>
                <w:szCs w:val="24"/>
              </w:rPr>
            </w:pPr>
          </w:p>
        </w:tc>
      </w:tr>
    </w:tbl>
    <w:p w14:paraId="07D5E8E4" w14:textId="77777777" w:rsidR="00320403" w:rsidRPr="000C37D1"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0C37D1" w14:paraId="1E73C005" w14:textId="77777777" w:rsidTr="00F17CE1">
        <w:trPr>
          <w:trHeight w:val="425"/>
        </w:trPr>
        <w:tc>
          <w:tcPr>
            <w:tcW w:w="6379" w:type="dxa"/>
          </w:tcPr>
          <w:p w14:paraId="345423FC" w14:textId="20DD3C52" w:rsidR="009F1B25" w:rsidRPr="000C37D1" w:rsidRDefault="009F1B25" w:rsidP="008444BC">
            <w:pPr>
              <w:spacing w:line="240" w:lineRule="auto"/>
              <w:rPr>
                <w:rFonts w:cs="Times New Roman"/>
                <w:szCs w:val="24"/>
              </w:rPr>
            </w:pPr>
            <w:r w:rsidRPr="000C37D1">
              <w:rPr>
                <w:rFonts w:cs="Times New Roman"/>
                <w:szCs w:val="24"/>
              </w:rPr>
              <w:t>Prof. Dr. Nevzat Güneri Gençer</w:t>
            </w:r>
          </w:p>
          <w:p w14:paraId="1AF54B03" w14:textId="3936BF0C" w:rsidR="009F1B25" w:rsidRPr="000C37D1" w:rsidRDefault="00A72B29" w:rsidP="008444BC">
            <w:pPr>
              <w:spacing w:line="240" w:lineRule="auto"/>
              <w:rPr>
                <w:rFonts w:cs="Times New Roman"/>
                <w:szCs w:val="24"/>
              </w:rPr>
            </w:pPr>
            <w:r w:rsidRPr="000C37D1">
              <w:rPr>
                <w:rFonts w:cs="Times New Roman"/>
                <w:szCs w:val="24"/>
              </w:rPr>
              <w:t xml:space="preserve">Head of the Department, </w:t>
            </w:r>
            <w:r w:rsidRPr="000C37D1">
              <w:rPr>
                <w:rFonts w:cs="Times New Roman"/>
                <w:b/>
                <w:szCs w:val="24"/>
              </w:rPr>
              <w:t>Electrical and Electronics Engineering</w:t>
            </w:r>
          </w:p>
        </w:tc>
        <w:tc>
          <w:tcPr>
            <w:tcW w:w="1668" w:type="dxa"/>
            <w:tcBorders>
              <w:bottom w:val="single" w:sz="4" w:space="0" w:color="808080"/>
            </w:tcBorders>
          </w:tcPr>
          <w:p w14:paraId="4F4B7FD4" w14:textId="77777777" w:rsidR="009F1B25" w:rsidRPr="000C37D1" w:rsidRDefault="009F1B25" w:rsidP="008444BC">
            <w:pPr>
              <w:spacing w:line="240" w:lineRule="auto"/>
              <w:rPr>
                <w:rFonts w:cs="Times New Roman"/>
                <w:caps/>
                <w:szCs w:val="24"/>
              </w:rPr>
            </w:pPr>
          </w:p>
        </w:tc>
      </w:tr>
    </w:tbl>
    <w:p w14:paraId="599A536F" w14:textId="77777777" w:rsidR="000807EA" w:rsidRPr="000C37D1"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0C37D1" w14:paraId="0444453B" w14:textId="77777777" w:rsidTr="00F17CE1">
        <w:trPr>
          <w:trHeight w:val="425"/>
        </w:trPr>
        <w:tc>
          <w:tcPr>
            <w:tcW w:w="6379" w:type="dxa"/>
          </w:tcPr>
          <w:p w14:paraId="7959B9BB" w14:textId="77777777" w:rsidR="00F17CE1" w:rsidRPr="000C37D1" w:rsidRDefault="00F17CE1" w:rsidP="008444BC">
            <w:pPr>
              <w:spacing w:line="240" w:lineRule="auto"/>
              <w:rPr>
                <w:szCs w:val="24"/>
              </w:rPr>
            </w:pPr>
            <w:r w:rsidRPr="000C37D1">
              <w:rPr>
                <w:szCs w:val="24"/>
              </w:rPr>
              <w:t>Prof. Dr. Mehmet Kemal Leblebicioğlu</w:t>
            </w:r>
          </w:p>
          <w:p w14:paraId="0FB9A4DC" w14:textId="095E1509" w:rsidR="009F1B25" w:rsidRPr="000C37D1" w:rsidRDefault="009F1B25" w:rsidP="008444BC">
            <w:pPr>
              <w:spacing w:line="240" w:lineRule="auto"/>
              <w:rPr>
                <w:rFonts w:cs="Times New Roman"/>
                <w:szCs w:val="24"/>
              </w:rPr>
            </w:pPr>
            <w:r w:rsidRPr="000C37D1">
              <w:rPr>
                <w:rFonts w:cs="Times New Roman"/>
                <w:szCs w:val="24"/>
              </w:rPr>
              <w:t xml:space="preserve">Supervisor, </w:t>
            </w:r>
            <w:r w:rsidRPr="000C37D1">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0C37D1" w:rsidRDefault="009F1B25" w:rsidP="008444BC">
            <w:pPr>
              <w:spacing w:line="240" w:lineRule="auto"/>
              <w:rPr>
                <w:rFonts w:cs="Times New Roman"/>
                <w:caps/>
                <w:szCs w:val="24"/>
              </w:rPr>
            </w:pPr>
          </w:p>
        </w:tc>
      </w:tr>
    </w:tbl>
    <w:p w14:paraId="3E26AD3C" w14:textId="77777777" w:rsidR="000807EA" w:rsidRPr="000C37D1" w:rsidRDefault="000807EA" w:rsidP="008444BC">
      <w:pPr>
        <w:tabs>
          <w:tab w:val="left" w:pos="7185"/>
        </w:tabs>
        <w:spacing w:after="0" w:line="240" w:lineRule="auto"/>
        <w:rPr>
          <w:rFonts w:cs="Times New Roman"/>
          <w:szCs w:val="24"/>
        </w:rPr>
      </w:pPr>
    </w:p>
    <w:p w14:paraId="6CD0A372" w14:textId="77777777" w:rsidR="000807EA" w:rsidRPr="000C37D1" w:rsidRDefault="000807EA" w:rsidP="008444BC">
      <w:pPr>
        <w:tabs>
          <w:tab w:val="left" w:pos="7185"/>
        </w:tabs>
        <w:spacing w:after="0" w:line="240" w:lineRule="auto"/>
        <w:rPr>
          <w:rFonts w:cs="Times New Roman"/>
          <w:szCs w:val="24"/>
        </w:rPr>
      </w:pPr>
    </w:p>
    <w:p w14:paraId="1B1B45A7" w14:textId="77777777" w:rsidR="000807EA" w:rsidRPr="000C37D1" w:rsidRDefault="000807EA" w:rsidP="008444BC">
      <w:pPr>
        <w:tabs>
          <w:tab w:val="left" w:pos="7185"/>
        </w:tabs>
        <w:spacing w:after="0" w:line="240" w:lineRule="auto"/>
        <w:rPr>
          <w:rFonts w:cs="Times New Roman"/>
          <w:szCs w:val="24"/>
        </w:rPr>
      </w:pPr>
      <w:r w:rsidRPr="000C37D1">
        <w:rPr>
          <w:rFonts w:cs="Times New Roman"/>
          <w:b/>
          <w:szCs w:val="24"/>
        </w:rPr>
        <w:t>Examining Committee Members:</w:t>
      </w:r>
    </w:p>
    <w:p w14:paraId="004BC740" w14:textId="77777777" w:rsidR="00320403" w:rsidRPr="000C37D1"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0C37D1" w14:paraId="7E3BFCE5" w14:textId="77777777" w:rsidTr="006601CA">
        <w:trPr>
          <w:trHeight w:val="425"/>
        </w:trPr>
        <w:tc>
          <w:tcPr>
            <w:tcW w:w="6379" w:type="dxa"/>
          </w:tcPr>
          <w:p w14:paraId="30D20F7B" w14:textId="77777777" w:rsidR="008277B6" w:rsidRPr="000C37D1" w:rsidRDefault="008277B6" w:rsidP="006601CA">
            <w:pPr>
              <w:spacing w:line="240" w:lineRule="auto"/>
              <w:rPr>
                <w:rFonts w:cs="Times New Roman"/>
                <w:szCs w:val="24"/>
              </w:rPr>
            </w:pPr>
            <w:r w:rsidRPr="000C37D1">
              <w:rPr>
                <w:rFonts w:cs="Times New Roman"/>
                <w:szCs w:val="24"/>
              </w:rPr>
              <w:t>Prof. Dr. Nevzat Güneri Gençer</w:t>
            </w:r>
          </w:p>
          <w:p w14:paraId="05A8BD06" w14:textId="6B205469" w:rsidR="008277B6" w:rsidRPr="000C37D1" w:rsidRDefault="008277B6" w:rsidP="006601CA">
            <w:pPr>
              <w:spacing w:line="240" w:lineRule="auto"/>
              <w:rPr>
                <w:rFonts w:cs="Times New Roman"/>
                <w:szCs w:val="24"/>
              </w:rPr>
            </w:pPr>
            <w:r w:rsidRPr="000C37D1">
              <w:rPr>
                <w:rFonts w:cs="Times New Roman"/>
                <w:szCs w:val="24"/>
              </w:rPr>
              <w:t>Electrical and Electronics Engineering, METU</w:t>
            </w:r>
          </w:p>
        </w:tc>
        <w:tc>
          <w:tcPr>
            <w:tcW w:w="1668" w:type="dxa"/>
            <w:tcBorders>
              <w:bottom w:val="single" w:sz="4" w:space="0" w:color="808080"/>
            </w:tcBorders>
          </w:tcPr>
          <w:p w14:paraId="356852C4" w14:textId="77777777" w:rsidR="008277B6" w:rsidRPr="000C37D1" w:rsidRDefault="008277B6" w:rsidP="006601CA">
            <w:pPr>
              <w:spacing w:line="240" w:lineRule="auto"/>
              <w:rPr>
                <w:rFonts w:cs="Times New Roman"/>
                <w:caps/>
                <w:szCs w:val="24"/>
              </w:rPr>
            </w:pPr>
          </w:p>
        </w:tc>
      </w:tr>
    </w:tbl>
    <w:p w14:paraId="41D1A720" w14:textId="77777777" w:rsidR="008277B6" w:rsidRPr="000C37D1"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0C37D1" w14:paraId="1188AF2A" w14:textId="77777777" w:rsidTr="006601CA">
        <w:trPr>
          <w:trHeight w:val="425"/>
        </w:trPr>
        <w:tc>
          <w:tcPr>
            <w:tcW w:w="6379" w:type="dxa"/>
          </w:tcPr>
          <w:p w14:paraId="38F88178" w14:textId="77777777" w:rsidR="008277B6" w:rsidRPr="000C37D1" w:rsidRDefault="008277B6" w:rsidP="006601CA">
            <w:pPr>
              <w:spacing w:line="240" w:lineRule="auto"/>
              <w:rPr>
                <w:szCs w:val="24"/>
              </w:rPr>
            </w:pPr>
            <w:r w:rsidRPr="000C37D1">
              <w:rPr>
                <w:szCs w:val="24"/>
              </w:rPr>
              <w:t>Prof. Dr. Mehmet Kemal Leblebicioğlu</w:t>
            </w:r>
          </w:p>
          <w:p w14:paraId="308BAA1E" w14:textId="01BD9BC8" w:rsidR="008277B6" w:rsidRPr="000C37D1" w:rsidRDefault="008277B6" w:rsidP="006601CA">
            <w:pPr>
              <w:spacing w:line="240" w:lineRule="auto"/>
              <w:rPr>
                <w:rFonts w:cs="Times New Roman"/>
                <w:szCs w:val="24"/>
              </w:rPr>
            </w:pPr>
            <w:r w:rsidRPr="000C37D1">
              <w:rPr>
                <w:rFonts w:cs="Times New Roman"/>
                <w:szCs w:val="24"/>
              </w:rPr>
              <w:t>Electrical and Electronics Engineering, METU</w:t>
            </w:r>
          </w:p>
        </w:tc>
        <w:tc>
          <w:tcPr>
            <w:tcW w:w="1668" w:type="dxa"/>
            <w:tcBorders>
              <w:bottom w:val="single" w:sz="4" w:space="0" w:color="808080"/>
            </w:tcBorders>
          </w:tcPr>
          <w:p w14:paraId="790A0C59" w14:textId="77777777" w:rsidR="008277B6" w:rsidRPr="000C37D1" w:rsidRDefault="008277B6" w:rsidP="006601CA">
            <w:pPr>
              <w:spacing w:line="240" w:lineRule="auto"/>
              <w:rPr>
                <w:rFonts w:cs="Times New Roman"/>
                <w:caps/>
                <w:szCs w:val="24"/>
              </w:rPr>
            </w:pPr>
          </w:p>
        </w:tc>
      </w:tr>
    </w:tbl>
    <w:p w14:paraId="2442CEDF" w14:textId="77777777" w:rsidR="008277B6" w:rsidRPr="000C37D1"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0C37D1" w14:paraId="35247ACD" w14:textId="77777777" w:rsidTr="006601CA">
        <w:trPr>
          <w:trHeight w:val="425"/>
        </w:trPr>
        <w:tc>
          <w:tcPr>
            <w:tcW w:w="6379" w:type="dxa"/>
          </w:tcPr>
          <w:p w14:paraId="5CED4595" w14:textId="68A78FB5" w:rsidR="00570FF0" w:rsidRPr="000C37D1" w:rsidRDefault="00570FF0" w:rsidP="006601CA">
            <w:pPr>
              <w:spacing w:line="240" w:lineRule="auto"/>
              <w:rPr>
                <w:szCs w:val="24"/>
              </w:rPr>
            </w:pPr>
            <w:r w:rsidRPr="000C37D1">
              <w:rPr>
                <w:szCs w:val="24"/>
              </w:rPr>
              <w:t xml:space="preserve">Prof. Dr. </w:t>
            </w:r>
            <w:commentRangeStart w:id="6"/>
            <w:r w:rsidRPr="000C37D1">
              <w:rPr>
                <w:szCs w:val="24"/>
              </w:rPr>
              <w:t>XYZ</w:t>
            </w:r>
            <w:commentRangeEnd w:id="6"/>
            <w:r w:rsidR="00D47E65" w:rsidRPr="000C37D1">
              <w:rPr>
                <w:rStyle w:val="CommentReference"/>
                <w:sz w:val="24"/>
                <w:szCs w:val="24"/>
              </w:rPr>
              <w:commentReference w:id="6"/>
            </w:r>
          </w:p>
          <w:p w14:paraId="159347BD" w14:textId="0CEF671E" w:rsidR="00570FF0" w:rsidRPr="000C37D1" w:rsidRDefault="00570FF0" w:rsidP="006601CA">
            <w:pPr>
              <w:spacing w:line="240" w:lineRule="auto"/>
              <w:rPr>
                <w:rFonts w:cs="Times New Roman"/>
                <w:szCs w:val="24"/>
              </w:rPr>
            </w:pPr>
            <w:r w:rsidRPr="000C37D1">
              <w:rPr>
                <w:rFonts w:cs="Times New Roman"/>
                <w:szCs w:val="24"/>
              </w:rPr>
              <w:t>Electrical and Electronics Engineering, METU</w:t>
            </w:r>
          </w:p>
        </w:tc>
        <w:tc>
          <w:tcPr>
            <w:tcW w:w="1668" w:type="dxa"/>
            <w:tcBorders>
              <w:bottom w:val="single" w:sz="4" w:space="0" w:color="808080"/>
            </w:tcBorders>
          </w:tcPr>
          <w:p w14:paraId="4E33D2A2" w14:textId="77777777" w:rsidR="00570FF0" w:rsidRPr="000C37D1" w:rsidRDefault="00570FF0" w:rsidP="006601CA">
            <w:pPr>
              <w:spacing w:line="240" w:lineRule="auto"/>
              <w:rPr>
                <w:rFonts w:cs="Times New Roman"/>
                <w:caps/>
                <w:szCs w:val="24"/>
              </w:rPr>
            </w:pPr>
          </w:p>
        </w:tc>
      </w:tr>
    </w:tbl>
    <w:p w14:paraId="34DC57BB" w14:textId="77777777" w:rsidR="00570FF0" w:rsidRPr="000C37D1"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0C37D1" w14:paraId="24CB8D44" w14:textId="77777777" w:rsidTr="006601CA">
        <w:trPr>
          <w:trHeight w:val="425"/>
        </w:trPr>
        <w:tc>
          <w:tcPr>
            <w:tcW w:w="6379" w:type="dxa"/>
          </w:tcPr>
          <w:p w14:paraId="21AB4298" w14:textId="77777777" w:rsidR="00570FF0" w:rsidRPr="000C37D1" w:rsidRDefault="00570FF0" w:rsidP="006601CA">
            <w:pPr>
              <w:spacing w:line="240" w:lineRule="auto"/>
              <w:rPr>
                <w:szCs w:val="24"/>
              </w:rPr>
            </w:pPr>
            <w:r w:rsidRPr="000C37D1">
              <w:rPr>
                <w:szCs w:val="24"/>
              </w:rPr>
              <w:t xml:space="preserve">Prof. Dr. </w:t>
            </w:r>
            <w:commentRangeStart w:id="7"/>
            <w:r w:rsidRPr="000C37D1">
              <w:rPr>
                <w:szCs w:val="24"/>
              </w:rPr>
              <w:t>XYZ</w:t>
            </w:r>
            <w:commentRangeEnd w:id="7"/>
            <w:r w:rsidR="00D47E65" w:rsidRPr="000C37D1">
              <w:rPr>
                <w:rStyle w:val="CommentReference"/>
                <w:sz w:val="24"/>
                <w:szCs w:val="24"/>
              </w:rPr>
              <w:commentReference w:id="7"/>
            </w:r>
          </w:p>
          <w:p w14:paraId="42268614" w14:textId="77777777" w:rsidR="00570FF0" w:rsidRPr="000C37D1" w:rsidRDefault="00570FF0" w:rsidP="006601CA">
            <w:pPr>
              <w:spacing w:line="240" w:lineRule="auto"/>
              <w:rPr>
                <w:rFonts w:cs="Times New Roman"/>
                <w:szCs w:val="24"/>
              </w:rPr>
            </w:pPr>
            <w:r w:rsidRPr="000C37D1">
              <w:rPr>
                <w:rFonts w:cs="Times New Roman"/>
                <w:szCs w:val="24"/>
              </w:rPr>
              <w:t>Electrical and Electronics Engineering, METU</w:t>
            </w:r>
          </w:p>
        </w:tc>
        <w:tc>
          <w:tcPr>
            <w:tcW w:w="1668" w:type="dxa"/>
            <w:tcBorders>
              <w:bottom w:val="single" w:sz="4" w:space="0" w:color="808080"/>
            </w:tcBorders>
          </w:tcPr>
          <w:p w14:paraId="5AF28455" w14:textId="77777777" w:rsidR="00570FF0" w:rsidRPr="000C37D1" w:rsidRDefault="00570FF0" w:rsidP="006601CA">
            <w:pPr>
              <w:spacing w:line="240" w:lineRule="auto"/>
              <w:rPr>
                <w:rFonts w:cs="Times New Roman"/>
                <w:caps/>
                <w:szCs w:val="24"/>
              </w:rPr>
            </w:pPr>
          </w:p>
        </w:tc>
      </w:tr>
    </w:tbl>
    <w:p w14:paraId="1FCED5D0" w14:textId="77777777" w:rsidR="00570FF0" w:rsidRPr="000C37D1"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0C37D1" w14:paraId="667504B6" w14:textId="77777777" w:rsidTr="001B71B0">
        <w:trPr>
          <w:trHeight w:val="425"/>
        </w:trPr>
        <w:tc>
          <w:tcPr>
            <w:tcW w:w="6379" w:type="dxa"/>
          </w:tcPr>
          <w:p w14:paraId="0728B74F" w14:textId="7E434D0C" w:rsidR="003A7162" w:rsidRPr="000C37D1" w:rsidRDefault="003A7162" w:rsidP="006601CA">
            <w:pPr>
              <w:spacing w:line="240" w:lineRule="auto"/>
              <w:rPr>
                <w:szCs w:val="24"/>
              </w:rPr>
            </w:pPr>
            <w:r w:rsidRPr="000C37D1">
              <w:rPr>
                <w:szCs w:val="24"/>
              </w:rPr>
              <w:t>Assoc. Prof. Dr. Ahmet Güneş</w:t>
            </w:r>
          </w:p>
          <w:p w14:paraId="400D112A" w14:textId="3D226866" w:rsidR="003A7162" w:rsidRPr="000C37D1" w:rsidRDefault="003A7162" w:rsidP="006601CA">
            <w:pPr>
              <w:spacing w:line="240" w:lineRule="auto"/>
              <w:rPr>
                <w:rFonts w:cs="Times New Roman"/>
                <w:szCs w:val="24"/>
              </w:rPr>
            </w:pPr>
            <w:r w:rsidRPr="000C37D1">
              <w:rPr>
                <w:rFonts w:cs="Times New Roman"/>
                <w:szCs w:val="24"/>
              </w:rPr>
              <w:t xml:space="preserve">Electrical and Electronics Engineering, </w:t>
            </w:r>
            <w:commentRangeStart w:id="8"/>
            <w:r w:rsidRPr="000C37D1">
              <w:rPr>
                <w:rFonts w:cs="Times New Roman"/>
                <w:szCs w:val="24"/>
              </w:rPr>
              <w:t>XYZ</w:t>
            </w:r>
            <w:commentRangeEnd w:id="8"/>
            <w:r w:rsidR="00D47E65" w:rsidRPr="000C37D1">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0C37D1" w:rsidRDefault="003A7162" w:rsidP="001B71B0">
            <w:pPr>
              <w:spacing w:line="240" w:lineRule="auto"/>
              <w:jc w:val="left"/>
              <w:rPr>
                <w:rFonts w:cs="Times New Roman"/>
                <w:caps/>
                <w:szCs w:val="24"/>
              </w:rPr>
            </w:pPr>
          </w:p>
        </w:tc>
      </w:tr>
    </w:tbl>
    <w:p w14:paraId="536A8837" w14:textId="77777777" w:rsidR="008277B6" w:rsidRPr="000C37D1" w:rsidRDefault="008277B6" w:rsidP="008444BC">
      <w:pPr>
        <w:spacing w:after="0" w:line="240" w:lineRule="auto"/>
        <w:rPr>
          <w:rFonts w:cs="Times New Roman"/>
          <w:szCs w:val="24"/>
        </w:rPr>
      </w:pPr>
    </w:p>
    <w:p w14:paraId="5A1C8E8B" w14:textId="77777777" w:rsidR="00320403" w:rsidRPr="000C37D1" w:rsidRDefault="00320403" w:rsidP="008444BC">
      <w:pPr>
        <w:spacing w:after="0" w:line="240" w:lineRule="auto"/>
        <w:rPr>
          <w:rFonts w:cs="Times New Roman"/>
          <w:szCs w:val="24"/>
        </w:rPr>
      </w:pPr>
    </w:p>
    <w:p w14:paraId="14955E0A" w14:textId="77777777" w:rsidR="00320403" w:rsidRPr="000C37D1" w:rsidRDefault="003D15CC" w:rsidP="008444BC">
      <w:pPr>
        <w:spacing w:after="0" w:line="240" w:lineRule="auto"/>
        <w:jc w:val="right"/>
        <w:rPr>
          <w:rFonts w:cs="Times New Roman"/>
          <w:szCs w:val="24"/>
        </w:rPr>
      </w:pPr>
      <w:commentRangeStart w:id="9"/>
      <w:r w:rsidRPr="000C37D1">
        <w:rPr>
          <w:rFonts w:cs="Times New Roman"/>
          <w:szCs w:val="24"/>
        </w:rPr>
        <w:t>Date:</w:t>
      </w:r>
      <w:commentRangeEnd w:id="9"/>
      <w:r w:rsidR="00D47E65" w:rsidRPr="000C37D1">
        <w:rPr>
          <w:rStyle w:val="CommentReference"/>
          <w:rFonts w:cs="Times New Roman"/>
          <w:sz w:val="24"/>
          <w:szCs w:val="24"/>
        </w:rPr>
        <w:commentReference w:id="9"/>
      </w:r>
      <w:r w:rsidRPr="000C37D1">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0C37D1">
            <w:rPr>
              <w:rStyle w:val="PlaceholderText"/>
            </w:rPr>
            <w:t>...</w:t>
          </w:r>
        </w:sdtContent>
      </w:sdt>
    </w:p>
    <w:p w14:paraId="41455C8E" w14:textId="77777777" w:rsidR="00D5074E" w:rsidRPr="000C37D1" w:rsidRDefault="00D5074E" w:rsidP="008444BC">
      <w:pPr>
        <w:spacing w:after="0" w:line="240" w:lineRule="auto"/>
        <w:rPr>
          <w:rFonts w:cs="Times New Roman"/>
          <w:szCs w:val="24"/>
        </w:rPr>
      </w:pPr>
    </w:p>
    <w:p w14:paraId="1CFC92E6" w14:textId="77777777" w:rsidR="00D5074E" w:rsidRPr="000C37D1" w:rsidRDefault="00D5074E" w:rsidP="000807EA">
      <w:pPr>
        <w:spacing w:after="0" w:line="240" w:lineRule="auto"/>
        <w:rPr>
          <w:rFonts w:cs="Times New Roman"/>
          <w:szCs w:val="24"/>
        </w:rPr>
        <w:sectPr w:rsidR="00D5074E" w:rsidRPr="000C37D1"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0C37D1" w:rsidRDefault="00320403" w:rsidP="000807EA">
      <w:pPr>
        <w:spacing w:after="0" w:line="240" w:lineRule="auto"/>
        <w:rPr>
          <w:rFonts w:cs="Times New Roman"/>
          <w:szCs w:val="24"/>
        </w:rPr>
      </w:pPr>
    </w:p>
    <w:p w14:paraId="23F0427A" w14:textId="77777777" w:rsidR="00D5074E" w:rsidRPr="000C37D1" w:rsidRDefault="00D5074E" w:rsidP="000807EA">
      <w:pPr>
        <w:spacing w:after="0" w:line="240" w:lineRule="auto"/>
        <w:rPr>
          <w:rFonts w:cs="Times New Roman"/>
          <w:szCs w:val="24"/>
        </w:rPr>
      </w:pPr>
    </w:p>
    <w:p w14:paraId="53330588" w14:textId="77777777" w:rsidR="00D5074E" w:rsidRPr="000C37D1" w:rsidRDefault="00D5074E" w:rsidP="000807EA">
      <w:pPr>
        <w:spacing w:after="0" w:line="240" w:lineRule="auto"/>
        <w:rPr>
          <w:rFonts w:cs="Times New Roman"/>
          <w:szCs w:val="24"/>
        </w:rPr>
      </w:pPr>
    </w:p>
    <w:p w14:paraId="6768099F" w14:textId="77777777" w:rsidR="00D5074E" w:rsidRPr="000C37D1" w:rsidRDefault="00D5074E" w:rsidP="000807EA">
      <w:pPr>
        <w:spacing w:after="0" w:line="240" w:lineRule="auto"/>
        <w:rPr>
          <w:rFonts w:cs="Times New Roman"/>
          <w:szCs w:val="24"/>
        </w:rPr>
      </w:pPr>
    </w:p>
    <w:p w14:paraId="1D460316" w14:textId="77777777" w:rsidR="00D5074E" w:rsidRPr="000C37D1" w:rsidRDefault="00D5074E" w:rsidP="000807EA">
      <w:pPr>
        <w:spacing w:after="0" w:line="240" w:lineRule="auto"/>
        <w:rPr>
          <w:rFonts w:cs="Times New Roman"/>
          <w:szCs w:val="24"/>
        </w:rPr>
      </w:pPr>
    </w:p>
    <w:p w14:paraId="21F1332B" w14:textId="77777777" w:rsidR="00D5074E" w:rsidRPr="000C37D1" w:rsidRDefault="00D5074E" w:rsidP="000807EA">
      <w:pPr>
        <w:spacing w:after="0" w:line="240" w:lineRule="auto"/>
        <w:rPr>
          <w:rFonts w:cs="Times New Roman"/>
          <w:szCs w:val="24"/>
        </w:rPr>
      </w:pPr>
    </w:p>
    <w:p w14:paraId="3D44B9BC" w14:textId="77777777" w:rsidR="00D5074E" w:rsidRPr="000C37D1" w:rsidRDefault="00D5074E" w:rsidP="000807EA">
      <w:pPr>
        <w:spacing w:after="0" w:line="240" w:lineRule="auto"/>
        <w:rPr>
          <w:rFonts w:cs="Times New Roman"/>
          <w:szCs w:val="24"/>
        </w:rPr>
      </w:pPr>
    </w:p>
    <w:p w14:paraId="10963538" w14:textId="77777777" w:rsidR="00D5074E" w:rsidRPr="000C37D1" w:rsidRDefault="00D5074E" w:rsidP="000807EA">
      <w:pPr>
        <w:spacing w:after="0" w:line="240" w:lineRule="auto"/>
        <w:rPr>
          <w:rFonts w:cs="Times New Roman"/>
          <w:szCs w:val="24"/>
        </w:rPr>
      </w:pPr>
    </w:p>
    <w:p w14:paraId="6D84699A" w14:textId="77777777" w:rsidR="00D5074E" w:rsidRPr="000C37D1" w:rsidRDefault="00D5074E" w:rsidP="000807EA">
      <w:pPr>
        <w:spacing w:after="0" w:line="240" w:lineRule="auto"/>
        <w:rPr>
          <w:rFonts w:cs="Times New Roman"/>
          <w:szCs w:val="24"/>
        </w:rPr>
      </w:pPr>
    </w:p>
    <w:p w14:paraId="0BD424FF" w14:textId="77777777" w:rsidR="00D5074E" w:rsidRPr="000C37D1" w:rsidRDefault="00D5074E" w:rsidP="000807EA">
      <w:pPr>
        <w:spacing w:after="0" w:line="240" w:lineRule="auto"/>
        <w:rPr>
          <w:rFonts w:cs="Times New Roman"/>
          <w:szCs w:val="24"/>
        </w:rPr>
      </w:pPr>
    </w:p>
    <w:p w14:paraId="649BFB6A" w14:textId="77777777" w:rsidR="00D5074E" w:rsidRPr="000C37D1" w:rsidRDefault="00D5074E" w:rsidP="000807EA">
      <w:pPr>
        <w:spacing w:after="0" w:line="240" w:lineRule="auto"/>
        <w:rPr>
          <w:rFonts w:cs="Times New Roman"/>
          <w:szCs w:val="24"/>
        </w:rPr>
      </w:pPr>
    </w:p>
    <w:p w14:paraId="4F08F4DD" w14:textId="77777777" w:rsidR="00D5074E" w:rsidRPr="000C37D1" w:rsidRDefault="00D5074E" w:rsidP="000807EA">
      <w:pPr>
        <w:spacing w:after="0" w:line="240" w:lineRule="auto"/>
        <w:rPr>
          <w:rFonts w:cs="Times New Roman"/>
          <w:szCs w:val="24"/>
        </w:rPr>
      </w:pPr>
    </w:p>
    <w:p w14:paraId="25A69695" w14:textId="77777777" w:rsidR="00D5074E" w:rsidRPr="000C37D1" w:rsidRDefault="00D5074E" w:rsidP="000807EA">
      <w:pPr>
        <w:spacing w:after="0" w:line="240" w:lineRule="auto"/>
        <w:rPr>
          <w:rFonts w:cs="Times New Roman"/>
          <w:szCs w:val="24"/>
        </w:rPr>
      </w:pPr>
    </w:p>
    <w:p w14:paraId="02EB92DF" w14:textId="77777777" w:rsidR="00D5074E" w:rsidRPr="000C37D1" w:rsidRDefault="00D5074E" w:rsidP="000807EA">
      <w:pPr>
        <w:spacing w:after="0" w:line="240" w:lineRule="auto"/>
        <w:rPr>
          <w:rFonts w:cs="Times New Roman"/>
          <w:szCs w:val="24"/>
        </w:rPr>
      </w:pPr>
    </w:p>
    <w:p w14:paraId="226E2618" w14:textId="77777777" w:rsidR="00D5074E" w:rsidRPr="000C37D1" w:rsidRDefault="00D5074E" w:rsidP="000807EA">
      <w:pPr>
        <w:spacing w:after="0" w:line="240" w:lineRule="auto"/>
        <w:rPr>
          <w:rFonts w:cs="Times New Roman"/>
          <w:szCs w:val="24"/>
        </w:rPr>
      </w:pPr>
    </w:p>
    <w:p w14:paraId="76B81938" w14:textId="77777777" w:rsidR="00D5074E" w:rsidRPr="000C37D1" w:rsidRDefault="00D5074E" w:rsidP="000807EA">
      <w:pPr>
        <w:spacing w:after="0" w:line="240" w:lineRule="auto"/>
        <w:rPr>
          <w:rFonts w:cs="Times New Roman"/>
          <w:szCs w:val="24"/>
        </w:rPr>
      </w:pPr>
    </w:p>
    <w:p w14:paraId="0FAC7A86" w14:textId="77777777" w:rsidR="00D5074E" w:rsidRPr="000C37D1" w:rsidRDefault="00D5074E" w:rsidP="000807EA">
      <w:pPr>
        <w:spacing w:after="0" w:line="240" w:lineRule="auto"/>
        <w:rPr>
          <w:rFonts w:cs="Times New Roman"/>
          <w:szCs w:val="24"/>
        </w:rPr>
      </w:pPr>
    </w:p>
    <w:p w14:paraId="66E51FD9" w14:textId="77777777" w:rsidR="00320403" w:rsidRPr="000C37D1" w:rsidRDefault="00320403" w:rsidP="000807EA">
      <w:pPr>
        <w:spacing w:after="0" w:line="240" w:lineRule="auto"/>
        <w:rPr>
          <w:rFonts w:cs="Times New Roman"/>
          <w:szCs w:val="24"/>
        </w:rPr>
      </w:pPr>
    </w:p>
    <w:p w14:paraId="7F03B85F" w14:textId="77777777" w:rsidR="00320403" w:rsidRPr="000C37D1" w:rsidRDefault="00320403" w:rsidP="000807EA">
      <w:pPr>
        <w:spacing w:after="0" w:line="240" w:lineRule="auto"/>
        <w:rPr>
          <w:rFonts w:cs="Times New Roman"/>
          <w:b/>
          <w:szCs w:val="24"/>
        </w:rPr>
      </w:pPr>
    </w:p>
    <w:p w14:paraId="4CC50DF8" w14:textId="77777777" w:rsidR="00320403" w:rsidRPr="000C37D1" w:rsidRDefault="00320403" w:rsidP="000807EA">
      <w:pPr>
        <w:spacing w:after="0" w:line="240" w:lineRule="auto"/>
        <w:rPr>
          <w:rFonts w:cs="Times New Roman"/>
          <w:b/>
          <w:szCs w:val="24"/>
        </w:rPr>
      </w:pPr>
    </w:p>
    <w:p w14:paraId="3EB5CDDE" w14:textId="77777777" w:rsidR="00320403" w:rsidRPr="000C37D1" w:rsidRDefault="00320403" w:rsidP="000807EA">
      <w:pPr>
        <w:spacing w:after="0" w:line="240" w:lineRule="auto"/>
        <w:rPr>
          <w:rFonts w:cs="Times New Roman"/>
          <w:b/>
          <w:szCs w:val="24"/>
        </w:rPr>
      </w:pPr>
    </w:p>
    <w:p w14:paraId="5FA79144" w14:textId="77777777" w:rsidR="00320403" w:rsidRPr="000C37D1" w:rsidRDefault="00320403" w:rsidP="000807EA">
      <w:pPr>
        <w:spacing w:after="0" w:line="240" w:lineRule="auto"/>
        <w:rPr>
          <w:rFonts w:cs="Times New Roman"/>
          <w:b/>
          <w:szCs w:val="24"/>
        </w:rPr>
      </w:pPr>
    </w:p>
    <w:p w14:paraId="3A7CD2D1" w14:textId="77777777" w:rsidR="00320403" w:rsidRPr="000C37D1" w:rsidRDefault="00320403" w:rsidP="000807EA">
      <w:pPr>
        <w:spacing w:after="0" w:line="240" w:lineRule="auto"/>
        <w:rPr>
          <w:rFonts w:cs="Times New Roman"/>
          <w:b/>
          <w:szCs w:val="24"/>
        </w:rPr>
      </w:pPr>
    </w:p>
    <w:p w14:paraId="61B07217" w14:textId="77777777" w:rsidR="00320403" w:rsidRPr="000C37D1" w:rsidRDefault="00320403" w:rsidP="000807EA">
      <w:pPr>
        <w:spacing w:after="0" w:line="240" w:lineRule="auto"/>
        <w:rPr>
          <w:rFonts w:cs="Times New Roman"/>
          <w:b/>
          <w:szCs w:val="24"/>
        </w:rPr>
      </w:pPr>
    </w:p>
    <w:p w14:paraId="4915D836" w14:textId="77777777" w:rsidR="00320403" w:rsidRPr="000C37D1" w:rsidRDefault="00320403" w:rsidP="000807EA">
      <w:pPr>
        <w:spacing w:after="0" w:line="240" w:lineRule="auto"/>
        <w:rPr>
          <w:rFonts w:cs="Times New Roman"/>
          <w:b/>
          <w:szCs w:val="24"/>
        </w:rPr>
      </w:pPr>
    </w:p>
    <w:p w14:paraId="6614731F" w14:textId="77777777" w:rsidR="00D5074E" w:rsidRPr="000C37D1" w:rsidRDefault="00D5074E" w:rsidP="000807EA">
      <w:pPr>
        <w:spacing w:after="0" w:line="240" w:lineRule="auto"/>
        <w:rPr>
          <w:rFonts w:cs="Times New Roman"/>
          <w:b/>
          <w:szCs w:val="24"/>
        </w:rPr>
      </w:pPr>
    </w:p>
    <w:p w14:paraId="39914E7E" w14:textId="77777777" w:rsidR="00D5074E" w:rsidRPr="000C37D1" w:rsidRDefault="00D5074E" w:rsidP="000807EA">
      <w:pPr>
        <w:spacing w:after="0" w:line="240" w:lineRule="auto"/>
        <w:rPr>
          <w:rFonts w:cs="Times New Roman"/>
          <w:b/>
          <w:szCs w:val="24"/>
        </w:rPr>
      </w:pPr>
    </w:p>
    <w:p w14:paraId="167D16A3" w14:textId="77777777" w:rsidR="00320403" w:rsidRPr="000C37D1" w:rsidRDefault="00320403" w:rsidP="000807EA">
      <w:pPr>
        <w:spacing w:after="0" w:line="240" w:lineRule="auto"/>
        <w:rPr>
          <w:rFonts w:cs="Times New Roman"/>
          <w:b/>
          <w:szCs w:val="24"/>
        </w:rPr>
      </w:pPr>
    </w:p>
    <w:p w14:paraId="57DA1D0B" w14:textId="77777777" w:rsidR="00320403" w:rsidRPr="000C37D1" w:rsidRDefault="00320403" w:rsidP="000807EA">
      <w:pPr>
        <w:spacing w:after="0" w:line="240" w:lineRule="auto"/>
        <w:rPr>
          <w:rFonts w:cs="Times New Roman"/>
          <w:b/>
          <w:szCs w:val="24"/>
        </w:rPr>
      </w:pPr>
    </w:p>
    <w:p w14:paraId="659900D1" w14:textId="77777777" w:rsidR="00320403" w:rsidRPr="000C37D1" w:rsidRDefault="00320403" w:rsidP="00320403">
      <w:pPr>
        <w:spacing w:line="240" w:lineRule="auto"/>
        <w:rPr>
          <w:rFonts w:cs="Times New Roman"/>
          <w:b/>
          <w:szCs w:val="24"/>
        </w:rPr>
      </w:pPr>
      <w:r w:rsidRPr="000C37D1">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0C37D1" w:rsidRDefault="00320403" w:rsidP="00320403">
      <w:pPr>
        <w:spacing w:line="240" w:lineRule="auto"/>
        <w:rPr>
          <w:rFonts w:cs="Times New Roman"/>
          <w:b/>
          <w:szCs w:val="24"/>
        </w:rPr>
      </w:pPr>
    </w:p>
    <w:p w14:paraId="44BE3899" w14:textId="77777777" w:rsidR="00320403" w:rsidRPr="000C37D1" w:rsidRDefault="00320403" w:rsidP="00320403">
      <w:pPr>
        <w:spacing w:line="240" w:lineRule="auto"/>
        <w:rPr>
          <w:rFonts w:cs="Times New Roman"/>
          <w:b/>
          <w:szCs w:val="24"/>
        </w:rPr>
      </w:pPr>
      <w:r w:rsidRPr="000C37D1">
        <w:rPr>
          <w:rFonts w:cs="Times New Roman"/>
          <w:b/>
          <w:szCs w:val="24"/>
        </w:rPr>
        <w:t xml:space="preserve"> </w:t>
      </w:r>
    </w:p>
    <w:p w14:paraId="508E1215" w14:textId="2245AB2C" w:rsidR="00320403" w:rsidRPr="000C37D1" w:rsidRDefault="00320403" w:rsidP="00320403">
      <w:pPr>
        <w:ind w:left="3540" w:firstLine="708"/>
      </w:pPr>
      <w:r w:rsidRPr="000C37D1">
        <w:t>Name Last name : Çağlar Akman</w:t>
      </w:r>
    </w:p>
    <w:p w14:paraId="75589AEC" w14:textId="77777777" w:rsidR="00320403" w:rsidRPr="000C37D1" w:rsidRDefault="00320403" w:rsidP="00320403">
      <w:pPr>
        <w:ind w:left="3540" w:firstLine="708"/>
      </w:pPr>
      <w:commentRangeStart w:id="10"/>
      <w:r w:rsidRPr="000C37D1">
        <w:t>Signature :</w:t>
      </w:r>
      <w:commentRangeEnd w:id="10"/>
      <w:r w:rsidR="00D47E65" w:rsidRPr="000C37D1">
        <w:rPr>
          <w:rStyle w:val="CommentReference"/>
          <w:sz w:val="24"/>
          <w:szCs w:val="22"/>
        </w:rPr>
        <w:commentReference w:id="10"/>
      </w:r>
    </w:p>
    <w:p w14:paraId="633C5421" w14:textId="77777777" w:rsidR="00320403" w:rsidRPr="000C37D1" w:rsidRDefault="00320403" w:rsidP="00320403">
      <w:pPr>
        <w:rPr>
          <w:rFonts w:cs="Times New Roman"/>
          <w:szCs w:val="24"/>
        </w:rPr>
      </w:pPr>
    </w:p>
    <w:p w14:paraId="1C7474B2" w14:textId="77777777" w:rsidR="00D5074E" w:rsidRPr="000C37D1" w:rsidRDefault="00D5074E" w:rsidP="00320403">
      <w:pPr>
        <w:rPr>
          <w:rFonts w:cs="Times New Roman"/>
          <w:szCs w:val="24"/>
        </w:rPr>
      </w:pPr>
    </w:p>
    <w:p w14:paraId="3AAD8A0F" w14:textId="77777777" w:rsidR="00D5074E" w:rsidRPr="000C37D1" w:rsidRDefault="00D5074E" w:rsidP="00320403">
      <w:pPr>
        <w:rPr>
          <w:rFonts w:cs="Times New Roman"/>
          <w:szCs w:val="24"/>
        </w:rPr>
        <w:sectPr w:rsidR="00D5074E" w:rsidRPr="000C37D1"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0C37D1" w:rsidRDefault="00320403" w:rsidP="008B16B0">
      <w:pPr>
        <w:pStyle w:val="CoverPages"/>
        <w:rPr>
          <w:lang w:val="en-US"/>
        </w:rPr>
      </w:pPr>
      <w:bookmarkStart w:id="11" w:name="_Toc236573953"/>
      <w:r w:rsidRPr="000C37D1">
        <w:rPr>
          <w:lang w:val="en-US"/>
        </w:rPr>
        <w:lastRenderedPageBreak/>
        <w:t>ABSTRACT</w:t>
      </w:r>
      <w:bookmarkEnd w:id="11"/>
    </w:p>
    <w:p w14:paraId="69105FF0" w14:textId="77777777" w:rsidR="00320403" w:rsidRPr="000C37D1" w:rsidRDefault="00320403" w:rsidP="00320403">
      <w:pPr>
        <w:jc w:val="center"/>
        <w:rPr>
          <w:rFonts w:cs="Times New Roman"/>
          <w:b/>
          <w:szCs w:val="24"/>
        </w:rPr>
      </w:pPr>
    </w:p>
    <w:p w14:paraId="41803D65" w14:textId="77777777" w:rsidR="007F2232" w:rsidRPr="000C37D1" w:rsidRDefault="007F2232" w:rsidP="007F2232">
      <w:pPr>
        <w:spacing w:after="0" w:line="240" w:lineRule="auto"/>
        <w:jc w:val="center"/>
        <w:rPr>
          <w:rFonts w:cs="Times New Roman"/>
          <w:b/>
          <w:szCs w:val="24"/>
        </w:rPr>
      </w:pPr>
      <w:r w:rsidRPr="000C37D1">
        <w:rPr>
          <w:rFonts w:cs="Times New Roman"/>
          <w:b/>
          <w:szCs w:val="24"/>
        </w:rPr>
        <w:t>ENHANCED DECISION SUPPORT SYSTEM FOR WILDFIRE DISASTER RESPONSE AND MANAGEMENT (DISASTERAWARE)</w:t>
      </w:r>
    </w:p>
    <w:p w14:paraId="0DD82919" w14:textId="77777777" w:rsidR="00320403" w:rsidRPr="000C37D1" w:rsidRDefault="00320403" w:rsidP="00320403">
      <w:pPr>
        <w:spacing w:after="0" w:line="240" w:lineRule="auto"/>
        <w:jc w:val="center"/>
        <w:rPr>
          <w:rFonts w:cs="Times New Roman"/>
          <w:b/>
          <w:szCs w:val="24"/>
        </w:rPr>
      </w:pPr>
    </w:p>
    <w:p w14:paraId="38AD53D0" w14:textId="77777777" w:rsidR="00320403" w:rsidRPr="000C37D1" w:rsidRDefault="00320403" w:rsidP="00320403">
      <w:pPr>
        <w:spacing w:after="0" w:line="240" w:lineRule="auto"/>
        <w:jc w:val="center"/>
        <w:rPr>
          <w:rFonts w:cs="Times New Roman"/>
          <w:b/>
          <w:szCs w:val="24"/>
        </w:rPr>
      </w:pPr>
    </w:p>
    <w:p w14:paraId="6C752116" w14:textId="77777777" w:rsidR="00320403" w:rsidRPr="000C37D1" w:rsidRDefault="00320403" w:rsidP="00320403">
      <w:pPr>
        <w:spacing w:after="0" w:line="240" w:lineRule="auto"/>
        <w:jc w:val="center"/>
        <w:rPr>
          <w:rFonts w:cs="Times New Roman"/>
          <w:b/>
          <w:szCs w:val="24"/>
        </w:rPr>
      </w:pPr>
    </w:p>
    <w:p w14:paraId="6483309E" w14:textId="170047A7" w:rsidR="00320403" w:rsidRPr="000C37D1" w:rsidRDefault="0089258B" w:rsidP="00320403">
      <w:pPr>
        <w:spacing w:after="0" w:line="240" w:lineRule="auto"/>
        <w:jc w:val="center"/>
        <w:rPr>
          <w:rFonts w:cs="Times New Roman"/>
          <w:szCs w:val="24"/>
        </w:rPr>
      </w:pPr>
      <w:r w:rsidRPr="000C37D1">
        <w:rPr>
          <w:rFonts w:cs="Times New Roman"/>
          <w:szCs w:val="24"/>
        </w:rPr>
        <w:t>Akman, Çağlar</w:t>
      </w:r>
    </w:p>
    <w:p w14:paraId="17ECFF55" w14:textId="3AD5656F" w:rsidR="00320403" w:rsidRPr="000C37D1"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0C37D1">
            <w:rPr>
              <w:rFonts w:cs="Times New Roman"/>
              <w:szCs w:val="24"/>
            </w:rPr>
            <w:t>Doctor of Philosophy</w:t>
          </w:r>
        </w:sdtContent>
      </w:sdt>
      <w:r w:rsidRPr="000C37D1">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0C37D1">
            <w:rPr>
              <w:rFonts w:cs="Times New Roman"/>
              <w:szCs w:val="24"/>
            </w:rPr>
            <w:t>Electrical and Electronic Engineering</w:t>
          </w:r>
        </w:sdtContent>
      </w:sdt>
    </w:p>
    <w:p w14:paraId="7A0C22DD" w14:textId="3D8B228B" w:rsidR="00320403" w:rsidRPr="000C37D1" w:rsidRDefault="00320403" w:rsidP="00320403">
      <w:pPr>
        <w:spacing w:after="0" w:line="240" w:lineRule="auto"/>
        <w:jc w:val="center"/>
        <w:rPr>
          <w:rFonts w:cs="Times New Roman"/>
          <w:szCs w:val="24"/>
        </w:rPr>
      </w:pPr>
      <w:r w:rsidRPr="000C37D1">
        <w:rPr>
          <w:rFonts w:cs="Times New Roman"/>
          <w:szCs w:val="24"/>
        </w:rPr>
        <w:t xml:space="preserve">Supervisor : Prof. Dr. Mehmet Kemal </w:t>
      </w:r>
      <w:commentRangeStart w:id="12"/>
      <w:r w:rsidRPr="000C37D1">
        <w:rPr>
          <w:rFonts w:cs="Times New Roman"/>
          <w:szCs w:val="24"/>
        </w:rPr>
        <w:t>Leblebicioğlu</w:t>
      </w:r>
      <w:commentRangeEnd w:id="12"/>
      <w:r w:rsidR="00D47E65" w:rsidRPr="000C37D1">
        <w:rPr>
          <w:rStyle w:val="CommentReference"/>
          <w:rFonts w:cs="Times New Roman"/>
          <w:sz w:val="24"/>
          <w:szCs w:val="24"/>
        </w:rPr>
        <w:commentReference w:id="12"/>
      </w:r>
    </w:p>
    <w:p w14:paraId="0A416E39" w14:textId="77777777" w:rsidR="00320403" w:rsidRPr="000C37D1" w:rsidRDefault="00320403" w:rsidP="00320403">
      <w:pPr>
        <w:spacing w:after="0" w:line="240" w:lineRule="auto"/>
        <w:jc w:val="center"/>
        <w:rPr>
          <w:rFonts w:cs="Times New Roman"/>
          <w:szCs w:val="24"/>
        </w:rPr>
      </w:pPr>
    </w:p>
    <w:p w14:paraId="1D7EC0FB" w14:textId="77777777" w:rsidR="00C5373C" w:rsidRPr="000C37D1" w:rsidRDefault="00C5373C" w:rsidP="00320403">
      <w:pPr>
        <w:spacing w:after="0" w:line="240" w:lineRule="auto"/>
        <w:jc w:val="center"/>
        <w:rPr>
          <w:rFonts w:cs="Times New Roman"/>
          <w:szCs w:val="24"/>
        </w:rPr>
      </w:pPr>
    </w:p>
    <w:p w14:paraId="0B2E4844" w14:textId="54523532" w:rsidR="00320403" w:rsidRPr="000C37D1"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0C37D1">
            <w:rPr>
              <w:rStyle w:val="PlaceholderText"/>
              <w:rFonts w:cs="Times New Roman"/>
              <w:szCs w:val="24"/>
            </w:rPr>
            <w:t>[Defense Date]</w:t>
          </w:r>
        </w:sdtContent>
      </w:sdt>
      <w:r w:rsidRPr="000C37D1">
        <w:rPr>
          <w:rFonts w:cs="Times New Roman"/>
          <w:szCs w:val="24"/>
        </w:rPr>
        <w:t xml:space="preserve">, </w:t>
      </w:r>
      <w:r w:rsidRPr="000C37D1">
        <w:rPr>
          <w:rFonts w:cs="Times New Roman"/>
          <w:szCs w:val="24"/>
        </w:rPr>
        <w:fldChar w:fldCharType="begin"/>
      </w:r>
      <w:r w:rsidRPr="000C37D1">
        <w:rPr>
          <w:rFonts w:cs="Times New Roman"/>
          <w:szCs w:val="24"/>
        </w:rPr>
        <w:instrText xml:space="preserve"> PAGEREF LastPage \h </w:instrText>
      </w:r>
      <w:r w:rsidRPr="000C37D1">
        <w:rPr>
          <w:rFonts w:cs="Times New Roman"/>
          <w:szCs w:val="24"/>
        </w:rPr>
      </w:r>
      <w:r w:rsidRPr="000C37D1">
        <w:rPr>
          <w:rFonts w:cs="Times New Roman"/>
          <w:szCs w:val="24"/>
        </w:rPr>
        <w:fldChar w:fldCharType="separate"/>
      </w:r>
      <w:r w:rsidR="00772963">
        <w:rPr>
          <w:rFonts w:cs="Times New Roman"/>
          <w:noProof/>
          <w:szCs w:val="24"/>
        </w:rPr>
        <w:t>185</w:t>
      </w:r>
      <w:r w:rsidRPr="000C37D1">
        <w:rPr>
          <w:rFonts w:cs="Times New Roman"/>
          <w:szCs w:val="24"/>
        </w:rPr>
        <w:fldChar w:fldCharType="end"/>
      </w:r>
    </w:p>
    <w:p w14:paraId="09971E17" w14:textId="77777777" w:rsidR="00320403" w:rsidRPr="000C37D1" w:rsidRDefault="00320403" w:rsidP="00320403">
      <w:pPr>
        <w:jc w:val="center"/>
        <w:rPr>
          <w:rFonts w:cs="Times New Roman"/>
          <w:szCs w:val="24"/>
        </w:rPr>
      </w:pPr>
    </w:p>
    <w:p w14:paraId="1A050577" w14:textId="77777777" w:rsidR="000030E5" w:rsidRPr="000C37D1" w:rsidRDefault="000030E5" w:rsidP="00320403">
      <w:pPr>
        <w:jc w:val="center"/>
        <w:rPr>
          <w:rFonts w:cs="Times New Roman"/>
          <w:szCs w:val="24"/>
        </w:rPr>
      </w:pPr>
    </w:p>
    <w:p w14:paraId="6FFA3386" w14:textId="77777777" w:rsidR="00704278" w:rsidRPr="000C37D1" w:rsidRDefault="00704278" w:rsidP="00704278">
      <w:r w:rsidRPr="000C37D1">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rsidRPr="000C37D1">
        <w:lastRenderedPageBreak/>
        <w:t xml:space="preserve">auditable with operator override. The framework is built on a coupled wildfire simulation environment designed for testability. </w:t>
      </w:r>
      <w:commentRangeStart w:id="13"/>
      <w:r w:rsidRPr="000C37D1">
        <w:t>[Placeholder: quantitative results against a centralized baseline and a sensitivity analysis, to be added once the simulation study is complete.]</w:t>
      </w:r>
      <w:commentRangeEnd w:id="13"/>
      <w:r w:rsidR="00B16B07" w:rsidRPr="000C37D1">
        <w:rPr>
          <w:rStyle w:val="CommentReference"/>
          <w:sz w:val="24"/>
          <w:szCs w:val="22"/>
        </w:rPr>
        <w:commentReference w:id="13"/>
      </w:r>
    </w:p>
    <w:p w14:paraId="6C9783AE" w14:textId="77777777" w:rsidR="00704278" w:rsidRPr="000C37D1" w:rsidRDefault="00704278" w:rsidP="00704278"/>
    <w:p w14:paraId="0BA3888D" w14:textId="18C49449" w:rsidR="00704278" w:rsidRPr="000C37D1" w:rsidRDefault="00704278" w:rsidP="00704278">
      <w:r w:rsidRPr="000C37D1">
        <w:rPr>
          <w:b/>
          <w:bCs/>
        </w:rPr>
        <w:t xml:space="preserve">Keywords: </w:t>
      </w:r>
      <w:r w:rsidRPr="000C37D1">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0C37D1" w:rsidRDefault="00830A64" w:rsidP="00830A64">
      <w:pPr>
        <w:rPr>
          <w:rFonts w:cs="Times New Roman"/>
          <w:szCs w:val="24"/>
        </w:rPr>
      </w:pPr>
    </w:p>
    <w:p w14:paraId="62670C3F" w14:textId="351CEE1B" w:rsidR="00830A64" w:rsidRPr="000C37D1" w:rsidRDefault="00830A64" w:rsidP="00830A64">
      <w:pPr>
        <w:rPr>
          <w:rFonts w:cs="Times New Roman"/>
          <w:szCs w:val="24"/>
        </w:rPr>
        <w:sectPr w:rsidR="00830A64" w:rsidRPr="000C37D1"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0C37D1" w:rsidRDefault="00320403" w:rsidP="00282804">
      <w:pPr>
        <w:pStyle w:val="CoverPages"/>
        <w:rPr>
          <w:lang w:val="en-US"/>
        </w:rPr>
      </w:pPr>
      <w:bookmarkStart w:id="14" w:name="_Toc236573954"/>
      <w:r w:rsidRPr="000C37D1">
        <w:rPr>
          <w:lang w:val="en-US"/>
        </w:rPr>
        <w:lastRenderedPageBreak/>
        <w:t>ÖZ</w:t>
      </w:r>
      <w:bookmarkEnd w:id="14"/>
    </w:p>
    <w:p w14:paraId="0C9D3843" w14:textId="77777777" w:rsidR="00320403" w:rsidRPr="000C37D1" w:rsidRDefault="00320403" w:rsidP="00320403">
      <w:pPr>
        <w:tabs>
          <w:tab w:val="left" w:pos="3378"/>
        </w:tabs>
        <w:jc w:val="center"/>
        <w:rPr>
          <w:rFonts w:cs="Times New Roman"/>
          <w:b/>
          <w:szCs w:val="24"/>
        </w:rPr>
      </w:pPr>
    </w:p>
    <w:p w14:paraId="2DFBB07A" w14:textId="07706F99" w:rsidR="00320403" w:rsidRPr="000C37D1" w:rsidRDefault="002D38EB" w:rsidP="00320403">
      <w:pPr>
        <w:tabs>
          <w:tab w:val="left" w:pos="3378"/>
        </w:tabs>
        <w:spacing w:after="0" w:line="240" w:lineRule="auto"/>
        <w:jc w:val="center"/>
        <w:rPr>
          <w:rFonts w:cs="Times New Roman"/>
          <w:b/>
          <w:szCs w:val="24"/>
        </w:rPr>
      </w:pPr>
      <w:r w:rsidRPr="000C37D1">
        <w:rPr>
          <w:rFonts w:cs="Times New Roman"/>
          <w:b/>
          <w:szCs w:val="24"/>
        </w:rPr>
        <w:t>ORMAN YANGINI AFET MÜDAHALE VE YÖNETİMİ İÇİN GELİŞTİRİLMİŞ KARAR DESTEK SİSTEMİ (DISASTERAWARE)</w:t>
      </w:r>
    </w:p>
    <w:p w14:paraId="2BAE0426" w14:textId="77777777" w:rsidR="00320403" w:rsidRPr="000C37D1" w:rsidRDefault="00320403" w:rsidP="00320403">
      <w:pPr>
        <w:tabs>
          <w:tab w:val="left" w:pos="3378"/>
        </w:tabs>
        <w:spacing w:after="0" w:line="240" w:lineRule="auto"/>
        <w:jc w:val="center"/>
        <w:rPr>
          <w:rFonts w:cs="Times New Roman"/>
          <w:b/>
          <w:szCs w:val="24"/>
        </w:rPr>
      </w:pPr>
    </w:p>
    <w:p w14:paraId="4DE1F8C0" w14:textId="77777777" w:rsidR="00320403" w:rsidRPr="000C37D1" w:rsidRDefault="00320403" w:rsidP="00320403">
      <w:pPr>
        <w:tabs>
          <w:tab w:val="left" w:pos="3378"/>
        </w:tabs>
        <w:spacing w:after="0" w:line="240" w:lineRule="auto"/>
        <w:jc w:val="center"/>
        <w:rPr>
          <w:rFonts w:cs="Times New Roman"/>
          <w:b/>
          <w:szCs w:val="24"/>
        </w:rPr>
      </w:pPr>
    </w:p>
    <w:p w14:paraId="6E045694" w14:textId="77777777" w:rsidR="00A80161" w:rsidRPr="000C37D1" w:rsidRDefault="00A80161" w:rsidP="00A80161">
      <w:pPr>
        <w:spacing w:after="0" w:line="240" w:lineRule="auto"/>
        <w:jc w:val="center"/>
        <w:rPr>
          <w:rFonts w:cs="Times New Roman"/>
          <w:szCs w:val="24"/>
        </w:rPr>
      </w:pPr>
      <w:r w:rsidRPr="000C37D1">
        <w:rPr>
          <w:rFonts w:cs="Times New Roman"/>
          <w:szCs w:val="24"/>
        </w:rPr>
        <w:t>Akman, Çağlar</w:t>
      </w:r>
    </w:p>
    <w:p w14:paraId="29D0087C" w14:textId="5A220C8A" w:rsidR="00D5074E" w:rsidRPr="000C37D1" w:rsidRDefault="00000000" w:rsidP="00C36870">
      <w:pPr>
        <w:tabs>
          <w:tab w:val="left" w:pos="3378"/>
        </w:tabs>
        <w:spacing w:after="0" w:line="240" w:lineRule="auto"/>
        <w:jc w:val="center"/>
        <w:rPr>
          <w:rFonts w:cs="Times New Roman"/>
          <w:szCs w:val="24"/>
        </w:rPr>
      </w:pPr>
      <w:sdt>
        <w:sdtPr>
          <w:rPr>
            <w:rFonts w:cs="Times New Roman"/>
            <w:szCs w:val="24"/>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0C37D1">
            <w:rPr>
              <w:rFonts w:cs="Times New Roman"/>
              <w:szCs w:val="24"/>
            </w:rPr>
            <w:t>Doktora</w:t>
          </w:r>
        </w:sdtContent>
      </w:sdt>
      <w:r w:rsidRPr="000C37D1">
        <w:rPr>
          <w:rFonts w:cs="Times New Roman"/>
          <w:szCs w:val="24"/>
        </w:rPr>
        <w:t xml:space="preserve">, </w:t>
      </w:r>
      <w:sdt>
        <w:sdtPr>
          <w:rPr>
            <w:rFonts w:cs="Times New Roman"/>
            <w:szCs w:val="24"/>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0C37D1">
            <w:rPr>
              <w:rFonts w:cs="Times New Roman"/>
              <w:szCs w:val="24"/>
            </w:rPr>
            <w:t>Elektrik ve Elektronik Mühendisliği</w:t>
          </w:r>
        </w:sdtContent>
      </w:sdt>
    </w:p>
    <w:p w14:paraId="06CBA626" w14:textId="6D22FBE4" w:rsidR="00A80161" w:rsidRPr="000C37D1" w:rsidRDefault="00320403" w:rsidP="00C36870">
      <w:pPr>
        <w:tabs>
          <w:tab w:val="left" w:pos="3378"/>
        </w:tabs>
        <w:spacing w:after="0" w:line="240" w:lineRule="auto"/>
        <w:jc w:val="center"/>
        <w:rPr>
          <w:rFonts w:cs="Times New Roman"/>
          <w:szCs w:val="24"/>
        </w:rPr>
      </w:pPr>
      <w:r w:rsidRPr="000C37D1">
        <w:rPr>
          <w:rFonts w:cs="Times New Roman"/>
          <w:szCs w:val="24"/>
        </w:rPr>
        <w:t xml:space="preserve">Tez Yöneticisi: Prof. Dr. Mehmet Kemal Leblebicioğlu </w:t>
      </w:r>
    </w:p>
    <w:p w14:paraId="0106E155" w14:textId="4DB1B621" w:rsidR="00320403" w:rsidRPr="000C37D1" w:rsidRDefault="00320403" w:rsidP="00C36870">
      <w:pPr>
        <w:tabs>
          <w:tab w:val="left" w:pos="3378"/>
        </w:tabs>
        <w:spacing w:after="0" w:line="240" w:lineRule="auto"/>
        <w:jc w:val="center"/>
        <w:rPr>
          <w:rFonts w:cs="Times New Roman"/>
          <w:szCs w:val="24"/>
        </w:rPr>
      </w:pPr>
    </w:p>
    <w:p w14:paraId="009F3563" w14:textId="77777777" w:rsidR="00A80161" w:rsidRPr="000C37D1" w:rsidRDefault="00A80161" w:rsidP="00C36870">
      <w:pPr>
        <w:tabs>
          <w:tab w:val="left" w:pos="3378"/>
        </w:tabs>
        <w:spacing w:after="0" w:line="240" w:lineRule="auto"/>
        <w:jc w:val="center"/>
        <w:rPr>
          <w:rFonts w:cs="Times New Roman"/>
          <w:szCs w:val="24"/>
        </w:rPr>
      </w:pPr>
    </w:p>
    <w:p w14:paraId="76C1459A" w14:textId="30DDADBF" w:rsidR="00147B75" w:rsidRPr="000C37D1" w:rsidRDefault="00D47E65" w:rsidP="00147B75">
      <w:pPr>
        <w:jc w:val="center"/>
        <w:rPr>
          <w:rFonts w:cs="Times New Roman"/>
          <w:szCs w:val="24"/>
        </w:rPr>
      </w:pPr>
      <w:commentRangeStart w:id="15"/>
      <w:commentRangeEnd w:id="15"/>
      <w:r w:rsidRPr="000C37D1">
        <w:rPr>
          <w:rStyle w:val="CommentReference"/>
          <w:rFonts w:cs="Times New Roman"/>
          <w:sz w:val="24"/>
          <w:szCs w:val="24"/>
        </w:rPr>
        <w:commentReference w:id="15"/>
      </w:r>
      <w:sdt>
        <w:sdtPr>
          <w:rPr>
            <w:rFonts w:cs="Times New Roman"/>
            <w:szCs w:val="24"/>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0C37D1">
            <w:rPr>
              <w:rStyle w:val="PlaceholderText"/>
              <w:rFonts w:cs="Times New Roman"/>
              <w:szCs w:val="24"/>
            </w:rPr>
            <w:t>[Jüri Tarihi]</w:t>
          </w:r>
        </w:sdtContent>
      </w:sdt>
      <w:r w:rsidR="00A230A3" w:rsidRPr="000C37D1">
        <w:rPr>
          <w:rFonts w:cs="Times New Roman"/>
          <w:szCs w:val="24"/>
        </w:rPr>
        <w:t xml:space="preserve">, </w:t>
      </w:r>
      <w:r w:rsidR="00A230A3" w:rsidRPr="000C37D1">
        <w:rPr>
          <w:rFonts w:cs="Times New Roman"/>
          <w:szCs w:val="24"/>
        </w:rPr>
        <w:fldChar w:fldCharType="begin"/>
      </w:r>
      <w:r w:rsidR="00A230A3" w:rsidRPr="000C37D1">
        <w:rPr>
          <w:rFonts w:cs="Times New Roman"/>
          <w:szCs w:val="24"/>
        </w:rPr>
        <w:instrText xml:space="preserve"> PAGEREF LastPage \h </w:instrText>
      </w:r>
      <w:r w:rsidR="00A230A3" w:rsidRPr="000C37D1">
        <w:rPr>
          <w:rFonts w:cs="Times New Roman"/>
          <w:szCs w:val="24"/>
        </w:rPr>
      </w:r>
      <w:r w:rsidR="00A230A3" w:rsidRPr="000C37D1">
        <w:rPr>
          <w:rFonts w:cs="Times New Roman"/>
          <w:szCs w:val="24"/>
        </w:rPr>
        <w:fldChar w:fldCharType="separate"/>
      </w:r>
      <w:r w:rsidR="00772963">
        <w:rPr>
          <w:rFonts w:cs="Times New Roman"/>
          <w:noProof/>
          <w:szCs w:val="24"/>
        </w:rPr>
        <w:t>185</w:t>
      </w:r>
      <w:r w:rsidR="00A230A3" w:rsidRPr="000C37D1">
        <w:rPr>
          <w:rFonts w:cs="Times New Roman"/>
          <w:szCs w:val="24"/>
        </w:rPr>
        <w:fldChar w:fldCharType="end"/>
      </w:r>
    </w:p>
    <w:p w14:paraId="7CFB1CDB" w14:textId="40A6DC89" w:rsidR="00320403" w:rsidRPr="000C37D1" w:rsidRDefault="00320403" w:rsidP="00320403">
      <w:pPr>
        <w:tabs>
          <w:tab w:val="left" w:pos="3378"/>
        </w:tabs>
        <w:jc w:val="center"/>
        <w:rPr>
          <w:rFonts w:cs="Times New Roman"/>
          <w:szCs w:val="24"/>
        </w:rPr>
      </w:pPr>
    </w:p>
    <w:p w14:paraId="5C675D0B" w14:textId="77777777" w:rsidR="006349C5" w:rsidRPr="000C37D1" w:rsidRDefault="006349C5" w:rsidP="00320403">
      <w:pPr>
        <w:tabs>
          <w:tab w:val="left" w:pos="3378"/>
        </w:tabs>
        <w:jc w:val="center"/>
        <w:rPr>
          <w:rFonts w:cs="Times New Roman"/>
          <w:szCs w:val="24"/>
        </w:rPr>
      </w:pPr>
    </w:p>
    <w:p w14:paraId="40687C7D" w14:textId="77777777" w:rsidR="00704278" w:rsidRPr="000C37D1" w:rsidRDefault="00704278" w:rsidP="00704278">
      <w:pPr>
        <w:pStyle w:val="ParText"/>
        <w:rPr>
          <w:rFonts w:cs="Times New Roman"/>
          <w:szCs w:val="24"/>
        </w:rPr>
      </w:pPr>
      <w:r w:rsidRPr="000C37D1">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sidRPr="000C37D1">
        <w:lastRenderedPageBreak/>
        <w:t xml:space="preserve">edilebilirlik için tasarlanmış eşleşik bir orman yangını simülasyon ortamı üzerine kuruludur. </w:t>
      </w:r>
      <w:commentRangeStart w:id="16"/>
      <w:r w:rsidRPr="000C37D1">
        <w:t>[Yer tutucu: merkezi bir temel yöntemle karşılaştırma ve duyarlılık analizi sonuçları, simülasyon çalışması tamamlandığında eklenecektir.]</w:t>
      </w:r>
      <w:commentRangeEnd w:id="16"/>
      <w:r w:rsidR="00D47E65" w:rsidRPr="000C37D1">
        <w:rPr>
          <w:rStyle w:val="CommentReference"/>
          <w:rFonts w:cs="Times New Roman"/>
          <w:sz w:val="24"/>
          <w:szCs w:val="24"/>
        </w:rPr>
        <w:commentReference w:id="16"/>
      </w:r>
    </w:p>
    <w:p w14:paraId="1142A6F2" w14:textId="77777777" w:rsidR="00F84128" w:rsidRPr="000C37D1" w:rsidRDefault="00F84128" w:rsidP="00F84128">
      <w:pPr>
        <w:tabs>
          <w:tab w:val="left" w:pos="3378"/>
        </w:tabs>
        <w:rPr>
          <w:rFonts w:cs="Times New Roman"/>
          <w:szCs w:val="24"/>
        </w:rPr>
      </w:pPr>
    </w:p>
    <w:p w14:paraId="11C960A7" w14:textId="52C63695" w:rsidR="00704278" w:rsidRPr="000C37D1" w:rsidRDefault="00704278" w:rsidP="00704278">
      <w:pPr>
        <w:tabs>
          <w:tab w:val="left" w:pos="3378"/>
        </w:tabs>
        <w:rPr>
          <w:rFonts w:cs="Times New Roman"/>
          <w:szCs w:val="24"/>
        </w:rPr>
      </w:pPr>
      <w:r w:rsidRPr="000C37D1">
        <w:rPr>
          <w:rFonts w:cs="Times New Roman"/>
          <w:b/>
          <w:bCs/>
          <w:szCs w:val="24"/>
        </w:rPr>
        <w:t xml:space="preserve">Anahtar Kelimeler: </w:t>
      </w:r>
      <w:r w:rsidRPr="000C37D1">
        <w:rPr>
          <w:rFonts w:cs="Times New Roman"/>
          <w:szCs w:val="24"/>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0C37D1" w:rsidRDefault="008261B7" w:rsidP="00E85573">
      <w:pPr>
        <w:tabs>
          <w:tab w:val="left" w:pos="3378"/>
        </w:tabs>
        <w:rPr>
          <w:rFonts w:cs="Times New Roman"/>
          <w:szCs w:val="24"/>
        </w:rPr>
      </w:pPr>
    </w:p>
    <w:p w14:paraId="7F6B1DF9" w14:textId="77777777" w:rsidR="008261B7" w:rsidRPr="000C37D1" w:rsidRDefault="008261B7" w:rsidP="00320403">
      <w:pPr>
        <w:rPr>
          <w:rFonts w:cs="Times New Roman"/>
          <w:szCs w:val="24"/>
        </w:rPr>
        <w:sectPr w:rsidR="008261B7" w:rsidRPr="000C37D1"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Pr="000C37D1" w:rsidRDefault="00A13ED1" w:rsidP="008261B7">
      <w:pPr>
        <w:jc w:val="center"/>
        <w:rPr>
          <w:rFonts w:cs="Times New Roman"/>
          <w:szCs w:val="24"/>
        </w:rPr>
      </w:pPr>
      <w:r w:rsidRPr="000C37D1">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0C37D1" w:rsidRDefault="00E74C15" w:rsidP="008261B7">
      <w:pPr>
        <w:jc w:val="center"/>
        <w:rPr>
          <w:rFonts w:cs="Times New Roman"/>
          <w:szCs w:val="24"/>
        </w:rPr>
        <w:sectPr w:rsidR="00E74C15" w:rsidRPr="000C37D1"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0C37D1" w:rsidRDefault="00320403" w:rsidP="00282804">
      <w:pPr>
        <w:pStyle w:val="CoverPages"/>
        <w:rPr>
          <w:lang w:val="en-US"/>
        </w:rPr>
      </w:pPr>
      <w:bookmarkStart w:id="17" w:name="_Toc236573955"/>
      <w:r w:rsidRPr="000C37D1">
        <w:rPr>
          <w:lang w:val="en-US"/>
        </w:rPr>
        <w:lastRenderedPageBreak/>
        <w:t>ACKNOWLEDGMENTS</w:t>
      </w:r>
      <w:bookmarkEnd w:id="17"/>
    </w:p>
    <w:p w14:paraId="51A52A01" w14:textId="77777777" w:rsidR="00320403" w:rsidRPr="000C37D1" w:rsidRDefault="00320403" w:rsidP="00320403">
      <w:pPr>
        <w:jc w:val="center"/>
        <w:rPr>
          <w:rFonts w:cs="Times New Roman"/>
          <w:b/>
          <w:szCs w:val="24"/>
        </w:rPr>
      </w:pPr>
    </w:p>
    <w:p w14:paraId="2A1F65A2" w14:textId="77777777" w:rsidR="00C23179" w:rsidRPr="000C37D1" w:rsidRDefault="00C23179" w:rsidP="00C23179">
      <w:pPr>
        <w:rPr>
          <w:rFonts w:cs="Times New Roman"/>
          <w:szCs w:val="24"/>
        </w:rPr>
      </w:pPr>
      <w:r w:rsidRPr="000C37D1">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0C37D1" w:rsidRDefault="00C23179" w:rsidP="00C23179">
      <w:pPr>
        <w:rPr>
          <w:rFonts w:cs="Times New Roman"/>
          <w:szCs w:val="24"/>
        </w:rPr>
      </w:pPr>
      <w:r w:rsidRPr="000C37D1">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0C37D1" w:rsidRDefault="00C23179" w:rsidP="00C23179">
      <w:pPr>
        <w:rPr>
          <w:rFonts w:cs="Times New Roman"/>
          <w:szCs w:val="24"/>
        </w:rPr>
      </w:pPr>
      <w:r w:rsidRPr="000C37D1">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0C37D1" w:rsidRDefault="00C23179" w:rsidP="00C23179">
      <w:pPr>
        <w:rPr>
          <w:rFonts w:cs="Times New Roman"/>
          <w:szCs w:val="24"/>
        </w:rPr>
      </w:pPr>
      <w:r w:rsidRPr="000C37D1">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0C37D1" w:rsidRDefault="00C23179" w:rsidP="00C23179">
      <w:pPr>
        <w:rPr>
          <w:rFonts w:cs="Times New Roman"/>
          <w:szCs w:val="24"/>
        </w:rPr>
      </w:pPr>
      <w:r w:rsidRPr="000C37D1">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0C37D1" w:rsidRDefault="00C23179" w:rsidP="00C23179">
      <w:pPr>
        <w:rPr>
          <w:rFonts w:cs="Times New Roman"/>
          <w:szCs w:val="24"/>
        </w:rPr>
      </w:pPr>
      <w:r w:rsidRPr="000C37D1">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0C37D1" w:rsidRDefault="00C23179" w:rsidP="00C23179">
      <w:pPr>
        <w:rPr>
          <w:rFonts w:cs="Times New Roman"/>
          <w:szCs w:val="24"/>
        </w:rPr>
      </w:pPr>
      <w:r w:rsidRPr="000C37D1">
        <w:rPr>
          <w:rFonts w:cs="Times New Roman"/>
          <w:szCs w:val="24"/>
        </w:rPr>
        <w:t>Thank you all, this accomplishment belongs as much to you as it does to me.</w:t>
      </w:r>
    </w:p>
    <w:p w14:paraId="4F18FAEE" w14:textId="7BD81C9E" w:rsidR="00652F2A" w:rsidRPr="000C37D1" w:rsidRDefault="00652F2A" w:rsidP="00C23179">
      <w:pPr>
        <w:rPr>
          <w:rFonts w:cs="Times New Roman"/>
          <w:szCs w:val="24"/>
        </w:rPr>
        <w:sectPr w:rsidR="00652F2A" w:rsidRPr="000C37D1"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0C37D1" w:rsidRDefault="00320403" w:rsidP="00282804">
      <w:pPr>
        <w:pStyle w:val="CoverPages"/>
        <w:rPr>
          <w:lang w:val="en-US"/>
        </w:rPr>
      </w:pPr>
      <w:bookmarkStart w:id="18" w:name="_Toc236573956"/>
      <w:r w:rsidRPr="000C37D1">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5BA4F227" w14:textId="2B2666EC" w:rsidR="00772963" w:rsidRDefault="00041C8A">
          <w:pPr>
            <w:pStyle w:val="TOC1"/>
            <w:rPr>
              <w:rFonts w:asciiTheme="minorHAnsi" w:eastAsiaTheme="minorEastAsia" w:hAnsiTheme="minorHAnsi"/>
              <w:kern w:val="2"/>
              <w:szCs w:val="24"/>
              <w:lang w:val="tr-TR" w:eastAsia="tr-TR"/>
              <w14:ligatures w14:val="standardContextual"/>
            </w:rPr>
          </w:pPr>
          <w:r w:rsidRPr="000C37D1">
            <w:rPr>
              <w:noProof w:val="0"/>
            </w:rPr>
            <w:fldChar w:fldCharType="begin"/>
          </w:r>
          <w:r w:rsidRPr="000C37D1">
            <w:rPr>
              <w:noProof w:val="0"/>
            </w:rPr>
            <w:instrText xml:space="preserve"> TOC \o "1-3" \h \z \u </w:instrText>
          </w:r>
          <w:r w:rsidRPr="000C37D1">
            <w:rPr>
              <w:noProof w:val="0"/>
            </w:rPr>
            <w:fldChar w:fldCharType="separate"/>
          </w:r>
          <w:hyperlink w:anchor="_Toc236573953" w:history="1">
            <w:r w:rsidR="00772963" w:rsidRPr="00E475E5">
              <w:rPr>
                <w:rStyle w:val="Hyperlink"/>
              </w:rPr>
              <w:t>ABSTRACT</w:t>
            </w:r>
            <w:r w:rsidR="00772963">
              <w:rPr>
                <w:webHidden/>
              </w:rPr>
              <w:tab/>
            </w:r>
            <w:r w:rsidR="00772963">
              <w:rPr>
                <w:webHidden/>
              </w:rPr>
              <w:fldChar w:fldCharType="begin"/>
            </w:r>
            <w:r w:rsidR="00772963">
              <w:rPr>
                <w:webHidden/>
              </w:rPr>
              <w:instrText xml:space="preserve"> PAGEREF _Toc236573953 \h </w:instrText>
            </w:r>
            <w:r w:rsidR="00772963">
              <w:rPr>
                <w:webHidden/>
              </w:rPr>
            </w:r>
            <w:r w:rsidR="00772963">
              <w:rPr>
                <w:webHidden/>
              </w:rPr>
              <w:fldChar w:fldCharType="separate"/>
            </w:r>
            <w:r w:rsidR="00772963">
              <w:rPr>
                <w:webHidden/>
              </w:rPr>
              <w:t>v</w:t>
            </w:r>
            <w:r w:rsidR="00772963">
              <w:rPr>
                <w:webHidden/>
              </w:rPr>
              <w:fldChar w:fldCharType="end"/>
            </w:r>
          </w:hyperlink>
        </w:p>
        <w:p w14:paraId="61EAB482" w14:textId="76FD38D0" w:rsidR="00772963" w:rsidRDefault="00772963">
          <w:pPr>
            <w:pStyle w:val="TOC1"/>
            <w:rPr>
              <w:rFonts w:asciiTheme="minorHAnsi" w:eastAsiaTheme="minorEastAsia" w:hAnsiTheme="minorHAnsi"/>
              <w:kern w:val="2"/>
              <w:szCs w:val="24"/>
              <w:lang w:val="tr-TR" w:eastAsia="tr-TR"/>
              <w14:ligatures w14:val="standardContextual"/>
            </w:rPr>
          </w:pPr>
          <w:hyperlink w:anchor="_Toc236573954" w:history="1">
            <w:r w:rsidRPr="00E475E5">
              <w:rPr>
                <w:rStyle w:val="Hyperlink"/>
              </w:rPr>
              <w:t>ÖZ</w:t>
            </w:r>
            <w:r>
              <w:rPr>
                <w:webHidden/>
              </w:rPr>
              <w:tab/>
            </w:r>
            <w:r>
              <w:rPr>
                <w:webHidden/>
              </w:rPr>
              <w:fldChar w:fldCharType="begin"/>
            </w:r>
            <w:r>
              <w:rPr>
                <w:webHidden/>
              </w:rPr>
              <w:instrText xml:space="preserve"> PAGEREF _Toc236573954 \h </w:instrText>
            </w:r>
            <w:r>
              <w:rPr>
                <w:webHidden/>
              </w:rPr>
            </w:r>
            <w:r>
              <w:rPr>
                <w:webHidden/>
              </w:rPr>
              <w:fldChar w:fldCharType="separate"/>
            </w:r>
            <w:r>
              <w:rPr>
                <w:webHidden/>
              </w:rPr>
              <w:t>vii</w:t>
            </w:r>
            <w:r>
              <w:rPr>
                <w:webHidden/>
              </w:rPr>
              <w:fldChar w:fldCharType="end"/>
            </w:r>
          </w:hyperlink>
        </w:p>
        <w:p w14:paraId="041BC01D" w14:textId="3119B86F" w:rsidR="00772963" w:rsidRDefault="00772963">
          <w:pPr>
            <w:pStyle w:val="TOC1"/>
            <w:rPr>
              <w:rFonts w:asciiTheme="minorHAnsi" w:eastAsiaTheme="minorEastAsia" w:hAnsiTheme="minorHAnsi"/>
              <w:kern w:val="2"/>
              <w:szCs w:val="24"/>
              <w:lang w:val="tr-TR" w:eastAsia="tr-TR"/>
              <w14:ligatures w14:val="standardContextual"/>
            </w:rPr>
          </w:pPr>
          <w:hyperlink w:anchor="_Toc236573955" w:history="1">
            <w:r w:rsidRPr="00E475E5">
              <w:rPr>
                <w:rStyle w:val="Hyperlink"/>
              </w:rPr>
              <w:t>ACKNOWLEDGMENTS</w:t>
            </w:r>
            <w:r>
              <w:rPr>
                <w:webHidden/>
              </w:rPr>
              <w:tab/>
            </w:r>
            <w:r>
              <w:rPr>
                <w:webHidden/>
              </w:rPr>
              <w:fldChar w:fldCharType="begin"/>
            </w:r>
            <w:r>
              <w:rPr>
                <w:webHidden/>
              </w:rPr>
              <w:instrText xml:space="preserve"> PAGEREF _Toc236573955 \h </w:instrText>
            </w:r>
            <w:r>
              <w:rPr>
                <w:webHidden/>
              </w:rPr>
            </w:r>
            <w:r>
              <w:rPr>
                <w:webHidden/>
              </w:rPr>
              <w:fldChar w:fldCharType="separate"/>
            </w:r>
            <w:r>
              <w:rPr>
                <w:webHidden/>
              </w:rPr>
              <w:t>x</w:t>
            </w:r>
            <w:r>
              <w:rPr>
                <w:webHidden/>
              </w:rPr>
              <w:fldChar w:fldCharType="end"/>
            </w:r>
          </w:hyperlink>
        </w:p>
        <w:p w14:paraId="37A5C6B1" w14:textId="2318D086" w:rsidR="00772963" w:rsidRDefault="00772963">
          <w:pPr>
            <w:pStyle w:val="TOC1"/>
            <w:rPr>
              <w:rFonts w:asciiTheme="minorHAnsi" w:eastAsiaTheme="minorEastAsia" w:hAnsiTheme="minorHAnsi"/>
              <w:kern w:val="2"/>
              <w:szCs w:val="24"/>
              <w:lang w:val="tr-TR" w:eastAsia="tr-TR"/>
              <w14:ligatures w14:val="standardContextual"/>
            </w:rPr>
          </w:pPr>
          <w:hyperlink w:anchor="_Toc236573956" w:history="1">
            <w:r w:rsidRPr="00E475E5">
              <w:rPr>
                <w:rStyle w:val="Hyperlink"/>
              </w:rPr>
              <w:t>TABLE OF CONTENTS</w:t>
            </w:r>
            <w:r>
              <w:rPr>
                <w:webHidden/>
              </w:rPr>
              <w:tab/>
            </w:r>
            <w:r>
              <w:rPr>
                <w:webHidden/>
              </w:rPr>
              <w:fldChar w:fldCharType="begin"/>
            </w:r>
            <w:r>
              <w:rPr>
                <w:webHidden/>
              </w:rPr>
              <w:instrText xml:space="preserve"> PAGEREF _Toc236573956 \h </w:instrText>
            </w:r>
            <w:r>
              <w:rPr>
                <w:webHidden/>
              </w:rPr>
            </w:r>
            <w:r>
              <w:rPr>
                <w:webHidden/>
              </w:rPr>
              <w:fldChar w:fldCharType="separate"/>
            </w:r>
            <w:r>
              <w:rPr>
                <w:webHidden/>
              </w:rPr>
              <w:t>xi</w:t>
            </w:r>
            <w:r>
              <w:rPr>
                <w:webHidden/>
              </w:rPr>
              <w:fldChar w:fldCharType="end"/>
            </w:r>
          </w:hyperlink>
        </w:p>
        <w:p w14:paraId="6DC449F1" w14:textId="66B365CD" w:rsidR="00772963" w:rsidRDefault="00772963">
          <w:pPr>
            <w:pStyle w:val="TOC1"/>
            <w:rPr>
              <w:rFonts w:asciiTheme="minorHAnsi" w:eastAsiaTheme="minorEastAsia" w:hAnsiTheme="minorHAnsi"/>
              <w:kern w:val="2"/>
              <w:szCs w:val="24"/>
              <w:lang w:val="tr-TR" w:eastAsia="tr-TR"/>
              <w14:ligatures w14:val="standardContextual"/>
            </w:rPr>
          </w:pPr>
          <w:hyperlink w:anchor="_Toc236573957" w:history="1">
            <w:r w:rsidRPr="00E475E5">
              <w:rPr>
                <w:rStyle w:val="Hyperlink"/>
              </w:rPr>
              <w:t>LIST OF TABLES</w:t>
            </w:r>
            <w:r>
              <w:rPr>
                <w:webHidden/>
              </w:rPr>
              <w:tab/>
            </w:r>
            <w:r>
              <w:rPr>
                <w:webHidden/>
              </w:rPr>
              <w:fldChar w:fldCharType="begin"/>
            </w:r>
            <w:r>
              <w:rPr>
                <w:webHidden/>
              </w:rPr>
              <w:instrText xml:space="preserve"> PAGEREF _Toc236573957 \h </w:instrText>
            </w:r>
            <w:r>
              <w:rPr>
                <w:webHidden/>
              </w:rPr>
            </w:r>
            <w:r>
              <w:rPr>
                <w:webHidden/>
              </w:rPr>
              <w:fldChar w:fldCharType="separate"/>
            </w:r>
            <w:r>
              <w:rPr>
                <w:webHidden/>
              </w:rPr>
              <w:t>xv</w:t>
            </w:r>
            <w:r>
              <w:rPr>
                <w:webHidden/>
              </w:rPr>
              <w:fldChar w:fldCharType="end"/>
            </w:r>
          </w:hyperlink>
        </w:p>
        <w:p w14:paraId="1E5593FF" w14:textId="63658A51" w:rsidR="00772963" w:rsidRDefault="00772963">
          <w:pPr>
            <w:pStyle w:val="TOC1"/>
            <w:rPr>
              <w:rFonts w:asciiTheme="minorHAnsi" w:eastAsiaTheme="minorEastAsia" w:hAnsiTheme="minorHAnsi"/>
              <w:kern w:val="2"/>
              <w:szCs w:val="24"/>
              <w:lang w:val="tr-TR" w:eastAsia="tr-TR"/>
              <w14:ligatures w14:val="standardContextual"/>
            </w:rPr>
          </w:pPr>
          <w:hyperlink w:anchor="_Toc236573958" w:history="1">
            <w:r w:rsidRPr="00E475E5">
              <w:rPr>
                <w:rStyle w:val="Hyperlink"/>
              </w:rPr>
              <w:t>LIST OF FIGURES</w:t>
            </w:r>
            <w:r>
              <w:rPr>
                <w:webHidden/>
              </w:rPr>
              <w:tab/>
            </w:r>
            <w:r>
              <w:rPr>
                <w:webHidden/>
              </w:rPr>
              <w:fldChar w:fldCharType="begin"/>
            </w:r>
            <w:r>
              <w:rPr>
                <w:webHidden/>
              </w:rPr>
              <w:instrText xml:space="preserve"> PAGEREF _Toc236573958 \h </w:instrText>
            </w:r>
            <w:r>
              <w:rPr>
                <w:webHidden/>
              </w:rPr>
            </w:r>
            <w:r>
              <w:rPr>
                <w:webHidden/>
              </w:rPr>
              <w:fldChar w:fldCharType="separate"/>
            </w:r>
            <w:r>
              <w:rPr>
                <w:webHidden/>
              </w:rPr>
              <w:t>xvii</w:t>
            </w:r>
            <w:r>
              <w:rPr>
                <w:webHidden/>
              </w:rPr>
              <w:fldChar w:fldCharType="end"/>
            </w:r>
          </w:hyperlink>
        </w:p>
        <w:p w14:paraId="541B5169" w14:textId="21907727" w:rsidR="00772963" w:rsidRDefault="00772963">
          <w:pPr>
            <w:pStyle w:val="TOC1"/>
            <w:rPr>
              <w:rFonts w:asciiTheme="minorHAnsi" w:eastAsiaTheme="minorEastAsia" w:hAnsiTheme="minorHAnsi"/>
              <w:kern w:val="2"/>
              <w:szCs w:val="24"/>
              <w:lang w:val="tr-TR" w:eastAsia="tr-TR"/>
              <w14:ligatures w14:val="standardContextual"/>
            </w:rPr>
          </w:pPr>
          <w:hyperlink w:anchor="_Toc236573959" w:history="1">
            <w:r w:rsidRPr="00E475E5">
              <w:rPr>
                <w:rStyle w:val="Hyperlink"/>
              </w:rPr>
              <w:t>LIST OF ABBREVIATIONS</w:t>
            </w:r>
            <w:r>
              <w:rPr>
                <w:webHidden/>
              </w:rPr>
              <w:tab/>
            </w:r>
            <w:r>
              <w:rPr>
                <w:webHidden/>
              </w:rPr>
              <w:fldChar w:fldCharType="begin"/>
            </w:r>
            <w:r>
              <w:rPr>
                <w:webHidden/>
              </w:rPr>
              <w:instrText xml:space="preserve"> PAGEREF _Toc236573959 \h </w:instrText>
            </w:r>
            <w:r>
              <w:rPr>
                <w:webHidden/>
              </w:rPr>
            </w:r>
            <w:r>
              <w:rPr>
                <w:webHidden/>
              </w:rPr>
              <w:fldChar w:fldCharType="separate"/>
            </w:r>
            <w:r>
              <w:rPr>
                <w:webHidden/>
              </w:rPr>
              <w:t>xx</w:t>
            </w:r>
            <w:r>
              <w:rPr>
                <w:webHidden/>
              </w:rPr>
              <w:fldChar w:fldCharType="end"/>
            </w:r>
          </w:hyperlink>
        </w:p>
        <w:p w14:paraId="370F16B1" w14:textId="7DC96E3B" w:rsidR="00772963" w:rsidRDefault="00772963">
          <w:pPr>
            <w:pStyle w:val="TOC1"/>
            <w:rPr>
              <w:rFonts w:asciiTheme="minorHAnsi" w:eastAsiaTheme="minorEastAsia" w:hAnsiTheme="minorHAnsi"/>
              <w:kern w:val="2"/>
              <w:szCs w:val="24"/>
              <w:lang w:val="tr-TR" w:eastAsia="tr-TR"/>
              <w14:ligatures w14:val="standardContextual"/>
            </w:rPr>
          </w:pPr>
          <w:hyperlink w:anchor="_Toc236573960" w:history="1">
            <w:r w:rsidRPr="00E475E5">
              <w:rPr>
                <w:rStyle w:val="Hyperlink"/>
              </w:rPr>
              <w:t>LIST OF SYMBOLS</w:t>
            </w:r>
            <w:r>
              <w:rPr>
                <w:webHidden/>
              </w:rPr>
              <w:tab/>
            </w:r>
            <w:r>
              <w:rPr>
                <w:webHidden/>
              </w:rPr>
              <w:fldChar w:fldCharType="begin"/>
            </w:r>
            <w:r>
              <w:rPr>
                <w:webHidden/>
              </w:rPr>
              <w:instrText xml:space="preserve"> PAGEREF _Toc236573960 \h </w:instrText>
            </w:r>
            <w:r>
              <w:rPr>
                <w:webHidden/>
              </w:rPr>
            </w:r>
            <w:r>
              <w:rPr>
                <w:webHidden/>
              </w:rPr>
              <w:fldChar w:fldCharType="separate"/>
            </w:r>
            <w:r>
              <w:rPr>
                <w:webHidden/>
              </w:rPr>
              <w:t>xxii</w:t>
            </w:r>
            <w:r>
              <w:rPr>
                <w:webHidden/>
              </w:rPr>
              <w:fldChar w:fldCharType="end"/>
            </w:r>
          </w:hyperlink>
        </w:p>
        <w:p w14:paraId="58E64D34" w14:textId="38AF96BE" w:rsidR="00772963" w:rsidRDefault="00772963">
          <w:pPr>
            <w:pStyle w:val="TOC1"/>
            <w:tabs>
              <w:tab w:val="left" w:pos="480"/>
            </w:tabs>
            <w:rPr>
              <w:rFonts w:asciiTheme="minorHAnsi" w:eastAsiaTheme="minorEastAsia" w:hAnsiTheme="minorHAnsi"/>
              <w:kern w:val="2"/>
              <w:szCs w:val="24"/>
              <w:lang w:val="tr-TR" w:eastAsia="tr-TR"/>
              <w14:ligatures w14:val="standardContextual"/>
            </w:rPr>
          </w:pPr>
          <w:hyperlink w:anchor="_Toc236573961" w:history="1">
            <w:r w:rsidRPr="00E475E5">
              <w:rPr>
                <w:rStyle w:val="Hyperlink"/>
              </w:rPr>
              <w:t>1</w:t>
            </w:r>
            <w:r>
              <w:rPr>
                <w:rFonts w:asciiTheme="minorHAnsi" w:eastAsiaTheme="minorEastAsia" w:hAnsiTheme="minorHAnsi"/>
                <w:kern w:val="2"/>
                <w:szCs w:val="24"/>
                <w:lang w:val="tr-TR" w:eastAsia="tr-TR"/>
                <w14:ligatures w14:val="standardContextual"/>
              </w:rPr>
              <w:tab/>
            </w:r>
            <w:r w:rsidRPr="00E475E5">
              <w:rPr>
                <w:rStyle w:val="Hyperlink"/>
              </w:rPr>
              <w:t>INTRODUCTION</w:t>
            </w:r>
            <w:r>
              <w:rPr>
                <w:webHidden/>
              </w:rPr>
              <w:tab/>
            </w:r>
            <w:r>
              <w:rPr>
                <w:webHidden/>
              </w:rPr>
              <w:fldChar w:fldCharType="begin"/>
            </w:r>
            <w:r>
              <w:rPr>
                <w:webHidden/>
              </w:rPr>
              <w:instrText xml:space="preserve"> PAGEREF _Toc236573961 \h </w:instrText>
            </w:r>
            <w:r>
              <w:rPr>
                <w:webHidden/>
              </w:rPr>
            </w:r>
            <w:r>
              <w:rPr>
                <w:webHidden/>
              </w:rPr>
              <w:fldChar w:fldCharType="separate"/>
            </w:r>
            <w:r>
              <w:rPr>
                <w:webHidden/>
              </w:rPr>
              <w:t>1</w:t>
            </w:r>
            <w:r>
              <w:rPr>
                <w:webHidden/>
              </w:rPr>
              <w:fldChar w:fldCharType="end"/>
            </w:r>
          </w:hyperlink>
        </w:p>
        <w:p w14:paraId="162CB9FB" w14:textId="2773716B"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62" w:history="1">
            <w:r w:rsidRPr="00E475E5">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E475E5">
              <w:rPr>
                <w:rStyle w:val="Hyperlink"/>
                <w:noProof/>
                <w:lang w:eastAsia="tr-TR"/>
              </w:rPr>
              <w:t>Gap Analysis</w:t>
            </w:r>
            <w:r>
              <w:rPr>
                <w:noProof/>
                <w:webHidden/>
              </w:rPr>
              <w:tab/>
            </w:r>
            <w:r>
              <w:rPr>
                <w:noProof/>
                <w:webHidden/>
              </w:rPr>
              <w:fldChar w:fldCharType="begin"/>
            </w:r>
            <w:r>
              <w:rPr>
                <w:noProof/>
                <w:webHidden/>
              </w:rPr>
              <w:instrText xml:space="preserve"> PAGEREF _Toc236573962 \h </w:instrText>
            </w:r>
            <w:r>
              <w:rPr>
                <w:noProof/>
                <w:webHidden/>
              </w:rPr>
            </w:r>
            <w:r>
              <w:rPr>
                <w:noProof/>
                <w:webHidden/>
              </w:rPr>
              <w:fldChar w:fldCharType="separate"/>
            </w:r>
            <w:r>
              <w:rPr>
                <w:noProof/>
                <w:webHidden/>
              </w:rPr>
              <w:t>3</w:t>
            </w:r>
            <w:r>
              <w:rPr>
                <w:noProof/>
                <w:webHidden/>
              </w:rPr>
              <w:fldChar w:fldCharType="end"/>
            </w:r>
          </w:hyperlink>
        </w:p>
        <w:p w14:paraId="4CE78FD9" w14:textId="3E54AC8B"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63" w:history="1">
            <w:r w:rsidRPr="00E475E5">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E475E5">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_Toc236573963 \h </w:instrText>
            </w:r>
            <w:r>
              <w:rPr>
                <w:noProof/>
                <w:webHidden/>
              </w:rPr>
            </w:r>
            <w:r>
              <w:rPr>
                <w:noProof/>
                <w:webHidden/>
              </w:rPr>
              <w:fldChar w:fldCharType="separate"/>
            </w:r>
            <w:r>
              <w:rPr>
                <w:noProof/>
                <w:webHidden/>
              </w:rPr>
              <w:t>7</w:t>
            </w:r>
            <w:r>
              <w:rPr>
                <w:noProof/>
                <w:webHidden/>
              </w:rPr>
              <w:fldChar w:fldCharType="end"/>
            </w:r>
          </w:hyperlink>
        </w:p>
        <w:p w14:paraId="6A86647A" w14:textId="3DC6553C"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64" w:history="1">
            <w:r w:rsidRPr="00E475E5">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E475E5">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_Toc236573964 \h </w:instrText>
            </w:r>
            <w:r>
              <w:rPr>
                <w:noProof/>
                <w:webHidden/>
              </w:rPr>
            </w:r>
            <w:r>
              <w:rPr>
                <w:noProof/>
                <w:webHidden/>
              </w:rPr>
              <w:fldChar w:fldCharType="separate"/>
            </w:r>
            <w:r>
              <w:rPr>
                <w:noProof/>
                <w:webHidden/>
              </w:rPr>
              <w:t>8</w:t>
            </w:r>
            <w:r>
              <w:rPr>
                <w:noProof/>
                <w:webHidden/>
              </w:rPr>
              <w:fldChar w:fldCharType="end"/>
            </w:r>
          </w:hyperlink>
        </w:p>
        <w:p w14:paraId="40C984B2" w14:textId="061F51EB"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65" w:history="1">
            <w:r w:rsidRPr="00E475E5">
              <w:rPr>
                <w:rStyle w:val="Hyperlink"/>
                <w:noProof/>
              </w:rPr>
              <w:t>1.4</w:t>
            </w:r>
            <w:r>
              <w:rPr>
                <w:rFonts w:asciiTheme="minorHAnsi" w:eastAsiaTheme="minorEastAsia" w:hAnsiTheme="minorHAnsi"/>
                <w:noProof/>
                <w:kern w:val="2"/>
                <w:szCs w:val="24"/>
                <w:lang w:val="tr-TR" w:eastAsia="tr-TR"/>
                <w14:ligatures w14:val="standardContextual"/>
              </w:rPr>
              <w:tab/>
            </w:r>
            <w:r w:rsidRPr="00E475E5">
              <w:rPr>
                <w:rStyle w:val="Hyperlink"/>
                <w:noProof/>
              </w:rPr>
              <w:t>Organization of the Thesis</w:t>
            </w:r>
            <w:r>
              <w:rPr>
                <w:noProof/>
                <w:webHidden/>
              </w:rPr>
              <w:tab/>
            </w:r>
            <w:r>
              <w:rPr>
                <w:noProof/>
                <w:webHidden/>
              </w:rPr>
              <w:fldChar w:fldCharType="begin"/>
            </w:r>
            <w:r>
              <w:rPr>
                <w:noProof/>
                <w:webHidden/>
              </w:rPr>
              <w:instrText xml:space="preserve"> PAGEREF _Toc236573965 \h </w:instrText>
            </w:r>
            <w:r>
              <w:rPr>
                <w:noProof/>
                <w:webHidden/>
              </w:rPr>
            </w:r>
            <w:r>
              <w:rPr>
                <w:noProof/>
                <w:webHidden/>
              </w:rPr>
              <w:fldChar w:fldCharType="separate"/>
            </w:r>
            <w:r>
              <w:rPr>
                <w:noProof/>
                <w:webHidden/>
              </w:rPr>
              <w:t>12</w:t>
            </w:r>
            <w:r>
              <w:rPr>
                <w:noProof/>
                <w:webHidden/>
              </w:rPr>
              <w:fldChar w:fldCharType="end"/>
            </w:r>
          </w:hyperlink>
        </w:p>
        <w:p w14:paraId="0DF47B7B" w14:textId="773E9446" w:rsidR="00772963" w:rsidRDefault="00772963">
          <w:pPr>
            <w:pStyle w:val="TOC1"/>
            <w:tabs>
              <w:tab w:val="left" w:pos="480"/>
            </w:tabs>
            <w:rPr>
              <w:rFonts w:asciiTheme="minorHAnsi" w:eastAsiaTheme="minorEastAsia" w:hAnsiTheme="minorHAnsi"/>
              <w:kern w:val="2"/>
              <w:szCs w:val="24"/>
              <w:lang w:val="tr-TR" w:eastAsia="tr-TR"/>
              <w14:ligatures w14:val="standardContextual"/>
            </w:rPr>
          </w:pPr>
          <w:hyperlink w:anchor="_Toc236573966" w:history="1">
            <w:r w:rsidRPr="00E475E5">
              <w:rPr>
                <w:rStyle w:val="Hyperlink"/>
              </w:rPr>
              <w:t>2</w:t>
            </w:r>
            <w:r>
              <w:rPr>
                <w:rFonts w:asciiTheme="minorHAnsi" w:eastAsiaTheme="minorEastAsia" w:hAnsiTheme="minorHAnsi"/>
                <w:kern w:val="2"/>
                <w:szCs w:val="24"/>
                <w:lang w:val="tr-TR" w:eastAsia="tr-TR"/>
                <w14:ligatures w14:val="standardContextual"/>
              </w:rPr>
              <w:tab/>
            </w:r>
            <w:r w:rsidRPr="00E475E5">
              <w:rPr>
                <w:rStyle w:val="Hyperlink"/>
              </w:rPr>
              <w:t>BACKGROUND INFORMATION</w:t>
            </w:r>
            <w:r>
              <w:rPr>
                <w:webHidden/>
              </w:rPr>
              <w:tab/>
            </w:r>
            <w:r>
              <w:rPr>
                <w:webHidden/>
              </w:rPr>
              <w:fldChar w:fldCharType="begin"/>
            </w:r>
            <w:r>
              <w:rPr>
                <w:webHidden/>
              </w:rPr>
              <w:instrText xml:space="preserve"> PAGEREF _Toc236573966 \h </w:instrText>
            </w:r>
            <w:r>
              <w:rPr>
                <w:webHidden/>
              </w:rPr>
            </w:r>
            <w:r>
              <w:rPr>
                <w:webHidden/>
              </w:rPr>
              <w:fldChar w:fldCharType="separate"/>
            </w:r>
            <w:r>
              <w:rPr>
                <w:webHidden/>
              </w:rPr>
              <w:t>13</w:t>
            </w:r>
            <w:r>
              <w:rPr>
                <w:webHidden/>
              </w:rPr>
              <w:fldChar w:fldCharType="end"/>
            </w:r>
          </w:hyperlink>
        </w:p>
        <w:p w14:paraId="7731D6DA" w14:textId="2CF848BD"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67" w:history="1">
            <w:r w:rsidRPr="00E475E5">
              <w:rPr>
                <w:rStyle w:val="Hyperlink"/>
                <w:noProof/>
              </w:rPr>
              <w:t>2.1</w:t>
            </w:r>
            <w:r>
              <w:rPr>
                <w:rFonts w:asciiTheme="minorHAnsi" w:eastAsiaTheme="minorEastAsia" w:hAnsiTheme="minorHAnsi"/>
                <w:noProof/>
                <w:kern w:val="2"/>
                <w:szCs w:val="24"/>
                <w:lang w:val="tr-TR" w:eastAsia="tr-TR"/>
                <w14:ligatures w14:val="standardContextual"/>
              </w:rPr>
              <w:tab/>
            </w:r>
            <w:r w:rsidRPr="00E475E5">
              <w:rPr>
                <w:rStyle w:val="Hyperlink"/>
                <w:noProof/>
              </w:rPr>
              <w:t>Wildfire Dynamics and Spread Modeling</w:t>
            </w:r>
            <w:r>
              <w:rPr>
                <w:noProof/>
                <w:webHidden/>
              </w:rPr>
              <w:tab/>
            </w:r>
            <w:r>
              <w:rPr>
                <w:noProof/>
                <w:webHidden/>
              </w:rPr>
              <w:fldChar w:fldCharType="begin"/>
            </w:r>
            <w:r>
              <w:rPr>
                <w:noProof/>
                <w:webHidden/>
              </w:rPr>
              <w:instrText xml:space="preserve"> PAGEREF _Toc236573967 \h </w:instrText>
            </w:r>
            <w:r>
              <w:rPr>
                <w:noProof/>
                <w:webHidden/>
              </w:rPr>
            </w:r>
            <w:r>
              <w:rPr>
                <w:noProof/>
                <w:webHidden/>
              </w:rPr>
              <w:fldChar w:fldCharType="separate"/>
            </w:r>
            <w:r>
              <w:rPr>
                <w:noProof/>
                <w:webHidden/>
              </w:rPr>
              <w:t>13</w:t>
            </w:r>
            <w:r>
              <w:rPr>
                <w:noProof/>
                <w:webHidden/>
              </w:rPr>
              <w:fldChar w:fldCharType="end"/>
            </w:r>
          </w:hyperlink>
        </w:p>
        <w:p w14:paraId="4E0C59BD" w14:textId="6A1A1FA5"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68" w:history="1">
            <w:r w:rsidRPr="00E475E5">
              <w:rPr>
                <w:rStyle w:val="Hyperlink"/>
                <w:noProof/>
              </w:rPr>
              <w:t>2.1.1</w:t>
            </w:r>
            <w:r>
              <w:rPr>
                <w:rFonts w:asciiTheme="minorHAnsi" w:eastAsiaTheme="minorEastAsia" w:hAnsiTheme="minorHAnsi"/>
                <w:noProof/>
                <w:kern w:val="2"/>
                <w:szCs w:val="24"/>
                <w:lang w:val="tr-TR" w:eastAsia="tr-TR"/>
                <w14:ligatures w14:val="standardContextual"/>
              </w:rPr>
              <w:tab/>
            </w:r>
            <w:r w:rsidRPr="00E475E5">
              <w:rPr>
                <w:rStyle w:val="Hyperlink"/>
                <w:noProof/>
              </w:rPr>
              <w:t>Drivers of Fire Behavior</w:t>
            </w:r>
            <w:r>
              <w:rPr>
                <w:noProof/>
                <w:webHidden/>
              </w:rPr>
              <w:tab/>
            </w:r>
            <w:r>
              <w:rPr>
                <w:noProof/>
                <w:webHidden/>
              </w:rPr>
              <w:fldChar w:fldCharType="begin"/>
            </w:r>
            <w:r>
              <w:rPr>
                <w:noProof/>
                <w:webHidden/>
              </w:rPr>
              <w:instrText xml:space="preserve"> PAGEREF _Toc236573968 \h </w:instrText>
            </w:r>
            <w:r>
              <w:rPr>
                <w:noProof/>
                <w:webHidden/>
              </w:rPr>
            </w:r>
            <w:r>
              <w:rPr>
                <w:noProof/>
                <w:webHidden/>
              </w:rPr>
              <w:fldChar w:fldCharType="separate"/>
            </w:r>
            <w:r>
              <w:rPr>
                <w:noProof/>
                <w:webHidden/>
              </w:rPr>
              <w:t>13</w:t>
            </w:r>
            <w:r>
              <w:rPr>
                <w:noProof/>
                <w:webHidden/>
              </w:rPr>
              <w:fldChar w:fldCharType="end"/>
            </w:r>
          </w:hyperlink>
        </w:p>
        <w:p w14:paraId="4ADB7AE8" w14:textId="4558D932"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69" w:history="1">
            <w:r w:rsidRPr="00E475E5">
              <w:rPr>
                <w:rStyle w:val="Hyperlink"/>
                <w:noProof/>
              </w:rPr>
              <w:t>2.1.2</w:t>
            </w:r>
            <w:r>
              <w:rPr>
                <w:rFonts w:asciiTheme="minorHAnsi" w:eastAsiaTheme="minorEastAsia" w:hAnsiTheme="minorHAnsi"/>
                <w:noProof/>
                <w:kern w:val="2"/>
                <w:szCs w:val="24"/>
                <w:lang w:val="tr-TR" w:eastAsia="tr-TR"/>
                <w14:ligatures w14:val="standardContextual"/>
              </w:rPr>
              <w:tab/>
            </w:r>
            <w:r w:rsidRPr="00E475E5">
              <w:rPr>
                <w:rStyle w:val="Hyperlink"/>
                <w:noProof/>
              </w:rPr>
              <w:t>Families of Spread Models</w:t>
            </w:r>
            <w:r>
              <w:rPr>
                <w:noProof/>
                <w:webHidden/>
              </w:rPr>
              <w:tab/>
            </w:r>
            <w:r>
              <w:rPr>
                <w:noProof/>
                <w:webHidden/>
              </w:rPr>
              <w:fldChar w:fldCharType="begin"/>
            </w:r>
            <w:r>
              <w:rPr>
                <w:noProof/>
                <w:webHidden/>
              </w:rPr>
              <w:instrText xml:space="preserve"> PAGEREF _Toc236573969 \h </w:instrText>
            </w:r>
            <w:r>
              <w:rPr>
                <w:noProof/>
                <w:webHidden/>
              </w:rPr>
            </w:r>
            <w:r>
              <w:rPr>
                <w:noProof/>
                <w:webHidden/>
              </w:rPr>
              <w:fldChar w:fldCharType="separate"/>
            </w:r>
            <w:r>
              <w:rPr>
                <w:noProof/>
                <w:webHidden/>
              </w:rPr>
              <w:t>14</w:t>
            </w:r>
            <w:r>
              <w:rPr>
                <w:noProof/>
                <w:webHidden/>
              </w:rPr>
              <w:fldChar w:fldCharType="end"/>
            </w:r>
          </w:hyperlink>
        </w:p>
        <w:p w14:paraId="6106E88D" w14:textId="6AE2553A"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70" w:history="1">
            <w:r w:rsidRPr="00E475E5">
              <w:rPr>
                <w:rStyle w:val="Hyperlink"/>
                <w:noProof/>
              </w:rPr>
              <w:t>2.1.3</w:t>
            </w:r>
            <w:r>
              <w:rPr>
                <w:rFonts w:asciiTheme="minorHAnsi" w:eastAsiaTheme="minorEastAsia" w:hAnsiTheme="minorHAnsi"/>
                <w:noProof/>
                <w:kern w:val="2"/>
                <w:szCs w:val="24"/>
                <w:lang w:val="tr-TR" w:eastAsia="tr-TR"/>
                <w14:ligatures w14:val="standardContextual"/>
              </w:rPr>
              <w:tab/>
            </w:r>
            <w:r w:rsidRPr="00E475E5">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_Toc236573970 \h </w:instrText>
            </w:r>
            <w:r>
              <w:rPr>
                <w:noProof/>
                <w:webHidden/>
              </w:rPr>
            </w:r>
            <w:r>
              <w:rPr>
                <w:noProof/>
                <w:webHidden/>
              </w:rPr>
              <w:fldChar w:fldCharType="separate"/>
            </w:r>
            <w:r>
              <w:rPr>
                <w:noProof/>
                <w:webHidden/>
              </w:rPr>
              <w:t>15</w:t>
            </w:r>
            <w:r>
              <w:rPr>
                <w:noProof/>
                <w:webHidden/>
              </w:rPr>
              <w:fldChar w:fldCharType="end"/>
            </w:r>
          </w:hyperlink>
        </w:p>
        <w:p w14:paraId="611453FE" w14:textId="1919202A"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71" w:history="1">
            <w:r w:rsidRPr="00E475E5">
              <w:rPr>
                <w:rStyle w:val="Hyperlink"/>
                <w:noProof/>
              </w:rPr>
              <w:t>2.2</w:t>
            </w:r>
            <w:r>
              <w:rPr>
                <w:rFonts w:asciiTheme="minorHAnsi" w:eastAsiaTheme="minorEastAsia" w:hAnsiTheme="minorHAnsi"/>
                <w:noProof/>
                <w:kern w:val="2"/>
                <w:szCs w:val="24"/>
                <w:lang w:val="tr-TR" w:eastAsia="tr-TR"/>
                <w14:ligatures w14:val="standardContextual"/>
              </w:rPr>
              <w:tab/>
            </w:r>
            <w:r w:rsidRPr="00E475E5">
              <w:rPr>
                <w:rStyle w:val="Hyperlink"/>
                <w:noProof/>
              </w:rPr>
              <w:t>Decision Support Foundations</w:t>
            </w:r>
            <w:r>
              <w:rPr>
                <w:noProof/>
                <w:webHidden/>
              </w:rPr>
              <w:tab/>
            </w:r>
            <w:r>
              <w:rPr>
                <w:noProof/>
                <w:webHidden/>
              </w:rPr>
              <w:fldChar w:fldCharType="begin"/>
            </w:r>
            <w:r>
              <w:rPr>
                <w:noProof/>
                <w:webHidden/>
              </w:rPr>
              <w:instrText xml:space="preserve"> PAGEREF _Toc236573971 \h </w:instrText>
            </w:r>
            <w:r>
              <w:rPr>
                <w:noProof/>
                <w:webHidden/>
              </w:rPr>
            </w:r>
            <w:r>
              <w:rPr>
                <w:noProof/>
                <w:webHidden/>
              </w:rPr>
              <w:fldChar w:fldCharType="separate"/>
            </w:r>
            <w:r>
              <w:rPr>
                <w:noProof/>
                <w:webHidden/>
              </w:rPr>
              <w:t>16</w:t>
            </w:r>
            <w:r>
              <w:rPr>
                <w:noProof/>
                <w:webHidden/>
              </w:rPr>
              <w:fldChar w:fldCharType="end"/>
            </w:r>
          </w:hyperlink>
        </w:p>
        <w:p w14:paraId="63E73141" w14:textId="63F245E8"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72" w:history="1">
            <w:r w:rsidRPr="00E475E5">
              <w:rPr>
                <w:rStyle w:val="Hyperlink"/>
                <w:noProof/>
              </w:rPr>
              <w:t>2.2.1</w:t>
            </w:r>
            <w:r>
              <w:rPr>
                <w:rFonts w:asciiTheme="minorHAnsi" w:eastAsiaTheme="minorEastAsia" w:hAnsiTheme="minorHAnsi"/>
                <w:noProof/>
                <w:kern w:val="2"/>
                <w:szCs w:val="24"/>
                <w:lang w:val="tr-TR" w:eastAsia="tr-TR"/>
                <w14:ligatures w14:val="standardContextual"/>
              </w:rPr>
              <w:tab/>
            </w:r>
            <w:r w:rsidRPr="00E475E5">
              <w:rPr>
                <w:rStyle w:val="Hyperlink"/>
                <w:noProof/>
              </w:rPr>
              <w:t>Core Elements of Decision Support Systems</w:t>
            </w:r>
            <w:r>
              <w:rPr>
                <w:noProof/>
                <w:webHidden/>
              </w:rPr>
              <w:tab/>
            </w:r>
            <w:r>
              <w:rPr>
                <w:noProof/>
                <w:webHidden/>
              </w:rPr>
              <w:fldChar w:fldCharType="begin"/>
            </w:r>
            <w:r>
              <w:rPr>
                <w:noProof/>
                <w:webHidden/>
              </w:rPr>
              <w:instrText xml:space="preserve"> PAGEREF _Toc236573972 \h </w:instrText>
            </w:r>
            <w:r>
              <w:rPr>
                <w:noProof/>
                <w:webHidden/>
              </w:rPr>
            </w:r>
            <w:r>
              <w:rPr>
                <w:noProof/>
                <w:webHidden/>
              </w:rPr>
              <w:fldChar w:fldCharType="separate"/>
            </w:r>
            <w:r>
              <w:rPr>
                <w:noProof/>
                <w:webHidden/>
              </w:rPr>
              <w:t>16</w:t>
            </w:r>
            <w:r>
              <w:rPr>
                <w:noProof/>
                <w:webHidden/>
              </w:rPr>
              <w:fldChar w:fldCharType="end"/>
            </w:r>
          </w:hyperlink>
        </w:p>
        <w:p w14:paraId="37597FBA" w14:textId="61706219"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73" w:history="1">
            <w:r w:rsidRPr="00E475E5">
              <w:rPr>
                <w:rStyle w:val="Hyperlink"/>
                <w:noProof/>
              </w:rPr>
              <w:t>2.2.2</w:t>
            </w:r>
            <w:r>
              <w:rPr>
                <w:rFonts w:asciiTheme="minorHAnsi" w:eastAsiaTheme="minorEastAsia" w:hAnsiTheme="minorHAnsi"/>
                <w:noProof/>
                <w:kern w:val="2"/>
                <w:szCs w:val="24"/>
                <w:lang w:val="tr-TR" w:eastAsia="tr-TR"/>
                <w14:ligatures w14:val="standardContextual"/>
              </w:rPr>
              <w:tab/>
            </w:r>
            <w:r w:rsidRPr="00E475E5">
              <w:rPr>
                <w:rStyle w:val="Hyperlink"/>
                <w:noProof/>
              </w:rPr>
              <w:t>Closed versus Open Decision Spaces</w:t>
            </w:r>
            <w:r>
              <w:rPr>
                <w:noProof/>
                <w:webHidden/>
              </w:rPr>
              <w:tab/>
            </w:r>
            <w:r>
              <w:rPr>
                <w:noProof/>
                <w:webHidden/>
              </w:rPr>
              <w:fldChar w:fldCharType="begin"/>
            </w:r>
            <w:r>
              <w:rPr>
                <w:noProof/>
                <w:webHidden/>
              </w:rPr>
              <w:instrText xml:space="preserve"> PAGEREF _Toc236573973 \h </w:instrText>
            </w:r>
            <w:r>
              <w:rPr>
                <w:noProof/>
                <w:webHidden/>
              </w:rPr>
            </w:r>
            <w:r>
              <w:rPr>
                <w:noProof/>
                <w:webHidden/>
              </w:rPr>
              <w:fldChar w:fldCharType="separate"/>
            </w:r>
            <w:r>
              <w:rPr>
                <w:noProof/>
                <w:webHidden/>
              </w:rPr>
              <w:t>18</w:t>
            </w:r>
            <w:r>
              <w:rPr>
                <w:noProof/>
                <w:webHidden/>
              </w:rPr>
              <w:fldChar w:fldCharType="end"/>
            </w:r>
          </w:hyperlink>
        </w:p>
        <w:p w14:paraId="7F85D8BC" w14:textId="038E5DA9"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74" w:history="1">
            <w:r w:rsidRPr="00E475E5">
              <w:rPr>
                <w:rStyle w:val="Hyperlink"/>
                <w:noProof/>
              </w:rPr>
              <w:t>2.2.3</w:t>
            </w:r>
            <w:r>
              <w:rPr>
                <w:rFonts w:asciiTheme="minorHAnsi" w:eastAsiaTheme="minorEastAsia" w:hAnsiTheme="minorHAnsi"/>
                <w:noProof/>
                <w:kern w:val="2"/>
                <w:szCs w:val="24"/>
                <w:lang w:val="tr-TR" w:eastAsia="tr-TR"/>
                <w14:ligatures w14:val="standardContextual"/>
              </w:rPr>
              <w:tab/>
            </w:r>
            <w:r w:rsidRPr="00E475E5">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_Toc236573974 \h </w:instrText>
            </w:r>
            <w:r>
              <w:rPr>
                <w:noProof/>
                <w:webHidden/>
              </w:rPr>
            </w:r>
            <w:r>
              <w:rPr>
                <w:noProof/>
                <w:webHidden/>
              </w:rPr>
              <w:fldChar w:fldCharType="separate"/>
            </w:r>
            <w:r>
              <w:rPr>
                <w:noProof/>
                <w:webHidden/>
              </w:rPr>
              <w:t>19</w:t>
            </w:r>
            <w:r>
              <w:rPr>
                <w:noProof/>
                <w:webHidden/>
              </w:rPr>
              <w:fldChar w:fldCharType="end"/>
            </w:r>
          </w:hyperlink>
        </w:p>
        <w:p w14:paraId="4CD8A027" w14:textId="676357E3"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75" w:history="1">
            <w:r w:rsidRPr="00E475E5">
              <w:rPr>
                <w:rStyle w:val="Hyperlink"/>
                <w:noProof/>
              </w:rPr>
              <w:t>2.3</w:t>
            </w:r>
            <w:r>
              <w:rPr>
                <w:rFonts w:asciiTheme="minorHAnsi" w:eastAsiaTheme="minorEastAsia" w:hAnsiTheme="minorHAnsi"/>
                <w:noProof/>
                <w:kern w:val="2"/>
                <w:szCs w:val="24"/>
                <w:lang w:val="tr-TR" w:eastAsia="tr-TR"/>
                <w14:ligatures w14:val="standardContextual"/>
              </w:rPr>
              <w:tab/>
            </w:r>
            <w:r w:rsidRPr="00E475E5">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_Toc236573975 \h </w:instrText>
            </w:r>
            <w:r>
              <w:rPr>
                <w:noProof/>
                <w:webHidden/>
              </w:rPr>
            </w:r>
            <w:r>
              <w:rPr>
                <w:noProof/>
                <w:webHidden/>
              </w:rPr>
              <w:fldChar w:fldCharType="separate"/>
            </w:r>
            <w:r>
              <w:rPr>
                <w:noProof/>
                <w:webHidden/>
              </w:rPr>
              <w:t>20</w:t>
            </w:r>
            <w:r>
              <w:rPr>
                <w:noProof/>
                <w:webHidden/>
              </w:rPr>
              <w:fldChar w:fldCharType="end"/>
            </w:r>
          </w:hyperlink>
        </w:p>
        <w:p w14:paraId="2D84DBC0" w14:textId="5E952843"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76" w:history="1">
            <w:r w:rsidRPr="00E475E5">
              <w:rPr>
                <w:rStyle w:val="Hyperlink"/>
                <w:noProof/>
              </w:rPr>
              <w:t>2.4</w:t>
            </w:r>
            <w:r>
              <w:rPr>
                <w:rFonts w:asciiTheme="minorHAnsi" w:eastAsiaTheme="minorEastAsia" w:hAnsiTheme="minorHAnsi"/>
                <w:noProof/>
                <w:kern w:val="2"/>
                <w:szCs w:val="24"/>
                <w:lang w:val="tr-TR" w:eastAsia="tr-TR"/>
                <w14:ligatures w14:val="standardContextual"/>
              </w:rPr>
              <w:tab/>
            </w:r>
            <w:r w:rsidRPr="00E475E5">
              <w:rPr>
                <w:rStyle w:val="Hyperlink"/>
                <w:noProof/>
              </w:rPr>
              <w:t>Concept-Driven Fuzzy Reasoning</w:t>
            </w:r>
            <w:r>
              <w:rPr>
                <w:noProof/>
                <w:webHidden/>
              </w:rPr>
              <w:tab/>
            </w:r>
            <w:r>
              <w:rPr>
                <w:noProof/>
                <w:webHidden/>
              </w:rPr>
              <w:fldChar w:fldCharType="begin"/>
            </w:r>
            <w:r>
              <w:rPr>
                <w:noProof/>
                <w:webHidden/>
              </w:rPr>
              <w:instrText xml:space="preserve"> PAGEREF _Toc236573976 \h </w:instrText>
            </w:r>
            <w:r>
              <w:rPr>
                <w:noProof/>
                <w:webHidden/>
              </w:rPr>
            </w:r>
            <w:r>
              <w:rPr>
                <w:noProof/>
                <w:webHidden/>
              </w:rPr>
              <w:fldChar w:fldCharType="separate"/>
            </w:r>
            <w:r>
              <w:rPr>
                <w:noProof/>
                <w:webHidden/>
              </w:rPr>
              <w:t>23</w:t>
            </w:r>
            <w:r>
              <w:rPr>
                <w:noProof/>
                <w:webHidden/>
              </w:rPr>
              <w:fldChar w:fldCharType="end"/>
            </w:r>
          </w:hyperlink>
        </w:p>
        <w:p w14:paraId="5CEF1796" w14:textId="1625413E"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77" w:history="1">
            <w:r w:rsidRPr="00E475E5">
              <w:rPr>
                <w:rStyle w:val="Hyperlink"/>
                <w:noProof/>
              </w:rPr>
              <w:t>2.4.1</w:t>
            </w:r>
            <w:r>
              <w:rPr>
                <w:rFonts w:asciiTheme="minorHAnsi" w:eastAsiaTheme="minorEastAsia" w:hAnsiTheme="minorHAnsi"/>
                <w:noProof/>
                <w:kern w:val="2"/>
                <w:szCs w:val="24"/>
                <w:lang w:val="tr-TR" w:eastAsia="tr-TR"/>
                <w14:ligatures w14:val="standardContextual"/>
              </w:rPr>
              <w:tab/>
            </w:r>
            <w:r w:rsidRPr="00E475E5">
              <w:rPr>
                <w:rStyle w:val="Hyperlink"/>
                <w:noProof/>
              </w:rPr>
              <w:t>Linguistic Uncertainty and Fuzzy Inference</w:t>
            </w:r>
            <w:r>
              <w:rPr>
                <w:noProof/>
                <w:webHidden/>
              </w:rPr>
              <w:tab/>
            </w:r>
            <w:r>
              <w:rPr>
                <w:noProof/>
                <w:webHidden/>
              </w:rPr>
              <w:fldChar w:fldCharType="begin"/>
            </w:r>
            <w:r>
              <w:rPr>
                <w:noProof/>
                <w:webHidden/>
              </w:rPr>
              <w:instrText xml:space="preserve"> PAGEREF _Toc236573977 \h </w:instrText>
            </w:r>
            <w:r>
              <w:rPr>
                <w:noProof/>
                <w:webHidden/>
              </w:rPr>
            </w:r>
            <w:r>
              <w:rPr>
                <w:noProof/>
                <w:webHidden/>
              </w:rPr>
              <w:fldChar w:fldCharType="separate"/>
            </w:r>
            <w:r>
              <w:rPr>
                <w:noProof/>
                <w:webHidden/>
              </w:rPr>
              <w:t>24</w:t>
            </w:r>
            <w:r>
              <w:rPr>
                <w:noProof/>
                <w:webHidden/>
              </w:rPr>
              <w:fldChar w:fldCharType="end"/>
            </w:r>
          </w:hyperlink>
        </w:p>
        <w:p w14:paraId="5B68B03B" w14:textId="19F2558D"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78" w:history="1">
            <w:r w:rsidRPr="00E475E5">
              <w:rPr>
                <w:rStyle w:val="Hyperlink"/>
                <w:noProof/>
              </w:rPr>
              <w:t>2.4.2</w:t>
            </w:r>
            <w:r>
              <w:rPr>
                <w:rFonts w:asciiTheme="minorHAnsi" w:eastAsiaTheme="minorEastAsia" w:hAnsiTheme="minorHAnsi"/>
                <w:noProof/>
                <w:kern w:val="2"/>
                <w:szCs w:val="24"/>
                <w:lang w:val="tr-TR" w:eastAsia="tr-TR"/>
                <w14:ligatures w14:val="standardContextual"/>
              </w:rPr>
              <w:tab/>
            </w:r>
            <w:r w:rsidRPr="00E475E5">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_Toc236573978 \h </w:instrText>
            </w:r>
            <w:r>
              <w:rPr>
                <w:noProof/>
                <w:webHidden/>
              </w:rPr>
            </w:r>
            <w:r>
              <w:rPr>
                <w:noProof/>
                <w:webHidden/>
              </w:rPr>
              <w:fldChar w:fldCharType="separate"/>
            </w:r>
            <w:r>
              <w:rPr>
                <w:noProof/>
                <w:webHidden/>
              </w:rPr>
              <w:t>26</w:t>
            </w:r>
            <w:r>
              <w:rPr>
                <w:noProof/>
                <w:webHidden/>
              </w:rPr>
              <w:fldChar w:fldCharType="end"/>
            </w:r>
          </w:hyperlink>
        </w:p>
        <w:p w14:paraId="5A3D9FFF" w14:textId="333F340A"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79" w:history="1">
            <w:r w:rsidRPr="00E475E5">
              <w:rPr>
                <w:rStyle w:val="Hyperlink"/>
                <w:noProof/>
              </w:rPr>
              <w:t>2.4.3</w:t>
            </w:r>
            <w:r>
              <w:rPr>
                <w:rFonts w:asciiTheme="minorHAnsi" w:eastAsiaTheme="minorEastAsia" w:hAnsiTheme="minorHAnsi"/>
                <w:noProof/>
                <w:kern w:val="2"/>
                <w:szCs w:val="24"/>
                <w:lang w:val="tr-TR" w:eastAsia="tr-TR"/>
                <w14:ligatures w14:val="standardContextual"/>
              </w:rPr>
              <w:tab/>
            </w:r>
            <w:r w:rsidRPr="00E475E5">
              <w:rPr>
                <w:rStyle w:val="Hyperlink"/>
                <w:noProof/>
              </w:rPr>
              <w:t>The Rule Explosion Problem</w:t>
            </w:r>
            <w:r>
              <w:rPr>
                <w:noProof/>
                <w:webHidden/>
              </w:rPr>
              <w:tab/>
            </w:r>
            <w:r>
              <w:rPr>
                <w:noProof/>
                <w:webHidden/>
              </w:rPr>
              <w:fldChar w:fldCharType="begin"/>
            </w:r>
            <w:r>
              <w:rPr>
                <w:noProof/>
                <w:webHidden/>
              </w:rPr>
              <w:instrText xml:space="preserve"> PAGEREF _Toc236573979 \h </w:instrText>
            </w:r>
            <w:r>
              <w:rPr>
                <w:noProof/>
                <w:webHidden/>
              </w:rPr>
            </w:r>
            <w:r>
              <w:rPr>
                <w:noProof/>
                <w:webHidden/>
              </w:rPr>
              <w:fldChar w:fldCharType="separate"/>
            </w:r>
            <w:r>
              <w:rPr>
                <w:noProof/>
                <w:webHidden/>
              </w:rPr>
              <w:t>29</w:t>
            </w:r>
            <w:r>
              <w:rPr>
                <w:noProof/>
                <w:webHidden/>
              </w:rPr>
              <w:fldChar w:fldCharType="end"/>
            </w:r>
          </w:hyperlink>
        </w:p>
        <w:p w14:paraId="092FEE4E" w14:textId="410DF976"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80" w:history="1">
            <w:r w:rsidRPr="00E475E5">
              <w:rPr>
                <w:rStyle w:val="Hyperlink"/>
                <w:noProof/>
              </w:rPr>
              <w:t>2.4.4</w:t>
            </w:r>
            <w:r>
              <w:rPr>
                <w:rFonts w:asciiTheme="minorHAnsi" w:eastAsiaTheme="minorEastAsia" w:hAnsiTheme="minorHAnsi"/>
                <w:noProof/>
                <w:kern w:val="2"/>
                <w:szCs w:val="24"/>
                <w:lang w:val="tr-TR" w:eastAsia="tr-TR"/>
                <w14:ligatures w14:val="standardContextual"/>
              </w:rPr>
              <w:tab/>
            </w:r>
            <w:r w:rsidRPr="00E475E5">
              <w:rPr>
                <w:rStyle w:val="Hyperlink"/>
                <w:noProof/>
              </w:rPr>
              <w:t>Concepts as an Intermediate Abstraction</w:t>
            </w:r>
            <w:r>
              <w:rPr>
                <w:noProof/>
                <w:webHidden/>
              </w:rPr>
              <w:tab/>
            </w:r>
            <w:r>
              <w:rPr>
                <w:noProof/>
                <w:webHidden/>
              </w:rPr>
              <w:fldChar w:fldCharType="begin"/>
            </w:r>
            <w:r>
              <w:rPr>
                <w:noProof/>
                <w:webHidden/>
              </w:rPr>
              <w:instrText xml:space="preserve"> PAGEREF _Toc236573980 \h </w:instrText>
            </w:r>
            <w:r>
              <w:rPr>
                <w:noProof/>
                <w:webHidden/>
              </w:rPr>
            </w:r>
            <w:r>
              <w:rPr>
                <w:noProof/>
                <w:webHidden/>
              </w:rPr>
              <w:fldChar w:fldCharType="separate"/>
            </w:r>
            <w:r>
              <w:rPr>
                <w:noProof/>
                <w:webHidden/>
              </w:rPr>
              <w:t>29</w:t>
            </w:r>
            <w:r>
              <w:rPr>
                <w:noProof/>
                <w:webHidden/>
              </w:rPr>
              <w:fldChar w:fldCharType="end"/>
            </w:r>
          </w:hyperlink>
        </w:p>
        <w:p w14:paraId="0ED5D2B2" w14:textId="27E27A0C"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81" w:history="1">
            <w:r w:rsidRPr="00E475E5">
              <w:rPr>
                <w:rStyle w:val="Hyperlink"/>
                <w:noProof/>
              </w:rPr>
              <w:t>2.5</w:t>
            </w:r>
            <w:r>
              <w:rPr>
                <w:rFonts w:asciiTheme="minorHAnsi" w:eastAsiaTheme="minorEastAsia" w:hAnsiTheme="minorHAnsi"/>
                <w:noProof/>
                <w:kern w:val="2"/>
                <w:szCs w:val="24"/>
                <w:lang w:val="tr-TR" w:eastAsia="tr-TR"/>
                <w14:ligatures w14:val="standardContextual"/>
              </w:rPr>
              <w:tab/>
            </w:r>
            <w:r w:rsidRPr="00E475E5">
              <w:rPr>
                <w:rStyle w:val="Hyperlink"/>
                <w:noProof/>
              </w:rPr>
              <w:t>The Decision Space: Actions and Their Evaluation</w:t>
            </w:r>
            <w:r>
              <w:rPr>
                <w:noProof/>
                <w:webHidden/>
              </w:rPr>
              <w:tab/>
            </w:r>
            <w:r>
              <w:rPr>
                <w:noProof/>
                <w:webHidden/>
              </w:rPr>
              <w:fldChar w:fldCharType="begin"/>
            </w:r>
            <w:r>
              <w:rPr>
                <w:noProof/>
                <w:webHidden/>
              </w:rPr>
              <w:instrText xml:space="preserve"> PAGEREF _Toc236573981 \h </w:instrText>
            </w:r>
            <w:r>
              <w:rPr>
                <w:noProof/>
                <w:webHidden/>
              </w:rPr>
            </w:r>
            <w:r>
              <w:rPr>
                <w:noProof/>
                <w:webHidden/>
              </w:rPr>
              <w:fldChar w:fldCharType="separate"/>
            </w:r>
            <w:r>
              <w:rPr>
                <w:noProof/>
                <w:webHidden/>
              </w:rPr>
              <w:t>31</w:t>
            </w:r>
            <w:r>
              <w:rPr>
                <w:noProof/>
                <w:webHidden/>
              </w:rPr>
              <w:fldChar w:fldCharType="end"/>
            </w:r>
          </w:hyperlink>
        </w:p>
        <w:p w14:paraId="3C00BE85" w14:textId="27110CA6"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82" w:history="1">
            <w:r w:rsidRPr="00E475E5">
              <w:rPr>
                <w:rStyle w:val="Hyperlink"/>
                <w:noProof/>
              </w:rPr>
              <w:t>2.5.1</w:t>
            </w:r>
            <w:r>
              <w:rPr>
                <w:rFonts w:asciiTheme="minorHAnsi" w:eastAsiaTheme="minorEastAsia" w:hAnsiTheme="minorHAnsi"/>
                <w:noProof/>
                <w:kern w:val="2"/>
                <w:szCs w:val="24"/>
                <w:lang w:val="tr-TR" w:eastAsia="tr-TR"/>
                <w14:ligatures w14:val="standardContextual"/>
              </w:rPr>
              <w:tab/>
            </w:r>
            <w:r w:rsidRPr="00E475E5">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_Toc236573982 \h </w:instrText>
            </w:r>
            <w:r>
              <w:rPr>
                <w:noProof/>
                <w:webHidden/>
              </w:rPr>
            </w:r>
            <w:r>
              <w:rPr>
                <w:noProof/>
                <w:webHidden/>
              </w:rPr>
              <w:fldChar w:fldCharType="separate"/>
            </w:r>
            <w:r>
              <w:rPr>
                <w:noProof/>
                <w:webHidden/>
              </w:rPr>
              <w:t>32</w:t>
            </w:r>
            <w:r>
              <w:rPr>
                <w:noProof/>
                <w:webHidden/>
              </w:rPr>
              <w:fldChar w:fldCharType="end"/>
            </w:r>
          </w:hyperlink>
        </w:p>
        <w:p w14:paraId="0399D594" w14:textId="45E6AF08"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83" w:history="1">
            <w:r w:rsidRPr="00E475E5">
              <w:rPr>
                <w:rStyle w:val="Hyperlink"/>
                <w:noProof/>
              </w:rPr>
              <w:t>2.5.2</w:t>
            </w:r>
            <w:r>
              <w:rPr>
                <w:rFonts w:asciiTheme="minorHAnsi" w:eastAsiaTheme="minorEastAsia" w:hAnsiTheme="minorHAnsi"/>
                <w:noProof/>
                <w:kern w:val="2"/>
                <w:szCs w:val="24"/>
                <w:lang w:val="tr-TR" w:eastAsia="tr-TR"/>
                <w14:ligatures w14:val="standardContextual"/>
              </w:rPr>
              <w:tab/>
            </w:r>
            <w:r w:rsidRPr="00E475E5">
              <w:rPr>
                <w:rStyle w:val="Hyperlink"/>
                <w:noProof/>
              </w:rPr>
              <w:t>Decision Cost and Its Components</w:t>
            </w:r>
            <w:r>
              <w:rPr>
                <w:noProof/>
                <w:webHidden/>
              </w:rPr>
              <w:tab/>
            </w:r>
            <w:r>
              <w:rPr>
                <w:noProof/>
                <w:webHidden/>
              </w:rPr>
              <w:fldChar w:fldCharType="begin"/>
            </w:r>
            <w:r>
              <w:rPr>
                <w:noProof/>
                <w:webHidden/>
              </w:rPr>
              <w:instrText xml:space="preserve"> PAGEREF _Toc236573983 \h </w:instrText>
            </w:r>
            <w:r>
              <w:rPr>
                <w:noProof/>
                <w:webHidden/>
              </w:rPr>
            </w:r>
            <w:r>
              <w:rPr>
                <w:noProof/>
                <w:webHidden/>
              </w:rPr>
              <w:fldChar w:fldCharType="separate"/>
            </w:r>
            <w:r>
              <w:rPr>
                <w:noProof/>
                <w:webHidden/>
              </w:rPr>
              <w:t>34</w:t>
            </w:r>
            <w:r>
              <w:rPr>
                <w:noProof/>
                <w:webHidden/>
              </w:rPr>
              <w:fldChar w:fldCharType="end"/>
            </w:r>
          </w:hyperlink>
        </w:p>
        <w:p w14:paraId="3FA33966" w14:textId="44AC5319"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84" w:history="1">
            <w:r w:rsidRPr="00E475E5">
              <w:rPr>
                <w:rStyle w:val="Hyperlink"/>
                <w:noProof/>
              </w:rPr>
              <w:t>2.5.3</w:t>
            </w:r>
            <w:r>
              <w:rPr>
                <w:rFonts w:asciiTheme="minorHAnsi" w:eastAsiaTheme="minorEastAsia" w:hAnsiTheme="minorHAnsi"/>
                <w:noProof/>
                <w:kern w:val="2"/>
                <w:szCs w:val="24"/>
                <w:lang w:val="tr-TR" w:eastAsia="tr-TR"/>
                <w14:ligatures w14:val="standardContextual"/>
              </w:rPr>
              <w:tab/>
            </w:r>
            <w:r w:rsidRPr="00E475E5">
              <w:rPr>
                <w:rStyle w:val="Hyperlink"/>
                <w:noProof/>
              </w:rPr>
              <w:t>Satisficing Acceptance and the Graduated Fail-Safe</w:t>
            </w:r>
            <w:r>
              <w:rPr>
                <w:noProof/>
                <w:webHidden/>
              </w:rPr>
              <w:tab/>
            </w:r>
            <w:r>
              <w:rPr>
                <w:noProof/>
                <w:webHidden/>
              </w:rPr>
              <w:fldChar w:fldCharType="begin"/>
            </w:r>
            <w:r>
              <w:rPr>
                <w:noProof/>
                <w:webHidden/>
              </w:rPr>
              <w:instrText xml:space="preserve"> PAGEREF _Toc236573984 \h </w:instrText>
            </w:r>
            <w:r>
              <w:rPr>
                <w:noProof/>
                <w:webHidden/>
              </w:rPr>
            </w:r>
            <w:r>
              <w:rPr>
                <w:noProof/>
                <w:webHidden/>
              </w:rPr>
              <w:fldChar w:fldCharType="separate"/>
            </w:r>
            <w:r>
              <w:rPr>
                <w:noProof/>
                <w:webHidden/>
              </w:rPr>
              <w:t>37</w:t>
            </w:r>
            <w:r>
              <w:rPr>
                <w:noProof/>
                <w:webHidden/>
              </w:rPr>
              <w:fldChar w:fldCharType="end"/>
            </w:r>
          </w:hyperlink>
        </w:p>
        <w:p w14:paraId="73DDE574" w14:textId="770861AA"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85" w:history="1">
            <w:r w:rsidRPr="00E475E5">
              <w:rPr>
                <w:rStyle w:val="Hyperlink"/>
                <w:noProof/>
              </w:rPr>
              <w:t>2.5.4</w:t>
            </w:r>
            <w:r>
              <w:rPr>
                <w:rFonts w:asciiTheme="minorHAnsi" w:eastAsiaTheme="minorEastAsia" w:hAnsiTheme="minorHAnsi"/>
                <w:noProof/>
                <w:kern w:val="2"/>
                <w:szCs w:val="24"/>
                <w:lang w:val="tr-TR" w:eastAsia="tr-TR"/>
                <w14:ligatures w14:val="standardContextual"/>
              </w:rPr>
              <w:tab/>
            </w:r>
            <w:r w:rsidRPr="00E475E5">
              <w:rPr>
                <w:rStyle w:val="Hyperlink"/>
                <w:noProof/>
              </w:rPr>
              <w:t>Epistemic Uncertainty, Traceability, and Sensitivity</w:t>
            </w:r>
            <w:r>
              <w:rPr>
                <w:noProof/>
                <w:webHidden/>
              </w:rPr>
              <w:tab/>
            </w:r>
            <w:r>
              <w:rPr>
                <w:noProof/>
                <w:webHidden/>
              </w:rPr>
              <w:fldChar w:fldCharType="begin"/>
            </w:r>
            <w:r>
              <w:rPr>
                <w:noProof/>
                <w:webHidden/>
              </w:rPr>
              <w:instrText xml:space="preserve"> PAGEREF _Toc236573985 \h </w:instrText>
            </w:r>
            <w:r>
              <w:rPr>
                <w:noProof/>
                <w:webHidden/>
              </w:rPr>
            </w:r>
            <w:r>
              <w:rPr>
                <w:noProof/>
                <w:webHidden/>
              </w:rPr>
              <w:fldChar w:fldCharType="separate"/>
            </w:r>
            <w:r>
              <w:rPr>
                <w:noProof/>
                <w:webHidden/>
              </w:rPr>
              <w:t>38</w:t>
            </w:r>
            <w:r>
              <w:rPr>
                <w:noProof/>
                <w:webHidden/>
              </w:rPr>
              <w:fldChar w:fldCharType="end"/>
            </w:r>
          </w:hyperlink>
        </w:p>
        <w:p w14:paraId="22B88675" w14:textId="3064635C"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86" w:history="1">
            <w:r w:rsidRPr="00E475E5">
              <w:rPr>
                <w:rStyle w:val="Hyperlink"/>
                <w:noProof/>
              </w:rPr>
              <w:t>2.5.5</w:t>
            </w:r>
            <w:r>
              <w:rPr>
                <w:rFonts w:asciiTheme="minorHAnsi" w:eastAsiaTheme="minorEastAsia" w:hAnsiTheme="minorHAnsi"/>
                <w:noProof/>
                <w:kern w:val="2"/>
                <w:szCs w:val="24"/>
                <w:lang w:val="tr-TR" w:eastAsia="tr-TR"/>
                <w14:ligatures w14:val="standardContextual"/>
              </w:rPr>
              <w:tab/>
            </w:r>
            <w:r w:rsidRPr="00E475E5">
              <w:rPr>
                <w:rStyle w:val="Hyperlink"/>
                <w:noProof/>
              </w:rPr>
              <w:t>Generative Models and Large Language Models</w:t>
            </w:r>
            <w:r>
              <w:rPr>
                <w:noProof/>
                <w:webHidden/>
              </w:rPr>
              <w:tab/>
            </w:r>
            <w:r>
              <w:rPr>
                <w:noProof/>
                <w:webHidden/>
              </w:rPr>
              <w:fldChar w:fldCharType="begin"/>
            </w:r>
            <w:r>
              <w:rPr>
                <w:noProof/>
                <w:webHidden/>
              </w:rPr>
              <w:instrText xml:space="preserve"> PAGEREF _Toc236573986 \h </w:instrText>
            </w:r>
            <w:r>
              <w:rPr>
                <w:noProof/>
                <w:webHidden/>
              </w:rPr>
            </w:r>
            <w:r>
              <w:rPr>
                <w:noProof/>
                <w:webHidden/>
              </w:rPr>
              <w:fldChar w:fldCharType="separate"/>
            </w:r>
            <w:r>
              <w:rPr>
                <w:noProof/>
                <w:webHidden/>
              </w:rPr>
              <w:t>40</w:t>
            </w:r>
            <w:r>
              <w:rPr>
                <w:noProof/>
                <w:webHidden/>
              </w:rPr>
              <w:fldChar w:fldCharType="end"/>
            </w:r>
          </w:hyperlink>
        </w:p>
        <w:p w14:paraId="1C0AFEF6" w14:textId="5ED6856B"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87" w:history="1">
            <w:r w:rsidRPr="00E475E5">
              <w:rPr>
                <w:rStyle w:val="Hyperlink"/>
                <w:noProof/>
              </w:rPr>
              <w:t>2.5.6</w:t>
            </w:r>
            <w:r>
              <w:rPr>
                <w:rFonts w:asciiTheme="minorHAnsi" w:eastAsiaTheme="minorEastAsia" w:hAnsiTheme="minorHAnsi"/>
                <w:noProof/>
                <w:kern w:val="2"/>
                <w:szCs w:val="24"/>
                <w:lang w:val="tr-TR" w:eastAsia="tr-TR"/>
                <w14:ligatures w14:val="standardContextual"/>
              </w:rPr>
              <w:tab/>
            </w:r>
            <w:r w:rsidRPr="00E475E5">
              <w:rPr>
                <w:rStyle w:val="Hyperlink"/>
                <w:noProof/>
              </w:rPr>
              <w:t>Adaptive and Generative Decision Loops</w:t>
            </w:r>
            <w:r>
              <w:rPr>
                <w:noProof/>
                <w:webHidden/>
              </w:rPr>
              <w:tab/>
            </w:r>
            <w:r>
              <w:rPr>
                <w:noProof/>
                <w:webHidden/>
              </w:rPr>
              <w:fldChar w:fldCharType="begin"/>
            </w:r>
            <w:r>
              <w:rPr>
                <w:noProof/>
                <w:webHidden/>
              </w:rPr>
              <w:instrText xml:space="preserve"> PAGEREF _Toc236573987 \h </w:instrText>
            </w:r>
            <w:r>
              <w:rPr>
                <w:noProof/>
                <w:webHidden/>
              </w:rPr>
            </w:r>
            <w:r>
              <w:rPr>
                <w:noProof/>
                <w:webHidden/>
              </w:rPr>
              <w:fldChar w:fldCharType="separate"/>
            </w:r>
            <w:r>
              <w:rPr>
                <w:noProof/>
                <w:webHidden/>
              </w:rPr>
              <w:t>40</w:t>
            </w:r>
            <w:r>
              <w:rPr>
                <w:noProof/>
                <w:webHidden/>
              </w:rPr>
              <w:fldChar w:fldCharType="end"/>
            </w:r>
          </w:hyperlink>
        </w:p>
        <w:p w14:paraId="6CE3EFA4" w14:textId="524CE235" w:rsidR="00772963" w:rsidRDefault="00772963">
          <w:pPr>
            <w:pStyle w:val="TOC1"/>
            <w:tabs>
              <w:tab w:val="left" w:pos="480"/>
            </w:tabs>
            <w:rPr>
              <w:rFonts w:asciiTheme="minorHAnsi" w:eastAsiaTheme="minorEastAsia" w:hAnsiTheme="minorHAnsi"/>
              <w:kern w:val="2"/>
              <w:szCs w:val="24"/>
              <w:lang w:val="tr-TR" w:eastAsia="tr-TR"/>
              <w14:ligatures w14:val="standardContextual"/>
            </w:rPr>
          </w:pPr>
          <w:hyperlink w:anchor="_Toc236573988" w:history="1">
            <w:r w:rsidRPr="00E475E5">
              <w:rPr>
                <w:rStyle w:val="Hyperlink"/>
              </w:rPr>
              <w:t>3</w:t>
            </w:r>
            <w:r>
              <w:rPr>
                <w:rFonts w:asciiTheme="minorHAnsi" w:eastAsiaTheme="minorEastAsia" w:hAnsiTheme="minorHAnsi"/>
                <w:kern w:val="2"/>
                <w:szCs w:val="24"/>
                <w:lang w:val="tr-TR" w:eastAsia="tr-TR"/>
                <w14:ligatures w14:val="standardContextual"/>
              </w:rPr>
              <w:tab/>
            </w:r>
            <w:r w:rsidRPr="00E475E5">
              <w:rPr>
                <w:rStyle w:val="Hyperlink"/>
              </w:rPr>
              <w:t>DISASTERAWARE SIMULATION FRAMEWORK</w:t>
            </w:r>
            <w:r>
              <w:rPr>
                <w:webHidden/>
              </w:rPr>
              <w:tab/>
            </w:r>
            <w:r>
              <w:rPr>
                <w:webHidden/>
              </w:rPr>
              <w:fldChar w:fldCharType="begin"/>
            </w:r>
            <w:r>
              <w:rPr>
                <w:webHidden/>
              </w:rPr>
              <w:instrText xml:space="preserve"> PAGEREF _Toc236573988 \h </w:instrText>
            </w:r>
            <w:r>
              <w:rPr>
                <w:webHidden/>
              </w:rPr>
            </w:r>
            <w:r>
              <w:rPr>
                <w:webHidden/>
              </w:rPr>
              <w:fldChar w:fldCharType="separate"/>
            </w:r>
            <w:r>
              <w:rPr>
                <w:webHidden/>
              </w:rPr>
              <w:t>43</w:t>
            </w:r>
            <w:r>
              <w:rPr>
                <w:webHidden/>
              </w:rPr>
              <w:fldChar w:fldCharType="end"/>
            </w:r>
          </w:hyperlink>
        </w:p>
        <w:p w14:paraId="7F6D6355" w14:textId="0864AAF8"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89" w:history="1">
            <w:r w:rsidRPr="00E475E5">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E475E5">
              <w:rPr>
                <w:rStyle w:val="Hyperlink"/>
                <w:noProof/>
                <w:lang w:eastAsia="ja-JP"/>
              </w:rPr>
              <w:t>Overall System Block Diagram</w:t>
            </w:r>
            <w:r>
              <w:rPr>
                <w:noProof/>
                <w:webHidden/>
              </w:rPr>
              <w:tab/>
            </w:r>
            <w:r>
              <w:rPr>
                <w:noProof/>
                <w:webHidden/>
              </w:rPr>
              <w:fldChar w:fldCharType="begin"/>
            </w:r>
            <w:r>
              <w:rPr>
                <w:noProof/>
                <w:webHidden/>
              </w:rPr>
              <w:instrText xml:space="preserve"> PAGEREF _Toc236573989 \h </w:instrText>
            </w:r>
            <w:r>
              <w:rPr>
                <w:noProof/>
                <w:webHidden/>
              </w:rPr>
            </w:r>
            <w:r>
              <w:rPr>
                <w:noProof/>
                <w:webHidden/>
              </w:rPr>
              <w:fldChar w:fldCharType="separate"/>
            </w:r>
            <w:r>
              <w:rPr>
                <w:noProof/>
                <w:webHidden/>
              </w:rPr>
              <w:t>44</w:t>
            </w:r>
            <w:r>
              <w:rPr>
                <w:noProof/>
                <w:webHidden/>
              </w:rPr>
              <w:fldChar w:fldCharType="end"/>
            </w:r>
          </w:hyperlink>
        </w:p>
        <w:p w14:paraId="22889E5B" w14:textId="23963ED3"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90" w:history="1">
            <w:r w:rsidRPr="00E475E5">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E475E5">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_Toc236573990 \h </w:instrText>
            </w:r>
            <w:r>
              <w:rPr>
                <w:noProof/>
                <w:webHidden/>
              </w:rPr>
            </w:r>
            <w:r>
              <w:rPr>
                <w:noProof/>
                <w:webHidden/>
              </w:rPr>
              <w:fldChar w:fldCharType="separate"/>
            </w:r>
            <w:r>
              <w:rPr>
                <w:noProof/>
                <w:webHidden/>
              </w:rPr>
              <w:t>47</w:t>
            </w:r>
            <w:r>
              <w:rPr>
                <w:noProof/>
                <w:webHidden/>
              </w:rPr>
              <w:fldChar w:fldCharType="end"/>
            </w:r>
          </w:hyperlink>
        </w:p>
        <w:p w14:paraId="6E2FC0E1" w14:textId="2CEEDD58"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91" w:history="1">
            <w:r w:rsidRPr="00E475E5">
              <w:rPr>
                <w:rStyle w:val="Hyperlink"/>
                <w:noProof/>
              </w:rPr>
              <w:t>3.2.1</w:t>
            </w:r>
            <w:r>
              <w:rPr>
                <w:rFonts w:asciiTheme="minorHAnsi" w:eastAsiaTheme="minorEastAsia" w:hAnsiTheme="minorHAnsi"/>
                <w:noProof/>
                <w:kern w:val="2"/>
                <w:szCs w:val="24"/>
                <w:lang w:val="tr-TR" w:eastAsia="tr-TR"/>
                <w14:ligatures w14:val="standardContextual"/>
              </w:rPr>
              <w:tab/>
            </w:r>
            <w:r w:rsidRPr="00E475E5">
              <w:rPr>
                <w:rStyle w:val="Hyperlink"/>
                <w:noProof/>
              </w:rPr>
              <w:t>Meteorology Data Layer</w:t>
            </w:r>
            <w:r>
              <w:rPr>
                <w:noProof/>
                <w:webHidden/>
              </w:rPr>
              <w:tab/>
            </w:r>
            <w:r>
              <w:rPr>
                <w:noProof/>
                <w:webHidden/>
              </w:rPr>
              <w:fldChar w:fldCharType="begin"/>
            </w:r>
            <w:r>
              <w:rPr>
                <w:noProof/>
                <w:webHidden/>
              </w:rPr>
              <w:instrText xml:space="preserve"> PAGEREF _Toc236573991 \h </w:instrText>
            </w:r>
            <w:r>
              <w:rPr>
                <w:noProof/>
                <w:webHidden/>
              </w:rPr>
            </w:r>
            <w:r>
              <w:rPr>
                <w:noProof/>
                <w:webHidden/>
              </w:rPr>
              <w:fldChar w:fldCharType="separate"/>
            </w:r>
            <w:r>
              <w:rPr>
                <w:noProof/>
                <w:webHidden/>
              </w:rPr>
              <w:t>48</w:t>
            </w:r>
            <w:r>
              <w:rPr>
                <w:noProof/>
                <w:webHidden/>
              </w:rPr>
              <w:fldChar w:fldCharType="end"/>
            </w:r>
          </w:hyperlink>
        </w:p>
        <w:p w14:paraId="39075DF1" w14:textId="5122299C"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92" w:history="1">
            <w:r w:rsidRPr="00E475E5">
              <w:rPr>
                <w:rStyle w:val="Hyperlink"/>
                <w:noProof/>
              </w:rPr>
              <w:t>3.2.2</w:t>
            </w:r>
            <w:r>
              <w:rPr>
                <w:rFonts w:asciiTheme="minorHAnsi" w:eastAsiaTheme="minorEastAsia" w:hAnsiTheme="minorHAnsi"/>
                <w:noProof/>
                <w:kern w:val="2"/>
                <w:szCs w:val="24"/>
                <w:lang w:val="tr-TR" w:eastAsia="tr-TR"/>
                <w14:ligatures w14:val="standardContextual"/>
              </w:rPr>
              <w:tab/>
            </w:r>
            <w:r w:rsidRPr="00E475E5">
              <w:rPr>
                <w:rStyle w:val="Hyperlink"/>
                <w:noProof/>
              </w:rPr>
              <w:t>Topography Data Layer</w:t>
            </w:r>
            <w:r>
              <w:rPr>
                <w:noProof/>
                <w:webHidden/>
              </w:rPr>
              <w:tab/>
            </w:r>
            <w:r>
              <w:rPr>
                <w:noProof/>
                <w:webHidden/>
              </w:rPr>
              <w:fldChar w:fldCharType="begin"/>
            </w:r>
            <w:r>
              <w:rPr>
                <w:noProof/>
                <w:webHidden/>
              </w:rPr>
              <w:instrText xml:space="preserve"> PAGEREF _Toc236573992 \h </w:instrText>
            </w:r>
            <w:r>
              <w:rPr>
                <w:noProof/>
                <w:webHidden/>
              </w:rPr>
            </w:r>
            <w:r>
              <w:rPr>
                <w:noProof/>
                <w:webHidden/>
              </w:rPr>
              <w:fldChar w:fldCharType="separate"/>
            </w:r>
            <w:r>
              <w:rPr>
                <w:noProof/>
                <w:webHidden/>
              </w:rPr>
              <w:t>49</w:t>
            </w:r>
            <w:r>
              <w:rPr>
                <w:noProof/>
                <w:webHidden/>
              </w:rPr>
              <w:fldChar w:fldCharType="end"/>
            </w:r>
          </w:hyperlink>
        </w:p>
        <w:p w14:paraId="6AABB719" w14:textId="59FCE1C5"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93" w:history="1">
            <w:r w:rsidRPr="00E475E5">
              <w:rPr>
                <w:rStyle w:val="Hyperlink"/>
                <w:noProof/>
              </w:rPr>
              <w:t>3.2.3</w:t>
            </w:r>
            <w:r>
              <w:rPr>
                <w:rFonts w:asciiTheme="minorHAnsi" w:eastAsiaTheme="minorEastAsia" w:hAnsiTheme="minorHAnsi"/>
                <w:noProof/>
                <w:kern w:val="2"/>
                <w:szCs w:val="24"/>
                <w:lang w:val="tr-TR" w:eastAsia="tr-TR"/>
                <w14:ligatures w14:val="standardContextual"/>
              </w:rPr>
              <w:tab/>
            </w:r>
            <w:r w:rsidRPr="00E475E5">
              <w:rPr>
                <w:rStyle w:val="Hyperlink"/>
                <w:noProof/>
              </w:rPr>
              <w:t>Fuel Data Layer</w:t>
            </w:r>
            <w:r>
              <w:rPr>
                <w:noProof/>
                <w:webHidden/>
              </w:rPr>
              <w:tab/>
            </w:r>
            <w:r>
              <w:rPr>
                <w:noProof/>
                <w:webHidden/>
              </w:rPr>
              <w:fldChar w:fldCharType="begin"/>
            </w:r>
            <w:r>
              <w:rPr>
                <w:noProof/>
                <w:webHidden/>
              </w:rPr>
              <w:instrText xml:space="preserve"> PAGEREF _Toc236573993 \h </w:instrText>
            </w:r>
            <w:r>
              <w:rPr>
                <w:noProof/>
                <w:webHidden/>
              </w:rPr>
            </w:r>
            <w:r>
              <w:rPr>
                <w:noProof/>
                <w:webHidden/>
              </w:rPr>
              <w:fldChar w:fldCharType="separate"/>
            </w:r>
            <w:r>
              <w:rPr>
                <w:noProof/>
                <w:webHidden/>
              </w:rPr>
              <w:t>50</w:t>
            </w:r>
            <w:r>
              <w:rPr>
                <w:noProof/>
                <w:webHidden/>
              </w:rPr>
              <w:fldChar w:fldCharType="end"/>
            </w:r>
          </w:hyperlink>
        </w:p>
        <w:p w14:paraId="589C1E09" w14:textId="7F6C4F1C"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94" w:history="1">
            <w:r w:rsidRPr="00E475E5">
              <w:rPr>
                <w:rStyle w:val="Hyperlink"/>
                <w:noProof/>
              </w:rPr>
              <w:t>3.2.4</w:t>
            </w:r>
            <w:r>
              <w:rPr>
                <w:rFonts w:asciiTheme="minorHAnsi" w:eastAsiaTheme="minorEastAsia" w:hAnsiTheme="minorHAnsi"/>
                <w:noProof/>
                <w:kern w:val="2"/>
                <w:szCs w:val="24"/>
                <w:lang w:val="tr-TR" w:eastAsia="tr-TR"/>
                <w14:ligatures w14:val="standardContextual"/>
              </w:rPr>
              <w:tab/>
            </w:r>
            <w:r w:rsidRPr="00E475E5">
              <w:rPr>
                <w:rStyle w:val="Hyperlink"/>
                <w:noProof/>
              </w:rPr>
              <w:t>Ignition Layer</w:t>
            </w:r>
            <w:r>
              <w:rPr>
                <w:noProof/>
                <w:webHidden/>
              </w:rPr>
              <w:tab/>
            </w:r>
            <w:r>
              <w:rPr>
                <w:noProof/>
                <w:webHidden/>
              </w:rPr>
              <w:fldChar w:fldCharType="begin"/>
            </w:r>
            <w:r>
              <w:rPr>
                <w:noProof/>
                <w:webHidden/>
              </w:rPr>
              <w:instrText xml:space="preserve"> PAGEREF _Toc236573994 \h </w:instrText>
            </w:r>
            <w:r>
              <w:rPr>
                <w:noProof/>
                <w:webHidden/>
              </w:rPr>
            </w:r>
            <w:r>
              <w:rPr>
                <w:noProof/>
                <w:webHidden/>
              </w:rPr>
              <w:fldChar w:fldCharType="separate"/>
            </w:r>
            <w:r>
              <w:rPr>
                <w:noProof/>
                <w:webHidden/>
              </w:rPr>
              <w:t>51</w:t>
            </w:r>
            <w:r>
              <w:rPr>
                <w:noProof/>
                <w:webHidden/>
              </w:rPr>
              <w:fldChar w:fldCharType="end"/>
            </w:r>
          </w:hyperlink>
        </w:p>
        <w:p w14:paraId="783924F2" w14:textId="700112C2"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95" w:history="1">
            <w:r w:rsidRPr="00E475E5">
              <w:rPr>
                <w:rStyle w:val="Hyperlink"/>
                <w:noProof/>
              </w:rPr>
              <w:t>3.2.5</w:t>
            </w:r>
            <w:r>
              <w:rPr>
                <w:rFonts w:asciiTheme="minorHAnsi" w:eastAsiaTheme="minorEastAsia" w:hAnsiTheme="minorHAnsi"/>
                <w:noProof/>
                <w:kern w:val="2"/>
                <w:szCs w:val="24"/>
                <w:lang w:val="tr-TR" w:eastAsia="tr-TR"/>
                <w14:ligatures w14:val="standardContextual"/>
              </w:rPr>
              <w:tab/>
            </w:r>
            <w:r w:rsidRPr="00E475E5">
              <w:rPr>
                <w:rStyle w:val="Hyperlink"/>
                <w:noProof/>
              </w:rPr>
              <w:t>Decisional Data Layers</w:t>
            </w:r>
            <w:r>
              <w:rPr>
                <w:noProof/>
                <w:webHidden/>
              </w:rPr>
              <w:tab/>
            </w:r>
            <w:r>
              <w:rPr>
                <w:noProof/>
                <w:webHidden/>
              </w:rPr>
              <w:fldChar w:fldCharType="begin"/>
            </w:r>
            <w:r>
              <w:rPr>
                <w:noProof/>
                <w:webHidden/>
              </w:rPr>
              <w:instrText xml:space="preserve"> PAGEREF _Toc236573995 \h </w:instrText>
            </w:r>
            <w:r>
              <w:rPr>
                <w:noProof/>
                <w:webHidden/>
              </w:rPr>
            </w:r>
            <w:r>
              <w:rPr>
                <w:noProof/>
                <w:webHidden/>
              </w:rPr>
              <w:fldChar w:fldCharType="separate"/>
            </w:r>
            <w:r>
              <w:rPr>
                <w:noProof/>
                <w:webHidden/>
              </w:rPr>
              <w:t>51</w:t>
            </w:r>
            <w:r>
              <w:rPr>
                <w:noProof/>
                <w:webHidden/>
              </w:rPr>
              <w:fldChar w:fldCharType="end"/>
            </w:r>
          </w:hyperlink>
        </w:p>
        <w:p w14:paraId="434B4469" w14:textId="5CA7C5B9"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3996" w:history="1">
            <w:r w:rsidRPr="00E475E5">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E475E5">
              <w:rPr>
                <w:rStyle w:val="Hyperlink"/>
                <w:noProof/>
                <w:lang w:eastAsia="ja-JP"/>
              </w:rPr>
              <w:t>Simulation Core</w:t>
            </w:r>
            <w:r>
              <w:rPr>
                <w:noProof/>
                <w:webHidden/>
              </w:rPr>
              <w:tab/>
            </w:r>
            <w:r>
              <w:rPr>
                <w:noProof/>
                <w:webHidden/>
              </w:rPr>
              <w:fldChar w:fldCharType="begin"/>
            </w:r>
            <w:r>
              <w:rPr>
                <w:noProof/>
                <w:webHidden/>
              </w:rPr>
              <w:instrText xml:space="preserve"> PAGEREF _Toc236573996 \h </w:instrText>
            </w:r>
            <w:r>
              <w:rPr>
                <w:noProof/>
                <w:webHidden/>
              </w:rPr>
            </w:r>
            <w:r>
              <w:rPr>
                <w:noProof/>
                <w:webHidden/>
              </w:rPr>
              <w:fldChar w:fldCharType="separate"/>
            </w:r>
            <w:r>
              <w:rPr>
                <w:noProof/>
                <w:webHidden/>
              </w:rPr>
              <w:t>55</w:t>
            </w:r>
            <w:r>
              <w:rPr>
                <w:noProof/>
                <w:webHidden/>
              </w:rPr>
              <w:fldChar w:fldCharType="end"/>
            </w:r>
          </w:hyperlink>
        </w:p>
        <w:p w14:paraId="398C4A95" w14:textId="15C8B209"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97" w:history="1">
            <w:r w:rsidRPr="00E475E5">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E475E5">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_Toc236573997 \h </w:instrText>
            </w:r>
            <w:r>
              <w:rPr>
                <w:noProof/>
                <w:webHidden/>
              </w:rPr>
            </w:r>
            <w:r>
              <w:rPr>
                <w:noProof/>
                <w:webHidden/>
              </w:rPr>
              <w:fldChar w:fldCharType="separate"/>
            </w:r>
            <w:r>
              <w:rPr>
                <w:noProof/>
                <w:webHidden/>
              </w:rPr>
              <w:t>55</w:t>
            </w:r>
            <w:r>
              <w:rPr>
                <w:noProof/>
                <w:webHidden/>
              </w:rPr>
              <w:fldChar w:fldCharType="end"/>
            </w:r>
          </w:hyperlink>
        </w:p>
        <w:p w14:paraId="5616192F" w14:textId="18F84FD6"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98" w:history="1">
            <w:r w:rsidRPr="00E475E5">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E475E5">
              <w:rPr>
                <w:rStyle w:val="Hyperlink"/>
                <w:noProof/>
                <w:lang w:eastAsia="ja-JP"/>
              </w:rPr>
              <w:t>Hybrid Fire Spread Model</w:t>
            </w:r>
            <w:r>
              <w:rPr>
                <w:noProof/>
                <w:webHidden/>
              </w:rPr>
              <w:tab/>
            </w:r>
            <w:r>
              <w:rPr>
                <w:noProof/>
                <w:webHidden/>
              </w:rPr>
              <w:fldChar w:fldCharType="begin"/>
            </w:r>
            <w:r>
              <w:rPr>
                <w:noProof/>
                <w:webHidden/>
              </w:rPr>
              <w:instrText xml:space="preserve"> PAGEREF _Toc236573998 \h </w:instrText>
            </w:r>
            <w:r>
              <w:rPr>
                <w:noProof/>
                <w:webHidden/>
              </w:rPr>
            </w:r>
            <w:r>
              <w:rPr>
                <w:noProof/>
                <w:webHidden/>
              </w:rPr>
              <w:fldChar w:fldCharType="separate"/>
            </w:r>
            <w:r>
              <w:rPr>
                <w:noProof/>
                <w:webHidden/>
              </w:rPr>
              <w:t>56</w:t>
            </w:r>
            <w:r>
              <w:rPr>
                <w:noProof/>
                <w:webHidden/>
              </w:rPr>
              <w:fldChar w:fldCharType="end"/>
            </w:r>
          </w:hyperlink>
        </w:p>
        <w:p w14:paraId="28D0FEDC" w14:textId="0183241E"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3999" w:history="1">
            <w:r w:rsidRPr="00E475E5">
              <w:rPr>
                <w:rStyle w:val="Hyperlink"/>
                <w:noProof/>
              </w:rPr>
              <w:t>3.3.3</w:t>
            </w:r>
            <w:r>
              <w:rPr>
                <w:rFonts w:asciiTheme="minorHAnsi" w:eastAsiaTheme="minorEastAsia" w:hAnsiTheme="minorHAnsi"/>
                <w:noProof/>
                <w:kern w:val="2"/>
                <w:szCs w:val="24"/>
                <w:lang w:val="tr-TR" w:eastAsia="tr-TR"/>
                <w14:ligatures w14:val="standardContextual"/>
              </w:rPr>
              <w:tab/>
            </w:r>
            <w:r w:rsidRPr="00E475E5">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_Toc236573999 \h </w:instrText>
            </w:r>
            <w:r>
              <w:rPr>
                <w:noProof/>
                <w:webHidden/>
              </w:rPr>
            </w:r>
            <w:r>
              <w:rPr>
                <w:noProof/>
                <w:webHidden/>
              </w:rPr>
              <w:fldChar w:fldCharType="separate"/>
            </w:r>
            <w:r>
              <w:rPr>
                <w:noProof/>
                <w:webHidden/>
              </w:rPr>
              <w:t>64</w:t>
            </w:r>
            <w:r>
              <w:rPr>
                <w:noProof/>
                <w:webHidden/>
              </w:rPr>
              <w:fldChar w:fldCharType="end"/>
            </w:r>
          </w:hyperlink>
        </w:p>
        <w:p w14:paraId="74CE0F24" w14:textId="5C5FD664"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00" w:history="1">
            <w:r w:rsidRPr="00E475E5">
              <w:rPr>
                <w:rStyle w:val="Hyperlink"/>
                <w:noProof/>
              </w:rPr>
              <w:t>3.4</w:t>
            </w:r>
            <w:r>
              <w:rPr>
                <w:rFonts w:asciiTheme="minorHAnsi" w:eastAsiaTheme="minorEastAsia" w:hAnsiTheme="minorHAnsi"/>
                <w:noProof/>
                <w:kern w:val="2"/>
                <w:szCs w:val="24"/>
                <w:lang w:val="tr-TR" w:eastAsia="tr-TR"/>
                <w14:ligatures w14:val="standardContextual"/>
              </w:rPr>
              <w:tab/>
            </w:r>
            <w:r w:rsidRPr="00E475E5">
              <w:rPr>
                <w:rStyle w:val="Hyperlink"/>
                <w:noProof/>
              </w:rPr>
              <w:t>Decision Support System Core</w:t>
            </w:r>
            <w:r>
              <w:rPr>
                <w:noProof/>
                <w:webHidden/>
              </w:rPr>
              <w:tab/>
            </w:r>
            <w:r>
              <w:rPr>
                <w:noProof/>
                <w:webHidden/>
              </w:rPr>
              <w:fldChar w:fldCharType="begin"/>
            </w:r>
            <w:r>
              <w:rPr>
                <w:noProof/>
                <w:webHidden/>
              </w:rPr>
              <w:instrText xml:space="preserve"> PAGEREF _Toc236574000 \h </w:instrText>
            </w:r>
            <w:r>
              <w:rPr>
                <w:noProof/>
                <w:webHidden/>
              </w:rPr>
            </w:r>
            <w:r>
              <w:rPr>
                <w:noProof/>
                <w:webHidden/>
              </w:rPr>
              <w:fldChar w:fldCharType="separate"/>
            </w:r>
            <w:r>
              <w:rPr>
                <w:noProof/>
                <w:webHidden/>
              </w:rPr>
              <w:t>67</w:t>
            </w:r>
            <w:r>
              <w:rPr>
                <w:noProof/>
                <w:webHidden/>
              </w:rPr>
              <w:fldChar w:fldCharType="end"/>
            </w:r>
          </w:hyperlink>
        </w:p>
        <w:p w14:paraId="2027D463" w14:textId="09494ABA" w:rsidR="00772963" w:rsidRDefault="00772963">
          <w:pPr>
            <w:pStyle w:val="TOC1"/>
            <w:tabs>
              <w:tab w:val="left" w:pos="480"/>
            </w:tabs>
            <w:rPr>
              <w:rFonts w:asciiTheme="minorHAnsi" w:eastAsiaTheme="minorEastAsia" w:hAnsiTheme="minorHAnsi"/>
              <w:kern w:val="2"/>
              <w:szCs w:val="24"/>
              <w:lang w:val="tr-TR" w:eastAsia="tr-TR"/>
              <w14:ligatures w14:val="standardContextual"/>
            </w:rPr>
          </w:pPr>
          <w:hyperlink w:anchor="_Toc236574001" w:history="1">
            <w:r w:rsidRPr="00E475E5">
              <w:rPr>
                <w:rStyle w:val="Hyperlink"/>
              </w:rPr>
              <w:t>4</w:t>
            </w:r>
            <w:r>
              <w:rPr>
                <w:rFonts w:asciiTheme="minorHAnsi" w:eastAsiaTheme="minorEastAsia" w:hAnsiTheme="minorHAnsi"/>
                <w:kern w:val="2"/>
                <w:szCs w:val="24"/>
                <w:lang w:val="tr-TR" w:eastAsia="tr-TR"/>
                <w14:ligatures w14:val="standardContextual"/>
              </w:rPr>
              <w:tab/>
            </w:r>
            <w:r w:rsidRPr="00E475E5">
              <w:rPr>
                <w:rStyle w:val="Hyperlink"/>
              </w:rPr>
              <w:t>DISASTERAWARE DECISION SUPPORT FRAMEWORK</w:t>
            </w:r>
            <w:r>
              <w:rPr>
                <w:webHidden/>
              </w:rPr>
              <w:tab/>
            </w:r>
            <w:r>
              <w:rPr>
                <w:webHidden/>
              </w:rPr>
              <w:fldChar w:fldCharType="begin"/>
            </w:r>
            <w:r>
              <w:rPr>
                <w:webHidden/>
              </w:rPr>
              <w:instrText xml:space="preserve"> PAGEREF _Toc236574001 \h </w:instrText>
            </w:r>
            <w:r>
              <w:rPr>
                <w:webHidden/>
              </w:rPr>
            </w:r>
            <w:r>
              <w:rPr>
                <w:webHidden/>
              </w:rPr>
              <w:fldChar w:fldCharType="separate"/>
            </w:r>
            <w:r>
              <w:rPr>
                <w:webHidden/>
              </w:rPr>
              <w:t>69</w:t>
            </w:r>
            <w:r>
              <w:rPr>
                <w:webHidden/>
              </w:rPr>
              <w:fldChar w:fldCharType="end"/>
            </w:r>
          </w:hyperlink>
        </w:p>
        <w:p w14:paraId="330B9AA1" w14:textId="18867928"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02" w:history="1">
            <w:r w:rsidRPr="00E475E5">
              <w:rPr>
                <w:rStyle w:val="Hyperlink"/>
                <w:noProof/>
              </w:rPr>
              <w:t>4.1</w:t>
            </w:r>
            <w:r>
              <w:rPr>
                <w:rFonts w:asciiTheme="minorHAnsi" w:eastAsiaTheme="minorEastAsia" w:hAnsiTheme="minorHAnsi"/>
                <w:noProof/>
                <w:kern w:val="2"/>
                <w:szCs w:val="24"/>
                <w:lang w:val="tr-TR" w:eastAsia="tr-TR"/>
                <w14:ligatures w14:val="standardContextual"/>
              </w:rPr>
              <w:tab/>
            </w:r>
            <w:r w:rsidRPr="00E475E5">
              <w:rPr>
                <w:rStyle w:val="Hyperlink"/>
                <w:noProof/>
              </w:rPr>
              <w:t>Decision Support System Block Diagram</w:t>
            </w:r>
            <w:r>
              <w:rPr>
                <w:noProof/>
                <w:webHidden/>
              </w:rPr>
              <w:tab/>
            </w:r>
            <w:r>
              <w:rPr>
                <w:noProof/>
                <w:webHidden/>
              </w:rPr>
              <w:fldChar w:fldCharType="begin"/>
            </w:r>
            <w:r>
              <w:rPr>
                <w:noProof/>
                <w:webHidden/>
              </w:rPr>
              <w:instrText xml:space="preserve"> PAGEREF _Toc236574002 \h </w:instrText>
            </w:r>
            <w:r>
              <w:rPr>
                <w:noProof/>
                <w:webHidden/>
              </w:rPr>
            </w:r>
            <w:r>
              <w:rPr>
                <w:noProof/>
                <w:webHidden/>
              </w:rPr>
              <w:fldChar w:fldCharType="separate"/>
            </w:r>
            <w:r>
              <w:rPr>
                <w:noProof/>
                <w:webHidden/>
              </w:rPr>
              <w:t>70</w:t>
            </w:r>
            <w:r>
              <w:rPr>
                <w:noProof/>
                <w:webHidden/>
              </w:rPr>
              <w:fldChar w:fldCharType="end"/>
            </w:r>
          </w:hyperlink>
        </w:p>
        <w:p w14:paraId="5F37E2F6" w14:textId="0B219BE1"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03" w:history="1">
            <w:r w:rsidRPr="00E475E5">
              <w:rPr>
                <w:rStyle w:val="Hyperlink"/>
                <w:noProof/>
              </w:rPr>
              <w:t>4.2</w:t>
            </w:r>
            <w:r>
              <w:rPr>
                <w:rFonts w:asciiTheme="minorHAnsi" w:eastAsiaTheme="minorEastAsia" w:hAnsiTheme="minorHAnsi"/>
                <w:noProof/>
                <w:kern w:val="2"/>
                <w:szCs w:val="24"/>
                <w:lang w:val="tr-TR" w:eastAsia="tr-TR"/>
                <w14:ligatures w14:val="standardContextual"/>
              </w:rPr>
              <w:tab/>
            </w:r>
            <w:r w:rsidRPr="00E475E5">
              <w:rPr>
                <w:rStyle w:val="Hyperlink"/>
                <w:noProof/>
              </w:rPr>
              <w:t>Layer 1: Input Space</w:t>
            </w:r>
            <w:r>
              <w:rPr>
                <w:noProof/>
                <w:webHidden/>
              </w:rPr>
              <w:tab/>
            </w:r>
            <w:r>
              <w:rPr>
                <w:noProof/>
                <w:webHidden/>
              </w:rPr>
              <w:fldChar w:fldCharType="begin"/>
            </w:r>
            <w:r>
              <w:rPr>
                <w:noProof/>
                <w:webHidden/>
              </w:rPr>
              <w:instrText xml:space="preserve"> PAGEREF _Toc236574003 \h </w:instrText>
            </w:r>
            <w:r>
              <w:rPr>
                <w:noProof/>
                <w:webHidden/>
              </w:rPr>
            </w:r>
            <w:r>
              <w:rPr>
                <w:noProof/>
                <w:webHidden/>
              </w:rPr>
              <w:fldChar w:fldCharType="separate"/>
            </w:r>
            <w:r>
              <w:rPr>
                <w:noProof/>
                <w:webHidden/>
              </w:rPr>
              <w:t>71</w:t>
            </w:r>
            <w:r>
              <w:rPr>
                <w:noProof/>
                <w:webHidden/>
              </w:rPr>
              <w:fldChar w:fldCharType="end"/>
            </w:r>
          </w:hyperlink>
        </w:p>
        <w:p w14:paraId="7E0AD45A" w14:textId="11AE15C2"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04" w:history="1">
            <w:r w:rsidRPr="00E475E5">
              <w:rPr>
                <w:rStyle w:val="Hyperlink"/>
                <w:noProof/>
              </w:rPr>
              <w:t>4.3</w:t>
            </w:r>
            <w:r>
              <w:rPr>
                <w:rFonts w:asciiTheme="minorHAnsi" w:eastAsiaTheme="minorEastAsia" w:hAnsiTheme="minorHAnsi"/>
                <w:noProof/>
                <w:kern w:val="2"/>
                <w:szCs w:val="24"/>
                <w:lang w:val="tr-TR" w:eastAsia="tr-TR"/>
                <w14:ligatures w14:val="standardContextual"/>
              </w:rPr>
              <w:tab/>
            </w:r>
            <w:r w:rsidRPr="00E475E5">
              <w:rPr>
                <w:rStyle w:val="Hyperlink"/>
                <w:noProof/>
              </w:rPr>
              <w:t>Layer 2: Observation, Features, and Confidence</w:t>
            </w:r>
            <w:r>
              <w:rPr>
                <w:noProof/>
                <w:webHidden/>
              </w:rPr>
              <w:tab/>
            </w:r>
            <w:r>
              <w:rPr>
                <w:noProof/>
                <w:webHidden/>
              </w:rPr>
              <w:fldChar w:fldCharType="begin"/>
            </w:r>
            <w:r>
              <w:rPr>
                <w:noProof/>
                <w:webHidden/>
              </w:rPr>
              <w:instrText xml:space="preserve"> PAGEREF _Toc236574004 \h </w:instrText>
            </w:r>
            <w:r>
              <w:rPr>
                <w:noProof/>
                <w:webHidden/>
              </w:rPr>
            </w:r>
            <w:r>
              <w:rPr>
                <w:noProof/>
                <w:webHidden/>
              </w:rPr>
              <w:fldChar w:fldCharType="separate"/>
            </w:r>
            <w:r>
              <w:rPr>
                <w:noProof/>
                <w:webHidden/>
              </w:rPr>
              <w:t>72</w:t>
            </w:r>
            <w:r>
              <w:rPr>
                <w:noProof/>
                <w:webHidden/>
              </w:rPr>
              <w:fldChar w:fldCharType="end"/>
            </w:r>
          </w:hyperlink>
        </w:p>
        <w:p w14:paraId="00816A80" w14:textId="3F66A954"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05" w:history="1">
            <w:r w:rsidRPr="00E475E5">
              <w:rPr>
                <w:rStyle w:val="Hyperlink"/>
                <w:noProof/>
              </w:rPr>
              <w:t>4.4</w:t>
            </w:r>
            <w:r>
              <w:rPr>
                <w:rFonts w:asciiTheme="minorHAnsi" w:eastAsiaTheme="minorEastAsia" w:hAnsiTheme="minorHAnsi"/>
                <w:noProof/>
                <w:kern w:val="2"/>
                <w:szCs w:val="24"/>
                <w:lang w:val="tr-TR" w:eastAsia="tr-TR"/>
                <w14:ligatures w14:val="standardContextual"/>
              </w:rPr>
              <w:tab/>
            </w:r>
            <w:r w:rsidRPr="00E475E5">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_Toc236574005 \h </w:instrText>
            </w:r>
            <w:r>
              <w:rPr>
                <w:noProof/>
                <w:webHidden/>
              </w:rPr>
            </w:r>
            <w:r>
              <w:rPr>
                <w:noProof/>
                <w:webHidden/>
              </w:rPr>
              <w:fldChar w:fldCharType="separate"/>
            </w:r>
            <w:r>
              <w:rPr>
                <w:noProof/>
                <w:webHidden/>
              </w:rPr>
              <w:t>74</w:t>
            </w:r>
            <w:r>
              <w:rPr>
                <w:noProof/>
                <w:webHidden/>
              </w:rPr>
              <w:fldChar w:fldCharType="end"/>
            </w:r>
          </w:hyperlink>
        </w:p>
        <w:p w14:paraId="7FDF4FE4" w14:textId="646BC950"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06" w:history="1">
            <w:r w:rsidRPr="00E475E5">
              <w:rPr>
                <w:rStyle w:val="Hyperlink"/>
                <w:noProof/>
              </w:rPr>
              <w:t>4.5</w:t>
            </w:r>
            <w:r>
              <w:rPr>
                <w:rFonts w:asciiTheme="minorHAnsi" w:eastAsiaTheme="minorEastAsia" w:hAnsiTheme="minorHAnsi"/>
                <w:noProof/>
                <w:kern w:val="2"/>
                <w:szCs w:val="24"/>
                <w:lang w:val="tr-TR" w:eastAsia="tr-TR"/>
                <w14:ligatures w14:val="standardContextual"/>
              </w:rPr>
              <w:tab/>
            </w:r>
            <w:r w:rsidRPr="00E475E5">
              <w:rPr>
                <w:rStyle w:val="Hyperlink"/>
                <w:noProof/>
              </w:rPr>
              <w:t>Layer 4: Decision Generation and Coordination</w:t>
            </w:r>
            <w:r>
              <w:rPr>
                <w:noProof/>
                <w:webHidden/>
              </w:rPr>
              <w:tab/>
            </w:r>
            <w:r>
              <w:rPr>
                <w:noProof/>
                <w:webHidden/>
              </w:rPr>
              <w:fldChar w:fldCharType="begin"/>
            </w:r>
            <w:r>
              <w:rPr>
                <w:noProof/>
                <w:webHidden/>
              </w:rPr>
              <w:instrText xml:space="preserve"> PAGEREF _Toc236574006 \h </w:instrText>
            </w:r>
            <w:r>
              <w:rPr>
                <w:noProof/>
                <w:webHidden/>
              </w:rPr>
            </w:r>
            <w:r>
              <w:rPr>
                <w:noProof/>
                <w:webHidden/>
              </w:rPr>
              <w:fldChar w:fldCharType="separate"/>
            </w:r>
            <w:r>
              <w:rPr>
                <w:noProof/>
                <w:webHidden/>
              </w:rPr>
              <w:t>79</w:t>
            </w:r>
            <w:r>
              <w:rPr>
                <w:noProof/>
                <w:webHidden/>
              </w:rPr>
              <w:fldChar w:fldCharType="end"/>
            </w:r>
          </w:hyperlink>
        </w:p>
        <w:p w14:paraId="3508E227" w14:textId="09E191D9"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4007" w:history="1">
            <w:r w:rsidRPr="00E475E5">
              <w:rPr>
                <w:rStyle w:val="Hyperlink"/>
                <w:noProof/>
              </w:rPr>
              <w:t>4.5.1</w:t>
            </w:r>
            <w:r>
              <w:rPr>
                <w:rFonts w:asciiTheme="minorHAnsi" w:eastAsiaTheme="minorEastAsia" w:hAnsiTheme="minorHAnsi"/>
                <w:noProof/>
                <w:kern w:val="2"/>
                <w:szCs w:val="24"/>
                <w:lang w:val="tr-TR" w:eastAsia="tr-TR"/>
                <w14:ligatures w14:val="standardContextual"/>
              </w:rPr>
              <w:tab/>
            </w:r>
            <w:r w:rsidRPr="00E475E5">
              <w:rPr>
                <w:rStyle w:val="Hyperlink"/>
                <w:noProof/>
              </w:rPr>
              <w:t>Rule Base and Candidate Intervention</w:t>
            </w:r>
            <w:r>
              <w:rPr>
                <w:noProof/>
                <w:webHidden/>
              </w:rPr>
              <w:tab/>
            </w:r>
            <w:r>
              <w:rPr>
                <w:noProof/>
                <w:webHidden/>
              </w:rPr>
              <w:fldChar w:fldCharType="begin"/>
            </w:r>
            <w:r>
              <w:rPr>
                <w:noProof/>
                <w:webHidden/>
              </w:rPr>
              <w:instrText xml:space="preserve"> PAGEREF _Toc236574007 \h </w:instrText>
            </w:r>
            <w:r>
              <w:rPr>
                <w:noProof/>
                <w:webHidden/>
              </w:rPr>
            </w:r>
            <w:r>
              <w:rPr>
                <w:noProof/>
                <w:webHidden/>
              </w:rPr>
              <w:fldChar w:fldCharType="separate"/>
            </w:r>
            <w:r>
              <w:rPr>
                <w:noProof/>
                <w:webHidden/>
              </w:rPr>
              <w:t>83</w:t>
            </w:r>
            <w:r>
              <w:rPr>
                <w:noProof/>
                <w:webHidden/>
              </w:rPr>
              <w:fldChar w:fldCharType="end"/>
            </w:r>
          </w:hyperlink>
        </w:p>
        <w:p w14:paraId="30D8CF01" w14:textId="28F56545"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4008" w:history="1">
            <w:r w:rsidRPr="00E475E5">
              <w:rPr>
                <w:rStyle w:val="Hyperlink"/>
                <w:noProof/>
              </w:rPr>
              <w:t>4.5.2</w:t>
            </w:r>
            <w:r>
              <w:rPr>
                <w:rFonts w:asciiTheme="minorHAnsi" w:eastAsiaTheme="minorEastAsia" w:hAnsiTheme="minorHAnsi"/>
                <w:noProof/>
                <w:kern w:val="2"/>
                <w:szCs w:val="24"/>
                <w:lang w:val="tr-TR" w:eastAsia="tr-TR"/>
                <w14:ligatures w14:val="standardContextual"/>
              </w:rPr>
              <w:tab/>
            </w:r>
            <w:r w:rsidRPr="00E475E5">
              <w:rPr>
                <w:rStyle w:val="Hyperlink"/>
                <w:noProof/>
              </w:rPr>
              <w:t>Cost, Quality, and the Satisficing Test</w:t>
            </w:r>
            <w:r>
              <w:rPr>
                <w:noProof/>
                <w:webHidden/>
              </w:rPr>
              <w:tab/>
            </w:r>
            <w:r>
              <w:rPr>
                <w:noProof/>
                <w:webHidden/>
              </w:rPr>
              <w:fldChar w:fldCharType="begin"/>
            </w:r>
            <w:r>
              <w:rPr>
                <w:noProof/>
                <w:webHidden/>
              </w:rPr>
              <w:instrText xml:space="preserve"> PAGEREF _Toc236574008 \h </w:instrText>
            </w:r>
            <w:r>
              <w:rPr>
                <w:noProof/>
                <w:webHidden/>
              </w:rPr>
            </w:r>
            <w:r>
              <w:rPr>
                <w:noProof/>
                <w:webHidden/>
              </w:rPr>
              <w:fldChar w:fldCharType="separate"/>
            </w:r>
            <w:r>
              <w:rPr>
                <w:noProof/>
                <w:webHidden/>
              </w:rPr>
              <w:t>86</w:t>
            </w:r>
            <w:r>
              <w:rPr>
                <w:noProof/>
                <w:webHidden/>
              </w:rPr>
              <w:fldChar w:fldCharType="end"/>
            </w:r>
          </w:hyperlink>
        </w:p>
        <w:p w14:paraId="088A353B" w14:textId="123B9B7E"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4009" w:history="1">
            <w:r w:rsidRPr="00E475E5">
              <w:rPr>
                <w:rStyle w:val="Hyperlink"/>
                <w:noProof/>
              </w:rPr>
              <w:t>4.5.3</w:t>
            </w:r>
            <w:r>
              <w:rPr>
                <w:rFonts w:asciiTheme="minorHAnsi" w:eastAsiaTheme="minorEastAsia" w:hAnsiTheme="minorHAnsi"/>
                <w:noProof/>
                <w:kern w:val="2"/>
                <w:szCs w:val="24"/>
                <w:lang w:val="tr-TR" w:eastAsia="tr-TR"/>
                <w14:ligatures w14:val="standardContextual"/>
              </w:rPr>
              <w:tab/>
            </w:r>
            <w:r w:rsidRPr="00E475E5">
              <w:rPr>
                <w:rStyle w:val="Hyperlink"/>
                <w:noProof/>
              </w:rPr>
              <w:t>Open Decision Space: Staged Adaptation</w:t>
            </w:r>
            <w:r>
              <w:rPr>
                <w:noProof/>
                <w:webHidden/>
              </w:rPr>
              <w:tab/>
            </w:r>
            <w:r>
              <w:rPr>
                <w:noProof/>
                <w:webHidden/>
              </w:rPr>
              <w:fldChar w:fldCharType="begin"/>
            </w:r>
            <w:r>
              <w:rPr>
                <w:noProof/>
                <w:webHidden/>
              </w:rPr>
              <w:instrText xml:space="preserve"> PAGEREF _Toc236574009 \h </w:instrText>
            </w:r>
            <w:r>
              <w:rPr>
                <w:noProof/>
                <w:webHidden/>
              </w:rPr>
            </w:r>
            <w:r>
              <w:rPr>
                <w:noProof/>
                <w:webHidden/>
              </w:rPr>
              <w:fldChar w:fldCharType="separate"/>
            </w:r>
            <w:r>
              <w:rPr>
                <w:noProof/>
                <w:webHidden/>
              </w:rPr>
              <w:t>93</w:t>
            </w:r>
            <w:r>
              <w:rPr>
                <w:noProof/>
                <w:webHidden/>
              </w:rPr>
              <w:fldChar w:fldCharType="end"/>
            </w:r>
          </w:hyperlink>
        </w:p>
        <w:p w14:paraId="3928C012" w14:textId="1D5C37C0"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10" w:history="1">
            <w:r w:rsidRPr="00E475E5">
              <w:rPr>
                <w:rStyle w:val="Hyperlink"/>
                <w:noProof/>
              </w:rPr>
              <w:t>4.6</w:t>
            </w:r>
            <w:r>
              <w:rPr>
                <w:rFonts w:asciiTheme="minorHAnsi" w:eastAsiaTheme="minorEastAsia" w:hAnsiTheme="minorHAnsi"/>
                <w:noProof/>
                <w:kern w:val="2"/>
                <w:szCs w:val="24"/>
                <w:lang w:val="tr-TR" w:eastAsia="tr-TR"/>
                <w14:ligatures w14:val="standardContextual"/>
              </w:rPr>
              <w:tab/>
            </w:r>
            <w:r w:rsidRPr="00E475E5">
              <w:rPr>
                <w:rStyle w:val="Hyperlink"/>
                <w:noProof/>
              </w:rPr>
              <w:t>Local Layer, Graduated Fail-Safe, Global Coordination</w:t>
            </w:r>
            <w:r>
              <w:rPr>
                <w:noProof/>
                <w:webHidden/>
              </w:rPr>
              <w:tab/>
            </w:r>
            <w:r>
              <w:rPr>
                <w:noProof/>
                <w:webHidden/>
              </w:rPr>
              <w:fldChar w:fldCharType="begin"/>
            </w:r>
            <w:r>
              <w:rPr>
                <w:noProof/>
                <w:webHidden/>
              </w:rPr>
              <w:instrText xml:space="preserve"> PAGEREF _Toc236574010 \h </w:instrText>
            </w:r>
            <w:r>
              <w:rPr>
                <w:noProof/>
                <w:webHidden/>
              </w:rPr>
            </w:r>
            <w:r>
              <w:rPr>
                <w:noProof/>
                <w:webHidden/>
              </w:rPr>
              <w:fldChar w:fldCharType="separate"/>
            </w:r>
            <w:r>
              <w:rPr>
                <w:noProof/>
                <w:webHidden/>
              </w:rPr>
              <w:t>107</w:t>
            </w:r>
            <w:r>
              <w:rPr>
                <w:noProof/>
                <w:webHidden/>
              </w:rPr>
              <w:fldChar w:fldCharType="end"/>
            </w:r>
          </w:hyperlink>
        </w:p>
        <w:p w14:paraId="6B5D4FBF" w14:textId="501838F6" w:rsidR="00772963" w:rsidRDefault="00772963">
          <w:pPr>
            <w:pStyle w:val="TOC1"/>
            <w:tabs>
              <w:tab w:val="left" w:pos="480"/>
            </w:tabs>
            <w:rPr>
              <w:rFonts w:asciiTheme="minorHAnsi" w:eastAsiaTheme="minorEastAsia" w:hAnsiTheme="minorHAnsi"/>
              <w:kern w:val="2"/>
              <w:szCs w:val="24"/>
              <w:lang w:val="tr-TR" w:eastAsia="tr-TR"/>
              <w14:ligatures w14:val="standardContextual"/>
            </w:rPr>
          </w:pPr>
          <w:hyperlink w:anchor="_Toc236574011" w:history="1">
            <w:r w:rsidRPr="00E475E5">
              <w:rPr>
                <w:rStyle w:val="Hyperlink"/>
              </w:rPr>
              <w:t>5</w:t>
            </w:r>
            <w:r>
              <w:rPr>
                <w:rFonts w:asciiTheme="minorHAnsi" w:eastAsiaTheme="minorEastAsia" w:hAnsiTheme="minorHAnsi"/>
                <w:kern w:val="2"/>
                <w:szCs w:val="24"/>
                <w:lang w:val="tr-TR" w:eastAsia="tr-TR"/>
                <w14:ligatures w14:val="standardContextual"/>
              </w:rPr>
              <w:tab/>
            </w:r>
            <w:r w:rsidRPr="00E475E5">
              <w:rPr>
                <w:rStyle w:val="Hyperlink"/>
              </w:rPr>
              <w:t>SIMULATION AND PERFORMANCE RESULTS</w:t>
            </w:r>
            <w:r>
              <w:rPr>
                <w:webHidden/>
              </w:rPr>
              <w:tab/>
            </w:r>
            <w:r>
              <w:rPr>
                <w:webHidden/>
              </w:rPr>
              <w:fldChar w:fldCharType="begin"/>
            </w:r>
            <w:r>
              <w:rPr>
                <w:webHidden/>
              </w:rPr>
              <w:instrText xml:space="preserve"> PAGEREF _Toc236574011 \h </w:instrText>
            </w:r>
            <w:r>
              <w:rPr>
                <w:webHidden/>
              </w:rPr>
            </w:r>
            <w:r>
              <w:rPr>
                <w:webHidden/>
              </w:rPr>
              <w:fldChar w:fldCharType="separate"/>
            </w:r>
            <w:r>
              <w:rPr>
                <w:webHidden/>
              </w:rPr>
              <w:t>113</w:t>
            </w:r>
            <w:r>
              <w:rPr>
                <w:webHidden/>
              </w:rPr>
              <w:fldChar w:fldCharType="end"/>
            </w:r>
          </w:hyperlink>
        </w:p>
        <w:p w14:paraId="75C95116" w14:textId="6970B883"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12" w:history="1">
            <w:r w:rsidRPr="00E475E5">
              <w:rPr>
                <w:rStyle w:val="Hyperlink"/>
                <w:noProof/>
              </w:rPr>
              <w:t>5.1</w:t>
            </w:r>
            <w:r>
              <w:rPr>
                <w:rFonts w:asciiTheme="minorHAnsi" w:eastAsiaTheme="minorEastAsia" w:hAnsiTheme="minorHAnsi"/>
                <w:noProof/>
                <w:kern w:val="2"/>
                <w:szCs w:val="24"/>
                <w:lang w:val="tr-TR" w:eastAsia="tr-TR"/>
                <w14:ligatures w14:val="standardContextual"/>
              </w:rPr>
              <w:tab/>
            </w:r>
            <w:r w:rsidRPr="00E475E5">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_Toc236574012 \h </w:instrText>
            </w:r>
            <w:r>
              <w:rPr>
                <w:noProof/>
                <w:webHidden/>
              </w:rPr>
            </w:r>
            <w:r>
              <w:rPr>
                <w:noProof/>
                <w:webHidden/>
              </w:rPr>
              <w:fldChar w:fldCharType="separate"/>
            </w:r>
            <w:r>
              <w:rPr>
                <w:noProof/>
                <w:webHidden/>
              </w:rPr>
              <w:t>113</w:t>
            </w:r>
            <w:r>
              <w:rPr>
                <w:noProof/>
                <w:webHidden/>
              </w:rPr>
              <w:fldChar w:fldCharType="end"/>
            </w:r>
          </w:hyperlink>
        </w:p>
        <w:p w14:paraId="4738BF30" w14:textId="124DAB95"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13" w:history="1">
            <w:r w:rsidRPr="00E475E5">
              <w:rPr>
                <w:rStyle w:val="Hyperlink"/>
                <w:noProof/>
              </w:rPr>
              <w:t>5.2</w:t>
            </w:r>
            <w:r>
              <w:rPr>
                <w:rFonts w:asciiTheme="minorHAnsi" w:eastAsiaTheme="minorEastAsia" w:hAnsiTheme="minorHAnsi"/>
                <w:noProof/>
                <w:kern w:val="2"/>
                <w:szCs w:val="24"/>
                <w:lang w:val="tr-TR" w:eastAsia="tr-TR"/>
                <w14:ligatures w14:val="standardContextual"/>
              </w:rPr>
              <w:tab/>
            </w:r>
            <w:r w:rsidRPr="00E475E5">
              <w:rPr>
                <w:rStyle w:val="Hyperlink"/>
                <w:noProof/>
              </w:rPr>
              <w:t>Validation of the Simulation Core</w:t>
            </w:r>
            <w:r>
              <w:rPr>
                <w:noProof/>
                <w:webHidden/>
              </w:rPr>
              <w:tab/>
            </w:r>
            <w:r>
              <w:rPr>
                <w:noProof/>
                <w:webHidden/>
              </w:rPr>
              <w:fldChar w:fldCharType="begin"/>
            </w:r>
            <w:r>
              <w:rPr>
                <w:noProof/>
                <w:webHidden/>
              </w:rPr>
              <w:instrText xml:space="preserve"> PAGEREF _Toc236574013 \h </w:instrText>
            </w:r>
            <w:r>
              <w:rPr>
                <w:noProof/>
                <w:webHidden/>
              </w:rPr>
            </w:r>
            <w:r>
              <w:rPr>
                <w:noProof/>
                <w:webHidden/>
              </w:rPr>
              <w:fldChar w:fldCharType="separate"/>
            </w:r>
            <w:r>
              <w:rPr>
                <w:noProof/>
                <w:webHidden/>
              </w:rPr>
              <w:t>115</w:t>
            </w:r>
            <w:r>
              <w:rPr>
                <w:noProof/>
                <w:webHidden/>
              </w:rPr>
              <w:fldChar w:fldCharType="end"/>
            </w:r>
          </w:hyperlink>
        </w:p>
        <w:p w14:paraId="670B7A90" w14:textId="77D3BAF0"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14" w:history="1">
            <w:r w:rsidRPr="00E475E5">
              <w:rPr>
                <w:rStyle w:val="Hyperlink"/>
                <w:noProof/>
              </w:rPr>
              <w:t>5.3</w:t>
            </w:r>
            <w:r>
              <w:rPr>
                <w:rFonts w:asciiTheme="minorHAnsi" w:eastAsiaTheme="minorEastAsia" w:hAnsiTheme="minorHAnsi"/>
                <w:noProof/>
                <w:kern w:val="2"/>
                <w:szCs w:val="24"/>
                <w:lang w:val="tr-TR" w:eastAsia="tr-TR"/>
                <w14:ligatures w14:val="standardContextual"/>
              </w:rPr>
              <w:tab/>
            </w:r>
            <w:r w:rsidRPr="00E475E5">
              <w:rPr>
                <w:rStyle w:val="Hyperlink"/>
                <w:noProof/>
              </w:rPr>
              <w:t>Simulation Constraints and Assumptions</w:t>
            </w:r>
            <w:r>
              <w:rPr>
                <w:noProof/>
                <w:webHidden/>
              </w:rPr>
              <w:tab/>
            </w:r>
            <w:r>
              <w:rPr>
                <w:noProof/>
                <w:webHidden/>
              </w:rPr>
              <w:fldChar w:fldCharType="begin"/>
            </w:r>
            <w:r>
              <w:rPr>
                <w:noProof/>
                <w:webHidden/>
              </w:rPr>
              <w:instrText xml:space="preserve"> PAGEREF _Toc236574014 \h </w:instrText>
            </w:r>
            <w:r>
              <w:rPr>
                <w:noProof/>
                <w:webHidden/>
              </w:rPr>
            </w:r>
            <w:r>
              <w:rPr>
                <w:noProof/>
                <w:webHidden/>
              </w:rPr>
              <w:fldChar w:fldCharType="separate"/>
            </w:r>
            <w:r>
              <w:rPr>
                <w:noProof/>
                <w:webHidden/>
              </w:rPr>
              <w:t>119</w:t>
            </w:r>
            <w:r>
              <w:rPr>
                <w:noProof/>
                <w:webHidden/>
              </w:rPr>
              <w:fldChar w:fldCharType="end"/>
            </w:r>
          </w:hyperlink>
        </w:p>
        <w:p w14:paraId="3E69D641" w14:textId="6D4F455D"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15" w:history="1">
            <w:r w:rsidRPr="00E475E5">
              <w:rPr>
                <w:rStyle w:val="Hyperlink"/>
                <w:noProof/>
              </w:rPr>
              <w:t>5.4</w:t>
            </w:r>
            <w:r>
              <w:rPr>
                <w:rFonts w:asciiTheme="minorHAnsi" w:eastAsiaTheme="minorEastAsia" w:hAnsiTheme="minorHAnsi"/>
                <w:noProof/>
                <w:kern w:val="2"/>
                <w:szCs w:val="24"/>
                <w:lang w:val="tr-TR" w:eastAsia="tr-TR"/>
                <w14:ligatures w14:val="standardContextual"/>
              </w:rPr>
              <w:tab/>
            </w:r>
            <w:r w:rsidRPr="00E475E5">
              <w:rPr>
                <w:rStyle w:val="Hyperlink"/>
                <w:noProof/>
              </w:rPr>
              <w:t>Simulation Parameters and Sensitivity Analysis</w:t>
            </w:r>
            <w:r>
              <w:rPr>
                <w:noProof/>
                <w:webHidden/>
              </w:rPr>
              <w:tab/>
            </w:r>
            <w:r>
              <w:rPr>
                <w:noProof/>
                <w:webHidden/>
              </w:rPr>
              <w:fldChar w:fldCharType="begin"/>
            </w:r>
            <w:r>
              <w:rPr>
                <w:noProof/>
                <w:webHidden/>
              </w:rPr>
              <w:instrText xml:space="preserve"> PAGEREF _Toc236574015 \h </w:instrText>
            </w:r>
            <w:r>
              <w:rPr>
                <w:noProof/>
                <w:webHidden/>
              </w:rPr>
            </w:r>
            <w:r>
              <w:rPr>
                <w:noProof/>
                <w:webHidden/>
              </w:rPr>
              <w:fldChar w:fldCharType="separate"/>
            </w:r>
            <w:r>
              <w:rPr>
                <w:noProof/>
                <w:webHidden/>
              </w:rPr>
              <w:t>121</w:t>
            </w:r>
            <w:r>
              <w:rPr>
                <w:noProof/>
                <w:webHidden/>
              </w:rPr>
              <w:fldChar w:fldCharType="end"/>
            </w:r>
          </w:hyperlink>
        </w:p>
        <w:p w14:paraId="7D4D63AF" w14:textId="4664A9F0"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4016" w:history="1">
            <w:r w:rsidRPr="00E475E5">
              <w:rPr>
                <w:rStyle w:val="Hyperlink"/>
                <w:noProof/>
              </w:rPr>
              <w:t>5.4.1</w:t>
            </w:r>
            <w:r>
              <w:rPr>
                <w:rFonts w:asciiTheme="minorHAnsi" w:eastAsiaTheme="minorEastAsia" w:hAnsiTheme="minorHAnsi"/>
                <w:noProof/>
                <w:kern w:val="2"/>
                <w:szCs w:val="24"/>
                <w:lang w:val="tr-TR" w:eastAsia="tr-TR"/>
                <w14:ligatures w14:val="standardContextual"/>
              </w:rPr>
              <w:tab/>
            </w:r>
            <w:r w:rsidRPr="00E475E5">
              <w:rPr>
                <w:rStyle w:val="Hyperlink"/>
                <w:noProof/>
              </w:rPr>
              <w:t>Simultaneous Ignitions and Resource Level</w:t>
            </w:r>
            <w:r>
              <w:rPr>
                <w:noProof/>
                <w:webHidden/>
              </w:rPr>
              <w:tab/>
            </w:r>
            <w:r>
              <w:rPr>
                <w:noProof/>
                <w:webHidden/>
              </w:rPr>
              <w:fldChar w:fldCharType="begin"/>
            </w:r>
            <w:r>
              <w:rPr>
                <w:noProof/>
                <w:webHidden/>
              </w:rPr>
              <w:instrText xml:space="preserve"> PAGEREF _Toc236574016 \h </w:instrText>
            </w:r>
            <w:r>
              <w:rPr>
                <w:noProof/>
                <w:webHidden/>
              </w:rPr>
            </w:r>
            <w:r>
              <w:rPr>
                <w:noProof/>
                <w:webHidden/>
              </w:rPr>
              <w:fldChar w:fldCharType="separate"/>
            </w:r>
            <w:r>
              <w:rPr>
                <w:noProof/>
                <w:webHidden/>
              </w:rPr>
              <w:t>123</w:t>
            </w:r>
            <w:r>
              <w:rPr>
                <w:noProof/>
                <w:webHidden/>
              </w:rPr>
              <w:fldChar w:fldCharType="end"/>
            </w:r>
          </w:hyperlink>
        </w:p>
        <w:p w14:paraId="1CF63C3E" w14:textId="671C2208"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4017" w:history="1">
            <w:r w:rsidRPr="00E475E5">
              <w:rPr>
                <w:rStyle w:val="Hyperlink"/>
                <w:noProof/>
              </w:rPr>
              <w:t>5.4.2</w:t>
            </w:r>
            <w:r>
              <w:rPr>
                <w:rFonts w:asciiTheme="minorHAnsi" w:eastAsiaTheme="minorEastAsia" w:hAnsiTheme="minorHAnsi"/>
                <w:noProof/>
                <w:kern w:val="2"/>
                <w:szCs w:val="24"/>
                <w:lang w:val="tr-TR" w:eastAsia="tr-TR"/>
                <w14:ligatures w14:val="standardContextual"/>
              </w:rPr>
              <w:tab/>
            </w:r>
            <w:r w:rsidRPr="00E475E5">
              <w:rPr>
                <w:rStyle w:val="Hyperlink"/>
                <w:noProof/>
              </w:rPr>
              <w:t>Simultaneous Ignitions and Resource Level</w:t>
            </w:r>
            <w:r>
              <w:rPr>
                <w:noProof/>
                <w:webHidden/>
              </w:rPr>
              <w:tab/>
            </w:r>
            <w:r>
              <w:rPr>
                <w:noProof/>
                <w:webHidden/>
              </w:rPr>
              <w:fldChar w:fldCharType="begin"/>
            </w:r>
            <w:r>
              <w:rPr>
                <w:noProof/>
                <w:webHidden/>
              </w:rPr>
              <w:instrText xml:space="preserve"> PAGEREF _Toc236574017 \h </w:instrText>
            </w:r>
            <w:r>
              <w:rPr>
                <w:noProof/>
                <w:webHidden/>
              </w:rPr>
            </w:r>
            <w:r>
              <w:rPr>
                <w:noProof/>
                <w:webHidden/>
              </w:rPr>
              <w:fldChar w:fldCharType="separate"/>
            </w:r>
            <w:r>
              <w:rPr>
                <w:noProof/>
                <w:webHidden/>
              </w:rPr>
              <w:t>124</w:t>
            </w:r>
            <w:r>
              <w:rPr>
                <w:noProof/>
                <w:webHidden/>
              </w:rPr>
              <w:fldChar w:fldCharType="end"/>
            </w:r>
          </w:hyperlink>
        </w:p>
        <w:p w14:paraId="2D71E02E" w14:textId="21F6A89D"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4018" w:history="1">
            <w:r w:rsidRPr="00E475E5">
              <w:rPr>
                <w:rStyle w:val="Hyperlink"/>
                <w:noProof/>
              </w:rPr>
              <w:t>5.4.3</w:t>
            </w:r>
            <w:r>
              <w:rPr>
                <w:rFonts w:asciiTheme="minorHAnsi" w:eastAsiaTheme="minorEastAsia" w:hAnsiTheme="minorHAnsi"/>
                <w:noProof/>
                <w:kern w:val="2"/>
                <w:szCs w:val="24"/>
                <w:lang w:val="tr-TR" w:eastAsia="tr-TR"/>
                <w14:ligatures w14:val="standardContextual"/>
              </w:rPr>
              <w:tab/>
            </w:r>
            <w:r w:rsidRPr="00E475E5">
              <w:rPr>
                <w:rStyle w:val="Hyperlink"/>
                <w:noProof/>
              </w:rPr>
              <w:t>Decision cycle and No Harm Horizon</w:t>
            </w:r>
            <w:r>
              <w:rPr>
                <w:noProof/>
                <w:webHidden/>
              </w:rPr>
              <w:tab/>
            </w:r>
            <w:r>
              <w:rPr>
                <w:noProof/>
                <w:webHidden/>
              </w:rPr>
              <w:fldChar w:fldCharType="begin"/>
            </w:r>
            <w:r>
              <w:rPr>
                <w:noProof/>
                <w:webHidden/>
              </w:rPr>
              <w:instrText xml:space="preserve"> PAGEREF _Toc236574018 \h </w:instrText>
            </w:r>
            <w:r>
              <w:rPr>
                <w:noProof/>
                <w:webHidden/>
              </w:rPr>
            </w:r>
            <w:r>
              <w:rPr>
                <w:noProof/>
                <w:webHidden/>
              </w:rPr>
              <w:fldChar w:fldCharType="separate"/>
            </w:r>
            <w:r>
              <w:rPr>
                <w:noProof/>
                <w:webHidden/>
              </w:rPr>
              <w:t>126</w:t>
            </w:r>
            <w:r>
              <w:rPr>
                <w:noProof/>
                <w:webHidden/>
              </w:rPr>
              <w:fldChar w:fldCharType="end"/>
            </w:r>
          </w:hyperlink>
        </w:p>
        <w:p w14:paraId="04B20D65" w14:textId="78FB5AB1"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4019" w:history="1">
            <w:r w:rsidRPr="00E475E5">
              <w:rPr>
                <w:rStyle w:val="Hyperlink"/>
                <w:noProof/>
              </w:rPr>
              <w:t>5.4.4</w:t>
            </w:r>
            <w:r>
              <w:rPr>
                <w:rFonts w:asciiTheme="minorHAnsi" w:eastAsiaTheme="minorEastAsia" w:hAnsiTheme="minorHAnsi"/>
                <w:noProof/>
                <w:kern w:val="2"/>
                <w:szCs w:val="24"/>
                <w:lang w:val="tr-TR" w:eastAsia="tr-TR"/>
                <w14:ligatures w14:val="standardContextual"/>
              </w:rPr>
              <w:tab/>
            </w:r>
            <w:r w:rsidRPr="00E475E5">
              <w:rPr>
                <w:rStyle w:val="Hyperlink"/>
                <w:noProof/>
              </w:rPr>
              <w:t>Satisficing bound and Quality Gate</w:t>
            </w:r>
            <w:r>
              <w:rPr>
                <w:noProof/>
                <w:webHidden/>
              </w:rPr>
              <w:tab/>
            </w:r>
            <w:r>
              <w:rPr>
                <w:noProof/>
                <w:webHidden/>
              </w:rPr>
              <w:fldChar w:fldCharType="begin"/>
            </w:r>
            <w:r>
              <w:rPr>
                <w:noProof/>
                <w:webHidden/>
              </w:rPr>
              <w:instrText xml:space="preserve"> PAGEREF _Toc236574019 \h </w:instrText>
            </w:r>
            <w:r>
              <w:rPr>
                <w:noProof/>
                <w:webHidden/>
              </w:rPr>
            </w:r>
            <w:r>
              <w:rPr>
                <w:noProof/>
                <w:webHidden/>
              </w:rPr>
              <w:fldChar w:fldCharType="separate"/>
            </w:r>
            <w:r>
              <w:rPr>
                <w:noProof/>
                <w:webHidden/>
              </w:rPr>
              <w:t>128</w:t>
            </w:r>
            <w:r>
              <w:rPr>
                <w:noProof/>
                <w:webHidden/>
              </w:rPr>
              <w:fldChar w:fldCharType="end"/>
            </w:r>
          </w:hyperlink>
        </w:p>
        <w:p w14:paraId="3DB89683" w14:textId="0B175F72"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20" w:history="1">
            <w:r w:rsidRPr="00E475E5">
              <w:rPr>
                <w:rStyle w:val="Hyperlink"/>
                <w:noProof/>
              </w:rPr>
              <w:t>5.5</w:t>
            </w:r>
            <w:r>
              <w:rPr>
                <w:rFonts w:asciiTheme="minorHAnsi" w:eastAsiaTheme="minorEastAsia" w:hAnsiTheme="minorHAnsi"/>
                <w:noProof/>
                <w:kern w:val="2"/>
                <w:szCs w:val="24"/>
                <w:lang w:val="tr-TR" w:eastAsia="tr-TR"/>
                <w14:ligatures w14:val="standardContextual"/>
              </w:rPr>
              <w:tab/>
            </w:r>
            <w:r w:rsidRPr="00E475E5">
              <w:rPr>
                <w:rStyle w:val="Hyperlink"/>
                <w:noProof/>
              </w:rPr>
              <w:t>Performance of the Decision Layer</w:t>
            </w:r>
            <w:r>
              <w:rPr>
                <w:noProof/>
                <w:webHidden/>
              </w:rPr>
              <w:tab/>
            </w:r>
            <w:r>
              <w:rPr>
                <w:noProof/>
                <w:webHidden/>
              </w:rPr>
              <w:fldChar w:fldCharType="begin"/>
            </w:r>
            <w:r>
              <w:rPr>
                <w:noProof/>
                <w:webHidden/>
              </w:rPr>
              <w:instrText xml:space="preserve"> PAGEREF _Toc236574020 \h </w:instrText>
            </w:r>
            <w:r>
              <w:rPr>
                <w:noProof/>
                <w:webHidden/>
              </w:rPr>
            </w:r>
            <w:r>
              <w:rPr>
                <w:noProof/>
                <w:webHidden/>
              </w:rPr>
              <w:fldChar w:fldCharType="separate"/>
            </w:r>
            <w:r>
              <w:rPr>
                <w:noProof/>
                <w:webHidden/>
              </w:rPr>
              <w:t>130</w:t>
            </w:r>
            <w:r>
              <w:rPr>
                <w:noProof/>
                <w:webHidden/>
              </w:rPr>
              <w:fldChar w:fldCharType="end"/>
            </w:r>
          </w:hyperlink>
        </w:p>
        <w:p w14:paraId="6D72E99E" w14:textId="36AEECB4"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4021" w:history="1">
            <w:r w:rsidRPr="00E475E5">
              <w:rPr>
                <w:rStyle w:val="Hyperlink"/>
                <w:noProof/>
              </w:rPr>
              <w:t>5.5.1</w:t>
            </w:r>
            <w:r>
              <w:rPr>
                <w:rFonts w:asciiTheme="minorHAnsi" w:eastAsiaTheme="minorEastAsia" w:hAnsiTheme="minorHAnsi"/>
                <w:noProof/>
                <w:kern w:val="2"/>
                <w:szCs w:val="24"/>
                <w:lang w:val="tr-TR" w:eastAsia="tr-TR"/>
                <w14:ligatures w14:val="standardContextual"/>
              </w:rPr>
              <w:tab/>
            </w:r>
            <w:r w:rsidRPr="00E475E5">
              <w:rPr>
                <w:rStyle w:val="Hyperlink"/>
                <w:noProof/>
              </w:rPr>
              <w:t>Evaluation Scenarios</w:t>
            </w:r>
            <w:r>
              <w:rPr>
                <w:noProof/>
                <w:webHidden/>
              </w:rPr>
              <w:tab/>
            </w:r>
            <w:r>
              <w:rPr>
                <w:noProof/>
                <w:webHidden/>
              </w:rPr>
              <w:fldChar w:fldCharType="begin"/>
            </w:r>
            <w:r>
              <w:rPr>
                <w:noProof/>
                <w:webHidden/>
              </w:rPr>
              <w:instrText xml:space="preserve"> PAGEREF _Toc236574021 \h </w:instrText>
            </w:r>
            <w:r>
              <w:rPr>
                <w:noProof/>
                <w:webHidden/>
              </w:rPr>
            </w:r>
            <w:r>
              <w:rPr>
                <w:noProof/>
                <w:webHidden/>
              </w:rPr>
              <w:fldChar w:fldCharType="separate"/>
            </w:r>
            <w:r>
              <w:rPr>
                <w:noProof/>
                <w:webHidden/>
              </w:rPr>
              <w:t>131</w:t>
            </w:r>
            <w:r>
              <w:rPr>
                <w:noProof/>
                <w:webHidden/>
              </w:rPr>
              <w:fldChar w:fldCharType="end"/>
            </w:r>
          </w:hyperlink>
        </w:p>
        <w:p w14:paraId="6C793DEB" w14:textId="05482C17"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4022" w:history="1">
            <w:r w:rsidRPr="00E475E5">
              <w:rPr>
                <w:rStyle w:val="Hyperlink"/>
                <w:noProof/>
              </w:rPr>
              <w:t>5.5.2</w:t>
            </w:r>
            <w:r>
              <w:rPr>
                <w:rFonts w:asciiTheme="minorHAnsi" w:eastAsiaTheme="minorEastAsia" w:hAnsiTheme="minorHAnsi"/>
                <w:noProof/>
                <w:kern w:val="2"/>
                <w:szCs w:val="24"/>
                <w:lang w:val="tr-TR" w:eastAsia="tr-TR"/>
                <w14:ligatures w14:val="standardContextual"/>
              </w:rPr>
              <w:tab/>
            </w:r>
            <w:r w:rsidRPr="00E475E5">
              <w:rPr>
                <w:rStyle w:val="Hyperlink"/>
                <w:noProof/>
              </w:rPr>
              <w:t>Improvement Ladder Performance</w:t>
            </w:r>
            <w:r>
              <w:rPr>
                <w:noProof/>
                <w:webHidden/>
              </w:rPr>
              <w:tab/>
            </w:r>
            <w:r>
              <w:rPr>
                <w:noProof/>
                <w:webHidden/>
              </w:rPr>
              <w:fldChar w:fldCharType="begin"/>
            </w:r>
            <w:r>
              <w:rPr>
                <w:noProof/>
                <w:webHidden/>
              </w:rPr>
              <w:instrText xml:space="preserve"> PAGEREF _Toc236574022 \h </w:instrText>
            </w:r>
            <w:r>
              <w:rPr>
                <w:noProof/>
                <w:webHidden/>
              </w:rPr>
            </w:r>
            <w:r>
              <w:rPr>
                <w:noProof/>
                <w:webHidden/>
              </w:rPr>
              <w:fldChar w:fldCharType="separate"/>
            </w:r>
            <w:r>
              <w:rPr>
                <w:noProof/>
                <w:webHidden/>
              </w:rPr>
              <w:t>133</w:t>
            </w:r>
            <w:r>
              <w:rPr>
                <w:noProof/>
                <w:webHidden/>
              </w:rPr>
              <w:fldChar w:fldCharType="end"/>
            </w:r>
          </w:hyperlink>
        </w:p>
        <w:p w14:paraId="02495364" w14:textId="16C8C466"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4023" w:history="1">
            <w:r w:rsidRPr="00E475E5">
              <w:rPr>
                <w:rStyle w:val="Hyperlink"/>
                <w:noProof/>
              </w:rPr>
              <w:t>5.5.3</w:t>
            </w:r>
            <w:r>
              <w:rPr>
                <w:rFonts w:asciiTheme="minorHAnsi" w:eastAsiaTheme="minorEastAsia" w:hAnsiTheme="minorHAnsi"/>
                <w:noProof/>
                <w:kern w:val="2"/>
                <w:szCs w:val="24"/>
                <w:lang w:val="tr-TR" w:eastAsia="tr-TR"/>
                <w14:ligatures w14:val="standardContextual"/>
              </w:rPr>
              <w:tab/>
            </w:r>
            <w:r w:rsidRPr="00E475E5">
              <w:rPr>
                <w:rStyle w:val="Hyperlink"/>
                <w:noProof/>
              </w:rPr>
              <w:t>Open Decision Space Performance</w:t>
            </w:r>
            <w:r>
              <w:rPr>
                <w:noProof/>
                <w:webHidden/>
              </w:rPr>
              <w:tab/>
            </w:r>
            <w:r>
              <w:rPr>
                <w:noProof/>
                <w:webHidden/>
              </w:rPr>
              <w:fldChar w:fldCharType="begin"/>
            </w:r>
            <w:r>
              <w:rPr>
                <w:noProof/>
                <w:webHidden/>
              </w:rPr>
              <w:instrText xml:space="preserve"> PAGEREF _Toc236574023 \h </w:instrText>
            </w:r>
            <w:r>
              <w:rPr>
                <w:noProof/>
                <w:webHidden/>
              </w:rPr>
            </w:r>
            <w:r>
              <w:rPr>
                <w:noProof/>
                <w:webHidden/>
              </w:rPr>
              <w:fldChar w:fldCharType="separate"/>
            </w:r>
            <w:r>
              <w:rPr>
                <w:noProof/>
                <w:webHidden/>
              </w:rPr>
              <w:t>137</w:t>
            </w:r>
            <w:r>
              <w:rPr>
                <w:noProof/>
                <w:webHidden/>
              </w:rPr>
              <w:fldChar w:fldCharType="end"/>
            </w:r>
          </w:hyperlink>
        </w:p>
        <w:p w14:paraId="5210CFE9" w14:textId="77623C89" w:rsidR="00772963" w:rsidRDefault="0077296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74024" w:history="1">
            <w:r w:rsidRPr="00E475E5">
              <w:rPr>
                <w:rStyle w:val="Hyperlink"/>
                <w:noProof/>
              </w:rPr>
              <w:t>5.5.4</w:t>
            </w:r>
            <w:r>
              <w:rPr>
                <w:rFonts w:asciiTheme="minorHAnsi" w:eastAsiaTheme="minorEastAsia" w:hAnsiTheme="minorHAnsi"/>
                <w:noProof/>
                <w:kern w:val="2"/>
                <w:szCs w:val="24"/>
                <w:lang w:val="tr-TR" w:eastAsia="tr-TR"/>
                <w14:ligatures w14:val="standardContextual"/>
              </w:rPr>
              <w:tab/>
            </w:r>
            <w:r w:rsidRPr="00E475E5">
              <w:rPr>
                <w:rStyle w:val="Hyperlink"/>
                <w:noProof/>
              </w:rPr>
              <w:t>Timeliness and Scalability of the Decision Layer</w:t>
            </w:r>
            <w:r>
              <w:rPr>
                <w:noProof/>
                <w:webHidden/>
              </w:rPr>
              <w:tab/>
            </w:r>
            <w:r>
              <w:rPr>
                <w:noProof/>
                <w:webHidden/>
              </w:rPr>
              <w:fldChar w:fldCharType="begin"/>
            </w:r>
            <w:r>
              <w:rPr>
                <w:noProof/>
                <w:webHidden/>
              </w:rPr>
              <w:instrText xml:space="preserve"> PAGEREF _Toc236574024 \h </w:instrText>
            </w:r>
            <w:r>
              <w:rPr>
                <w:noProof/>
                <w:webHidden/>
              </w:rPr>
            </w:r>
            <w:r>
              <w:rPr>
                <w:noProof/>
                <w:webHidden/>
              </w:rPr>
              <w:fldChar w:fldCharType="separate"/>
            </w:r>
            <w:r>
              <w:rPr>
                <w:noProof/>
                <w:webHidden/>
              </w:rPr>
              <w:t>143</w:t>
            </w:r>
            <w:r>
              <w:rPr>
                <w:noProof/>
                <w:webHidden/>
              </w:rPr>
              <w:fldChar w:fldCharType="end"/>
            </w:r>
          </w:hyperlink>
        </w:p>
        <w:p w14:paraId="6A04FA68" w14:textId="76B4CAC1"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25" w:history="1">
            <w:r w:rsidRPr="00E475E5">
              <w:rPr>
                <w:rStyle w:val="Hyperlink"/>
                <w:noProof/>
              </w:rPr>
              <w:t>5.6</w:t>
            </w:r>
            <w:r>
              <w:rPr>
                <w:rFonts w:asciiTheme="minorHAnsi" w:eastAsiaTheme="minorEastAsia" w:hAnsiTheme="minorHAnsi"/>
                <w:noProof/>
                <w:kern w:val="2"/>
                <w:szCs w:val="24"/>
                <w:lang w:val="tr-TR" w:eastAsia="tr-TR"/>
                <w14:ligatures w14:val="standardContextual"/>
              </w:rPr>
              <w:tab/>
            </w:r>
            <w:r w:rsidRPr="00E475E5">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_Toc236574025 \h </w:instrText>
            </w:r>
            <w:r>
              <w:rPr>
                <w:noProof/>
                <w:webHidden/>
              </w:rPr>
            </w:r>
            <w:r>
              <w:rPr>
                <w:noProof/>
                <w:webHidden/>
              </w:rPr>
              <w:fldChar w:fldCharType="separate"/>
            </w:r>
            <w:r>
              <w:rPr>
                <w:noProof/>
                <w:webHidden/>
              </w:rPr>
              <w:t>146</w:t>
            </w:r>
            <w:r>
              <w:rPr>
                <w:noProof/>
                <w:webHidden/>
              </w:rPr>
              <w:fldChar w:fldCharType="end"/>
            </w:r>
          </w:hyperlink>
        </w:p>
        <w:p w14:paraId="5C0753AD" w14:textId="12540F13" w:rsidR="00772963" w:rsidRDefault="00772963">
          <w:pPr>
            <w:pStyle w:val="TOC1"/>
            <w:tabs>
              <w:tab w:val="left" w:pos="480"/>
            </w:tabs>
            <w:rPr>
              <w:rFonts w:asciiTheme="minorHAnsi" w:eastAsiaTheme="minorEastAsia" w:hAnsiTheme="minorHAnsi"/>
              <w:kern w:val="2"/>
              <w:szCs w:val="24"/>
              <w:lang w:val="tr-TR" w:eastAsia="tr-TR"/>
              <w14:ligatures w14:val="standardContextual"/>
            </w:rPr>
          </w:pPr>
          <w:hyperlink w:anchor="_Toc236574026" w:history="1">
            <w:r w:rsidRPr="00E475E5">
              <w:rPr>
                <w:rStyle w:val="Hyperlink"/>
              </w:rPr>
              <w:t>6</w:t>
            </w:r>
            <w:r>
              <w:rPr>
                <w:rFonts w:asciiTheme="minorHAnsi" w:eastAsiaTheme="minorEastAsia" w:hAnsiTheme="minorHAnsi"/>
                <w:kern w:val="2"/>
                <w:szCs w:val="24"/>
                <w:lang w:val="tr-TR" w:eastAsia="tr-TR"/>
                <w14:ligatures w14:val="standardContextual"/>
              </w:rPr>
              <w:tab/>
            </w:r>
            <w:r w:rsidRPr="00E475E5">
              <w:rPr>
                <w:rStyle w:val="Hyperlink"/>
              </w:rPr>
              <w:t>CONCLUSION AND FUTURE WORKS</w:t>
            </w:r>
            <w:r>
              <w:rPr>
                <w:webHidden/>
              </w:rPr>
              <w:tab/>
            </w:r>
            <w:r>
              <w:rPr>
                <w:webHidden/>
              </w:rPr>
              <w:fldChar w:fldCharType="begin"/>
            </w:r>
            <w:r>
              <w:rPr>
                <w:webHidden/>
              </w:rPr>
              <w:instrText xml:space="preserve"> PAGEREF _Toc236574026 \h </w:instrText>
            </w:r>
            <w:r>
              <w:rPr>
                <w:webHidden/>
              </w:rPr>
            </w:r>
            <w:r>
              <w:rPr>
                <w:webHidden/>
              </w:rPr>
              <w:fldChar w:fldCharType="separate"/>
            </w:r>
            <w:r>
              <w:rPr>
                <w:webHidden/>
              </w:rPr>
              <w:t>147</w:t>
            </w:r>
            <w:r>
              <w:rPr>
                <w:webHidden/>
              </w:rPr>
              <w:fldChar w:fldCharType="end"/>
            </w:r>
          </w:hyperlink>
        </w:p>
        <w:p w14:paraId="20220345" w14:textId="633A16CC"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27" w:history="1">
            <w:r w:rsidRPr="00E475E5">
              <w:rPr>
                <w:rStyle w:val="Hyperlink"/>
                <w:noProof/>
              </w:rPr>
              <w:t>6.1</w:t>
            </w:r>
            <w:r>
              <w:rPr>
                <w:rFonts w:asciiTheme="minorHAnsi" w:eastAsiaTheme="minorEastAsia" w:hAnsiTheme="minorHAnsi"/>
                <w:noProof/>
                <w:kern w:val="2"/>
                <w:szCs w:val="24"/>
                <w:lang w:val="tr-TR" w:eastAsia="tr-TR"/>
                <w14:ligatures w14:val="standardContextual"/>
              </w:rPr>
              <w:tab/>
            </w:r>
            <w:r w:rsidRPr="00E475E5">
              <w:rPr>
                <w:rStyle w:val="Hyperlink"/>
                <w:noProof/>
              </w:rPr>
              <w:t>Conclusions</w:t>
            </w:r>
            <w:r>
              <w:rPr>
                <w:noProof/>
                <w:webHidden/>
              </w:rPr>
              <w:tab/>
            </w:r>
            <w:r>
              <w:rPr>
                <w:noProof/>
                <w:webHidden/>
              </w:rPr>
              <w:fldChar w:fldCharType="begin"/>
            </w:r>
            <w:r>
              <w:rPr>
                <w:noProof/>
                <w:webHidden/>
              </w:rPr>
              <w:instrText xml:space="preserve"> PAGEREF _Toc236574027 \h </w:instrText>
            </w:r>
            <w:r>
              <w:rPr>
                <w:noProof/>
                <w:webHidden/>
              </w:rPr>
            </w:r>
            <w:r>
              <w:rPr>
                <w:noProof/>
                <w:webHidden/>
              </w:rPr>
              <w:fldChar w:fldCharType="separate"/>
            </w:r>
            <w:r>
              <w:rPr>
                <w:noProof/>
                <w:webHidden/>
              </w:rPr>
              <w:t>147</w:t>
            </w:r>
            <w:r>
              <w:rPr>
                <w:noProof/>
                <w:webHidden/>
              </w:rPr>
              <w:fldChar w:fldCharType="end"/>
            </w:r>
          </w:hyperlink>
        </w:p>
        <w:p w14:paraId="53E4255D" w14:textId="21283BA6" w:rsidR="00772963" w:rsidRDefault="0077296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74028" w:history="1">
            <w:r w:rsidRPr="00E475E5">
              <w:rPr>
                <w:rStyle w:val="Hyperlink"/>
                <w:noProof/>
              </w:rPr>
              <w:t>6.2</w:t>
            </w:r>
            <w:r>
              <w:rPr>
                <w:rFonts w:asciiTheme="minorHAnsi" w:eastAsiaTheme="minorEastAsia" w:hAnsiTheme="minorHAnsi"/>
                <w:noProof/>
                <w:kern w:val="2"/>
                <w:szCs w:val="24"/>
                <w:lang w:val="tr-TR" w:eastAsia="tr-TR"/>
                <w14:ligatures w14:val="standardContextual"/>
              </w:rPr>
              <w:tab/>
            </w:r>
            <w:r w:rsidRPr="00E475E5">
              <w:rPr>
                <w:rStyle w:val="Hyperlink"/>
                <w:noProof/>
              </w:rPr>
              <w:t>Future Works</w:t>
            </w:r>
            <w:r>
              <w:rPr>
                <w:noProof/>
                <w:webHidden/>
              </w:rPr>
              <w:tab/>
            </w:r>
            <w:r>
              <w:rPr>
                <w:noProof/>
                <w:webHidden/>
              </w:rPr>
              <w:fldChar w:fldCharType="begin"/>
            </w:r>
            <w:r>
              <w:rPr>
                <w:noProof/>
                <w:webHidden/>
              </w:rPr>
              <w:instrText xml:space="preserve"> PAGEREF _Toc236574028 \h </w:instrText>
            </w:r>
            <w:r>
              <w:rPr>
                <w:noProof/>
                <w:webHidden/>
              </w:rPr>
            </w:r>
            <w:r>
              <w:rPr>
                <w:noProof/>
                <w:webHidden/>
              </w:rPr>
              <w:fldChar w:fldCharType="separate"/>
            </w:r>
            <w:r>
              <w:rPr>
                <w:noProof/>
                <w:webHidden/>
              </w:rPr>
              <w:t>147</w:t>
            </w:r>
            <w:r>
              <w:rPr>
                <w:noProof/>
                <w:webHidden/>
              </w:rPr>
              <w:fldChar w:fldCharType="end"/>
            </w:r>
          </w:hyperlink>
        </w:p>
        <w:p w14:paraId="727A3C92" w14:textId="5023FDA9" w:rsidR="00772963" w:rsidRDefault="00772963">
          <w:pPr>
            <w:pStyle w:val="TOC1"/>
            <w:rPr>
              <w:rFonts w:asciiTheme="minorHAnsi" w:eastAsiaTheme="minorEastAsia" w:hAnsiTheme="minorHAnsi"/>
              <w:kern w:val="2"/>
              <w:szCs w:val="24"/>
              <w:lang w:val="tr-TR" w:eastAsia="tr-TR"/>
              <w14:ligatures w14:val="standardContextual"/>
            </w:rPr>
          </w:pPr>
          <w:hyperlink w:anchor="_Toc236574029" w:history="1">
            <w:r w:rsidRPr="00E475E5">
              <w:rPr>
                <w:rStyle w:val="Hyperlink"/>
              </w:rPr>
              <w:t>REFERENCES</w:t>
            </w:r>
            <w:r>
              <w:rPr>
                <w:webHidden/>
              </w:rPr>
              <w:tab/>
            </w:r>
            <w:r>
              <w:rPr>
                <w:webHidden/>
              </w:rPr>
              <w:fldChar w:fldCharType="begin"/>
            </w:r>
            <w:r>
              <w:rPr>
                <w:webHidden/>
              </w:rPr>
              <w:instrText xml:space="preserve"> PAGEREF _Toc236574029 \h </w:instrText>
            </w:r>
            <w:r>
              <w:rPr>
                <w:webHidden/>
              </w:rPr>
            </w:r>
            <w:r>
              <w:rPr>
                <w:webHidden/>
              </w:rPr>
              <w:fldChar w:fldCharType="separate"/>
            </w:r>
            <w:r>
              <w:rPr>
                <w:webHidden/>
              </w:rPr>
              <w:t>149</w:t>
            </w:r>
            <w:r>
              <w:rPr>
                <w:webHidden/>
              </w:rPr>
              <w:fldChar w:fldCharType="end"/>
            </w:r>
          </w:hyperlink>
        </w:p>
        <w:p w14:paraId="56729A6F" w14:textId="62EC3622" w:rsidR="00772963" w:rsidRDefault="00772963">
          <w:pPr>
            <w:pStyle w:val="TOC1"/>
            <w:rPr>
              <w:rFonts w:asciiTheme="minorHAnsi" w:eastAsiaTheme="minorEastAsia" w:hAnsiTheme="minorHAnsi"/>
              <w:kern w:val="2"/>
              <w:szCs w:val="24"/>
              <w:lang w:val="tr-TR" w:eastAsia="tr-TR"/>
              <w14:ligatures w14:val="standardContextual"/>
            </w:rPr>
          </w:pPr>
          <w:hyperlink w:anchor="_Toc236574030" w:history="1">
            <w:r w:rsidRPr="00E475E5">
              <w:rPr>
                <w:rStyle w:val="Hyperlink"/>
              </w:rPr>
              <w:t>APPENDICES</w:t>
            </w:r>
            <w:r>
              <w:rPr>
                <w:webHidden/>
              </w:rPr>
              <w:tab/>
            </w:r>
            <w:r>
              <w:rPr>
                <w:webHidden/>
              </w:rPr>
              <w:fldChar w:fldCharType="begin"/>
            </w:r>
            <w:r>
              <w:rPr>
                <w:webHidden/>
              </w:rPr>
              <w:instrText xml:space="preserve"> PAGEREF _Toc236574030 \h </w:instrText>
            </w:r>
            <w:r>
              <w:rPr>
                <w:webHidden/>
              </w:rPr>
            </w:r>
            <w:r>
              <w:rPr>
                <w:webHidden/>
              </w:rPr>
              <w:fldChar w:fldCharType="separate"/>
            </w:r>
            <w:r>
              <w:rPr>
                <w:webHidden/>
              </w:rPr>
              <w:t>161</w:t>
            </w:r>
            <w:r>
              <w:rPr>
                <w:webHidden/>
              </w:rPr>
              <w:fldChar w:fldCharType="end"/>
            </w:r>
          </w:hyperlink>
        </w:p>
        <w:p w14:paraId="059B75A9" w14:textId="74EA8D2F" w:rsidR="00772963" w:rsidRDefault="0077296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574031" w:history="1">
            <w:r w:rsidRPr="00E475E5">
              <w:rPr>
                <w:rStyle w:val="Hyperlink"/>
                <w:noProof/>
              </w:rPr>
              <w:t>A.</w:t>
            </w:r>
            <w:r>
              <w:rPr>
                <w:rFonts w:asciiTheme="minorHAnsi" w:eastAsiaTheme="minorEastAsia" w:hAnsiTheme="minorHAnsi"/>
                <w:noProof/>
                <w:kern w:val="2"/>
                <w:szCs w:val="24"/>
                <w:lang w:val="tr-TR" w:eastAsia="tr-TR"/>
                <w14:ligatures w14:val="standardContextual"/>
              </w:rPr>
              <w:tab/>
            </w:r>
            <w:r w:rsidRPr="00E475E5">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_Toc236574031 \h </w:instrText>
            </w:r>
            <w:r>
              <w:rPr>
                <w:noProof/>
                <w:webHidden/>
              </w:rPr>
            </w:r>
            <w:r>
              <w:rPr>
                <w:noProof/>
                <w:webHidden/>
              </w:rPr>
              <w:fldChar w:fldCharType="separate"/>
            </w:r>
            <w:r>
              <w:rPr>
                <w:noProof/>
                <w:webHidden/>
              </w:rPr>
              <w:t>161</w:t>
            </w:r>
            <w:r>
              <w:rPr>
                <w:noProof/>
                <w:webHidden/>
              </w:rPr>
              <w:fldChar w:fldCharType="end"/>
            </w:r>
          </w:hyperlink>
        </w:p>
        <w:p w14:paraId="37FD85FF" w14:textId="130417D3" w:rsidR="00772963" w:rsidRDefault="0077296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574032" w:history="1">
            <w:r w:rsidRPr="00E475E5">
              <w:rPr>
                <w:rStyle w:val="Hyperlink"/>
                <w:noProof/>
              </w:rPr>
              <w:t>B.</w:t>
            </w:r>
            <w:r>
              <w:rPr>
                <w:rFonts w:asciiTheme="minorHAnsi" w:eastAsiaTheme="minorEastAsia" w:hAnsiTheme="minorHAnsi"/>
                <w:noProof/>
                <w:kern w:val="2"/>
                <w:szCs w:val="24"/>
                <w:lang w:val="tr-TR" w:eastAsia="tr-TR"/>
                <w14:ligatures w14:val="standardContextual"/>
              </w:rPr>
              <w:tab/>
            </w:r>
            <w:r w:rsidRPr="00E475E5">
              <w:rPr>
                <w:rStyle w:val="Hyperlink"/>
                <w:noProof/>
              </w:rPr>
              <w:t>Simulation Mathematics for Fuel Mass Evolution</w:t>
            </w:r>
            <w:r>
              <w:rPr>
                <w:noProof/>
                <w:webHidden/>
              </w:rPr>
              <w:tab/>
            </w:r>
            <w:r>
              <w:rPr>
                <w:noProof/>
                <w:webHidden/>
              </w:rPr>
              <w:fldChar w:fldCharType="begin"/>
            </w:r>
            <w:r>
              <w:rPr>
                <w:noProof/>
                <w:webHidden/>
              </w:rPr>
              <w:instrText xml:space="preserve"> PAGEREF _Toc236574032 \h </w:instrText>
            </w:r>
            <w:r>
              <w:rPr>
                <w:noProof/>
                <w:webHidden/>
              </w:rPr>
            </w:r>
            <w:r>
              <w:rPr>
                <w:noProof/>
                <w:webHidden/>
              </w:rPr>
              <w:fldChar w:fldCharType="separate"/>
            </w:r>
            <w:r>
              <w:rPr>
                <w:noProof/>
                <w:webHidden/>
              </w:rPr>
              <w:t>164</w:t>
            </w:r>
            <w:r>
              <w:rPr>
                <w:noProof/>
                <w:webHidden/>
              </w:rPr>
              <w:fldChar w:fldCharType="end"/>
            </w:r>
          </w:hyperlink>
        </w:p>
        <w:p w14:paraId="140A6AEB" w14:textId="2A07427B" w:rsidR="00772963" w:rsidRDefault="0077296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574033" w:history="1">
            <w:r w:rsidRPr="00E475E5">
              <w:rPr>
                <w:rStyle w:val="Hyperlink"/>
                <w:noProof/>
              </w:rPr>
              <w:t>C.</w:t>
            </w:r>
            <w:r>
              <w:rPr>
                <w:rFonts w:asciiTheme="minorHAnsi" w:eastAsiaTheme="minorEastAsia" w:hAnsiTheme="minorHAnsi"/>
                <w:noProof/>
                <w:kern w:val="2"/>
                <w:szCs w:val="24"/>
                <w:lang w:val="tr-TR" w:eastAsia="tr-TR"/>
                <w14:ligatures w14:val="standardContextual"/>
              </w:rPr>
              <w:tab/>
            </w:r>
            <w:r w:rsidRPr="00E475E5">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_Toc236574033 \h </w:instrText>
            </w:r>
            <w:r>
              <w:rPr>
                <w:noProof/>
                <w:webHidden/>
              </w:rPr>
            </w:r>
            <w:r>
              <w:rPr>
                <w:noProof/>
                <w:webHidden/>
              </w:rPr>
              <w:fldChar w:fldCharType="separate"/>
            </w:r>
            <w:r>
              <w:rPr>
                <w:noProof/>
                <w:webHidden/>
              </w:rPr>
              <w:t>169</w:t>
            </w:r>
            <w:r>
              <w:rPr>
                <w:noProof/>
                <w:webHidden/>
              </w:rPr>
              <w:fldChar w:fldCharType="end"/>
            </w:r>
          </w:hyperlink>
        </w:p>
        <w:p w14:paraId="6EB486B2" w14:textId="32954C1F" w:rsidR="00772963" w:rsidRDefault="0077296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574034" w:history="1">
            <w:r w:rsidRPr="00E475E5">
              <w:rPr>
                <w:rStyle w:val="Hyperlink"/>
                <w:noProof/>
              </w:rPr>
              <w:t>D.</w:t>
            </w:r>
            <w:r>
              <w:rPr>
                <w:rFonts w:asciiTheme="minorHAnsi" w:eastAsiaTheme="minorEastAsia" w:hAnsiTheme="minorHAnsi"/>
                <w:noProof/>
                <w:kern w:val="2"/>
                <w:szCs w:val="24"/>
                <w:lang w:val="tr-TR" w:eastAsia="tr-TR"/>
                <w14:ligatures w14:val="standardContextual"/>
              </w:rPr>
              <w:tab/>
            </w:r>
            <w:r w:rsidRPr="00E475E5">
              <w:rPr>
                <w:rStyle w:val="Hyperlink"/>
                <w:noProof/>
              </w:rPr>
              <w:t>Complete Concept Mapping Specification</w:t>
            </w:r>
            <w:r>
              <w:rPr>
                <w:noProof/>
                <w:webHidden/>
              </w:rPr>
              <w:tab/>
            </w:r>
            <w:r>
              <w:rPr>
                <w:noProof/>
                <w:webHidden/>
              </w:rPr>
              <w:fldChar w:fldCharType="begin"/>
            </w:r>
            <w:r>
              <w:rPr>
                <w:noProof/>
                <w:webHidden/>
              </w:rPr>
              <w:instrText xml:space="preserve"> PAGEREF _Toc236574034 \h </w:instrText>
            </w:r>
            <w:r>
              <w:rPr>
                <w:noProof/>
                <w:webHidden/>
              </w:rPr>
            </w:r>
            <w:r>
              <w:rPr>
                <w:noProof/>
                <w:webHidden/>
              </w:rPr>
              <w:fldChar w:fldCharType="separate"/>
            </w:r>
            <w:r>
              <w:rPr>
                <w:noProof/>
                <w:webHidden/>
              </w:rPr>
              <w:t>171</w:t>
            </w:r>
            <w:r>
              <w:rPr>
                <w:noProof/>
                <w:webHidden/>
              </w:rPr>
              <w:fldChar w:fldCharType="end"/>
            </w:r>
          </w:hyperlink>
        </w:p>
        <w:p w14:paraId="1EA045E4" w14:textId="2C4195A3" w:rsidR="00772963" w:rsidRDefault="0077296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574035" w:history="1">
            <w:r w:rsidRPr="00E475E5">
              <w:rPr>
                <w:rStyle w:val="Hyperlink"/>
                <w:noProof/>
              </w:rPr>
              <w:t>E.</w:t>
            </w:r>
            <w:r>
              <w:rPr>
                <w:rFonts w:asciiTheme="minorHAnsi" w:eastAsiaTheme="minorEastAsia" w:hAnsiTheme="minorHAnsi"/>
                <w:noProof/>
                <w:kern w:val="2"/>
                <w:szCs w:val="24"/>
                <w:lang w:val="tr-TR" w:eastAsia="tr-TR"/>
                <w14:ligatures w14:val="standardContextual"/>
              </w:rPr>
              <w:tab/>
            </w:r>
            <w:r w:rsidRPr="00E475E5">
              <w:rPr>
                <w:rStyle w:val="Hyperlink"/>
                <w:noProof/>
              </w:rPr>
              <w:t>Representative Decision Rules</w:t>
            </w:r>
            <w:r>
              <w:rPr>
                <w:noProof/>
                <w:webHidden/>
              </w:rPr>
              <w:tab/>
            </w:r>
            <w:r>
              <w:rPr>
                <w:noProof/>
                <w:webHidden/>
              </w:rPr>
              <w:fldChar w:fldCharType="begin"/>
            </w:r>
            <w:r>
              <w:rPr>
                <w:noProof/>
                <w:webHidden/>
              </w:rPr>
              <w:instrText xml:space="preserve"> PAGEREF _Toc236574035 \h </w:instrText>
            </w:r>
            <w:r>
              <w:rPr>
                <w:noProof/>
                <w:webHidden/>
              </w:rPr>
            </w:r>
            <w:r>
              <w:rPr>
                <w:noProof/>
                <w:webHidden/>
              </w:rPr>
              <w:fldChar w:fldCharType="separate"/>
            </w:r>
            <w:r>
              <w:rPr>
                <w:noProof/>
                <w:webHidden/>
              </w:rPr>
              <w:t>173</w:t>
            </w:r>
            <w:r>
              <w:rPr>
                <w:noProof/>
                <w:webHidden/>
              </w:rPr>
              <w:fldChar w:fldCharType="end"/>
            </w:r>
          </w:hyperlink>
        </w:p>
        <w:p w14:paraId="05A5EC9C" w14:textId="54F07AC6" w:rsidR="00772963" w:rsidRDefault="0077296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574036" w:history="1">
            <w:r w:rsidRPr="00E475E5">
              <w:rPr>
                <w:rStyle w:val="Hyperlink"/>
                <w:noProof/>
              </w:rPr>
              <w:t>F.</w:t>
            </w:r>
            <w:r>
              <w:rPr>
                <w:rFonts w:asciiTheme="minorHAnsi" w:eastAsiaTheme="minorEastAsia" w:hAnsiTheme="minorHAnsi"/>
                <w:noProof/>
                <w:kern w:val="2"/>
                <w:szCs w:val="24"/>
                <w:lang w:val="tr-TR" w:eastAsia="tr-TR"/>
                <w14:ligatures w14:val="standardContextual"/>
              </w:rPr>
              <w:tab/>
            </w:r>
            <w:r w:rsidRPr="00E475E5">
              <w:rPr>
                <w:rStyle w:val="Hyperlink"/>
                <w:noProof/>
              </w:rPr>
              <w:t>Generative AI Prompt Specifications</w:t>
            </w:r>
            <w:r>
              <w:rPr>
                <w:noProof/>
                <w:webHidden/>
              </w:rPr>
              <w:tab/>
            </w:r>
            <w:r>
              <w:rPr>
                <w:noProof/>
                <w:webHidden/>
              </w:rPr>
              <w:fldChar w:fldCharType="begin"/>
            </w:r>
            <w:r>
              <w:rPr>
                <w:noProof/>
                <w:webHidden/>
              </w:rPr>
              <w:instrText xml:space="preserve"> PAGEREF _Toc236574036 \h </w:instrText>
            </w:r>
            <w:r>
              <w:rPr>
                <w:noProof/>
                <w:webHidden/>
              </w:rPr>
            </w:r>
            <w:r>
              <w:rPr>
                <w:noProof/>
                <w:webHidden/>
              </w:rPr>
              <w:fldChar w:fldCharType="separate"/>
            </w:r>
            <w:r>
              <w:rPr>
                <w:noProof/>
                <w:webHidden/>
              </w:rPr>
              <w:t>177</w:t>
            </w:r>
            <w:r>
              <w:rPr>
                <w:noProof/>
                <w:webHidden/>
              </w:rPr>
              <w:fldChar w:fldCharType="end"/>
            </w:r>
          </w:hyperlink>
        </w:p>
        <w:p w14:paraId="4972D9AA" w14:textId="0DF6C74E" w:rsidR="00772963" w:rsidRDefault="00772963">
          <w:pPr>
            <w:pStyle w:val="TOC1"/>
            <w:rPr>
              <w:rFonts w:asciiTheme="minorHAnsi" w:eastAsiaTheme="minorEastAsia" w:hAnsiTheme="minorHAnsi"/>
              <w:kern w:val="2"/>
              <w:szCs w:val="24"/>
              <w:lang w:val="tr-TR" w:eastAsia="tr-TR"/>
              <w14:ligatures w14:val="standardContextual"/>
            </w:rPr>
          </w:pPr>
          <w:hyperlink w:anchor="_Toc236574037" w:history="1">
            <w:r w:rsidRPr="00E475E5">
              <w:rPr>
                <w:rStyle w:val="Hyperlink"/>
              </w:rPr>
              <w:t>CURRICULUM VITAE</w:t>
            </w:r>
            <w:r>
              <w:rPr>
                <w:webHidden/>
              </w:rPr>
              <w:tab/>
            </w:r>
            <w:r>
              <w:rPr>
                <w:webHidden/>
              </w:rPr>
              <w:fldChar w:fldCharType="begin"/>
            </w:r>
            <w:r>
              <w:rPr>
                <w:webHidden/>
              </w:rPr>
              <w:instrText xml:space="preserve"> PAGEREF _Toc236574037 \h </w:instrText>
            </w:r>
            <w:r>
              <w:rPr>
                <w:webHidden/>
              </w:rPr>
            </w:r>
            <w:r>
              <w:rPr>
                <w:webHidden/>
              </w:rPr>
              <w:fldChar w:fldCharType="separate"/>
            </w:r>
            <w:r>
              <w:rPr>
                <w:webHidden/>
              </w:rPr>
              <w:t>183</w:t>
            </w:r>
            <w:r>
              <w:rPr>
                <w:webHidden/>
              </w:rPr>
              <w:fldChar w:fldCharType="end"/>
            </w:r>
          </w:hyperlink>
        </w:p>
        <w:p w14:paraId="63CFF278" w14:textId="5615230D" w:rsidR="00041C8A" w:rsidRPr="000C37D1" w:rsidRDefault="00041C8A">
          <w:r w:rsidRPr="000C37D1">
            <w:rPr>
              <w:b/>
              <w:bCs/>
            </w:rPr>
            <w:fldChar w:fldCharType="end"/>
          </w:r>
        </w:p>
      </w:sdtContent>
    </w:sdt>
    <w:p w14:paraId="74793EF8" w14:textId="77777777" w:rsidR="008E6767" w:rsidRPr="000C37D1" w:rsidRDefault="008E6767" w:rsidP="008E6767"/>
    <w:p w14:paraId="2F9E8B3A" w14:textId="3C506D2E" w:rsidR="00FA4B73" w:rsidRPr="000C37D1" w:rsidRDefault="00FA4B73" w:rsidP="008E6767">
      <w:pPr>
        <w:sectPr w:rsidR="00FA4B73" w:rsidRPr="000C37D1"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0C37D1" w:rsidRDefault="00320403" w:rsidP="00282804">
      <w:pPr>
        <w:pStyle w:val="CoverPages"/>
        <w:rPr>
          <w:lang w:val="en-US"/>
        </w:rPr>
      </w:pPr>
      <w:bookmarkStart w:id="19" w:name="_Toc236573957"/>
      <w:r w:rsidRPr="000C37D1">
        <w:rPr>
          <w:lang w:val="en-US"/>
        </w:rPr>
        <w:lastRenderedPageBreak/>
        <w:t>LIST OF TABLES</w:t>
      </w:r>
      <w:bookmarkEnd w:id="19"/>
    </w:p>
    <w:p w14:paraId="7C884AAA" w14:textId="2BA01E4C" w:rsidR="00772963"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0C37D1">
        <w:rPr>
          <w:lang w:eastAsia="ja-JP"/>
        </w:rPr>
        <w:fldChar w:fldCharType="begin"/>
      </w:r>
      <w:r w:rsidRPr="000C37D1">
        <w:rPr>
          <w:lang w:eastAsia="ja-JP"/>
        </w:rPr>
        <w:instrText xml:space="preserve"> TOC \h \z \c "Table" </w:instrText>
      </w:r>
      <w:r w:rsidRPr="000C37D1">
        <w:rPr>
          <w:lang w:eastAsia="ja-JP"/>
        </w:rPr>
        <w:fldChar w:fldCharType="separate"/>
      </w:r>
      <w:hyperlink w:anchor="_Toc236574045" w:history="1">
        <w:r w:rsidR="00772963" w:rsidRPr="00CC3BDD">
          <w:rPr>
            <w:rStyle w:val="Hyperlink"/>
            <w:noProof/>
          </w:rPr>
          <w:t>Table 1.1 DSS gaps identified in wildfire decision support literature</w:t>
        </w:r>
        <w:r w:rsidR="00772963">
          <w:rPr>
            <w:noProof/>
            <w:webHidden/>
          </w:rPr>
          <w:tab/>
        </w:r>
        <w:r w:rsidR="00772963">
          <w:rPr>
            <w:noProof/>
            <w:webHidden/>
          </w:rPr>
          <w:fldChar w:fldCharType="begin"/>
        </w:r>
        <w:r w:rsidR="00772963">
          <w:rPr>
            <w:noProof/>
            <w:webHidden/>
          </w:rPr>
          <w:instrText xml:space="preserve"> PAGEREF _Toc236574045 \h </w:instrText>
        </w:r>
        <w:r w:rsidR="00772963">
          <w:rPr>
            <w:noProof/>
            <w:webHidden/>
          </w:rPr>
        </w:r>
        <w:r w:rsidR="00772963">
          <w:rPr>
            <w:noProof/>
            <w:webHidden/>
          </w:rPr>
          <w:fldChar w:fldCharType="separate"/>
        </w:r>
        <w:r w:rsidR="00772963">
          <w:rPr>
            <w:noProof/>
            <w:webHidden/>
          </w:rPr>
          <w:t>4</w:t>
        </w:r>
        <w:r w:rsidR="00772963">
          <w:rPr>
            <w:noProof/>
            <w:webHidden/>
          </w:rPr>
          <w:fldChar w:fldCharType="end"/>
        </w:r>
      </w:hyperlink>
    </w:p>
    <w:p w14:paraId="13A55EBC" w14:textId="64D7C472"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46" w:history="1">
        <w:r w:rsidRPr="00CC3BDD">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_Toc236574046 \h </w:instrText>
        </w:r>
        <w:r>
          <w:rPr>
            <w:noProof/>
            <w:webHidden/>
          </w:rPr>
        </w:r>
        <w:r>
          <w:rPr>
            <w:noProof/>
            <w:webHidden/>
          </w:rPr>
          <w:fldChar w:fldCharType="separate"/>
        </w:r>
        <w:r>
          <w:rPr>
            <w:noProof/>
            <w:webHidden/>
          </w:rPr>
          <w:t>9</w:t>
        </w:r>
        <w:r>
          <w:rPr>
            <w:noProof/>
            <w:webHidden/>
          </w:rPr>
          <w:fldChar w:fldCharType="end"/>
        </w:r>
      </w:hyperlink>
    </w:p>
    <w:p w14:paraId="4A301941" w14:textId="213BC4D9"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47" w:history="1">
        <w:r w:rsidRPr="00CC3BDD">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_Toc236574047 \h </w:instrText>
        </w:r>
        <w:r>
          <w:rPr>
            <w:noProof/>
            <w:webHidden/>
          </w:rPr>
        </w:r>
        <w:r>
          <w:rPr>
            <w:noProof/>
            <w:webHidden/>
          </w:rPr>
          <w:fldChar w:fldCharType="separate"/>
        </w:r>
        <w:r>
          <w:rPr>
            <w:noProof/>
            <w:webHidden/>
          </w:rPr>
          <w:t>21</w:t>
        </w:r>
        <w:r>
          <w:rPr>
            <w:noProof/>
            <w:webHidden/>
          </w:rPr>
          <w:fldChar w:fldCharType="end"/>
        </w:r>
      </w:hyperlink>
    </w:p>
    <w:p w14:paraId="3245ACFA" w14:textId="281A3A79"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48" w:history="1">
        <w:r w:rsidRPr="00CC3BDD">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_Toc236574048 \h </w:instrText>
        </w:r>
        <w:r>
          <w:rPr>
            <w:noProof/>
            <w:webHidden/>
          </w:rPr>
        </w:r>
        <w:r>
          <w:rPr>
            <w:noProof/>
            <w:webHidden/>
          </w:rPr>
          <w:fldChar w:fldCharType="separate"/>
        </w:r>
        <w:r>
          <w:rPr>
            <w:noProof/>
            <w:webHidden/>
          </w:rPr>
          <w:t>27</w:t>
        </w:r>
        <w:r>
          <w:rPr>
            <w:noProof/>
            <w:webHidden/>
          </w:rPr>
          <w:fldChar w:fldCharType="end"/>
        </w:r>
      </w:hyperlink>
    </w:p>
    <w:p w14:paraId="3609CEE8" w14:textId="296692D7"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49" w:history="1">
        <w:r w:rsidRPr="00CC3BDD">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_Toc236574049 \h </w:instrText>
        </w:r>
        <w:r>
          <w:rPr>
            <w:noProof/>
            <w:webHidden/>
          </w:rPr>
        </w:r>
        <w:r>
          <w:rPr>
            <w:noProof/>
            <w:webHidden/>
          </w:rPr>
          <w:fldChar w:fldCharType="separate"/>
        </w:r>
        <w:r>
          <w:rPr>
            <w:noProof/>
            <w:webHidden/>
          </w:rPr>
          <w:t>30</w:t>
        </w:r>
        <w:r>
          <w:rPr>
            <w:noProof/>
            <w:webHidden/>
          </w:rPr>
          <w:fldChar w:fldCharType="end"/>
        </w:r>
      </w:hyperlink>
    </w:p>
    <w:p w14:paraId="31537D30" w14:textId="53C7EBD4"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50" w:history="1">
        <w:r w:rsidRPr="00CC3BDD">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_Toc236574050 \h </w:instrText>
        </w:r>
        <w:r>
          <w:rPr>
            <w:noProof/>
            <w:webHidden/>
          </w:rPr>
        </w:r>
        <w:r>
          <w:rPr>
            <w:noProof/>
            <w:webHidden/>
          </w:rPr>
          <w:fldChar w:fldCharType="separate"/>
        </w:r>
        <w:r>
          <w:rPr>
            <w:noProof/>
            <w:webHidden/>
          </w:rPr>
          <w:t>32</w:t>
        </w:r>
        <w:r>
          <w:rPr>
            <w:noProof/>
            <w:webHidden/>
          </w:rPr>
          <w:fldChar w:fldCharType="end"/>
        </w:r>
      </w:hyperlink>
    </w:p>
    <w:p w14:paraId="6AF66B48" w14:textId="4F534BF9"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51" w:history="1">
        <w:r w:rsidRPr="00CC3BDD">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_Toc236574051 \h </w:instrText>
        </w:r>
        <w:r>
          <w:rPr>
            <w:noProof/>
            <w:webHidden/>
          </w:rPr>
        </w:r>
        <w:r>
          <w:rPr>
            <w:noProof/>
            <w:webHidden/>
          </w:rPr>
          <w:fldChar w:fldCharType="separate"/>
        </w:r>
        <w:r>
          <w:rPr>
            <w:noProof/>
            <w:webHidden/>
          </w:rPr>
          <w:t>35</w:t>
        </w:r>
        <w:r>
          <w:rPr>
            <w:noProof/>
            <w:webHidden/>
          </w:rPr>
          <w:fldChar w:fldCharType="end"/>
        </w:r>
      </w:hyperlink>
    </w:p>
    <w:p w14:paraId="0A7EA8FD" w14:textId="2904E949"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52" w:history="1">
        <w:r w:rsidRPr="00CC3BDD">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_Toc236574052 \h </w:instrText>
        </w:r>
        <w:r>
          <w:rPr>
            <w:noProof/>
            <w:webHidden/>
          </w:rPr>
        </w:r>
        <w:r>
          <w:rPr>
            <w:noProof/>
            <w:webHidden/>
          </w:rPr>
          <w:fldChar w:fldCharType="separate"/>
        </w:r>
        <w:r>
          <w:rPr>
            <w:noProof/>
            <w:webHidden/>
          </w:rPr>
          <w:t>39</w:t>
        </w:r>
        <w:r>
          <w:rPr>
            <w:noProof/>
            <w:webHidden/>
          </w:rPr>
          <w:fldChar w:fldCharType="end"/>
        </w:r>
      </w:hyperlink>
    </w:p>
    <w:p w14:paraId="3825A0E4" w14:textId="23705291"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53" w:history="1">
        <w:r w:rsidRPr="00CC3BDD">
          <w:rPr>
            <w:rStyle w:val="Hyperlink"/>
            <w:noProof/>
          </w:rPr>
          <w:t>Table 3.1 Meteorology data layer parameters</w:t>
        </w:r>
        <w:r>
          <w:rPr>
            <w:noProof/>
            <w:webHidden/>
          </w:rPr>
          <w:tab/>
        </w:r>
        <w:r>
          <w:rPr>
            <w:noProof/>
            <w:webHidden/>
          </w:rPr>
          <w:fldChar w:fldCharType="begin"/>
        </w:r>
        <w:r>
          <w:rPr>
            <w:noProof/>
            <w:webHidden/>
          </w:rPr>
          <w:instrText xml:space="preserve"> PAGEREF _Toc236574053 \h </w:instrText>
        </w:r>
        <w:r>
          <w:rPr>
            <w:noProof/>
            <w:webHidden/>
          </w:rPr>
        </w:r>
        <w:r>
          <w:rPr>
            <w:noProof/>
            <w:webHidden/>
          </w:rPr>
          <w:fldChar w:fldCharType="separate"/>
        </w:r>
        <w:r>
          <w:rPr>
            <w:noProof/>
            <w:webHidden/>
          </w:rPr>
          <w:t>49</w:t>
        </w:r>
        <w:r>
          <w:rPr>
            <w:noProof/>
            <w:webHidden/>
          </w:rPr>
          <w:fldChar w:fldCharType="end"/>
        </w:r>
      </w:hyperlink>
    </w:p>
    <w:p w14:paraId="169A2066" w14:textId="0240EF39"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54" w:history="1">
        <w:r w:rsidRPr="00CC3BDD">
          <w:rPr>
            <w:rStyle w:val="Hyperlink"/>
            <w:noProof/>
          </w:rPr>
          <w:t>Table 3.2 Geometry (topography) data layer parameters</w:t>
        </w:r>
        <w:r>
          <w:rPr>
            <w:noProof/>
            <w:webHidden/>
          </w:rPr>
          <w:tab/>
        </w:r>
        <w:r>
          <w:rPr>
            <w:noProof/>
            <w:webHidden/>
          </w:rPr>
          <w:fldChar w:fldCharType="begin"/>
        </w:r>
        <w:r>
          <w:rPr>
            <w:noProof/>
            <w:webHidden/>
          </w:rPr>
          <w:instrText xml:space="preserve"> PAGEREF _Toc236574054 \h </w:instrText>
        </w:r>
        <w:r>
          <w:rPr>
            <w:noProof/>
            <w:webHidden/>
          </w:rPr>
        </w:r>
        <w:r>
          <w:rPr>
            <w:noProof/>
            <w:webHidden/>
          </w:rPr>
          <w:fldChar w:fldCharType="separate"/>
        </w:r>
        <w:r>
          <w:rPr>
            <w:noProof/>
            <w:webHidden/>
          </w:rPr>
          <w:t>50</w:t>
        </w:r>
        <w:r>
          <w:rPr>
            <w:noProof/>
            <w:webHidden/>
          </w:rPr>
          <w:fldChar w:fldCharType="end"/>
        </w:r>
      </w:hyperlink>
    </w:p>
    <w:p w14:paraId="31D9AD2A" w14:textId="1CAAE991"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55" w:history="1">
        <w:r w:rsidRPr="00CC3BDD">
          <w:rPr>
            <w:rStyle w:val="Hyperlink"/>
            <w:noProof/>
          </w:rPr>
          <w:t>Table 3.3 Fuel data layer parameters</w:t>
        </w:r>
        <w:r>
          <w:rPr>
            <w:noProof/>
            <w:webHidden/>
          </w:rPr>
          <w:tab/>
        </w:r>
        <w:r>
          <w:rPr>
            <w:noProof/>
            <w:webHidden/>
          </w:rPr>
          <w:fldChar w:fldCharType="begin"/>
        </w:r>
        <w:r>
          <w:rPr>
            <w:noProof/>
            <w:webHidden/>
          </w:rPr>
          <w:instrText xml:space="preserve"> PAGEREF _Toc236574055 \h </w:instrText>
        </w:r>
        <w:r>
          <w:rPr>
            <w:noProof/>
            <w:webHidden/>
          </w:rPr>
        </w:r>
        <w:r>
          <w:rPr>
            <w:noProof/>
            <w:webHidden/>
          </w:rPr>
          <w:fldChar w:fldCharType="separate"/>
        </w:r>
        <w:r>
          <w:rPr>
            <w:noProof/>
            <w:webHidden/>
          </w:rPr>
          <w:t>51</w:t>
        </w:r>
        <w:r>
          <w:rPr>
            <w:noProof/>
            <w:webHidden/>
          </w:rPr>
          <w:fldChar w:fldCharType="end"/>
        </w:r>
      </w:hyperlink>
    </w:p>
    <w:p w14:paraId="06D5025F" w14:textId="1A32AFF0"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56" w:history="1">
        <w:r w:rsidRPr="00CC3BDD">
          <w:rPr>
            <w:rStyle w:val="Hyperlink"/>
            <w:noProof/>
          </w:rPr>
          <w:t>Table 3.4 Value data layer parameters</w:t>
        </w:r>
        <w:r>
          <w:rPr>
            <w:noProof/>
            <w:webHidden/>
          </w:rPr>
          <w:tab/>
        </w:r>
        <w:r>
          <w:rPr>
            <w:noProof/>
            <w:webHidden/>
          </w:rPr>
          <w:fldChar w:fldCharType="begin"/>
        </w:r>
        <w:r>
          <w:rPr>
            <w:noProof/>
            <w:webHidden/>
          </w:rPr>
          <w:instrText xml:space="preserve"> PAGEREF _Toc236574056 \h </w:instrText>
        </w:r>
        <w:r>
          <w:rPr>
            <w:noProof/>
            <w:webHidden/>
          </w:rPr>
        </w:r>
        <w:r>
          <w:rPr>
            <w:noProof/>
            <w:webHidden/>
          </w:rPr>
          <w:fldChar w:fldCharType="separate"/>
        </w:r>
        <w:r>
          <w:rPr>
            <w:noProof/>
            <w:webHidden/>
          </w:rPr>
          <w:t>53</w:t>
        </w:r>
        <w:r>
          <w:rPr>
            <w:noProof/>
            <w:webHidden/>
          </w:rPr>
          <w:fldChar w:fldCharType="end"/>
        </w:r>
      </w:hyperlink>
    </w:p>
    <w:p w14:paraId="34C8AF62" w14:textId="446A44C8"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57" w:history="1">
        <w:r w:rsidRPr="00CC3BDD">
          <w:rPr>
            <w:rStyle w:val="Hyperlink"/>
            <w:noProof/>
          </w:rPr>
          <w:t>Table 3.5 Resource data layer parameters</w:t>
        </w:r>
        <w:r>
          <w:rPr>
            <w:noProof/>
            <w:webHidden/>
          </w:rPr>
          <w:tab/>
        </w:r>
        <w:r>
          <w:rPr>
            <w:noProof/>
            <w:webHidden/>
          </w:rPr>
          <w:fldChar w:fldCharType="begin"/>
        </w:r>
        <w:r>
          <w:rPr>
            <w:noProof/>
            <w:webHidden/>
          </w:rPr>
          <w:instrText xml:space="preserve"> PAGEREF _Toc236574057 \h </w:instrText>
        </w:r>
        <w:r>
          <w:rPr>
            <w:noProof/>
            <w:webHidden/>
          </w:rPr>
        </w:r>
        <w:r>
          <w:rPr>
            <w:noProof/>
            <w:webHidden/>
          </w:rPr>
          <w:fldChar w:fldCharType="separate"/>
        </w:r>
        <w:r>
          <w:rPr>
            <w:noProof/>
            <w:webHidden/>
          </w:rPr>
          <w:t>54</w:t>
        </w:r>
        <w:r>
          <w:rPr>
            <w:noProof/>
            <w:webHidden/>
          </w:rPr>
          <w:fldChar w:fldCharType="end"/>
        </w:r>
      </w:hyperlink>
    </w:p>
    <w:p w14:paraId="11FD1746" w14:textId="3C6F2875"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58" w:history="1">
        <w:r w:rsidRPr="00CC3BDD">
          <w:rPr>
            <w:rStyle w:val="Hyperlink"/>
            <w:noProof/>
          </w:rPr>
          <w:t xml:space="preserve">Table 3.6 </w:t>
        </w:r>
        <w:r w:rsidRPr="00CC3BDD">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_Toc236574058 \h </w:instrText>
        </w:r>
        <w:r>
          <w:rPr>
            <w:noProof/>
            <w:webHidden/>
          </w:rPr>
        </w:r>
        <w:r>
          <w:rPr>
            <w:noProof/>
            <w:webHidden/>
          </w:rPr>
          <w:fldChar w:fldCharType="separate"/>
        </w:r>
        <w:r>
          <w:rPr>
            <w:noProof/>
            <w:webHidden/>
          </w:rPr>
          <w:t>65</w:t>
        </w:r>
        <w:r>
          <w:rPr>
            <w:noProof/>
            <w:webHidden/>
          </w:rPr>
          <w:fldChar w:fldCharType="end"/>
        </w:r>
      </w:hyperlink>
    </w:p>
    <w:p w14:paraId="357295A6" w14:textId="50C38311"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59" w:history="1">
        <w:r w:rsidRPr="00CC3BDD">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_Toc236574059 \h </w:instrText>
        </w:r>
        <w:r>
          <w:rPr>
            <w:noProof/>
            <w:webHidden/>
          </w:rPr>
        </w:r>
        <w:r>
          <w:rPr>
            <w:noProof/>
            <w:webHidden/>
          </w:rPr>
          <w:fldChar w:fldCharType="separate"/>
        </w:r>
        <w:r>
          <w:rPr>
            <w:noProof/>
            <w:webHidden/>
          </w:rPr>
          <w:t>72</w:t>
        </w:r>
        <w:r>
          <w:rPr>
            <w:noProof/>
            <w:webHidden/>
          </w:rPr>
          <w:fldChar w:fldCharType="end"/>
        </w:r>
      </w:hyperlink>
    </w:p>
    <w:p w14:paraId="07E3C425" w14:textId="37896E0C"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60" w:history="1">
        <w:r w:rsidRPr="00CC3BDD">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_Toc236574060 \h </w:instrText>
        </w:r>
        <w:r>
          <w:rPr>
            <w:noProof/>
            <w:webHidden/>
          </w:rPr>
        </w:r>
        <w:r>
          <w:rPr>
            <w:noProof/>
            <w:webHidden/>
          </w:rPr>
          <w:fldChar w:fldCharType="separate"/>
        </w:r>
        <w:r>
          <w:rPr>
            <w:noProof/>
            <w:webHidden/>
          </w:rPr>
          <w:t>85</w:t>
        </w:r>
        <w:r>
          <w:rPr>
            <w:noProof/>
            <w:webHidden/>
          </w:rPr>
          <w:fldChar w:fldCharType="end"/>
        </w:r>
      </w:hyperlink>
    </w:p>
    <w:p w14:paraId="47E873D1" w14:textId="3ED1E614"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61" w:history="1">
        <w:r w:rsidRPr="00CC3BDD">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_Toc236574061 \h </w:instrText>
        </w:r>
        <w:r>
          <w:rPr>
            <w:noProof/>
            <w:webHidden/>
          </w:rPr>
        </w:r>
        <w:r>
          <w:rPr>
            <w:noProof/>
            <w:webHidden/>
          </w:rPr>
          <w:fldChar w:fldCharType="separate"/>
        </w:r>
        <w:r>
          <w:rPr>
            <w:noProof/>
            <w:webHidden/>
          </w:rPr>
          <w:t>85</w:t>
        </w:r>
        <w:r>
          <w:rPr>
            <w:noProof/>
            <w:webHidden/>
          </w:rPr>
          <w:fldChar w:fldCharType="end"/>
        </w:r>
      </w:hyperlink>
    </w:p>
    <w:p w14:paraId="3BAFF17E" w14:textId="2EDABA84"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62" w:history="1">
        <w:r w:rsidRPr="00CC3BDD">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_Toc236574062 \h </w:instrText>
        </w:r>
        <w:r>
          <w:rPr>
            <w:noProof/>
            <w:webHidden/>
          </w:rPr>
        </w:r>
        <w:r>
          <w:rPr>
            <w:noProof/>
            <w:webHidden/>
          </w:rPr>
          <w:fldChar w:fldCharType="separate"/>
        </w:r>
        <w:r>
          <w:rPr>
            <w:noProof/>
            <w:webHidden/>
          </w:rPr>
          <w:t>90</w:t>
        </w:r>
        <w:r>
          <w:rPr>
            <w:noProof/>
            <w:webHidden/>
          </w:rPr>
          <w:fldChar w:fldCharType="end"/>
        </w:r>
      </w:hyperlink>
    </w:p>
    <w:p w14:paraId="67D03D12" w14:textId="55732D06"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63" w:history="1">
        <w:r w:rsidRPr="00CC3BDD">
          <w:rPr>
            <w:rStyle w:val="Hyperlink"/>
            <w:iCs/>
            <w:noProof/>
          </w:rPr>
          <w:t>Table 4.5 Forecast cost terms of the candidate and of no action, with their weights</w:t>
        </w:r>
        <w:r>
          <w:rPr>
            <w:noProof/>
            <w:webHidden/>
          </w:rPr>
          <w:tab/>
        </w:r>
        <w:r>
          <w:rPr>
            <w:noProof/>
            <w:webHidden/>
          </w:rPr>
          <w:fldChar w:fldCharType="begin"/>
        </w:r>
        <w:r>
          <w:rPr>
            <w:noProof/>
            <w:webHidden/>
          </w:rPr>
          <w:instrText xml:space="preserve"> PAGEREF _Toc236574063 \h </w:instrText>
        </w:r>
        <w:r>
          <w:rPr>
            <w:noProof/>
            <w:webHidden/>
          </w:rPr>
        </w:r>
        <w:r>
          <w:rPr>
            <w:noProof/>
            <w:webHidden/>
          </w:rPr>
          <w:fldChar w:fldCharType="separate"/>
        </w:r>
        <w:r>
          <w:rPr>
            <w:noProof/>
            <w:webHidden/>
          </w:rPr>
          <w:t>91</w:t>
        </w:r>
        <w:r>
          <w:rPr>
            <w:noProof/>
            <w:webHidden/>
          </w:rPr>
          <w:fldChar w:fldCharType="end"/>
        </w:r>
      </w:hyperlink>
    </w:p>
    <w:p w14:paraId="3AC3D4A0" w14:textId="305576E6"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64" w:history="1">
        <w:r w:rsidRPr="00CC3BDD">
          <w:rPr>
            <w:rStyle w:val="Hyperlink"/>
            <w:iCs/>
            <w:noProof/>
          </w:rPr>
          <w:t>Table 4.6 Terms of the quality test in the two regions of the cycle</w:t>
        </w:r>
        <w:r>
          <w:rPr>
            <w:noProof/>
            <w:webHidden/>
          </w:rPr>
          <w:tab/>
        </w:r>
        <w:r>
          <w:rPr>
            <w:noProof/>
            <w:webHidden/>
          </w:rPr>
          <w:fldChar w:fldCharType="begin"/>
        </w:r>
        <w:r>
          <w:rPr>
            <w:noProof/>
            <w:webHidden/>
          </w:rPr>
          <w:instrText xml:space="preserve"> PAGEREF _Toc236574064 \h </w:instrText>
        </w:r>
        <w:r>
          <w:rPr>
            <w:noProof/>
            <w:webHidden/>
          </w:rPr>
        </w:r>
        <w:r>
          <w:rPr>
            <w:noProof/>
            <w:webHidden/>
          </w:rPr>
          <w:fldChar w:fldCharType="separate"/>
        </w:r>
        <w:r>
          <w:rPr>
            <w:noProof/>
            <w:webHidden/>
          </w:rPr>
          <w:t>92</w:t>
        </w:r>
        <w:r>
          <w:rPr>
            <w:noProof/>
            <w:webHidden/>
          </w:rPr>
          <w:fldChar w:fldCharType="end"/>
        </w:r>
      </w:hyperlink>
    </w:p>
    <w:p w14:paraId="05C0C5FC" w14:textId="136AEB52"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65" w:history="1">
        <w:r w:rsidRPr="00CC3BDD">
          <w:rPr>
            <w:rStyle w:val="Hyperlink"/>
            <w:noProof/>
          </w:rPr>
          <w:t>Table 5.1 Evaluation criteria for wildfire DSS</w:t>
        </w:r>
        <w:r>
          <w:rPr>
            <w:noProof/>
            <w:webHidden/>
          </w:rPr>
          <w:tab/>
        </w:r>
        <w:r>
          <w:rPr>
            <w:noProof/>
            <w:webHidden/>
          </w:rPr>
          <w:fldChar w:fldCharType="begin"/>
        </w:r>
        <w:r>
          <w:rPr>
            <w:noProof/>
            <w:webHidden/>
          </w:rPr>
          <w:instrText xml:space="preserve"> PAGEREF _Toc236574065 \h </w:instrText>
        </w:r>
        <w:r>
          <w:rPr>
            <w:noProof/>
            <w:webHidden/>
          </w:rPr>
        </w:r>
        <w:r>
          <w:rPr>
            <w:noProof/>
            <w:webHidden/>
          </w:rPr>
          <w:fldChar w:fldCharType="separate"/>
        </w:r>
        <w:r>
          <w:rPr>
            <w:noProof/>
            <w:webHidden/>
          </w:rPr>
          <w:t>114</w:t>
        </w:r>
        <w:r>
          <w:rPr>
            <w:noProof/>
            <w:webHidden/>
          </w:rPr>
          <w:fldChar w:fldCharType="end"/>
        </w:r>
      </w:hyperlink>
    </w:p>
    <w:p w14:paraId="4F780F71" w14:textId="2B4FF835"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66" w:history="1">
        <w:r w:rsidRPr="00CC3BDD">
          <w:rPr>
            <w:rStyle w:val="Hyperlink"/>
            <w:noProof/>
          </w:rPr>
          <w:t>Table 5.2 Historical validation cases and their configuration</w:t>
        </w:r>
        <w:r>
          <w:rPr>
            <w:noProof/>
            <w:webHidden/>
          </w:rPr>
          <w:tab/>
        </w:r>
        <w:r>
          <w:rPr>
            <w:noProof/>
            <w:webHidden/>
          </w:rPr>
          <w:fldChar w:fldCharType="begin"/>
        </w:r>
        <w:r>
          <w:rPr>
            <w:noProof/>
            <w:webHidden/>
          </w:rPr>
          <w:instrText xml:space="preserve"> PAGEREF _Toc236574066 \h </w:instrText>
        </w:r>
        <w:r>
          <w:rPr>
            <w:noProof/>
            <w:webHidden/>
          </w:rPr>
        </w:r>
        <w:r>
          <w:rPr>
            <w:noProof/>
            <w:webHidden/>
          </w:rPr>
          <w:fldChar w:fldCharType="separate"/>
        </w:r>
        <w:r>
          <w:rPr>
            <w:noProof/>
            <w:webHidden/>
          </w:rPr>
          <w:t>116</w:t>
        </w:r>
        <w:r>
          <w:rPr>
            <w:noProof/>
            <w:webHidden/>
          </w:rPr>
          <w:fldChar w:fldCharType="end"/>
        </w:r>
      </w:hyperlink>
    </w:p>
    <w:p w14:paraId="4BF5330C" w14:textId="16C25985"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67" w:history="1">
        <w:r w:rsidRPr="00CC3BDD">
          <w:rPr>
            <w:rStyle w:val="Hyperlink"/>
            <w:noProof/>
          </w:rPr>
          <w:t>Table 5.3 Hindcast agreement metrics per historical case (mean over stochastic replicates)</w:t>
        </w:r>
        <w:r>
          <w:rPr>
            <w:noProof/>
            <w:webHidden/>
          </w:rPr>
          <w:tab/>
        </w:r>
        <w:r>
          <w:rPr>
            <w:noProof/>
            <w:webHidden/>
          </w:rPr>
          <w:fldChar w:fldCharType="begin"/>
        </w:r>
        <w:r>
          <w:rPr>
            <w:noProof/>
            <w:webHidden/>
          </w:rPr>
          <w:instrText xml:space="preserve"> PAGEREF _Toc236574067 \h </w:instrText>
        </w:r>
        <w:r>
          <w:rPr>
            <w:noProof/>
            <w:webHidden/>
          </w:rPr>
        </w:r>
        <w:r>
          <w:rPr>
            <w:noProof/>
            <w:webHidden/>
          </w:rPr>
          <w:fldChar w:fldCharType="separate"/>
        </w:r>
        <w:r>
          <w:rPr>
            <w:noProof/>
            <w:webHidden/>
          </w:rPr>
          <w:t>118</w:t>
        </w:r>
        <w:r>
          <w:rPr>
            <w:noProof/>
            <w:webHidden/>
          </w:rPr>
          <w:fldChar w:fldCharType="end"/>
        </w:r>
      </w:hyperlink>
    </w:p>
    <w:p w14:paraId="18B43AC3" w14:textId="12B97312"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68" w:history="1">
        <w:r w:rsidRPr="00CC3BDD">
          <w:rPr>
            <w:rStyle w:val="Hyperlink"/>
            <w:noProof/>
          </w:rPr>
          <w:t>Table 5.4 Simulation and decision parameters of all experiments</w:t>
        </w:r>
        <w:r>
          <w:rPr>
            <w:noProof/>
            <w:webHidden/>
          </w:rPr>
          <w:tab/>
        </w:r>
        <w:r>
          <w:rPr>
            <w:noProof/>
            <w:webHidden/>
          </w:rPr>
          <w:fldChar w:fldCharType="begin"/>
        </w:r>
        <w:r>
          <w:rPr>
            <w:noProof/>
            <w:webHidden/>
          </w:rPr>
          <w:instrText xml:space="preserve"> PAGEREF _Toc236574068 \h </w:instrText>
        </w:r>
        <w:r>
          <w:rPr>
            <w:noProof/>
            <w:webHidden/>
          </w:rPr>
        </w:r>
        <w:r>
          <w:rPr>
            <w:noProof/>
            <w:webHidden/>
          </w:rPr>
          <w:fldChar w:fldCharType="separate"/>
        </w:r>
        <w:r>
          <w:rPr>
            <w:noProof/>
            <w:webHidden/>
          </w:rPr>
          <w:t>120</w:t>
        </w:r>
        <w:r>
          <w:rPr>
            <w:noProof/>
            <w:webHidden/>
          </w:rPr>
          <w:fldChar w:fldCharType="end"/>
        </w:r>
      </w:hyperlink>
    </w:p>
    <w:p w14:paraId="553F17CA" w14:textId="260364D4"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69" w:history="1">
        <w:r w:rsidRPr="00CC3BDD">
          <w:rPr>
            <w:rStyle w:val="Hyperlink"/>
            <w:noProof/>
          </w:rPr>
          <w:t>Table 5.5 Environment and decision layer assumptions</w:t>
        </w:r>
        <w:r>
          <w:rPr>
            <w:noProof/>
            <w:webHidden/>
          </w:rPr>
          <w:tab/>
        </w:r>
        <w:r>
          <w:rPr>
            <w:noProof/>
            <w:webHidden/>
          </w:rPr>
          <w:fldChar w:fldCharType="begin"/>
        </w:r>
        <w:r>
          <w:rPr>
            <w:noProof/>
            <w:webHidden/>
          </w:rPr>
          <w:instrText xml:space="preserve"> PAGEREF _Toc236574069 \h </w:instrText>
        </w:r>
        <w:r>
          <w:rPr>
            <w:noProof/>
            <w:webHidden/>
          </w:rPr>
        </w:r>
        <w:r>
          <w:rPr>
            <w:noProof/>
            <w:webHidden/>
          </w:rPr>
          <w:fldChar w:fldCharType="separate"/>
        </w:r>
        <w:r>
          <w:rPr>
            <w:noProof/>
            <w:webHidden/>
          </w:rPr>
          <w:t>120</w:t>
        </w:r>
        <w:r>
          <w:rPr>
            <w:noProof/>
            <w:webHidden/>
          </w:rPr>
          <w:fldChar w:fldCharType="end"/>
        </w:r>
      </w:hyperlink>
    </w:p>
    <w:p w14:paraId="70808F20" w14:textId="0F490DC0"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70" w:history="1">
        <w:r w:rsidRPr="00CC3BDD">
          <w:rPr>
            <w:rStyle w:val="Hyperlink"/>
            <w:noProof/>
          </w:rPr>
          <w:t>Table 5.6 Sensitivity design: parameters, base values and ranges</w:t>
        </w:r>
        <w:r>
          <w:rPr>
            <w:noProof/>
            <w:webHidden/>
          </w:rPr>
          <w:tab/>
        </w:r>
        <w:r>
          <w:rPr>
            <w:noProof/>
            <w:webHidden/>
          </w:rPr>
          <w:fldChar w:fldCharType="begin"/>
        </w:r>
        <w:r>
          <w:rPr>
            <w:noProof/>
            <w:webHidden/>
          </w:rPr>
          <w:instrText xml:space="preserve"> PAGEREF _Toc236574070 \h </w:instrText>
        </w:r>
        <w:r>
          <w:rPr>
            <w:noProof/>
            <w:webHidden/>
          </w:rPr>
        </w:r>
        <w:r>
          <w:rPr>
            <w:noProof/>
            <w:webHidden/>
          </w:rPr>
          <w:fldChar w:fldCharType="separate"/>
        </w:r>
        <w:r>
          <w:rPr>
            <w:noProof/>
            <w:webHidden/>
          </w:rPr>
          <w:t>122</w:t>
        </w:r>
        <w:r>
          <w:rPr>
            <w:noProof/>
            <w:webHidden/>
          </w:rPr>
          <w:fldChar w:fldCharType="end"/>
        </w:r>
      </w:hyperlink>
    </w:p>
    <w:p w14:paraId="0EFFAA4D" w14:textId="457D90CF"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71" w:history="1">
        <w:r w:rsidRPr="00CC3BDD">
          <w:rPr>
            <w:rStyle w:val="Hyperlink"/>
            <w:noProof/>
          </w:rPr>
          <w:t>Table 5.7 DSS test configurations</w:t>
        </w:r>
        <w:r>
          <w:rPr>
            <w:noProof/>
            <w:webHidden/>
          </w:rPr>
          <w:tab/>
        </w:r>
        <w:r>
          <w:rPr>
            <w:noProof/>
            <w:webHidden/>
          </w:rPr>
          <w:fldChar w:fldCharType="begin"/>
        </w:r>
        <w:r>
          <w:rPr>
            <w:noProof/>
            <w:webHidden/>
          </w:rPr>
          <w:instrText xml:space="preserve"> PAGEREF _Toc236574071 \h </w:instrText>
        </w:r>
        <w:r>
          <w:rPr>
            <w:noProof/>
            <w:webHidden/>
          </w:rPr>
        </w:r>
        <w:r>
          <w:rPr>
            <w:noProof/>
            <w:webHidden/>
          </w:rPr>
          <w:fldChar w:fldCharType="separate"/>
        </w:r>
        <w:r>
          <w:rPr>
            <w:noProof/>
            <w:webHidden/>
          </w:rPr>
          <w:t>130</w:t>
        </w:r>
        <w:r>
          <w:rPr>
            <w:noProof/>
            <w:webHidden/>
          </w:rPr>
          <w:fldChar w:fldCharType="end"/>
        </w:r>
      </w:hyperlink>
    </w:p>
    <w:p w14:paraId="01350034" w14:textId="2EC23DFF"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72" w:history="1">
        <w:r w:rsidRPr="00CC3BDD">
          <w:rPr>
            <w:rStyle w:val="Hyperlink"/>
            <w:noProof/>
          </w:rPr>
          <w:t>Table 5.8 Evaluation scenarios</w:t>
        </w:r>
        <w:r>
          <w:rPr>
            <w:noProof/>
            <w:webHidden/>
          </w:rPr>
          <w:tab/>
        </w:r>
        <w:r>
          <w:rPr>
            <w:noProof/>
            <w:webHidden/>
          </w:rPr>
          <w:fldChar w:fldCharType="begin"/>
        </w:r>
        <w:r>
          <w:rPr>
            <w:noProof/>
            <w:webHidden/>
          </w:rPr>
          <w:instrText xml:space="preserve"> PAGEREF _Toc236574072 \h </w:instrText>
        </w:r>
        <w:r>
          <w:rPr>
            <w:noProof/>
            <w:webHidden/>
          </w:rPr>
        </w:r>
        <w:r>
          <w:rPr>
            <w:noProof/>
            <w:webHidden/>
          </w:rPr>
          <w:fldChar w:fldCharType="separate"/>
        </w:r>
        <w:r>
          <w:rPr>
            <w:noProof/>
            <w:webHidden/>
          </w:rPr>
          <w:t>131</w:t>
        </w:r>
        <w:r>
          <w:rPr>
            <w:noProof/>
            <w:webHidden/>
          </w:rPr>
          <w:fldChar w:fldCharType="end"/>
        </w:r>
      </w:hyperlink>
    </w:p>
    <w:p w14:paraId="69556F27" w14:textId="2F46A9A2"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73" w:history="1">
        <w:r w:rsidRPr="00CC3BDD">
          <w:rPr>
            <w:rStyle w:val="Hyperlink"/>
            <w:noProof/>
          </w:rPr>
          <w:t>Table 5.9 Physical outcome per scenario and configuration before the six-hour checkpoint per scenario</w:t>
        </w:r>
        <w:r>
          <w:rPr>
            <w:noProof/>
            <w:webHidden/>
          </w:rPr>
          <w:tab/>
        </w:r>
        <w:r>
          <w:rPr>
            <w:noProof/>
            <w:webHidden/>
          </w:rPr>
          <w:fldChar w:fldCharType="begin"/>
        </w:r>
        <w:r>
          <w:rPr>
            <w:noProof/>
            <w:webHidden/>
          </w:rPr>
          <w:instrText xml:space="preserve"> PAGEREF _Toc236574073 \h </w:instrText>
        </w:r>
        <w:r>
          <w:rPr>
            <w:noProof/>
            <w:webHidden/>
          </w:rPr>
        </w:r>
        <w:r>
          <w:rPr>
            <w:noProof/>
            <w:webHidden/>
          </w:rPr>
          <w:fldChar w:fldCharType="separate"/>
        </w:r>
        <w:r>
          <w:rPr>
            <w:noProof/>
            <w:webHidden/>
          </w:rPr>
          <w:t>134</w:t>
        </w:r>
        <w:r>
          <w:rPr>
            <w:noProof/>
            <w:webHidden/>
          </w:rPr>
          <w:fldChar w:fldCharType="end"/>
        </w:r>
      </w:hyperlink>
    </w:p>
    <w:p w14:paraId="0D962814" w14:textId="5B502136"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74" w:history="1">
        <w:r w:rsidRPr="00CC3BDD">
          <w:rPr>
            <w:rStyle w:val="Hyperlink"/>
            <w:noProof/>
          </w:rPr>
          <w:t>Table 5.10 Decision-cost terms at the six-hour checkpoint per scenario and configuration; the response and delay terms of Test_0 are undefined by construction</w:t>
        </w:r>
        <w:r>
          <w:rPr>
            <w:noProof/>
            <w:webHidden/>
          </w:rPr>
          <w:tab/>
        </w:r>
        <w:r>
          <w:rPr>
            <w:noProof/>
            <w:webHidden/>
          </w:rPr>
          <w:fldChar w:fldCharType="begin"/>
        </w:r>
        <w:r>
          <w:rPr>
            <w:noProof/>
            <w:webHidden/>
          </w:rPr>
          <w:instrText xml:space="preserve"> PAGEREF _Toc236574074 \h </w:instrText>
        </w:r>
        <w:r>
          <w:rPr>
            <w:noProof/>
            <w:webHidden/>
          </w:rPr>
        </w:r>
        <w:r>
          <w:rPr>
            <w:noProof/>
            <w:webHidden/>
          </w:rPr>
          <w:fldChar w:fldCharType="separate"/>
        </w:r>
        <w:r>
          <w:rPr>
            <w:noProof/>
            <w:webHidden/>
          </w:rPr>
          <w:t>135</w:t>
        </w:r>
        <w:r>
          <w:rPr>
            <w:noProof/>
            <w:webHidden/>
          </w:rPr>
          <w:fldChar w:fldCharType="end"/>
        </w:r>
      </w:hyperlink>
    </w:p>
    <w:p w14:paraId="548C3E56" w14:textId="09E5EC3A"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75" w:history="1">
        <w:r w:rsidRPr="00CC3BDD">
          <w:rPr>
            <w:rStyle w:val="Hyperlink"/>
            <w:noProof/>
          </w:rPr>
          <w:t>Table 5.11 The generative product ledger: every object created its definition, birth moment, and the rule that uses it</w:t>
        </w:r>
        <w:r>
          <w:rPr>
            <w:noProof/>
            <w:webHidden/>
          </w:rPr>
          <w:tab/>
        </w:r>
        <w:r>
          <w:rPr>
            <w:noProof/>
            <w:webHidden/>
          </w:rPr>
          <w:fldChar w:fldCharType="begin"/>
        </w:r>
        <w:r>
          <w:rPr>
            <w:noProof/>
            <w:webHidden/>
          </w:rPr>
          <w:instrText xml:space="preserve"> PAGEREF _Toc236574075 \h </w:instrText>
        </w:r>
        <w:r>
          <w:rPr>
            <w:noProof/>
            <w:webHidden/>
          </w:rPr>
        </w:r>
        <w:r>
          <w:rPr>
            <w:noProof/>
            <w:webHidden/>
          </w:rPr>
          <w:fldChar w:fldCharType="separate"/>
        </w:r>
        <w:r>
          <w:rPr>
            <w:noProof/>
            <w:webHidden/>
          </w:rPr>
          <w:t>140</w:t>
        </w:r>
        <w:r>
          <w:rPr>
            <w:noProof/>
            <w:webHidden/>
          </w:rPr>
          <w:fldChar w:fldCharType="end"/>
        </w:r>
      </w:hyperlink>
    </w:p>
    <w:p w14:paraId="2340567D" w14:textId="38396441"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76" w:history="1">
        <w:r w:rsidRPr="00CC3BDD">
          <w:rPr>
            <w:rStyle w:val="Hyperlink"/>
            <w:noProof/>
          </w:rPr>
          <w:t>Table 5.12 Five of the admitted generative rules consuming generated macro interventions and the generated concept</w:t>
        </w:r>
        <w:r>
          <w:rPr>
            <w:noProof/>
            <w:webHidden/>
          </w:rPr>
          <w:tab/>
        </w:r>
        <w:r>
          <w:rPr>
            <w:noProof/>
            <w:webHidden/>
          </w:rPr>
          <w:fldChar w:fldCharType="begin"/>
        </w:r>
        <w:r>
          <w:rPr>
            <w:noProof/>
            <w:webHidden/>
          </w:rPr>
          <w:instrText xml:space="preserve"> PAGEREF _Toc236574076 \h </w:instrText>
        </w:r>
        <w:r>
          <w:rPr>
            <w:noProof/>
            <w:webHidden/>
          </w:rPr>
        </w:r>
        <w:r>
          <w:rPr>
            <w:noProof/>
            <w:webHidden/>
          </w:rPr>
          <w:fldChar w:fldCharType="separate"/>
        </w:r>
        <w:r>
          <w:rPr>
            <w:noProof/>
            <w:webHidden/>
          </w:rPr>
          <w:t>142</w:t>
        </w:r>
        <w:r>
          <w:rPr>
            <w:noProof/>
            <w:webHidden/>
          </w:rPr>
          <w:fldChar w:fldCharType="end"/>
        </w:r>
      </w:hyperlink>
    </w:p>
    <w:p w14:paraId="7642CCCD" w14:textId="6D474B4F"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77" w:history="1">
        <w:r w:rsidRPr="00CC3BDD">
          <w:rPr>
            <w:rStyle w:val="Hyperlink"/>
            <w:noProof/>
          </w:rPr>
          <w:t>Table 5.13 Decision latency of the closed loop</w:t>
        </w:r>
        <w:r>
          <w:rPr>
            <w:noProof/>
            <w:webHidden/>
          </w:rPr>
          <w:tab/>
        </w:r>
        <w:r>
          <w:rPr>
            <w:noProof/>
            <w:webHidden/>
          </w:rPr>
          <w:fldChar w:fldCharType="begin"/>
        </w:r>
        <w:r>
          <w:rPr>
            <w:noProof/>
            <w:webHidden/>
          </w:rPr>
          <w:instrText xml:space="preserve"> PAGEREF _Toc236574077 \h </w:instrText>
        </w:r>
        <w:r>
          <w:rPr>
            <w:noProof/>
            <w:webHidden/>
          </w:rPr>
        </w:r>
        <w:r>
          <w:rPr>
            <w:noProof/>
            <w:webHidden/>
          </w:rPr>
          <w:fldChar w:fldCharType="separate"/>
        </w:r>
        <w:r>
          <w:rPr>
            <w:noProof/>
            <w:webHidden/>
          </w:rPr>
          <w:t>145</w:t>
        </w:r>
        <w:r>
          <w:rPr>
            <w:noProof/>
            <w:webHidden/>
          </w:rPr>
          <w:fldChar w:fldCharType="end"/>
        </w:r>
      </w:hyperlink>
    </w:p>
    <w:p w14:paraId="3202BBD3" w14:textId="55A3B1DC" w:rsidR="008E6767" w:rsidRPr="000C37D1" w:rsidRDefault="00D25E3E" w:rsidP="00340A63">
      <w:pPr>
        <w:pStyle w:val="TableofFigures"/>
        <w:tabs>
          <w:tab w:val="right" w:leader="dot" w:pos="8037"/>
        </w:tabs>
        <w:rPr>
          <w:lang w:eastAsia="ja-JP"/>
        </w:rPr>
      </w:pPr>
      <w:r w:rsidRPr="000C37D1">
        <w:rPr>
          <w:lang w:eastAsia="ja-JP"/>
        </w:rPr>
        <w:fldChar w:fldCharType="end"/>
      </w:r>
      <w:hyperlink w:anchor="TableA1" w:history="1">
        <w:r w:rsidRPr="000C37D1">
          <w:rPr>
            <w:rStyle w:val="Hyperlink"/>
            <w:color w:val="auto"/>
            <w:u w:val="none"/>
            <w:lang w:eastAsia="ja-JP"/>
          </w:rPr>
          <w:t>Table A.1 Spread rate parameters for each fuel type</w:t>
        </w:r>
        <w:r w:rsidRPr="000C37D1">
          <w:rPr>
            <w:rStyle w:val="Hyperlink"/>
            <w:color w:val="auto"/>
            <w:u w:val="none"/>
            <w:lang w:eastAsia="ja-JP"/>
          </w:rPr>
          <w:tab/>
        </w:r>
        <w:r w:rsidRPr="000C37D1">
          <w:rPr>
            <w:rStyle w:val="Hyperlink"/>
            <w:color w:val="auto"/>
            <w:u w:val="none"/>
            <w:lang w:eastAsia="ja-JP"/>
          </w:rPr>
          <w:fldChar w:fldCharType="begin"/>
        </w:r>
        <w:r w:rsidRPr="000C37D1">
          <w:rPr>
            <w:rStyle w:val="Hyperlink"/>
            <w:color w:val="auto"/>
            <w:u w:val="none"/>
            <w:lang w:eastAsia="ja-JP"/>
          </w:rPr>
          <w:instrText xml:space="preserve"> PAGEREF TableA1 </w:instrText>
        </w:r>
        <w:r w:rsidRPr="000C37D1">
          <w:rPr>
            <w:rStyle w:val="Hyperlink"/>
            <w:color w:val="auto"/>
            <w:u w:val="none"/>
            <w:lang w:eastAsia="ja-JP"/>
          </w:rPr>
          <w:fldChar w:fldCharType="separate"/>
        </w:r>
        <w:r w:rsidR="00772963">
          <w:rPr>
            <w:rStyle w:val="Hyperlink"/>
            <w:noProof/>
            <w:color w:val="auto"/>
            <w:u w:val="none"/>
            <w:lang w:eastAsia="ja-JP"/>
          </w:rPr>
          <w:t>163</w:t>
        </w:r>
        <w:r w:rsidRPr="000C37D1">
          <w:rPr>
            <w:rStyle w:val="Hyperlink"/>
            <w:color w:val="auto"/>
            <w:u w:val="none"/>
            <w:lang w:eastAsia="ja-JP"/>
          </w:rPr>
          <w:fldChar w:fldCharType="end"/>
        </w:r>
      </w:hyperlink>
    </w:p>
    <w:p w14:paraId="23123EE6" w14:textId="43664032" w:rsidR="00810F06" w:rsidRPr="000C37D1" w:rsidRDefault="00846321" w:rsidP="00810F06">
      <w:pPr>
        <w:pStyle w:val="TableofFigures"/>
        <w:tabs>
          <w:tab w:val="right" w:leader="dot" w:pos="8037"/>
        </w:tabs>
        <w:rPr>
          <w:rStyle w:val="Hyperlink"/>
          <w:color w:val="auto"/>
          <w:u w:val="none"/>
        </w:rPr>
      </w:pPr>
      <w:hyperlink w:anchor="TableB1" w:history="1">
        <w:r w:rsidRPr="000C37D1">
          <w:rPr>
            <w:rStyle w:val="Hyperlink"/>
            <w:color w:val="auto"/>
            <w:u w:val="none"/>
          </w:rPr>
          <w:t>Table B.1 Baseline combustion coefficients per fuel type</w:t>
        </w:r>
        <w:r w:rsidRPr="000C37D1">
          <w:rPr>
            <w:rStyle w:val="Hyperlink"/>
            <w:color w:val="auto"/>
            <w:u w:val="none"/>
          </w:rPr>
          <w:tab/>
        </w:r>
        <w:r w:rsidRPr="000C37D1">
          <w:rPr>
            <w:rStyle w:val="Hyperlink"/>
            <w:color w:val="auto"/>
            <w:u w:val="none"/>
          </w:rPr>
          <w:fldChar w:fldCharType="begin"/>
        </w:r>
        <w:r w:rsidRPr="000C37D1">
          <w:rPr>
            <w:rStyle w:val="Hyperlink"/>
            <w:color w:val="auto"/>
            <w:u w:val="none"/>
          </w:rPr>
          <w:instrText xml:space="preserve"> PAGEREF TABLEB1 </w:instrText>
        </w:r>
        <w:r w:rsidRPr="000C37D1">
          <w:rPr>
            <w:rStyle w:val="Hyperlink"/>
            <w:color w:val="auto"/>
            <w:u w:val="none"/>
          </w:rPr>
          <w:fldChar w:fldCharType="separate"/>
        </w:r>
        <w:r w:rsidR="00772963">
          <w:rPr>
            <w:rStyle w:val="Hyperlink"/>
            <w:noProof/>
            <w:color w:val="auto"/>
            <w:u w:val="none"/>
          </w:rPr>
          <w:t>165</w:t>
        </w:r>
        <w:r w:rsidRPr="000C37D1">
          <w:rPr>
            <w:rStyle w:val="Hyperlink"/>
            <w:color w:val="auto"/>
            <w:u w:val="none"/>
          </w:rPr>
          <w:fldChar w:fldCharType="end"/>
        </w:r>
      </w:hyperlink>
    </w:p>
    <w:p w14:paraId="62181E4A" w14:textId="34455724" w:rsidR="00D5513B" w:rsidRPr="000C37D1" w:rsidRDefault="005A635C" w:rsidP="005A635C">
      <w:pPr>
        <w:pStyle w:val="TableofFigures"/>
        <w:tabs>
          <w:tab w:val="right" w:leader="dot" w:pos="8037"/>
        </w:tabs>
        <w:rPr>
          <w:rStyle w:val="Hyperlink"/>
          <w:color w:val="auto"/>
          <w:u w:val="none"/>
        </w:rPr>
      </w:pPr>
      <w:hyperlink w:anchor="TableB2" w:history="1">
        <w:r w:rsidRPr="000C37D1">
          <w:rPr>
            <w:rStyle w:val="Hyperlink"/>
            <w:color w:val="auto"/>
            <w:u w:val="none"/>
          </w:rPr>
          <w:t>Table B.2 Suppression mapping calibration parameters</w:t>
        </w:r>
        <w:r w:rsidRPr="000C37D1">
          <w:rPr>
            <w:rStyle w:val="Hyperlink"/>
            <w:color w:val="auto"/>
            <w:u w:val="none"/>
          </w:rPr>
          <w:tab/>
        </w:r>
        <w:r w:rsidRPr="000C37D1">
          <w:rPr>
            <w:rStyle w:val="Hyperlink"/>
            <w:color w:val="auto"/>
            <w:u w:val="none"/>
          </w:rPr>
          <w:fldChar w:fldCharType="begin"/>
        </w:r>
        <w:r w:rsidRPr="000C37D1">
          <w:rPr>
            <w:rStyle w:val="Hyperlink"/>
            <w:color w:val="auto"/>
            <w:u w:val="none"/>
          </w:rPr>
          <w:instrText xml:space="preserve"> PAGEREF TABLEB2 </w:instrText>
        </w:r>
        <w:r w:rsidRPr="000C37D1">
          <w:rPr>
            <w:rStyle w:val="Hyperlink"/>
            <w:color w:val="auto"/>
            <w:u w:val="none"/>
          </w:rPr>
          <w:fldChar w:fldCharType="separate"/>
        </w:r>
        <w:r w:rsidR="00772963">
          <w:rPr>
            <w:rStyle w:val="Hyperlink"/>
            <w:noProof/>
            <w:color w:val="auto"/>
            <w:u w:val="none"/>
          </w:rPr>
          <w:t>168</w:t>
        </w:r>
        <w:r w:rsidRPr="000C37D1">
          <w:rPr>
            <w:rStyle w:val="Hyperlink"/>
            <w:color w:val="auto"/>
            <w:u w:val="none"/>
          </w:rPr>
          <w:fldChar w:fldCharType="end"/>
        </w:r>
      </w:hyperlink>
    </w:p>
    <w:p w14:paraId="2D557215" w14:textId="4F62BB41" w:rsidR="000E1725" w:rsidRPr="000C37D1" w:rsidRDefault="00FB4651" w:rsidP="008D7A5D">
      <w:pPr>
        <w:pStyle w:val="TableofFigures"/>
        <w:tabs>
          <w:tab w:val="right" w:leader="dot" w:pos="8037"/>
        </w:tabs>
      </w:pPr>
      <w:hyperlink w:anchor="TableC1" w:history="1">
        <w:r w:rsidRPr="000C37D1">
          <w:rPr>
            <w:rStyle w:val="Hyperlink"/>
            <w:color w:val="auto"/>
            <w:u w:val="none"/>
          </w:rPr>
          <w:t>Table C.1 Fire intensity evolution parameters</w:t>
        </w:r>
        <w:r w:rsidRPr="000C37D1">
          <w:rPr>
            <w:rStyle w:val="Hyperlink"/>
            <w:color w:val="auto"/>
            <w:u w:val="none"/>
          </w:rPr>
          <w:tab/>
        </w:r>
        <w:r w:rsidRPr="000C37D1">
          <w:rPr>
            <w:rStyle w:val="Hyperlink"/>
            <w:color w:val="auto"/>
            <w:u w:val="none"/>
          </w:rPr>
          <w:fldChar w:fldCharType="begin"/>
        </w:r>
        <w:r w:rsidRPr="000C37D1">
          <w:rPr>
            <w:rStyle w:val="Hyperlink"/>
            <w:color w:val="auto"/>
            <w:u w:val="none"/>
          </w:rPr>
          <w:instrText xml:space="preserve"> PAGEREF TableC1 </w:instrText>
        </w:r>
        <w:r w:rsidRPr="000C37D1">
          <w:rPr>
            <w:rStyle w:val="Hyperlink"/>
            <w:color w:val="auto"/>
            <w:u w:val="none"/>
          </w:rPr>
          <w:fldChar w:fldCharType="separate"/>
        </w:r>
        <w:r w:rsidR="00772963">
          <w:rPr>
            <w:rStyle w:val="Hyperlink"/>
            <w:noProof/>
            <w:color w:val="auto"/>
            <w:u w:val="none"/>
          </w:rPr>
          <w:t>169</w:t>
        </w:r>
        <w:r w:rsidRPr="000C37D1">
          <w:rPr>
            <w:rStyle w:val="Hyperlink"/>
            <w:color w:val="auto"/>
            <w:u w:val="none"/>
          </w:rPr>
          <w:fldChar w:fldCharType="end"/>
        </w:r>
      </w:hyperlink>
    </w:p>
    <w:p w14:paraId="55764DF1" w14:textId="0E5D7974" w:rsidR="000E1725" w:rsidRPr="000C37D1" w:rsidRDefault="000E1725">
      <w:pPr>
        <w:pStyle w:val="TableofFigures"/>
        <w:tabs>
          <w:tab w:val="right" w:leader="dot" w:pos="8037"/>
        </w:tabs>
      </w:pPr>
      <w:hyperlink w:anchor="TableD1" w:history="1">
        <w:r w:rsidRPr="000C37D1">
          <w:rPr>
            <w:rStyle w:val="Hyperlink"/>
            <w:color w:val="auto"/>
            <w:u w:val="none"/>
          </w:rPr>
          <w:t>Table D.1 Level 1 to 4 aggregation weights over the previous levels</w:t>
        </w:r>
        <w:r w:rsidRPr="000C37D1">
          <w:rPr>
            <w:rStyle w:val="Hyperlink"/>
            <w:color w:val="auto"/>
            <w:u w:val="none"/>
          </w:rPr>
          <w:tab/>
        </w:r>
        <w:r w:rsidRPr="000C37D1">
          <w:rPr>
            <w:rStyle w:val="Hyperlink"/>
            <w:color w:val="auto"/>
            <w:u w:val="none"/>
          </w:rPr>
          <w:fldChar w:fldCharType="begin"/>
        </w:r>
        <w:r w:rsidRPr="000C37D1">
          <w:rPr>
            <w:rStyle w:val="Hyperlink"/>
            <w:color w:val="auto"/>
            <w:u w:val="none"/>
          </w:rPr>
          <w:instrText xml:space="preserve"> PAGEREF TableD1 </w:instrText>
        </w:r>
        <w:r w:rsidRPr="000C37D1">
          <w:rPr>
            <w:rStyle w:val="Hyperlink"/>
            <w:color w:val="auto"/>
            <w:u w:val="none"/>
          </w:rPr>
          <w:fldChar w:fldCharType="separate"/>
        </w:r>
        <w:r w:rsidR="00772963">
          <w:rPr>
            <w:rStyle w:val="Hyperlink"/>
            <w:noProof/>
            <w:color w:val="auto"/>
            <w:u w:val="none"/>
          </w:rPr>
          <w:t>171</w:t>
        </w:r>
        <w:r w:rsidRPr="000C37D1">
          <w:rPr>
            <w:rStyle w:val="Hyperlink"/>
            <w:color w:val="auto"/>
            <w:u w:val="none"/>
          </w:rPr>
          <w:fldChar w:fldCharType="end"/>
        </w:r>
      </w:hyperlink>
    </w:p>
    <w:p w14:paraId="369909B7" w14:textId="3C8142C5" w:rsidR="000E1725" w:rsidRPr="000C37D1" w:rsidRDefault="000E1725">
      <w:pPr>
        <w:pStyle w:val="TableofFigures"/>
        <w:tabs>
          <w:tab w:val="right" w:leader="dot" w:pos="8037"/>
        </w:tabs>
      </w:pPr>
      <w:hyperlink w:anchor="TableD2" w:history="1">
        <w:r w:rsidRPr="000C37D1">
          <w:rPr>
            <w:rStyle w:val="Hyperlink"/>
            <w:color w:val="auto"/>
            <w:u w:val="none"/>
          </w:rPr>
          <w:t>Table D.2 Parameters of the concept layer</w:t>
        </w:r>
        <w:r w:rsidRPr="000C37D1">
          <w:rPr>
            <w:rStyle w:val="Hyperlink"/>
            <w:color w:val="auto"/>
            <w:u w:val="none"/>
          </w:rPr>
          <w:tab/>
        </w:r>
        <w:r w:rsidRPr="000C37D1">
          <w:rPr>
            <w:rStyle w:val="Hyperlink"/>
            <w:color w:val="auto"/>
            <w:u w:val="none"/>
          </w:rPr>
          <w:fldChar w:fldCharType="begin"/>
        </w:r>
        <w:r w:rsidRPr="000C37D1">
          <w:rPr>
            <w:rStyle w:val="Hyperlink"/>
            <w:color w:val="auto"/>
            <w:u w:val="none"/>
          </w:rPr>
          <w:instrText xml:space="preserve"> PAGEREF TableD2 </w:instrText>
        </w:r>
        <w:r w:rsidRPr="000C37D1">
          <w:rPr>
            <w:rStyle w:val="Hyperlink"/>
            <w:color w:val="auto"/>
            <w:u w:val="none"/>
          </w:rPr>
          <w:fldChar w:fldCharType="separate"/>
        </w:r>
        <w:r w:rsidR="00772963">
          <w:rPr>
            <w:rStyle w:val="Hyperlink"/>
            <w:noProof/>
            <w:color w:val="auto"/>
            <w:u w:val="none"/>
          </w:rPr>
          <w:t>172</w:t>
        </w:r>
        <w:r w:rsidRPr="000C37D1">
          <w:rPr>
            <w:rStyle w:val="Hyperlink"/>
            <w:color w:val="auto"/>
            <w:u w:val="none"/>
          </w:rPr>
          <w:fldChar w:fldCharType="end"/>
        </w:r>
      </w:hyperlink>
    </w:p>
    <w:p w14:paraId="2816924A" w14:textId="6060F6A6" w:rsidR="000E1725" w:rsidRPr="000C37D1" w:rsidRDefault="000E1725">
      <w:pPr>
        <w:pStyle w:val="TableofFigures"/>
        <w:tabs>
          <w:tab w:val="right" w:leader="dot" w:pos="8037"/>
        </w:tabs>
      </w:pPr>
      <w:hyperlink w:anchor="TableD3" w:history="1">
        <w:r w:rsidRPr="000C37D1">
          <w:rPr>
            <w:rStyle w:val="Hyperlink"/>
            <w:color w:val="auto"/>
            <w:u w:val="none"/>
          </w:rPr>
          <w:t>Table D.3 Trapezoidal parameters</w:t>
        </w:r>
        <w:r w:rsidRPr="000C37D1">
          <w:rPr>
            <w:rStyle w:val="Hyperlink"/>
            <w:color w:val="auto"/>
            <w:u w:val="none"/>
          </w:rPr>
          <w:tab/>
        </w:r>
        <w:r w:rsidRPr="000C37D1">
          <w:rPr>
            <w:rStyle w:val="Hyperlink"/>
            <w:color w:val="auto"/>
            <w:u w:val="none"/>
          </w:rPr>
          <w:fldChar w:fldCharType="begin"/>
        </w:r>
        <w:r w:rsidRPr="000C37D1">
          <w:rPr>
            <w:rStyle w:val="Hyperlink"/>
            <w:color w:val="auto"/>
            <w:u w:val="none"/>
          </w:rPr>
          <w:instrText xml:space="preserve"> PAGEREF TableD3 </w:instrText>
        </w:r>
        <w:r w:rsidRPr="000C37D1">
          <w:rPr>
            <w:rStyle w:val="Hyperlink"/>
            <w:color w:val="auto"/>
            <w:u w:val="none"/>
          </w:rPr>
          <w:fldChar w:fldCharType="separate"/>
        </w:r>
        <w:r w:rsidR="00772963">
          <w:rPr>
            <w:rStyle w:val="Hyperlink"/>
            <w:noProof/>
            <w:color w:val="auto"/>
            <w:u w:val="none"/>
          </w:rPr>
          <w:t>172</w:t>
        </w:r>
        <w:r w:rsidRPr="000C37D1">
          <w:rPr>
            <w:rStyle w:val="Hyperlink"/>
            <w:color w:val="auto"/>
            <w:u w:val="none"/>
          </w:rPr>
          <w:fldChar w:fldCharType="end"/>
        </w:r>
      </w:hyperlink>
    </w:p>
    <w:p w14:paraId="04F6EE70" w14:textId="3C3D06D9" w:rsidR="000E1725" w:rsidRPr="000C37D1" w:rsidRDefault="000E1725">
      <w:pPr>
        <w:pStyle w:val="TableofFigures"/>
        <w:tabs>
          <w:tab w:val="right" w:leader="dot" w:pos="8037"/>
        </w:tabs>
      </w:pPr>
      <w:hyperlink w:anchor="TableE1" w:history="1">
        <w:r w:rsidRPr="000C37D1">
          <w:rPr>
            <w:rStyle w:val="Hyperlink"/>
            <w:color w:val="auto"/>
            <w:u w:val="none"/>
          </w:rPr>
          <w:t>Table E.1 Representative decision rules by operational regime</w:t>
        </w:r>
        <w:r w:rsidRPr="000C37D1">
          <w:rPr>
            <w:rStyle w:val="Hyperlink"/>
            <w:color w:val="auto"/>
            <w:u w:val="none"/>
          </w:rPr>
          <w:tab/>
        </w:r>
        <w:r w:rsidRPr="000C37D1">
          <w:rPr>
            <w:rStyle w:val="Hyperlink"/>
            <w:color w:val="auto"/>
            <w:u w:val="none"/>
          </w:rPr>
          <w:fldChar w:fldCharType="begin"/>
        </w:r>
        <w:r w:rsidRPr="000C37D1">
          <w:rPr>
            <w:rStyle w:val="Hyperlink"/>
            <w:color w:val="auto"/>
            <w:u w:val="none"/>
          </w:rPr>
          <w:instrText xml:space="preserve"> PAGEREF TableE1 </w:instrText>
        </w:r>
        <w:r w:rsidRPr="000C37D1">
          <w:rPr>
            <w:rStyle w:val="Hyperlink"/>
            <w:color w:val="auto"/>
            <w:u w:val="none"/>
          </w:rPr>
          <w:fldChar w:fldCharType="separate"/>
        </w:r>
        <w:r w:rsidR="00772963">
          <w:rPr>
            <w:rStyle w:val="Hyperlink"/>
            <w:noProof/>
            <w:color w:val="auto"/>
            <w:u w:val="none"/>
          </w:rPr>
          <w:t>174</w:t>
        </w:r>
        <w:r w:rsidRPr="000C37D1">
          <w:rPr>
            <w:rStyle w:val="Hyperlink"/>
            <w:color w:val="auto"/>
            <w:u w:val="none"/>
          </w:rPr>
          <w:fldChar w:fldCharType="end"/>
        </w:r>
      </w:hyperlink>
    </w:p>
    <w:p w14:paraId="6903708A" w14:textId="40CAC91E" w:rsidR="00AF1399" w:rsidRPr="000C37D1" w:rsidRDefault="00AF1399" w:rsidP="00AF1399">
      <w:pPr>
        <w:pStyle w:val="TableofFigures"/>
        <w:tabs>
          <w:tab w:val="right" w:leader="dot" w:pos="8037"/>
        </w:tabs>
      </w:pPr>
      <w:hyperlink w:anchor="TableE2" w:history="1">
        <w:r w:rsidRPr="000C37D1">
          <w:rPr>
            <w:rStyle w:val="Hyperlink"/>
            <w:color w:val="auto"/>
            <w:u w:val="none"/>
          </w:rPr>
          <w:t>Table E.2 The forty distinct generative rules admitted over the recorded runs</w:t>
        </w:r>
        <w:r w:rsidRPr="000C37D1">
          <w:rPr>
            <w:rStyle w:val="Hyperlink"/>
            <w:color w:val="auto"/>
            <w:u w:val="none"/>
          </w:rPr>
          <w:tab/>
        </w:r>
        <w:r w:rsidRPr="000C37D1">
          <w:rPr>
            <w:rStyle w:val="Hyperlink"/>
            <w:color w:val="auto"/>
            <w:u w:val="none"/>
          </w:rPr>
          <w:fldChar w:fldCharType="begin"/>
        </w:r>
        <w:r w:rsidRPr="000C37D1">
          <w:rPr>
            <w:rStyle w:val="Hyperlink"/>
            <w:color w:val="auto"/>
            <w:u w:val="none"/>
          </w:rPr>
          <w:instrText xml:space="preserve"> PAGEREF TableE2 \h </w:instrText>
        </w:r>
        <w:r w:rsidRPr="000C37D1">
          <w:rPr>
            <w:rStyle w:val="Hyperlink"/>
            <w:color w:val="auto"/>
            <w:u w:val="none"/>
          </w:rPr>
        </w:r>
        <w:r w:rsidRPr="000C37D1">
          <w:rPr>
            <w:rStyle w:val="Hyperlink"/>
            <w:color w:val="auto"/>
            <w:u w:val="none"/>
          </w:rPr>
          <w:fldChar w:fldCharType="separate"/>
        </w:r>
        <w:r w:rsidR="00772963">
          <w:rPr>
            <w:rStyle w:val="Hyperlink"/>
            <w:noProof/>
            <w:color w:val="auto"/>
            <w:u w:val="none"/>
          </w:rPr>
          <w:t>175</w:t>
        </w:r>
        <w:r w:rsidRPr="000C37D1">
          <w:rPr>
            <w:rStyle w:val="Hyperlink"/>
            <w:color w:val="auto"/>
            <w:u w:val="none"/>
          </w:rPr>
          <w:fldChar w:fldCharType="end"/>
        </w:r>
      </w:hyperlink>
    </w:p>
    <w:p w14:paraId="6DB3CEDC" w14:textId="77777777" w:rsidR="00AF1399" w:rsidRPr="000C37D1" w:rsidRDefault="00AF1399" w:rsidP="00AF1399"/>
    <w:p w14:paraId="4828B0CC" w14:textId="77777777" w:rsidR="00900418" w:rsidRPr="000C37D1" w:rsidRDefault="00900418" w:rsidP="00846321">
      <w:pPr>
        <w:rPr>
          <w:lang w:eastAsia="ja-JP"/>
        </w:rPr>
      </w:pPr>
    </w:p>
    <w:p w14:paraId="246FF612" w14:textId="7EC12065" w:rsidR="00FB4651" w:rsidRPr="000C37D1" w:rsidRDefault="00FB4651" w:rsidP="00846321">
      <w:pPr>
        <w:rPr>
          <w:lang w:eastAsia="ja-JP"/>
        </w:rPr>
        <w:sectPr w:rsidR="00FB4651" w:rsidRPr="000C37D1"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0C37D1" w:rsidRDefault="00320403" w:rsidP="00282804">
      <w:pPr>
        <w:pStyle w:val="CoverPages"/>
        <w:rPr>
          <w:lang w:val="en-US"/>
        </w:rPr>
      </w:pPr>
      <w:bookmarkStart w:id="20" w:name="_Toc236573958"/>
      <w:r w:rsidRPr="000C37D1">
        <w:rPr>
          <w:lang w:val="en-US"/>
        </w:rPr>
        <w:lastRenderedPageBreak/>
        <w:t>LIST OF FIGURES</w:t>
      </w:r>
      <w:bookmarkEnd w:id="20"/>
    </w:p>
    <w:p w14:paraId="6E1D957E" w14:textId="215E91EA" w:rsidR="00772963"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0C37D1">
        <w:rPr>
          <w:rFonts w:cs="Times New Roman"/>
          <w:szCs w:val="24"/>
        </w:rPr>
        <w:fldChar w:fldCharType="begin"/>
      </w:r>
      <w:r w:rsidRPr="000C37D1">
        <w:rPr>
          <w:rFonts w:cs="Times New Roman"/>
          <w:szCs w:val="24"/>
        </w:rPr>
        <w:instrText xml:space="preserve"> TOC \h \z \c "Figure" </w:instrText>
      </w:r>
      <w:r w:rsidRPr="000C37D1">
        <w:rPr>
          <w:rFonts w:cs="Times New Roman"/>
          <w:szCs w:val="24"/>
        </w:rPr>
        <w:fldChar w:fldCharType="separate"/>
      </w:r>
      <w:hyperlink w:anchor="_Toc236574078" w:history="1">
        <w:r w:rsidR="00772963" w:rsidRPr="002E520A">
          <w:rPr>
            <w:rStyle w:val="Hyperlink"/>
            <w:noProof/>
          </w:rPr>
          <w:t>Figure 1.1 Global trend in reported natural disasters, 1900 to 2022</w:t>
        </w:r>
        <w:r w:rsidR="00772963">
          <w:rPr>
            <w:noProof/>
            <w:webHidden/>
          </w:rPr>
          <w:tab/>
        </w:r>
        <w:r w:rsidR="00772963">
          <w:rPr>
            <w:noProof/>
            <w:webHidden/>
          </w:rPr>
          <w:fldChar w:fldCharType="begin"/>
        </w:r>
        <w:r w:rsidR="00772963">
          <w:rPr>
            <w:noProof/>
            <w:webHidden/>
          </w:rPr>
          <w:instrText xml:space="preserve"> PAGEREF _Toc236574078 \h </w:instrText>
        </w:r>
        <w:r w:rsidR="00772963">
          <w:rPr>
            <w:noProof/>
            <w:webHidden/>
          </w:rPr>
        </w:r>
        <w:r w:rsidR="00772963">
          <w:rPr>
            <w:noProof/>
            <w:webHidden/>
          </w:rPr>
          <w:fldChar w:fldCharType="separate"/>
        </w:r>
        <w:r w:rsidR="00772963">
          <w:rPr>
            <w:noProof/>
            <w:webHidden/>
          </w:rPr>
          <w:t>2</w:t>
        </w:r>
        <w:r w:rsidR="00772963">
          <w:rPr>
            <w:noProof/>
            <w:webHidden/>
          </w:rPr>
          <w:fldChar w:fldCharType="end"/>
        </w:r>
      </w:hyperlink>
    </w:p>
    <w:p w14:paraId="7FFCEF0B" w14:textId="4593B715"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79" w:history="1">
        <w:r w:rsidRPr="002E520A">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_Toc236574079 \h </w:instrText>
        </w:r>
        <w:r>
          <w:rPr>
            <w:noProof/>
            <w:webHidden/>
          </w:rPr>
        </w:r>
        <w:r>
          <w:rPr>
            <w:noProof/>
            <w:webHidden/>
          </w:rPr>
          <w:fldChar w:fldCharType="separate"/>
        </w:r>
        <w:r>
          <w:rPr>
            <w:noProof/>
            <w:webHidden/>
          </w:rPr>
          <w:t>11</w:t>
        </w:r>
        <w:r>
          <w:rPr>
            <w:noProof/>
            <w:webHidden/>
          </w:rPr>
          <w:fldChar w:fldCharType="end"/>
        </w:r>
      </w:hyperlink>
    </w:p>
    <w:p w14:paraId="256B64F8" w14:textId="069C2DC1"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80" w:history="1">
        <w:r w:rsidRPr="002E520A">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_Toc236574080 \h </w:instrText>
        </w:r>
        <w:r>
          <w:rPr>
            <w:noProof/>
            <w:webHidden/>
          </w:rPr>
        </w:r>
        <w:r>
          <w:rPr>
            <w:noProof/>
            <w:webHidden/>
          </w:rPr>
          <w:fldChar w:fldCharType="separate"/>
        </w:r>
        <w:r>
          <w:rPr>
            <w:noProof/>
            <w:webHidden/>
          </w:rPr>
          <w:t>16</w:t>
        </w:r>
        <w:r>
          <w:rPr>
            <w:noProof/>
            <w:webHidden/>
          </w:rPr>
          <w:fldChar w:fldCharType="end"/>
        </w:r>
      </w:hyperlink>
    </w:p>
    <w:p w14:paraId="240D4E32" w14:textId="37D1493C"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81" w:history="1">
        <w:r w:rsidRPr="002E520A">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_Toc236574081 \h </w:instrText>
        </w:r>
        <w:r>
          <w:rPr>
            <w:noProof/>
            <w:webHidden/>
          </w:rPr>
        </w:r>
        <w:r>
          <w:rPr>
            <w:noProof/>
            <w:webHidden/>
          </w:rPr>
          <w:fldChar w:fldCharType="separate"/>
        </w:r>
        <w:r>
          <w:rPr>
            <w:noProof/>
            <w:webHidden/>
          </w:rPr>
          <w:t>20</w:t>
        </w:r>
        <w:r>
          <w:rPr>
            <w:noProof/>
            <w:webHidden/>
          </w:rPr>
          <w:fldChar w:fldCharType="end"/>
        </w:r>
      </w:hyperlink>
    </w:p>
    <w:p w14:paraId="2D7D8E4F" w14:textId="7CB73093"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82" w:history="1">
        <w:r w:rsidRPr="002E520A">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_Toc236574082 \h </w:instrText>
        </w:r>
        <w:r>
          <w:rPr>
            <w:noProof/>
            <w:webHidden/>
          </w:rPr>
        </w:r>
        <w:r>
          <w:rPr>
            <w:noProof/>
            <w:webHidden/>
          </w:rPr>
          <w:fldChar w:fldCharType="separate"/>
        </w:r>
        <w:r>
          <w:rPr>
            <w:noProof/>
            <w:webHidden/>
          </w:rPr>
          <w:t>25</w:t>
        </w:r>
        <w:r>
          <w:rPr>
            <w:noProof/>
            <w:webHidden/>
          </w:rPr>
          <w:fldChar w:fldCharType="end"/>
        </w:r>
      </w:hyperlink>
    </w:p>
    <w:p w14:paraId="44C944BD" w14:textId="228E59AE"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83" w:history="1">
        <w:r w:rsidRPr="002E520A">
          <w:rPr>
            <w:rStyle w:val="Hyperlink"/>
            <w:noProof/>
          </w:rPr>
          <w:t>Figure 2.4 Mamdani</w:t>
        </w:r>
        <w:r w:rsidRPr="002E520A">
          <w:rPr>
            <w:rStyle w:val="Hyperlink"/>
            <w:noProof/>
          </w:rPr>
          <w:t xml:space="preserve"> </w:t>
        </w:r>
        <w:r w:rsidRPr="002E520A">
          <w:rPr>
            <w:rStyle w:val="Hyperlink"/>
            <w:noProof/>
          </w:rPr>
          <w:t>and zero-order Takagi-Sugeno inference pipelines</w:t>
        </w:r>
        <w:r>
          <w:rPr>
            <w:noProof/>
            <w:webHidden/>
          </w:rPr>
          <w:tab/>
        </w:r>
        <w:r>
          <w:rPr>
            <w:noProof/>
            <w:webHidden/>
          </w:rPr>
          <w:fldChar w:fldCharType="begin"/>
        </w:r>
        <w:r>
          <w:rPr>
            <w:noProof/>
            <w:webHidden/>
          </w:rPr>
          <w:instrText xml:space="preserve"> PAGEREF _Toc236574083 \h </w:instrText>
        </w:r>
        <w:r>
          <w:rPr>
            <w:noProof/>
            <w:webHidden/>
          </w:rPr>
        </w:r>
        <w:r>
          <w:rPr>
            <w:noProof/>
            <w:webHidden/>
          </w:rPr>
          <w:fldChar w:fldCharType="separate"/>
        </w:r>
        <w:r>
          <w:rPr>
            <w:noProof/>
            <w:webHidden/>
          </w:rPr>
          <w:t>28</w:t>
        </w:r>
        <w:r>
          <w:rPr>
            <w:noProof/>
            <w:webHidden/>
          </w:rPr>
          <w:fldChar w:fldCharType="end"/>
        </w:r>
      </w:hyperlink>
    </w:p>
    <w:p w14:paraId="785EF0E8" w14:textId="5DC5F651"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84" w:history="1">
        <w:r w:rsidRPr="002E520A">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_Toc236574084 \h </w:instrText>
        </w:r>
        <w:r>
          <w:rPr>
            <w:noProof/>
            <w:webHidden/>
          </w:rPr>
        </w:r>
        <w:r>
          <w:rPr>
            <w:noProof/>
            <w:webHidden/>
          </w:rPr>
          <w:fldChar w:fldCharType="separate"/>
        </w:r>
        <w:r>
          <w:rPr>
            <w:noProof/>
            <w:webHidden/>
          </w:rPr>
          <w:t>41</w:t>
        </w:r>
        <w:r>
          <w:rPr>
            <w:noProof/>
            <w:webHidden/>
          </w:rPr>
          <w:fldChar w:fldCharType="end"/>
        </w:r>
      </w:hyperlink>
    </w:p>
    <w:p w14:paraId="6D4CE3D9" w14:textId="7EB8B857"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85" w:history="1">
        <w:r w:rsidRPr="002E520A">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_Toc236574085 \h </w:instrText>
        </w:r>
        <w:r>
          <w:rPr>
            <w:noProof/>
            <w:webHidden/>
          </w:rPr>
        </w:r>
        <w:r>
          <w:rPr>
            <w:noProof/>
            <w:webHidden/>
          </w:rPr>
          <w:fldChar w:fldCharType="separate"/>
        </w:r>
        <w:r>
          <w:rPr>
            <w:noProof/>
            <w:webHidden/>
          </w:rPr>
          <w:t>45</w:t>
        </w:r>
        <w:r>
          <w:rPr>
            <w:noProof/>
            <w:webHidden/>
          </w:rPr>
          <w:fldChar w:fldCharType="end"/>
        </w:r>
      </w:hyperlink>
    </w:p>
    <w:p w14:paraId="39CDE781" w14:textId="75A14D7F"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86" w:history="1">
        <w:r w:rsidRPr="002E520A">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_Toc236574086 \h </w:instrText>
        </w:r>
        <w:r>
          <w:rPr>
            <w:noProof/>
            <w:webHidden/>
          </w:rPr>
        </w:r>
        <w:r>
          <w:rPr>
            <w:noProof/>
            <w:webHidden/>
          </w:rPr>
          <w:fldChar w:fldCharType="separate"/>
        </w:r>
        <w:r>
          <w:rPr>
            <w:noProof/>
            <w:webHidden/>
          </w:rPr>
          <w:t>56</w:t>
        </w:r>
        <w:r>
          <w:rPr>
            <w:noProof/>
            <w:webHidden/>
          </w:rPr>
          <w:fldChar w:fldCharType="end"/>
        </w:r>
      </w:hyperlink>
    </w:p>
    <w:p w14:paraId="2B371A74" w14:textId="189F78A2"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87" w:history="1">
        <w:r w:rsidRPr="002E520A">
          <w:rPr>
            <w:rStyle w:val="Hyperlink"/>
            <w:noProof/>
          </w:rPr>
          <w:t>Figure 3.3 State transition block diagram</w:t>
        </w:r>
        <w:r>
          <w:rPr>
            <w:noProof/>
            <w:webHidden/>
          </w:rPr>
          <w:tab/>
        </w:r>
        <w:r>
          <w:rPr>
            <w:noProof/>
            <w:webHidden/>
          </w:rPr>
          <w:fldChar w:fldCharType="begin"/>
        </w:r>
        <w:r>
          <w:rPr>
            <w:noProof/>
            <w:webHidden/>
          </w:rPr>
          <w:instrText xml:space="preserve"> PAGEREF _Toc236574087 \h </w:instrText>
        </w:r>
        <w:r>
          <w:rPr>
            <w:noProof/>
            <w:webHidden/>
          </w:rPr>
        </w:r>
        <w:r>
          <w:rPr>
            <w:noProof/>
            <w:webHidden/>
          </w:rPr>
          <w:fldChar w:fldCharType="separate"/>
        </w:r>
        <w:r>
          <w:rPr>
            <w:noProof/>
            <w:webHidden/>
          </w:rPr>
          <w:t>57</w:t>
        </w:r>
        <w:r>
          <w:rPr>
            <w:noProof/>
            <w:webHidden/>
          </w:rPr>
          <w:fldChar w:fldCharType="end"/>
        </w:r>
      </w:hyperlink>
    </w:p>
    <w:p w14:paraId="7BFE9EC4" w14:textId="0E040B98"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88" w:history="1">
        <w:r w:rsidRPr="002E520A">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_Toc236574088 \h </w:instrText>
        </w:r>
        <w:r>
          <w:rPr>
            <w:noProof/>
            <w:webHidden/>
          </w:rPr>
        </w:r>
        <w:r>
          <w:rPr>
            <w:noProof/>
            <w:webHidden/>
          </w:rPr>
          <w:fldChar w:fldCharType="separate"/>
        </w:r>
        <w:r>
          <w:rPr>
            <w:noProof/>
            <w:webHidden/>
          </w:rPr>
          <w:t>59</w:t>
        </w:r>
        <w:r>
          <w:rPr>
            <w:noProof/>
            <w:webHidden/>
          </w:rPr>
          <w:fldChar w:fldCharType="end"/>
        </w:r>
      </w:hyperlink>
    </w:p>
    <w:p w14:paraId="721DC21B" w14:textId="7060B194"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89" w:history="1">
        <w:r w:rsidRPr="002E520A">
          <w:rPr>
            <w:rStyle w:val="Hyperlink"/>
            <w:noProof/>
          </w:rPr>
          <w:t>Figure 3.5 DSS Simulation Core Interface</w:t>
        </w:r>
        <w:r>
          <w:rPr>
            <w:noProof/>
            <w:webHidden/>
          </w:rPr>
          <w:tab/>
        </w:r>
        <w:r>
          <w:rPr>
            <w:noProof/>
            <w:webHidden/>
          </w:rPr>
          <w:fldChar w:fldCharType="begin"/>
        </w:r>
        <w:r>
          <w:rPr>
            <w:noProof/>
            <w:webHidden/>
          </w:rPr>
          <w:instrText xml:space="preserve"> PAGEREF _Toc236574089 \h </w:instrText>
        </w:r>
        <w:r>
          <w:rPr>
            <w:noProof/>
            <w:webHidden/>
          </w:rPr>
        </w:r>
        <w:r>
          <w:rPr>
            <w:noProof/>
            <w:webHidden/>
          </w:rPr>
          <w:fldChar w:fldCharType="separate"/>
        </w:r>
        <w:r>
          <w:rPr>
            <w:noProof/>
            <w:webHidden/>
          </w:rPr>
          <w:t>67</w:t>
        </w:r>
        <w:r>
          <w:rPr>
            <w:noProof/>
            <w:webHidden/>
          </w:rPr>
          <w:fldChar w:fldCharType="end"/>
        </w:r>
      </w:hyperlink>
    </w:p>
    <w:p w14:paraId="7AAC7E37" w14:textId="5CF77126"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90" w:history="1">
        <w:r w:rsidRPr="002E520A">
          <w:rPr>
            <w:rStyle w:val="Hyperlink"/>
            <w:noProof/>
          </w:rPr>
          <w:t>Figure 4</w:t>
        </w:r>
        <w:r w:rsidRPr="002E520A">
          <w:rPr>
            <w:rStyle w:val="Hyperlink"/>
            <w:noProof/>
          </w:rPr>
          <w:t>.</w:t>
        </w:r>
        <w:r w:rsidRPr="002E520A">
          <w:rPr>
            <w:rStyle w:val="Hyperlink"/>
            <w:noProof/>
          </w:rPr>
          <w:t>1 DisasterAware system block diagram (DSS focused)</w:t>
        </w:r>
        <w:r>
          <w:rPr>
            <w:noProof/>
            <w:webHidden/>
          </w:rPr>
          <w:tab/>
        </w:r>
        <w:r>
          <w:rPr>
            <w:noProof/>
            <w:webHidden/>
          </w:rPr>
          <w:fldChar w:fldCharType="begin"/>
        </w:r>
        <w:r>
          <w:rPr>
            <w:noProof/>
            <w:webHidden/>
          </w:rPr>
          <w:instrText xml:space="preserve"> PAGEREF _Toc236574090 \h </w:instrText>
        </w:r>
        <w:r>
          <w:rPr>
            <w:noProof/>
            <w:webHidden/>
          </w:rPr>
        </w:r>
        <w:r>
          <w:rPr>
            <w:noProof/>
            <w:webHidden/>
          </w:rPr>
          <w:fldChar w:fldCharType="separate"/>
        </w:r>
        <w:r>
          <w:rPr>
            <w:noProof/>
            <w:webHidden/>
          </w:rPr>
          <w:t>70</w:t>
        </w:r>
        <w:r>
          <w:rPr>
            <w:noProof/>
            <w:webHidden/>
          </w:rPr>
          <w:fldChar w:fldCharType="end"/>
        </w:r>
      </w:hyperlink>
    </w:p>
    <w:p w14:paraId="46730049" w14:textId="2D6F6128"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91" w:history="1">
        <w:r w:rsidRPr="002E520A">
          <w:rPr>
            <w:rStyle w:val="Hyperlink"/>
            <w:noProof/>
          </w:rPr>
          <w:t>Figure 4.2 Feature-concept hierarchy</w:t>
        </w:r>
        <w:r>
          <w:rPr>
            <w:noProof/>
            <w:webHidden/>
          </w:rPr>
          <w:tab/>
        </w:r>
        <w:r>
          <w:rPr>
            <w:noProof/>
            <w:webHidden/>
          </w:rPr>
          <w:fldChar w:fldCharType="begin"/>
        </w:r>
        <w:r>
          <w:rPr>
            <w:noProof/>
            <w:webHidden/>
          </w:rPr>
          <w:instrText xml:space="preserve"> PAGEREF _Toc236574091 \h </w:instrText>
        </w:r>
        <w:r>
          <w:rPr>
            <w:noProof/>
            <w:webHidden/>
          </w:rPr>
        </w:r>
        <w:r>
          <w:rPr>
            <w:noProof/>
            <w:webHidden/>
          </w:rPr>
          <w:fldChar w:fldCharType="separate"/>
        </w:r>
        <w:r>
          <w:rPr>
            <w:noProof/>
            <w:webHidden/>
          </w:rPr>
          <w:t>75</w:t>
        </w:r>
        <w:r>
          <w:rPr>
            <w:noProof/>
            <w:webHidden/>
          </w:rPr>
          <w:fldChar w:fldCharType="end"/>
        </w:r>
      </w:hyperlink>
    </w:p>
    <w:p w14:paraId="44DED78C" w14:textId="02C612AE"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92" w:history="1">
        <w:r w:rsidRPr="002E520A">
          <w:rPr>
            <w:rStyle w:val="Hyperlink"/>
            <w:noProof/>
          </w:rPr>
          <w:t>Figure 4.3 Hierarchical concept activation example</w:t>
        </w:r>
        <w:r>
          <w:rPr>
            <w:noProof/>
            <w:webHidden/>
          </w:rPr>
          <w:tab/>
        </w:r>
        <w:r>
          <w:rPr>
            <w:noProof/>
            <w:webHidden/>
          </w:rPr>
          <w:fldChar w:fldCharType="begin"/>
        </w:r>
        <w:r>
          <w:rPr>
            <w:noProof/>
            <w:webHidden/>
          </w:rPr>
          <w:instrText xml:space="preserve"> PAGEREF _Toc236574092 \h </w:instrText>
        </w:r>
        <w:r>
          <w:rPr>
            <w:noProof/>
            <w:webHidden/>
          </w:rPr>
        </w:r>
        <w:r>
          <w:rPr>
            <w:noProof/>
            <w:webHidden/>
          </w:rPr>
          <w:fldChar w:fldCharType="separate"/>
        </w:r>
        <w:r>
          <w:rPr>
            <w:noProof/>
            <w:webHidden/>
          </w:rPr>
          <w:t>77</w:t>
        </w:r>
        <w:r>
          <w:rPr>
            <w:noProof/>
            <w:webHidden/>
          </w:rPr>
          <w:fldChar w:fldCharType="end"/>
        </w:r>
      </w:hyperlink>
    </w:p>
    <w:p w14:paraId="33FFE655" w14:textId="0FCB68FD"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93" w:history="1">
        <w:r w:rsidRPr="002E520A">
          <w:rPr>
            <w:rStyle w:val="Hyperlink"/>
            <w:noProof/>
          </w:rPr>
          <w:t>Figure 4.4 Confidence gating (a) persistence decay (b)</w:t>
        </w:r>
        <w:r>
          <w:rPr>
            <w:noProof/>
            <w:webHidden/>
          </w:rPr>
          <w:tab/>
        </w:r>
        <w:r>
          <w:rPr>
            <w:noProof/>
            <w:webHidden/>
          </w:rPr>
          <w:fldChar w:fldCharType="begin"/>
        </w:r>
        <w:r>
          <w:rPr>
            <w:noProof/>
            <w:webHidden/>
          </w:rPr>
          <w:instrText xml:space="preserve"> PAGEREF _Toc236574093 \h </w:instrText>
        </w:r>
        <w:r>
          <w:rPr>
            <w:noProof/>
            <w:webHidden/>
          </w:rPr>
        </w:r>
        <w:r>
          <w:rPr>
            <w:noProof/>
            <w:webHidden/>
          </w:rPr>
          <w:fldChar w:fldCharType="separate"/>
        </w:r>
        <w:r>
          <w:rPr>
            <w:noProof/>
            <w:webHidden/>
          </w:rPr>
          <w:t>78</w:t>
        </w:r>
        <w:r>
          <w:rPr>
            <w:noProof/>
            <w:webHidden/>
          </w:rPr>
          <w:fldChar w:fldCharType="end"/>
        </w:r>
      </w:hyperlink>
    </w:p>
    <w:p w14:paraId="7B3427DD" w14:textId="289F8FCE"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94" w:history="1">
        <w:r w:rsidRPr="002E520A">
          <w:rPr>
            <w:rStyle w:val="Hyperlink"/>
            <w:noProof/>
          </w:rPr>
          <w:t>Figure 4.5 L</w:t>
        </w:r>
        <w:r w:rsidRPr="002E520A">
          <w:rPr>
            <w:rStyle w:val="Hyperlink"/>
            <w:noProof/>
          </w:rPr>
          <w:t>a</w:t>
        </w:r>
        <w:r w:rsidRPr="002E520A">
          <w:rPr>
            <w:rStyle w:val="Hyperlink"/>
            <w:noProof/>
          </w:rPr>
          <w:t>yer 4 decision and adaptation flow</w:t>
        </w:r>
        <w:r>
          <w:rPr>
            <w:noProof/>
            <w:webHidden/>
          </w:rPr>
          <w:tab/>
        </w:r>
        <w:r>
          <w:rPr>
            <w:noProof/>
            <w:webHidden/>
          </w:rPr>
          <w:fldChar w:fldCharType="begin"/>
        </w:r>
        <w:r>
          <w:rPr>
            <w:noProof/>
            <w:webHidden/>
          </w:rPr>
          <w:instrText xml:space="preserve"> PAGEREF _Toc236574094 \h </w:instrText>
        </w:r>
        <w:r>
          <w:rPr>
            <w:noProof/>
            <w:webHidden/>
          </w:rPr>
        </w:r>
        <w:r>
          <w:rPr>
            <w:noProof/>
            <w:webHidden/>
          </w:rPr>
          <w:fldChar w:fldCharType="separate"/>
        </w:r>
        <w:r>
          <w:rPr>
            <w:noProof/>
            <w:webHidden/>
          </w:rPr>
          <w:t>79</w:t>
        </w:r>
        <w:r>
          <w:rPr>
            <w:noProof/>
            <w:webHidden/>
          </w:rPr>
          <w:fldChar w:fldCharType="end"/>
        </w:r>
      </w:hyperlink>
    </w:p>
    <w:p w14:paraId="1AEA3316" w14:textId="56E173BC"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95" w:history="1">
        <w:r w:rsidRPr="002E520A">
          <w:rPr>
            <w:rStyle w:val="Hyperlink"/>
            <w:noProof/>
          </w:rPr>
          <w:t>Figure 4.6 Consequent step and boundary shift</w:t>
        </w:r>
        <w:r>
          <w:rPr>
            <w:noProof/>
            <w:webHidden/>
          </w:rPr>
          <w:tab/>
        </w:r>
        <w:r>
          <w:rPr>
            <w:noProof/>
            <w:webHidden/>
          </w:rPr>
          <w:fldChar w:fldCharType="begin"/>
        </w:r>
        <w:r>
          <w:rPr>
            <w:noProof/>
            <w:webHidden/>
          </w:rPr>
          <w:instrText xml:space="preserve"> PAGEREF _Toc236574095 \h </w:instrText>
        </w:r>
        <w:r>
          <w:rPr>
            <w:noProof/>
            <w:webHidden/>
          </w:rPr>
        </w:r>
        <w:r>
          <w:rPr>
            <w:noProof/>
            <w:webHidden/>
          </w:rPr>
          <w:fldChar w:fldCharType="separate"/>
        </w:r>
        <w:r>
          <w:rPr>
            <w:noProof/>
            <w:webHidden/>
          </w:rPr>
          <w:t>96</w:t>
        </w:r>
        <w:r>
          <w:rPr>
            <w:noProof/>
            <w:webHidden/>
          </w:rPr>
          <w:fldChar w:fldCharType="end"/>
        </w:r>
      </w:hyperlink>
    </w:p>
    <w:p w14:paraId="25B698C1" w14:textId="071C2A07"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96" w:history="1">
        <w:r w:rsidRPr="002E520A">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_Toc236574096 \h </w:instrText>
        </w:r>
        <w:r>
          <w:rPr>
            <w:noProof/>
            <w:webHidden/>
          </w:rPr>
        </w:r>
        <w:r>
          <w:rPr>
            <w:noProof/>
            <w:webHidden/>
          </w:rPr>
          <w:fldChar w:fldCharType="separate"/>
        </w:r>
        <w:r>
          <w:rPr>
            <w:noProof/>
            <w:webHidden/>
          </w:rPr>
          <w:t>97</w:t>
        </w:r>
        <w:r>
          <w:rPr>
            <w:noProof/>
            <w:webHidden/>
          </w:rPr>
          <w:fldChar w:fldCharType="end"/>
        </w:r>
      </w:hyperlink>
    </w:p>
    <w:p w14:paraId="690EDBB5" w14:textId="30A2805E"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97" w:history="1">
        <w:r w:rsidRPr="002E520A">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_Toc236574097 \h </w:instrText>
        </w:r>
        <w:r>
          <w:rPr>
            <w:noProof/>
            <w:webHidden/>
          </w:rPr>
        </w:r>
        <w:r>
          <w:rPr>
            <w:noProof/>
            <w:webHidden/>
          </w:rPr>
          <w:fldChar w:fldCharType="separate"/>
        </w:r>
        <w:r>
          <w:rPr>
            <w:noProof/>
            <w:webHidden/>
          </w:rPr>
          <w:t>99</w:t>
        </w:r>
        <w:r>
          <w:rPr>
            <w:noProof/>
            <w:webHidden/>
          </w:rPr>
          <w:fldChar w:fldCharType="end"/>
        </w:r>
      </w:hyperlink>
    </w:p>
    <w:p w14:paraId="7A0FA669" w14:textId="1A1C1F23"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98" w:history="1">
        <w:r w:rsidRPr="002E520A">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_Toc236574098 \h </w:instrText>
        </w:r>
        <w:r>
          <w:rPr>
            <w:noProof/>
            <w:webHidden/>
          </w:rPr>
        </w:r>
        <w:r>
          <w:rPr>
            <w:noProof/>
            <w:webHidden/>
          </w:rPr>
          <w:fldChar w:fldCharType="separate"/>
        </w:r>
        <w:r>
          <w:rPr>
            <w:noProof/>
            <w:webHidden/>
          </w:rPr>
          <w:t>101</w:t>
        </w:r>
        <w:r>
          <w:rPr>
            <w:noProof/>
            <w:webHidden/>
          </w:rPr>
          <w:fldChar w:fldCharType="end"/>
        </w:r>
      </w:hyperlink>
    </w:p>
    <w:p w14:paraId="45700D6B" w14:textId="02BAF997"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099" w:history="1">
        <w:r w:rsidRPr="002E520A">
          <w:rPr>
            <w:rStyle w:val="Hyperlink"/>
            <w:noProof/>
          </w:rPr>
          <w:t>Figure 4.10 Local decision and graduated fail-safe</w:t>
        </w:r>
        <w:r>
          <w:rPr>
            <w:noProof/>
            <w:webHidden/>
          </w:rPr>
          <w:tab/>
        </w:r>
        <w:r>
          <w:rPr>
            <w:noProof/>
            <w:webHidden/>
          </w:rPr>
          <w:fldChar w:fldCharType="begin"/>
        </w:r>
        <w:r>
          <w:rPr>
            <w:noProof/>
            <w:webHidden/>
          </w:rPr>
          <w:instrText xml:space="preserve"> PAGEREF _Toc236574099 \h </w:instrText>
        </w:r>
        <w:r>
          <w:rPr>
            <w:noProof/>
            <w:webHidden/>
          </w:rPr>
        </w:r>
        <w:r>
          <w:rPr>
            <w:noProof/>
            <w:webHidden/>
          </w:rPr>
          <w:fldChar w:fldCharType="separate"/>
        </w:r>
        <w:r>
          <w:rPr>
            <w:noProof/>
            <w:webHidden/>
          </w:rPr>
          <w:t>108</w:t>
        </w:r>
        <w:r>
          <w:rPr>
            <w:noProof/>
            <w:webHidden/>
          </w:rPr>
          <w:fldChar w:fldCharType="end"/>
        </w:r>
      </w:hyperlink>
    </w:p>
    <w:p w14:paraId="76BFA4B3" w14:textId="2D3CFA35"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00" w:history="1">
        <w:r w:rsidRPr="002E520A">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_Toc236574100 \h </w:instrText>
        </w:r>
        <w:r>
          <w:rPr>
            <w:noProof/>
            <w:webHidden/>
          </w:rPr>
        </w:r>
        <w:r>
          <w:rPr>
            <w:noProof/>
            <w:webHidden/>
          </w:rPr>
          <w:fldChar w:fldCharType="separate"/>
        </w:r>
        <w:r>
          <w:rPr>
            <w:noProof/>
            <w:webHidden/>
          </w:rPr>
          <w:t>110</w:t>
        </w:r>
        <w:r>
          <w:rPr>
            <w:noProof/>
            <w:webHidden/>
          </w:rPr>
          <w:fldChar w:fldCharType="end"/>
        </w:r>
      </w:hyperlink>
    </w:p>
    <w:p w14:paraId="311E5745" w14:textId="1483724D"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01" w:history="1">
        <w:r w:rsidRPr="002E520A">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_Toc236574101 \h </w:instrText>
        </w:r>
        <w:r>
          <w:rPr>
            <w:noProof/>
            <w:webHidden/>
          </w:rPr>
        </w:r>
        <w:r>
          <w:rPr>
            <w:noProof/>
            <w:webHidden/>
          </w:rPr>
          <w:fldChar w:fldCharType="separate"/>
        </w:r>
        <w:r>
          <w:rPr>
            <w:noProof/>
            <w:webHidden/>
          </w:rPr>
          <w:t>111</w:t>
        </w:r>
        <w:r>
          <w:rPr>
            <w:noProof/>
            <w:webHidden/>
          </w:rPr>
          <w:fldChar w:fldCharType="end"/>
        </w:r>
      </w:hyperlink>
    </w:p>
    <w:p w14:paraId="7406CFCD" w14:textId="44272C9C"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02" w:history="1">
        <w:r w:rsidRPr="002E520A">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_Toc236574102 \h </w:instrText>
        </w:r>
        <w:r>
          <w:rPr>
            <w:noProof/>
            <w:webHidden/>
          </w:rPr>
        </w:r>
        <w:r>
          <w:rPr>
            <w:noProof/>
            <w:webHidden/>
          </w:rPr>
          <w:fldChar w:fldCharType="separate"/>
        </w:r>
        <w:r>
          <w:rPr>
            <w:noProof/>
            <w:webHidden/>
          </w:rPr>
          <w:t>119</w:t>
        </w:r>
        <w:r>
          <w:rPr>
            <w:noProof/>
            <w:webHidden/>
          </w:rPr>
          <w:fldChar w:fldCharType="end"/>
        </w:r>
      </w:hyperlink>
    </w:p>
    <w:p w14:paraId="445ECE3A" w14:textId="17AD8D96"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03" w:history="1">
        <w:r w:rsidRPr="002E520A">
          <w:rPr>
            <w:rStyle w:val="Hyperlink"/>
            <w:noProof/>
          </w:rPr>
          <w:t>Figure 5.2 The physical cost over simultaneous ignitions and resource level</w:t>
        </w:r>
        <w:r>
          <w:rPr>
            <w:noProof/>
            <w:webHidden/>
          </w:rPr>
          <w:tab/>
        </w:r>
        <w:r>
          <w:rPr>
            <w:noProof/>
            <w:webHidden/>
          </w:rPr>
          <w:fldChar w:fldCharType="begin"/>
        </w:r>
        <w:r>
          <w:rPr>
            <w:noProof/>
            <w:webHidden/>
          </w:rPr>
          <w:instrText xml:space="preserve"> PAGEREF _Toc236574103 \h </w:instrText>
        </w:r>
        <w:r>
          <w:rPr>
            <w:noProof/>
            <w:webHidden/>
          </w:rPr>
        </w:r>
        <w:r>
          <w:rPr>
            <w:noProof/>
            <w:webHidden/>
          </w:rPr>
          <w:fldChar w:fldCharType="separate"/>
        </w:r>
        <w:r>
          <w:rPr>
            <w:noProof/>
            <w:webHidden/>
          </w:rPr>
          <w:t>123</w:t>
        </w:r>
        <w:r>
          <w:rPr>
            <w:noProof/>
            <w:webHidden/>
          </w:rPr>
          <w:fldChar w:fldCharType="end"/>
        </w:r>
      </w:hyperlink>
    </w:p>
    <w:p w14:paraId="041A7080" w14:textId="1DF807C1"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04" w:history="1">
        <w:r w:rsidRPr="002E520A">
          <w:rPr>
            <w:rStyle w:val="Hyperlink"/>
            <w:noProof/>
          </w:rPr>
          <w:t>Figure 5.3 The physical cost over simultaneous ignitions and coverage, pool is 0.25</w:t>
        </w:r>
        <w:r>
          <w:rPr>
            <w:noProof/>
            <w:webHidden/>
          </w:rPr>
          <w:tab/>
        </w:r>
        <w:r>
          <w:rPr>
            <w:noProof/>
            <w:webHidden/>
          </w:rPr>
          <w:fldChar w:fldCharType="begin"/>
        </w:r>
        <w:r>
          <w:rPr>
            <w:noProof/>
            <w:webHidden/>
          </w:rPr>
          <w:instrText xml:space="preserve"> PAGEREF _Toc236574104 \h </w:instrText>
        </w:r>
        <w:r>
          <w:rPr>
            <w:noProof/>
            <w:webHidden/>
          </w:rPr>
        </w:r>
        <w:r>
          <w:rPr>
            <w:noProof/>
            <w:webHidden/>
          </w:rPr>
          <w:fldChar w:fldCharType="separate"/>
        </w:r>
        <w:r>
          <w:rPr>
            <w:noProof/>
            <w:webHidden/>
          </w:rPr>
          <w:t>124</w:t>
        </w:r>
        <w:r>
          <w:rPr>
            <w:noProof/>
            <w:webHidden/>
          </w:rPr>
          <w:fldChar w:fldCharType="end"/>
        </w:r>
      </w:hyperlink>
    </w:p>
    <w:p w14:paraId="055A816C" w14:textId="090343A5"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05" w:history="1">
        <w:r w:rsidRPr="002E520A">
          <w:rPr>
            <w:rStyle w:val="Hyperlink"/>
            <w:noProof/>
          </w:rPr>
          <w:t>Figure 5.4 The physical cost over simultaneous ignitions and coverage, pool is 0.5</w:t>
        </w:r>
        <w:r>
          <w:rPr>
            <w:noProof/>
            <w:webHidden/>
          </w:rPr>
          <w:tab/>
        </w:r>
        <w:r>
          <w:rPr>
            <w:noProof/>
            <w:webHidden/>
          </w:rPr>
          <w:fldChar w:fldCharType="begin"/>
        </w:r>
        <w:r>
          <w:rPr>
            <w:noProof/>
            <w:webHidden/>
          </w:rPr>
          <w:instrText xml:space="preserve"> PAGEREF _Toc236574105 \h </w:instrText>
        </w:r>
        <w:r>
          <w:rPr>
            <w:noProof/>
            <w:webHidden/>
          </w:rPr>
        </w:r>
        <w:r>
          <w:rPr>
            <w:noProof/>
            <w:webHidden/>
          </w:rPr>
          <w:fldChar w:fldCharType="separate"/>
        </w:r>
        <w:r>
          <w:rPr>
            <w:noProof/>
            <w:webHidden/>
          </w:rPr>
          <w:t>125</w:t>
        </w:r>
        <w:r>
          <w:rPr>
            <w:noProof/>
            <w:webHidden/>
          </w:rPr>
          <w:fldChar w:fldCharType="end"/>
        </w:r>
      </w:hyperlink>
    </w:p>
    <w:p w14:paraId="7C23B212" w14:textId="011D7533"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06" w:history="1">
        <w:r w:rsidRPr="002E520A">
          <w:rPr>
            <w:rStyle w:val="Hyperlink"/>
            <w:noProof/>
          </w:rPr>
          <w:t>Figure 5.5 The physical cost over simultaneous ignitions and coverage, pool is 0.75</w:t>
        </w:r>
        <w:r>
          <w:rPr>
            <w:noProof/>
            <w:webHidden/>
          </w:rPr>
          <w:tab/>
        </w:r>
        <w:r>
          <w:rPr>
            <w:noProof/>
            <w:webHidden/>
          </w:rPr>
          <w:fldChar w:fldCharType="begin"/>
        </w:r>
        <w:r>
          <w:rPr>
            <w:noProof/>
            <w:webHidden/>
          </w:rPr>
          <w:instrText xml:space="preserve"> PAGEREF _Toc236574106 \h </w:instrText>
        </w:r>
        <w:r>
          <w:rPr>
            <w:noProof/>
            <w:webHidden/>
          </w:rPr>
        </w:r>
        <w:r>
          <w:rPr>
            <w:noProof/>
            <w:webHidden/>
          </w:rPr>
          <w:fldChar w:fldCharType="separate"/>
        </w:r>
        <w:r>
          <w:rPr>
            <w:noProof/>
            <w:webHidden/>
          </w:rPr>
          <w:t>125</w:t>
        </w:r>
        <w:r>
          <w:rPr>
            <w:noProof/>
            <w:webHidden/>
          </w:rPr>
          <w:fldChar w:fldCharType="end"/>
        </w:r>
      </w:hyperlink>
    </w:p>
    <w:p w14:paraId="00735255" w14:textId="60A1116F"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07" w:history="1">
        <w:r w:rsidRPr="002E520A">
          <w:rPr>
            <w:rStyle w:val="Hyperlink"/>
            <w:noProof/>
          </w:rPr>
          <w:t>Figure 5.6 The physical cost over simultaneous ignitions and coverage, pool is 1</w:t>
        </w:r>
        <w:r>
          <w:rPr>
            <w:noProof/>
            <w:webHidden/>
          </w:rPr>
          <w:tab/>
        </w:r>
        <w:r>
          <w:rPr>
            <w:noProof/>
            <w:webHidden/>
          </w:rPr>
          <w:fldChar w:fldCharType="begin"/>
        </w:r>
        <w:r>
          <w:rPr>
            <w:noProof/>
            <w:webHidden/>
          </w:rPr>
          <w:instrText xml:space="preserve"> PAGEREF _Toc236574107 \h </w:instrText>
        </w:r>
        <w:r>
          <w:rPr>
            <w:noProof/>
            <w:webHidden/>
          </w:rPr>
        </w:r>
        <w:r>
          <w:rPr>
            <w:noProof/>
            <w:webHidden/>
          </w:rPr>
          <w:fldChar w:fldCharType="separate"/>
        </w:r>
        <w:r>
          <w:rPr>
            <w:noProof/>
            <w:webHidden/>
          </w:rPr>
          <w:t>126</w:t>
        </w:r>
        <w:r>
          <w:rPr>
            <w:noProof/>
            <w:webHidden/>
          </w:rPr>
          <w:fldChar w:fldCharType="end"/>
        </w:r>
      </w:hyperlink>
    </w:p>
    <w:p w14:paraId="632A28AB" w14:textId="4BDB65F0"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08" w:history="1">
        <w:r w:rsidRPr="002E520A">
          <w:rPr>
            <w:rStyle w:val="Hyperlink"/>
            <w:noProof/>
          </w:rPr>
          <w:t>Figure 5.7 Optimum decision cycle for different ROS and no harm horizons</w:t>
        </w:r>
        <w:r>
          <w:rPr>
            <w:noProof/>
            <w:webHidden/>
          </w:rPr>
          <w:tab/>
        </w:r>
        <w:r>
          <w:rPr>
            <w:noProof/>
            <w:webHidden/>
          </w:rPr>
          <w:fldChar w:fldCharType="begin"/>
        </w:r>
        <w:r>
          <w:rPr>
            <w:noProof/>
            <w:webHidden/>
          </w:rPr>
          <w:instrText xml:space="preserve"> PAGEREF _Toc236574108 \h </w:instrText>
        </w:r>
        <w:r>
          <w:rPr>
            <w:noProof/>
            <w:webHidden/>
          </w:rPr>
        </w:r>
        <w:r>
          <w:rPr>
            <w:noProof/>
            <w:webHidden/>
          </w:rPr>
          <w:fldChar w:fldCharType="separate"/>
        </w:r>
        <w:r>
          <w:rPr>
            <w:noProof/>
            <w:webHidden/>
          </w:rPr>
          <w:t>127</w:t>
        </w:r>
        <w:r>
          <w:rPr>
            <w:noProof/>
            <w:webHidden/>
          </w:rPr>
          <w:fldChar w:fldCharType="end"/>
        </w:r>
      </w:hyperlink>
    </w:p>
    <w:p w14:paraId="63672540" w14:textId="2077A323"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09" w:history="1">
        <w:r w:rsidRPr="002E520A">
          <w:rPr>
            <w:rStyle w:val="Hyperlink"/>
            <w:noProof/>
          </w:rPr>
          <w:t>Figure 5.8 Sensitivity of the outcome to the decision cycle</w:t>
        </w:r>
        <w:r>
          <w:rPr>
            <w:noProof/>
            <w:webHidden/>
          </w:rPr>
          <w:tab/>
        </w:r>
        <w:r>
          <w:rPr>
            <w:noProof/>
            <w:webHidden/>
          </w:rPr>
          <w:fldChar w:fldCharType="begin"/>
        </w:r>
        <w:r>
          <w:rPr>
            <w:noProof/>
            <w:webHidden/>
          </w:rPr>
          <w:instrText xml:space="preserve"> PAGEREF _Toc236574109 \h </w:instrText>
        </w:r>
        <w:r>
          <w:rPr>
            <w:noProof/>
            <w:webHidden/>
          </w:rPr>
        </w:r>
        <w:r>
          <w:rPr>
            <w:noProof/>
            <w:webHidden/>
          </w:rPr>
          <w:fldChar w:fldCharType="separate"/>
        </w:r>
        <w:r>
          <w:rPr>
            <w:noProof/>
            <w:webHidden/>
          </w:rPr>
          <w:t>128</w:t>
        </w:r>
        <w:r>
          <w:rPr>
            <w:noProof/>
            <w:webHidden/>
          </w:rPr>
          <w:fldChar w:fldCharType="end"/>
        </w:r>
      </w:hyperlink>
    </w:p>
    <w:p w14:paraId="070CFA98" w14:textId="0B8B4ECB"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10" w:history="1">
        <w:r w:rsidRPr="002E520A">
          <w:rPr>
            <w:rStyle w:val="Hyperlink"/>
            <w:noProof/>
          </w:rPr>
          <w:t>Figure 5.9 Effect of the satisficing bound on the rate at which the adaptation ladder is engaged</w:t>
        </w:r>
        <w:r>
          <w:rPr>
            <w:noProof/>
            <w:webHidden/>
          </w:rPr>
          <w:tab/>
        </w:r>
        <w:r>
          <w:rPr>
            <w:noProof/>
            <w:webHidden/>
          </w:rPr>
          <w:fldChar w:fldCharType="begin"/>
        </w:r>
        <w:r>
          <w:rPr>
            <w:noProof/>
            <w:webHidden/>
          </w:rPr>
          <w:instrText xml:space="preserve"> PAGEREF _Toc236574110 \h </w:instrText>
        </w:r>
        <w:r>
          <w:rPr>
            <w:noProof/>
            <w:webHidden/>
          </w:rPr>
        </w:r>
        <w:r>
          <w:rPr>
            <w:noProof/>
            <w:webHidden/>
          </w:rPr>
          <w:fldChar w:fldCharType="separate"/>
        </w:r>
        <w:r>
          <w:rPr>
            <w:noProof/>
            <w:webHidden/>
          </w:rPr>
          <w:t>129</w:t>
        </w:r>
        <w:r>
          <w:rPr>
            <w:noProof/>
            <w:webHidden/>
          </w:rPr>
          <w:fldChar w:fldCharType="end"/>
        </w:r>
      </w:hyperlink>
    </w:p>
    <w:p w14:paraId="17F653BE" w14:textId="796A133B"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11" w:history="1">
        <w:r w:rsidRPr="002E520A">
          <w:rPr>
            <w:rStyle w:val="Hyperlink"/>
            <w:noProof/>
          </w:rPr>
          <w:t>Figure 5.10 Effect of the fail-safe quality gate on the rate at which offensive orders are derated</w:t>
        </w:r>
        <w:r>
          <w:rPr>
            <w:noProof/>
            <w:webHidden/>
          </w:rPr>
          <w:tab/>
        </w:r>
        <w:r>
          <w:rPr>
            <w:noProof/>
            <w:webHidden/>
          </w:rPr>
          <w:fldChar w:fldCharType="begin"/>
        </w:r>
        <w:r>
          <w:rPr>
            <w:noProof/>
            <w:webHidden/>
          </w:rPr>
          <w:instrText xml:space="preserve"> PAGEREF _Toc236574111 \h </w:instrText>
        </w:r>
        <w:r>
          <w:rPr>
            <w:noProof/>
            <w:webHidden/>
          </w:rPr>
        </w:r>
        <w:r>
          <w:rPr>
            <w:noProof/>
            <w:webHidden/>
          </w:rPr>
          <w:fldChar w:fldCharType="separate"/>
        </w:r>
        <w:r>
          <w:rPr>
            <w:noProof/>
            <w:webHidden/>
          </w:rPr>
          <w:t>129</w:t>
        </w:r>
        <w:r>
          <w:rPr>
            <w:noProof/>
            <w:webHidden/>
          </w:rPr>
          <w:fldChar w:fldCharType="end"/>
        </w:r>
      </w:hyperlink>
    </w:p>
    <w:p w14:paraId="5FF74E2D" w14:textId="0222FB65"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12" w:history="1">
        <w:r w:rsidRPr="002E520A">
          <w:rPr>
            <w:rStyle w:val="Hyperlink"/>
            <w:noProof/>
          </w:rPr>
          <w:t>Figure 5.11 Representative world of S1 (left) and S2 (right)</w:t>
        </w:r>
        <w:r>
          <w:rPr>
            <w:noProof/>
            <w:webHidden/>
          </w:rPr>
          <w:tab/>
        </w:r>
        <w:r>
          <w:rPr>
            <w:noProof/>
            <w:webHidden/>
          </w:rPr>
          <w:fldChar w:fldCharType="begin"/>
        </w:r>
        <w:r>
          <w:rPr>
            <w:noProof/>
            <w:webHidden/>
          </w:rPr>
          <w:instrText xml:space="preserve"> PAGEREF _Toc236574112 \h </w:instrText>
        </w:r>
        <w:r>
          <w:rPr>
            <w:noProof/>
            <w:webHidden/>
          </w:rPr>
        </w:r>
        <w:r>
          <w:rPr>
            <w:noProof/>
            <w:webHidden/>
          </w:rPr>
          <w:fldChar w:fldCharType="separate"/>
        </w:r>
        <w:r>
          <w:rPr>
            <w:noProof/>
            <w:webHidden/>
          </w:rPr>
          <w:t>132</w:t>
        </w:r>
        <w:r>
          <w:rPr>
            <w:noProof/>
            <w:webHidden/>
          </w:rPr>
          <w:fldChar w:fldCharType="end"/>
        </w:r>
      </w:hyperlink>
    </w:p>
    <w:p w14:paraId="2D7F105B" w14:textId="5D01C58D"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13" w:history="1">
        <w:r w:rsidRPr="002E520A">
          <w:rPr>
            <w:rStyle w:val="Hyperlink"/>
            <w:noProof/>
          </w:rPr>
          <w:t>Figure 5.12 Representative world of S3 (left) S4 (right)</w:t>
        </w:r>
        <w:r>
          <w:rPr>
            <w:noProof/>
            <w:webHidden/>
          </w:rPr>
          <w:tab/>
        </w:r>
        <w:r>
          <w:rPr>
            <w:noProof/>
            <w:webHidden/>
          </w:rPr>
          <w:fldChar w:fldCharType="begin"/>
        </w:r>
        <w:r>
          <w:rPr>
            <w:noProof/>
            <w:webHidden/>
          </w:rPr>
          <w:instrText xml:space="preserve"> PAGEREF _Toc236574113 \h </w:instrText>
        </w:r>
        <w:r>
          <w:rPr>
            <w:noProof/>
            <w:webHidden/>
          </w:rPr>
        </w:r>
        <w:r>
          <w:rPr>
            <w:noProof/>
            <w:webHidden/>
          </w:rPr>
          <w:fldChar w:fldCharType="separate"/>
        </w:r>
        <w:r>
          <w:rPr>
            <w:noProof/>
            <w:webHidden/>
          </w:rPr>
          <w:t>132</w:t>
        </w:r>
        <w:r>
          <w:rPr>
            <w:noProof/>
            <w:webHidden/>
          </w:rPr>
          <w:fldChar w:fldCharType="end"/>
        </w:r>
      </w:hyperlink>
    </w:p>
    <w:p w14:paraId="7EA33E22" w14:textId="53751CDA"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14" w:history="1">
        <w:r w:rsidRPr="002E520A">
          <w:rPr>
            <w:rStyle w:val="Hyperlink"/>
            <w:noProof/>
          </w:rPr>
          <w:t>Figure 5.13 Sample interventions (full set) on a representative world</w:t>
        </w:r>
        <w:r>
          <w:rPr>
            <w:noProof/>
            <w:webHidden/>
          </w:rPr>
          <w:tab/>
        </w:r>
        <w:r>
          <w:rPr>
            <w:noProof/>
            <w:webHidden/>
          </w:rPr>
          <w:fldChar w:fldCharType="begin"/>
        </w:r>
        <w:r>
          <w:rPr>
            <w:noProof/>
            <w:webHidden/>
          </w:rPr>
          <w:instrText xml:space="preserve"> PAGEREF _Toc236574114 \h </w:instrText>
        </w:r>
        <w:r>
          <w:rPr>
            <w:noProof/>
            <w:webHidden/>
          </w:rPr>
        </w:r>
        <w:r>
          <w:rPr>
            <w:noProof/>
            <w:webHidden/>
          </w:rPr>
          <w:fldChar w:fldCharType="separate"/>
        </w:r>
        <w:r>
          <w:rPr>
            <w:noProof/>
            <w:webHidden/>
          </w:rPr>
          <w:t>132</w:t>
        </w:r>
        <w:r>
          <w:rPr>
            <w:noProof/>
            <w:webHidden/>
          </w:rPr>
          <w:fldChar w:fldCharType="end"/>
        </w:r>
      </w:hyperlink>
    </w:p>
    <w:p w14:paraId="57939EB4" w14:textId="1E0B4B66"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15" w:history="1">
        <w:r w:rsidRPr="002E520A">
          <w:rPr>
            <w:rStyle w:val="Hyperlink"/>
            <w:noProof/>
          </w:rPr>
          <w:t>Figure 5.14 Legends for representative world</w:t>
        </w:r>
        <w:r>
          <w:rPr>
            <w:noProof/>
            <w:webHidden/>
          </w:rPr>
          <w:tab/>
        </w:r>
        <w:r>
          <w:rPr>
            <w:noProof/>
            <w:webHidden/>
          </w:rPr>
          <w:fldChar w:fldCharType="begin"/>
        </w:r>
        <w:r>
          <w:rPr>
            <w:noProof/>
            <w:webHidden/>
          </w:rPr>
          <w:instrText xml:space="preserve"> PAGEREF _Toc236574115 \h </w:instrText>
        </w:r>
        <w:r>
          <w:rPr>
            <w:noProof/>
            <w:webHidden/>
          </w:rPr>
        </w:r>
        <w:r>
          <w:rPr>
            <w:noProof/>
            <w:webHidden/>
          </w:rPr>
          <w:fldChar w:fldCharType="separate"/>
        </w:r>
        <w:r>
          <w:rPr>
            <w:noProof/>
            <w:webHidden/>
          </w:rPr>
          <w:t>133</w:t>
        </w:r>
        <w:r>
          <w:rPr>
            <w:noProof/>
            <w:webHidden/>
          </w:rPr>
          <w:fldChar w:fldCharType="end"/>
        </w:r>
      </w:hyperlink>
    </w:p>
    <w:p w14:paraId="553C3F13" w14:textId="01351C73"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16" w:history="1">
        <w:r w:rsidRPr="002E520A">
          <w:rPr>
            <w:rStyle w:val="Hyperlink"/>
            <w:noProof/>
          </w:rPr>
          <w:t>Figure 5.15 Average burned-area, burned-forest, and affected population evolution of the four configurations under the five scenarios</w:t>
        </w:r>
        <w:r>
          <w:rPr>
            <w:noProof/>
            <w:webHidden/>
          </w:rPr>
          <w:tab/>
        </w:r>
        <w:r>
          <w:rPr>
            <w:noProof/>
            <w:webHidden/>
          </w:rPr>
          <w:fldChar w:fldCharType="begin"/>
        </w:r>
        <w:r>
          <w:rPr>
            <w:noProof/>
            <w:webHidden/>
          </w:rPr>
          <w:instrText xml:space="preserve"> PAGEREF _Toc236574116 \h </w:instrText>
        </w:r>
        <w:r>
          <w:rPr>
            <w:noProof/>
            <w:webHidden/>
          </w:rPr>
        </w:r>
        <w:r>
          <w:rPr>
            <w:noProof/>
            <w:webHidden/>
          </w:rPr>
          <w:fldChar w:fldCharType="separate"/>
        </w:r>
        <w:r>
          <w:rPr>
            <w:noProof/>
            <w:webHidden/>
          </w:rPr>
          <w:t>136</w:t>
        </w:r>
        <w:r>
          <w:rPr>
            <w:noProof/>
            <w:webHidden/>
          </w:rPr>
          <w:fldChar w:fldCharType="end"/>
        </w:r>
      </w:hyperlink>
    </w:p>
    <w:p w14:paraId="034C9406" w14:textId="713FD043"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17" w:history="1">
        <w:r w:rsidRPr="002E520A">
          <w:rPr>
            <w:rStyle w:val="Hyperlink"/>
            <w:noProof/>
          </w:rPr>
          <w:t>Figure 5.16 Average physical cost evolution of the four configurations under the five scenarios</w:t>
        </w:r>
        <w:r>
          <w:rPr>
            <w:noProof/>
            <w:webHidden/>
          </w:rPr>
          <w:tab/>
        </w:r>
        <w:r>
          <w:rPr>
            <w:noProof/>
            <w:webHidden/>
          </w:rPr>
          <w:fldChar w:fldCharType="begin"/>
        </w:r>
        <w:r>
          <w:rPr>
            <w:noProof/>
            <w:webHidden/>
          </w:rPr>
          <w:instrText xml:space="preserve"> PAGEREF _Toc236574117 \h </w:instrText>
        </w:r>
        <w:r>
          <w:rPr>
            <w:noProof/>
            <w:webHidden/>
          </w:rPr>
        </w:r>
        <w:r>
          <w:rPr>
            <w:noProof/>
            <w:webHidden/>
          </w:rPr>
          <w:fldChar w:fldCharType="separate"/>
        </w:r>
        <w:r>
          <w:rPr>
            <w:noProof/>
            <w:webHidden/>
          </w:rPr>
          <w:t>136</w:t>
        </w:r>
        <w:r>
          <w:rPr>
            <w:noProof/>
            <w:webHidden/>
          </w:rPr>
          <w:fldChar w:fldCharType="end"/>
        </w:r>
      </w:hyperlink>
    </w:p>
    <w:p w14:paraId="2BD74EAC" w14:textId="112E8BB8"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18" w:history="1">
        <w:r w:rsidRPr="002E520A">
          <w:rPr>
            <w:rStyle w:val="Hyperlink"/>
            <w:noProof/>
          </w:rPr>
          <w:t>Figure 5.17 Average total cost evolution of the four configurations under the five scenarios</w:t>
        </w:r>
        <w:r>
          <w:rPr>
            <w:noProof/>
            <w:webHidden/>
          </w:rPr>
          <w:tab/>
        </w:r>
        <w:r>
          <w:rPr>
            <w:noProof/>
            <w:webHidden/>
          </w:rPr>
          <w:fldChar w:fldCharType="begin"/>
        </w:r>
        <w:r>
          <w:rPr>
            <w:noProof/>
            <w:webHidden/>
          </w:rPr>
          <w:instrText xml:space="preserve"> PAGEREF _Toc236574118 \h </w:instrText>
        </w:r>
        <w:r>
          <w:rPr>
            <w:noProof/>
            <w:webHidden/>
          </w:rPr>
        </w:r>
        <w:r>
          <w:rPr>
            <w:noProof/>
            <w:webHidden/>
          </w:rPr>
          <w:fldChar w:fldCharType="separate"/>
        </w:r>
        <w:r>
          <w:rPr>
            <w:noProof/>
            <w:webHidden/>
          </w:rPr>
          <w:t>137</w:t>
        </w:r>
        <w:r>
          <w:rPr>
            <w:noProof/>
            <w:webHidden/>
          </w:rPr>
          <w:fldChar w:fldCharType="end"/>
        </w:r>
      </w:hyperlink>
    </w:p>
    <w:p w14:paraId="7DF1E191" w14:textId="01D89182"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19" w:history="1">
        <w:r w:rsidRPr="002E520A">
          <w:rPr>
            <w:rStyle w:val="Hyperlink"/>
            <w:noProof/>
          </w:rPr>
          <w:t xml:space="preserve">Figure 5.18. Left: evFIS trials and acceptances at stage </w:t>
        </w:r>
        <w:r w:rsidRPr="002E520A">
          <w:rPr>
            <w:rStyle w:val="Hyperlink"/>
            <w:rFonts w:ascii="Cambria Math" w:hAnsi="Cambria Math" w:cs="Cambria Math"/>
            <w:noProof/>
          </w:rPr>
          <w:t>①</w:t>
        </w:r>
        <w:r w:rsidRPr="002E520A">
          <w:rPr>
            <w:rStyle w:val="Hyperlink"/>
            <w:noProof/>
          </w:rPr>
          <w:t xml:space="preserve"> and stage </w:t>
        </w:r>
        <w:r w:rsidRPr="002E520A">
          <w:rPr>
            <w:rStyle w:val="Hyperlink"/>
            <w:rFonts w:ascii="Cambria Math" w:hAnsi="Cambria Math" w:cs="Cambria Math"/>
            <w:noProof/>
          </w:rPr>
          <w:t>②</w:t>
        </w:r>
        <w:r w:rsidRPr="002E520A">
          <w:rPr>
            <w:rStyle w:val="Hyperlink"/>
            <w:noProof/>
          </w:rPr>
          <w:t>. Right: the generative gates over proposals, with every rejection logged by its gate and reason</w:t>
        </w:r>
        <w:r>
          <w:rPr>
            <w:noProof/>
            <w:webHidden/>
          </w:rPr>
          <w:tab/>
        </w:r>
        <w:r>
          <w:rPr>
            <w:noProof/>
            <w:webHidden/>
          </w:rPr>
          <w:fldChar w:fldCharType="begin"/>
        </w:r>
        <w:r>
          <w:rPr>
            <w:noProof/>
            <w:webHidden/>
          </w:rPr>
          <w:instrText xml:space="preserve"> PAGEREF _Toc236574119 \h </w:instrText>
        </w:r>
        <w:r>
          <w:rPr>
            <w:noProof/>
            <w:webHidden/>
          </w:rPr>
        </w:r>
        <w:r>
          <w:rPr>
            <w:noProof/>
            <w:webHidden/>
          </w:rPr>
          <w:fldChar w:fldCharType="separate"/>
        </w:r>
        <w:r>
          <w:rPr>
            <w:noProof/>
            <w:webHidden/>
          </w:rPr>
          <w:t>138</w:t>
        </w:r>
        <w:r>
          <w:rPr>
            <w:noProof/>
            <w:webHidden/>
          </w:rPr>
          <w:fldChar w:fldCharType="end"/>
        </w:r>
      </w:hyperlink>
    </w:p>
    <w:p w14:paraId="43677AA7" w14:textId="42C8EE4C"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20" w:history="1">
        <w:r w:rsidRPr="002E520A">
          <w:rPr>
            <w:rStyle w:val="Hyperlink"/>
            <w:noProof/>
          </w:rPr>
          <w:t>Figure 5.19 Generated intermediate concept and the admitted rule</w:t>
        </w:r>
        <w:r>
          <w:rPr>
            <w:noProof/>
            <w:webHidden/>
          </w:rPr>
          <w:tab/>
        </w:r>
        <w:r>
          <w:rPr>
            <w:noProof/>
            <w:webHidden/>
          </w:rPr>
          <w:fldChar w:fldCharType="begin"/>
        </w:r>
        <w:r>
          <w:rPr>
            <w:noProof/>
            <w:webHidden/>
          </w:rPr>
          <w:instrText xml:space="preserve"> PAGEREF _Toc236574120 \h </w:instrText>
        </w:r>
        <w:r>
          <w:rPr>
            <w:noProof/>
            <w:webHidden/>
          </w:rPr>
        </w:r>
        <w:r>
          <w:rPr>
            <w:noProof/>
            <w:webHidden/>
          </w:rPr>
          <w:fldChar w:fldCharType="separate"/>
        </w:r>
        <w:r>
          <w:rPr>
            <w:noProof/>
            <w:webHidden/>
          </w:rPr>
          <w:t>141</w:t>
        </w:r>
        <w:r>
          <w:rPr>
            <w:noProof/>
            <w:webHidden/>
          </w:rPr>
          <w:fldChar w:fldCharType="end"/>
        </w:r>
      </w:hyperlink>
    </w:p>
    <w:p w14:paraId="73D91F9F" w14:textId="645F20DD"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21" w:history="1">
        <w:r w:rsidRPr="002E520A">
          <w:rPr>
            <w:rStyle w:val="Hyperlink"/>
            <w:noProof/>
          </w:rPr>
          <w:t>Figure 5.20 Composition weights of the seven generated macro interventions over the base physical channels</w:t>
        </w:r>
        <w:r>
          <w:rPr>
            <w:noProof/>
            <w:webHidden/>
          </w:rPr>
          <w:tab/>
        </w:r>
        <w:r>
          <w:rPr>
            <w:noProof/>
            <w:webHidden/>
          </w:rPr>
          <w:fldChar w:fldCharType="begin"/>
        </w:r>
        <w:r>
          <w:rPr>
            <w:noProof/>
            <w:webHidden/>
          </w:rPr>
          <w:instrText xml:space="preserve"> PAGEREF _Toc236574121 \h </w:instrText>
        </w:r>
        <w:r>
          <w:rPr>
            <w:noProof/>
            <w:webHidden/>
          </w:rPr>
        </w:r>
        <w:r>
          <w:rPr>
            <w:noProof/>
            <w:webHidden/>
          </w:rPr>
          <w:fldChar w:fldCharType="separate"/>
        </w:r>
        <w:r>
          <w:rPr>
            <w:noProof/>
            <w:webHidden/>
          </w:rPr>
          <w:t>141</w:t>
        </w:r>
        <w:r>
          <w:rPr>
            <w:noProof/>
            <w:webHidden/>
          </w:rPr>
          <w:fldChar w:fldCharType="end"/>
        </w:r>
      </w:hyperlink>
    </w:p>
    <w:p w14:paraId="6B9F177C" w14:textId="389F8162"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22" w:history="1">
        <w:r w:rsidRPr="002E520A">
          <w:rPr>
            <w:rStyle w:val="Hyperlink"/>
            <w:noProof/>
          </w:rPr>
          <w:t>Figure 5.21 One recorded incident from ignition to containment</w:t>
        </w:r>
        <w:r>
          <w:rPr>
            <w:noProof/>
            <w:webHidden/>
          </w:rPr>
          <w:tab/>
        </w:r>
        <w:r>
          <w:rPr>
            <w:noProof/>
            <w:webHidden/>
          </w:rPr>
          <w:fldChar w:fldCharType="begin"/>
        </w:r>
        <w:r>
          <w:rPr>
            <w:noProof/>
            <w:webHidden/>
          </w:rPr>
          <w:instrText xml:space="preserve"> PAGEREF _Toc236574122 \h </w:instrText>
        </w:r>
        <w:r>
          <w:rPr>
            <w:noProof/>
            <w:webHidden/>
          </w:rPr>
        </w:r>
        <w:r>
          <w:rPr>
            <w:noProof/>
            <w:webHidden/>
          </w:rPr>
          <w:fldChar w:fldCharType="separate"/>
        </w:r>
        <w:r>
          <w:rPr>
            <w:noProof/>
            <w:webHidden/>
          </w:rPr>
          <w:t>143</w:t>
        </w:r>
        <w:r>
          <w:rPr>
            <w:noProof/>
            <w:webHidden/>
          </w:rPr>
          <w:fldChar w:fldCharType="end"/>
        </w:r>
      </w:hyperlink>
    </w:p>
    <w:p w14:paraId="5154F2A5" w14:textId="7DBD7373" w:rsidR="00772963" w:rsidRDefault="0077296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74123" w:history="1">
        <w:r w:rsidRPr="002E520A">
          <w:rPr>
            <w:rStyle w:val="Hyperlink"/>
            <w:noProof/>
          </w:rPr>
          <w:t>Figure 5.22 The cost of the decision layer against the number of local agents</w:t>
        </w:r>
        <w:r>
          <w:rPr>
            <w:noProof/>
            <w:webHidden/>
          </w:rPr>
          <w:tab/>
        </w:r>
        <w:r>
          <w:rPr>
            <w:noProof/>
            <w:webHidden/>
          </w:rPr>
          <w:fldChar w:fldCharType="begin"/>
        </w:r>
        <w:r>
          <w:rPr>
            <w:noProof/>
            <w:webHidden/>
          </w:rPr>
          <w:instrText xml:space="preserve"> PAGEREF _Toc236574123 \h </w:instrText>
        </w:r>
        <w:r>
          <w:rPr>
            <w:noProof/>
            <w:webHidden/>
          </w:rPr>
        </w:r>
        <w:r>
          <w:rPr>
            <w:noProof/>
            <w:webHidden/>
          </w:rPr>
          <w:fldChar w:fldCharType="separate"/>
        </w:r>
        <w:r>
          <w:rPr>
            <w:noProof/>
            <w:webHidden/>
          </w:rPr>
          <w:t>145</w:t>
        </w:r>
        <w:r>
          <w:rPr>
            <w:noProof/>
            <w:webHidden/>
          </w:rPr>
          <w:fldChar w:fldCharType="end"/>
        </w:r>
      </w:hyperlink>
    </w:p>
    <w:p w14:paraId="32252435" w14:textId="42ED94DC" w:rsidR="008E6767" w:rsidRPr="000C37D1" w:rsidRDefault="00E35A72" w:rsidP="008E6767">
      <w:pPr>
        <w:rPr>
          <w:rFonts w:cs="Times New Roman"/>
          <w:szCs w:val="24"/>
        </w:rPr>
      </w:pPr>
      <w:r w:rsidRPr="000C37D1">
        <w:rPr>
          <w:rFonts w:cs="Times New Roman"/>
          <w:szCs w:val="24"/>
        </w:rPr>
        <w:fldChar w:fldCharType="end"/>
      </w:r>
    </w:p>
    <w:p w14:paraId="55EAE52A" w14:textId="77777777" w:rsidR="00320403" w:rsidRPr="000C37D1" w:rsidRDefault="00320403" w:rsidP="008E6767">
      <w:pPr>
        <w:rPr>
          <w:rFonts w:cs="Times New Roman"/>
          <w:szCs w:val="24"/>
        </w:rPr>
        <w:sectPr w:rsidR="00320403" w:rsidRPr="000C37D1"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0C37D1"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6573959"/>
      <w:r w:rsidRPr="000C37D1">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9007F9" w:rsidRPr="000C37D1" w14:paraId="1A9828DD" w14:textId="77777777" w:rsidTr="004D6098">
        <w:trPr>
          <w:trHeight w:val="574"/>
        </w:trPr>
        <w:tc>
          <w:tcPr>
            <w:tcW w:w="1418" w:type="dxa"/>
          </w:tcPr>
          <w:p w14:paraId="2E72E152" w14:textId="1C504CCB" w:rsidR="009007F9" w:rsidRPr="000C37D1" w:rsidRDefault="009007F9" w:rsidP="004849DB">
            <w:pPr>
              <w:pStyle w:val="TableText"/>
              <w:rPr>
                <w:b/>
                <w:bCs/>
              </w:rPr>
            </w:pPr>
            <w:r w:rsidRPr="000C37D1">
              <w:rPr>
                <w:b/>
                <w:bCs/>
              </w:rPr>
              <w:t>AAR</w:t>
            </w:r>
          </w:p>
        </w:tc>
        <w:tc>
          <w:tcPr>
            <w:tcW w:w="283" w:type="dxa"/>
          </w:tcPr>
          <w:p w14:paraId="083AE19B" w14:textId="1ACE655C" w:rsidR="009007F9" w:rsidRPr="000C37D1" w:rsidRDefault="009007F9" w:rsidP="004849DB">
            <w:pPr>
              <w:pStyle w:val="TableText"/>
            </w:pPr>
            <w:r w:rsidRPr="000C37D1">
              <w:t>:</w:t>
            </w:r>
          </w:p>
        </w:tc>
        <w:tc>
          <w:tcPr>
            <w:tcW w:w="6508" w:type="dxa"/>
          </w:tcPr>
          <w:p w14:paraId="55EDB07A" w14:textId="36443AE3" w:rsidR="009007F9" w:rsidRPr="000C37D1" w:rsidRDefault="009007F9" w:rsidP="004849DB">
            <w:pPr>
              <w:pStyle w:val="TableText"/>
            </w:pPr>
            <w:r w:rsidRPr="000C37D1">
              <w:t>After action review</w:t>
            </w:r>
          </w:p>
        </w:tc>
      </w:tr>
      <w:tr w:rsidR="004849DB" w:rsidRPr="000C37D1" w14:paraId="00B5F83D" w14:textId="77777777" w:rsidTr="004D6098">
        <w:trPr>
          <w:trHeight w:val="574"/>
        </w:trPr>
        <w:tc>
          <w:tcPr>
            <w:tcW w:w="1418" w:type="dxa"/>
          </w:tcPr>
          <w:p w14:paraId="69CC5996" w14:textId="722AD4A8" w:rsidR="004849DB" w:rsidRPr="000C37D1" w:rsidRDefault="004849DB" w:rsidP="004849DB">
            <w:pPr>
              <w:pStyle w:val="TableText"/>
              <w:rPr>
                <w:b/>
                <w:bCs/>
              </w:rPr>
            </w:pPr>
            <w:r w:rsidRPr="000C37D1">
              <w:rPr>
                <w:b/>
                <w:bCs/>
              </w:rPr>
              <w:t>AI</w:t>
            </w:r>
          </w:p>
        </w:tc>
        <w:tc>
          <w:tcPr>
            <w:tcW w:w="283" w:type="dxa"/>
          </w:tcPr>
          <w:p w14:paraId="5F95BED6" w14:textId="702D2877" w:rsidR="004849DB" w:rsidRPr="000C37D1" w:rsidRDefault="004849DB" w:rsidP="004849DB">
            <w:pPr>
              <w:pStyle w:val="TableText"/>
            </w:pPr>
            <w:r w:rsidRPr="000C37D1">
              <w:t>:</w:t>
            </w:r>
          </w:p>
        </w:tc>
        <w:tc>
          <w:tcPr>
            <w:tcW w:w="6508" w:type="dxa"/>
          </w:tcPr>
          <w:p w14:paraId="0EC6EE70" w14:textId="3C05619E" w:rsidR="004849DB" w:rsidRPr="000C37D1" w:rsidRDefault="00DF6B59" w:rsidP="004849DB">
            <w:pPr>
              <w:pStyle w:val="TableText"/>
            </w:pPr>
            <w:r w:rsidRPr="000C37D1">
              <w:t>Artificial intelligence</w:t>
            </w:r>
          </w:p>
        </w:tc>
      </w:tr>
      <w:tr w:rsidR="002C3951" w:rsidRPr="000C37D1" w14:paraId="5A1B02B8" w14:textId="77777777" w:rsidTr="004D6098">
        <w:trPr>
          <w:trHeight w:val="574"/>
        </w:trPr>
        <w:tc>
          <w:tcPr>
            <w:tcW w:w="1418" w:type="dxa"/>
          </w:tcPr>
          <w:p w14:paraId="5A1B02B5" w14:textId="77777777" w:rsidR="002408F0" w:rsidRPr="000C37D1" w:rsidRDefault="00000000">
            <w:pPr>
              <w:rPr>
                <w:b/>
                <w:bCs/>
              </w:rPr>
            </w:pPr>
            <w:r w:rsidRPr="000C37D1">
              <w:rPr>
                <w:b/>
                <w:bCs/>
              </w:rPr>
              <w:t>DEM</w:t>
            </w:r>
          </w:p>
        </w:tc>
        <w:tc>
          <w:tcPr>
            <w:tcW w:w="283" w:type="dxa"/>
          </w:tcPr>
          <w:p w14:paraId="5A1B02B6" w14:textId="77777777" w:rsidR="002408F0" w:rsidRPr="000C37D1" w:rsidRDefault="00000000">
            <w:r w:rsidRPr="000C37D1">
              <w:t>:</w:t>
            </w:r>
          </w:p>
        </w:tc>
        <w:tc>
          <w:tcPr>
            <w:tcW w:w="6508" w:type="dxa"/>
          </w:tcPr>
          <w:p w14:paraId="5A1B02B7" w14:textId="77777777" w:rsidR="002408F0" w:rsidRPr="000C37D1" w:rsidRDefault="00000000">
            <w:r w:rsidRPr="000C37D1">
              <w:t>Digital elevation model</w:t>
            </w:r>
          </w:p>
        </w:tc>
      </w:tr>
      <w:tr w:rsidR="002C3951" w:rsidRPr="000C37D1" w14:paraId="5A1B02B4" w14:textId="77777777" w:rsidTr="004D6098">
        <w:trPr>
          <w:trHeight w:val="574"/>
        </w:trPr>
        <w:tc>
          <w:tcPr>
            <w:tcW w:w="1418" w:type="dxa"/>
          </w:tcPr>
          <w:p w14:paraId="5A1B02B1" w14:textId="77777777" w:rsidR="002408F0" w:rsidRPr="000C37D1" w:rsidRDefault="00000000">
            <w:pPr>
              <w:rPr>
                <w:b/>
                <w:bCs/>
              </w:rPr>
            </w:pPr>
            <w:r w:rsidRPr="000C37D1">
              <w:rPr>
                <w:b/>
                <w:bCs/>
              </w:rPr>
              <w:t>CI</w:t>
            </w:r>
          </w:p>
        </w:tc>
        <w:tc>
          <w:tcPr>
            <w:tcW w:w="283" w:type="dxa"/>
          </w:tcPr>
          <w:p w14:paraId="5A1B02B2" w14:textId="77777777" w:rsidR="002408F0" w:rsidRPr="000C37D1" w:rsidRDefault="00000000">
            <w:r w:rsidRPr="000C37D1">
              <w:t>:</w:t>
            </w:r>
          </w:p>
        </w:tc>
        <w:tc>
          <w:tcPr>
            <w:tcW w:w="6508" w:type="dxa"/>
          </w:tcPr>
          <w:p w14:paraId="5A1B02B3" w14:textId="77777777" w:rsidR="002408F0" w:rsidRPr="000C37D1" w:rsidRDefault="00000000">
            <w:r w:rsidRPr="000C37D1">
              <w:t>Confidence interval</w:t>
            </w:r>
          </w:p>
        </w:tc>
      </w:tr>
      <w:tr w:rsidR="005477EF" w:rsidRPr="000C37D1" w14:paraId="36A8375F" w14:textId="77777777" w:rsidTr="004D6098">
        <w:trPr>
          <w:trHeight w:val="574"/>
        </w:trPr>
        <w:tc>
          <w:tcPr>
            <w:tcW w:w="1418" w:type="dxa"/>
          </w:tcPr>
          <w:p w14:paraId="7A06A5B8" w14:textId="71F21F53" w:rsidR="005477EF" w:rsidRPr="000C37D1" w:rsidRDefault="006A3E68" w:rsidP="00624E1A">
            <w:pPr>
              <w:pStyle w:val="TableText"/>
              <w:rPr>
                <w:b/>
                <w:bCs/>
              </w:rPr>
            </w:pPr>
            <w:r w:rsidRPr="000C37D1">
              <w:rPr>
                <w:b/>
                <w:bCs/>
              </w:rPr>
              <w:t>DSS</w:t>
            </w:r>
          </w:p>
        </w:tc>
        <w:tc>
          <w:tcPr>
            <w:tcW w:w="283" w:type="dxa"/>
          </w:tcPr>
          <w:p w14:paraId="6C108E3C" w14:textId="70A8B261" w:rsidR="005477EF" w:rsidRPr="000C37D1" w:rsidRDefault="006A3E68" w:rsidP="00624E1A">
            <w:pPr>
              <w:pStyle w:val="TableText"/>
            </w:pPr>
            <w:r w:rsidRPr="000C37D1">
              <w:t>:</w:t>
            </w:r>
          </w:p>
        </w:tc>
        <w:tc>
          <w:tcPr>
            <w:tcW w:w="6508" w:type="dxa"/>
          </w:tcPr>
          <w:p w14:paraId="522D8084" w14:textId="5B9FC54E" w:rsidR="005477EF" w:rsidRPr="000C37D1" w:rsidRDefault="00DF6B59" w:rsidP="00624E1A">
            <w:pPr>
              <w:pStyle w:val="TableText"/>
            </w:pPr>
            <w:r w:rsidRPr="000C37D1">
              <w:t>Decision support system</w:t>
            </w:r>
          </w:p>
        </w:tc>
      </w:tr>
      <w:tr w:rsidR="001B0FF6" w:rsidRPr="000C37D1" w14:paraId="0397BDF3" w14:textId="77777777" w:rsidTr="004D6098">
        <w:trPr>
          <w:trHeight w:val="574"/>
        </w:trPr>
        <w:tc>
          <w:tcPr>
            <w:tcW w:w="1418" w:type="dxa"/>
          </w:tcPr>
          <w:p w14:paraId="58CAF981" w14:textId="5937EEDB" w:rsidR="001B0FF6" w:rsidRPr="000C37D1" w:rsidRDefault="001B0FF6" w:rsidP="00624E1A">
            <w:pPr>
              <w:pStyle w:val="TableText"/>
              <w:rPr>
                <w:b/>
                <w:bCs/>
              </w:rPr>
            </w:pPr>
            <w:r w:rsidRPr="000C37D1">
              <w:rPr>
                <w:b/>
                <w:bCs/>
              </w:rPr>
              <w:t>evFIS</w:t>
            </w:r>
          </w:p>
        </w:tc>
        <w:tc>
          <w:tcPr>
            <w:tcW w:w="283" w:type="dxa"/>
          </w:tcPr>
          <w:p w14:paraId="7DD29F21" w14:textId="040176C7" w:rsidR="001B0FF6" w:rsidRPr="000C37D1" w:rsidRDefault="001B0FF6" w:rsidP="00624E1A">
            <w:pPr>
              <w:pStyle w:val="TableText"/>
            </w:pPr>
            <w:r w:rsidRPr="000C37D1">
              <w:t>:</w:t>
            </w:r>
          </w:p>
        </w:tc>
        <w:tc>
          <w:tcPr>
            <w:tcW w:w="6508" w:type="dxa"/>
          </w:tcPr>
          <w:p w14:paraId="142FA9F4" w14:textId="78ACAFE3" w:rsidR="001B0FF6" w:rsidRPr="000C37D1" w:rsidRDefault="00DF6B59" w:rsidP="00624E1A">
            <w:pPr>
              <w:pStyle w:val="TableText"/>
            </w:pPr>
            <w:r w:rsidRPr="000C37D1">
              <w:t>Evolving fuzzy inference system</w:t>
            </w:r>
          </w:p>
        </w:tc>
      </w:tr>
      <w:tr w:rsidR="002C3951" w:rsidRPr="000C37D1" w14:paraId="5A1B02BC" w14:textId="77777777" w:rsidTr="004D6098">
        <w:trPr>
          <w:trHeight w:val="574"/>
        </w:trPr>
        <w:tc>
          <w:tcPr>
            <w:tcW w:w="1418" w:type="dxa"/>
          </w:tcPr>
          <w:p w14:paraId="5A1B02B9" w14:textId="77777777" w:rsidR="002408F0" w:rsidRPr="000C37D1" w:rsidRDefault="00000000">
            <w:pPr>
              <w:rPr>
                <w:b/>
                <w:bCs/>
              </w:rPr>
            </w:pPr>
            <w:r w:rsidRPr="000C37D1">
              <w:rPr>
                <w:b/>
                <w:bCs/>
              </w:rPr>
              <w:t>FAR</w:t>
            </w:r>
          </w:p>
        </w:tc>
        <w:tc>
          <w:tcPr>
            <w:tcW w:w="283" w:type="dxa"/>
          </w:tcPr>
          <w:p w14:paraId="5A1B02BA" w14:textId="77777777" w:rsidR="002408F0" w:rsidRPr="000C37D1" w:rsidRDefault="00000000">
            <w:r w:rsidRPr="000C37D1">
              <w:t>:</w:t>
            </w:r>
          </w:p>
        </w:tc>
        <w:tc>
          <w:tcPr>
            <w:tcW w:w="6508" w:type="dxa"/>
          </w:tcPr>
          <w:p w14:paraId="5A1B02BB" w14:textId="77777777" w:rsidR="002408F0" w:rsidRPr="000C37D1" w:rsidRDefault="00000000">
            <w:r w:rsidRPr="000C37D1">
              <w:t>False alarm ratio</w:t>
            </w:r>
          </w:p>
        </w:tc>
      </w:tr>
      <w:tr w:rsidR="00D611CA" w:rsidRPr="000C37D1" w14:paraId="314694AE" w14:textId="77777777" w:rsidTr="004D6098">
        <w:trPr>
          <w:trHeight w:val="574"/>
        </w:trPr>
        <w:tc>
          <w:tcPr>
            <w:tcW w:w="1418" w:type="dxa"/>
          </w:tcPr>
          <w:p w14:paraId="2D635A14" w14:textId="74E63739" w:rsidR="00D611CA" w:rsidRPr="000C37D1" w:rsidRDefault="00D611CA" w:rsidP="00624E1A">
            <w:pPr>
              <w:pStyle w:val="TableText"/>
              <w:rPr>
                <w:b/>
                <w:bCs/>
              </w:rPr>
            </w:pPr>
            <w:r w:rsidRPr="000C37D1">
              <w:rPr>
                <w:b/>
                <w:bCs/>
              </w:rPr>
              <w:t>FIS</w:t>
            </w:r>
          </w:p>
        </w:tc>
        <w:tc>
          <w:tcPr>
            <w:tcW w:w="283" w:type="dxa"/>
          </w:tcPr>
          <w:p w14:paraId="578383D6" w14:textId="3EE17EB7" w:rsidR="00D611CA" w:rsidRPr="000C37D1" w:rsidRDefault="00D611CA" w:rsidP="00624E1A">
            <w:pPr>
              <w:pStyle w:val="TableText"/>
            </w:pPr>
            <w:r w:rsidRPr="000C37D1">
              <w:t>:</w:t>
            </w:r>
          </w:p>
        </w:tc>
        <w:tc>
          <w:tcPr>
            <w:tcW w:w="6508" w:type="dxa"/>
          </w:tcPr>
          <w:p w14:paraId="6B658906" w14:textId="4045935A" w:rsidR="00D611CA" w:rsidRPr="000C37D1" w:rsidRDefault="00DF6B59" w:rsidP="00624E1A">
            <w:pPr>
              <w:pStyle w:val="TableText"/>
            </w:pPr>
            <w:r w:rsidRPr="000C37D1">
              <w:t>Fuzzy inference system</w:t>
            </w:r>
          </w:p>
        </w:tc>
      </w:tr>
      <w:tr w:rsidR="005477EF" w:rsidRPr="000C37D1" w14:paraId="0105BC93" w14:textId="77777777" w:rsidTr="004D6098">
        <w:trPr>
          <w:trHeight w:val="574"/>
        </w:trPr>
        <w:tc>
          <w:tcPr>
            <w:tcW w:w="1418" w:type="dxa"/>
          </w:tcPr>
          <w:p w14:paraId="6E61152B" w14:textId="5FE02810" w:rsidR="005477EF" w:rsidRPr="000C37D1" w:rsidRDefault="006A3E68" w:rsidP="00624E1A">
            <w:pPr>
              <w:pStyle w:val="TableText"/>
              <w:rPr>
                <w:b/>
                <w:bCs/>
              </w:rPr>
            </w:pPr>
            <w:r w:rsidRPr="000C37D1">
              <w:rPr>
                <w:b/>
                <w:bCs/>
              </w:rPr>
              <w:t>GIS</w:t>
            </w:r>
          </w:p>
        </w:tc>
        <w:tc>
          <w:tcPr>
            <w:tcW w:w="283" w:type="dxa"/>
          </w:tcPr>
          <w:p w14:paraId="1D7614C6" w14:textId="356DD01F" w:rsidR="005477EF" w:rsidRPr="000C37D1" w:rsidRDefault="006A3E68" w:rsidP="00624E1A">
            <w:pPr>
              <w:pStyle w:val="TableText"/>
            </w:pPr>
            <w:r w:rsidRPr="000C37D1">
              <w:t>:</w:t>
            </w:r>
          </w:p>
        </w:tc>
        <w:tc>
          <w:tcPr>
            <w:tcW w:w="6508" w:type="dxa"/>
          </w:tcPr>
          <w:p w14:paraId="5607B709" w14:textId="5F169180" w:rsidR="005477EF" w:rsidRPr="000C37D1" w:rsidRDefault="00DF6B59" w:rsidP="00624E1A">
            <w:pPr>
              <w:pStyle w:val="TableText"/>
            </w:pPr>
            <w:r w:rsidRPr="000C37D1">
              <w:t>Geographic information system</w:t>
            </w:r>
          </w:p>
        </w:tc>
      </w:tr>
      <w:tr w:rsidR="00411C74" w:rsidRPr="000C37D1" w14:paraId="34BFB8F3" w14:textId="77777777" w:rsidTr="004D6098">
        <w:trPr>
          <w:trHeight w:val="574"/>
        </w:trPr>
        <w:tc>
          <w:tcPr>
            <w:tcW w:w="1418" w:type="dxa"/>
          </w:tcPr>
          <w:p w14:paraId="07BC4003" w14:textId="49B10D77" w:rsidR="00411C74" w:rsidRPr="000C37D1" w:rsidRDefault="00411C74" w:rsidP="00624E1A">
            <w:pPr>
              <w:pStyle w:val="TableText"/>
              <w:rPr>
                <w:b/>
                <w:bCs/>
              </w:rPr>
            </w:pPr>
            <w:r w:rsidRPr="000C37D1">
              <w:rPr>
                <w:b/>
                <w:bCs/>
              </w:rPr>
              <w:t>HIL</w:t>
            </w:r>
          </w:p>
        </w:tc>
        <w:tc>
          <w:tcPr>
            <w:tcW w:w="283" w:type="dxa"/>
          </w:tcPr>
          <w:p w14:paraId="5BF074CD" w14:textId="285E79C1" w:rsidR="00411C74" w:rsidRPr="000C37D1" w:rsidRDefault="00411C74" w:rsidP="00624E1A">
            <w:pPr>
              <w:pStyle w:val="TableText"/>
            </w:pPr>
            <w:r w:rsidRPr="000C37D1">
              <w:t>:</w:t>
            </w:r>
          </w:p>
        </w:tc>
        <w:tc>
          <w:tcPr>
            <w:tcW w:w="6508" w:type="dxa"/>
          </w:tcPr>
          <w:p w14:paraId="32BDC1C7" w14:textId="373601D7" w:rsidR="00411C74" w:rsidRPr="000C37D1" w:rsidRDefault="00DF6B59" w:rsidP="00624E1A">
            <w:pPr>
              <w:pStyle w:val="TableText"/>
            </w:pPr>
            <w:r w:rsidRPr="000C37D1">
              <w:t>Human-in-the-loop</w:t>
            </w:r>
          </w:p>
        </w:tc>
      </w:tr>
      <w:tr w:rsidR="002C3951" w:rsidRPr="000C37D1" w14:paraId="5A1B02C0" w14:textId="77777777" w:rsidTr="004D6098">
        <w:trPr>
          <w:trHeight w:val="574"/>
        </w:trPr>
        <w:tc>
          <w:tcPr>
            <w:tcW w:w="1418" w:type="dxa"/>
          </w:tcPr>
          <w:p w14:paraId="5A1B02BD" w14:textId="77777777" w:rsidR="002408F0" w:rsidRPr="000C37D1" w:rsidRDefault="00000000">
            <w:pPr>
              <w:rPr>
                <w:b/>
                <w:bCs/>
              </w:rPr>
            </w:pPr>
            <w:r w:rsidRPr="000C37D1">
              <w:rPr>
                <w:b/>
                <w:bCs/>
              </w:rPr>
              <w:t>IoU</w:t>
            </w:r>
          </w:p>
        </w:tc>
        <w:tc>
          <w:tcPr>
            <w:tcW w:w="283" w:type="dxa"/>
          </w:tcPr>
          <w:p w14:paraId="5A1B02BE" w14:textId="77777777" w:rsidR="002408F0" w:rsidRPr="000C37D1" w:rsidRDefault="00000000">
            <w:r w:rsidRPr="000C37D1">
              <w:t>:</w:t>
            </w:r>
          </w:p>
        </w:tc>
        <w:tc>
          <w:tcPr>
            <w:tcW w:w="6508" w:type="dxa"/>
          </w:tcPr>
          <w:p w14:paraId="5A1B02BF" w14:textId="77777777" w:rsidR="002408F0" w:rsidRPr="000C37D1" w:rsidRDefault="00000000">
            <w:r w:rsidRPr="000C37D1">
              <w:t>Intersection over union (Jaccard index)</w:t>
            </w:r>
          </w:p>
        </w:tc>
      </w:tr>
      <w:tr w:rsidR="00A11482" w:rsidRPr="000C37D1" w14:paraId="418AB17F" w14:textId="77777777" w:rsidTr="004D6098">
        <w:trPr>
          <w:trHeight w:val="574"/>
        </w:trPr>
        <w:tc>
          <w:tcPr>
            <w:tcW w:w="1418" w:type="dxa"/>
          </w:tcPr>
          <w:p w14:paraId="03BDCA23" w14:textId="782F34DB" w:rsidR="00A11482" w:rsidRPr="000C37D1" w:rsidRDefault="00A11482" w:rsidP="00624E1A">
            <w:pPr>
              <w:pStyle w:val="TableText"/>
              <w:rPr>
                <w:b/>
                <w:bCs/>
              </w:rPr>
            </w:pPr>
            <w:r w:rsidRPr="000C37D1">
              <w:rPr>
                <w:b/>
                <w:bCs/>
              </w:rPr>
              <w:t>MAE</w:t>
            </w:r>
          </w:p>
        </w:tc>
        <w:tc>
          <w:tcPr>
            <w:tcW w:w="283" w:type="dxa"/>
          </w:tcPr>
          <w:p w14:paraId="230042F6" w14:textId="460BBBFB" w:rsidR="00A11482" w:rsidRPr="000C37D1" w:rsidRDefault="00A11482" w:rsidP="00624E1A">
            <w:pPr>
              <w:pStyle w:val="TableText"/>
            </w:pPr>
            <w:r w:rsidRPr="000C37D1">
              <w:t>:</w:t>
            </w:r>
          </w:p>
        </w:tc>
        <w:tc>
          <w:tcPr>
            <w:tcW w:w="6508" w:type="dxa"/>
          </w:tcPr>
          <w:p w14:paraId="5C158B37" w14:textId="666BE90A" w:rsidR="00A11482" w:rsidRPr="000C37D1" w:rsidRDefault="00A11482" w:rsidP="00624E1A">
            <w:pPr>
              <w:pStyle w:val="TableText"/>
            </w:pPr>
            <w:r w:rsidRPr="000C37D1">
              <w:t>Mean absolute time</w:t>
            </w:r>
          </w:p>
        </w:tc>
      </w:tr>
      <w:tr w:rsidR="00DF6B59" w:rsidRPr="000C37D1" w14:paraId="306A7AF7" w14:textId="77777777" w:rsidTr="004D6098">
        <w:trPr>
          <w:trHeight w:val="574"/>
        </w:trPr>
        <w:tc>
          <w:tcPr>
            <w:tcW w:w="1418" w:type="dxa"/>
          </w:tcPr>
          <w:p w14:paraId="6B57F198" w14:textId="78CE03E2" w:rsidR="00DF6B59" w:rsidRPr="000C37D1" w:rsidRDefault="00DF6B59" w:rsidP="00624E1A">
            <w:pPr>
              <w:pStyle w:val="TableText"/>
              <w:rPr>
                <w:b/>
                <w:bCs/>
              </w:rPr>
            </w:pPr>
            <w:r w:rsidRPr="000C37D1">
              <w:rPr>
                <w:b/>
                <w:bCs/>
              </w:rPr>
              <w:t>MF</w:t>
            </w:r>
          </w:p>
        </w:tc>
        <w:tc>
          <w:tcPr>
            <w:tcW w:w="283" w:type="dxa"/>
          </w:tcPr>
          <w:p w14:paraId="27DC328E" w14:textId="1277DD2E" w:rsidR="00DF6B59" w:rsidRPr="000C37D1" w:rsidRDefault="00DF6B59" w:rsidP="00624E1A">
            <w:pPr>
              <w:pStyle w:val="TableText"/>
            </w:pPr>
            <w:r w:rsidRPr="000C37D1">
              <w:t>:</w:t>
            </w:r>
          </w:p>
        </w:tc>
        <w:tc>
          <w:tcPr>
            <w:tcW w:w="6508" w:type="dxa"/>
          </w:tcPr>
          <w:p w14:paraId="458C3F70" w14:textId="1FFB2574" w:rsidR="00DF6B59" w:rsidRPr="000C37D1" w:rsidRDefault="00DF6B59" w:rsidP="00624E1A">
            <w:pPr>
              <w:pStyle w:val="TableText"/>
            </w:pPr>
            <w:r w:rsidRPr="000C37D1">
              <w:t>Membership function</w:t>
            </w:r>
          </w:p>
        </w:tc>
      </w:tr>
      <w:tr w:rsidR="001B0FF6" w:rsidRPr="000C37D1" w14:paraId="79A728F7" w14:textId="77777777" w:rsidTr="004D6098">
        <w:trPr>
          <w:trHeight w:val="574"/>
        </w:trPr>
        <w:tc>
          <w:tcPr>
            <w:tcW w:w="1418" w:type="dxa"/>
          </w:tcPr>
          <w:p w14:paraId="542284F2" w14:textId="31C48AD4" w:rsidR="001B0FF6" w:rsidRPr="000C37D1" w:rsidRDefault="001B0FF6" w:rsidP="00624E1A">
            <w:pPr>
              <w:pStyle w:val="TableText"/>
              <w:rPr>
                <w:b/>
                <w:bCs/>
              </w:rPr>
            </w:pPr>
            <w:r w:rsidRPr="000C37D1">
              <w:rPr>
                <w:b/>
                <w:bCs/>
              </w:rPr>
              <w:t>ML</w:t>
            </w:r>
          </w:p>
        </w:tc>
        <w:tc>
          <w:tcPr>
            <w:tcW w:w="283" w:type="dxa"/>
          </w:tcPr>
          <w:p w14:paraId="4B530D42" w14:textId="5C0EA9DA" w:rsidR="001B0FF6" w:rsidRPr="000C37D1" w:rsidRDefault="001B0FF6" w:rsidP="00624E1A">
            <w:pPr>
              <w:pStyle w:val="TableText"/>
            </w:pPr>
            <w:r w:rsidRPr="000C37D1">
              <w:t>:</w:t>
            </w:r>
          </w:p>
        </w:tc>
        <w:tc>
          <w:tcPr>
            <w:tcW w:w="6508" w:type="dxa"/>
          </w:tcPr>
          <w:p w14:paraId="4C30728B" w14:textId="1068CDC7" w:rsidR="001B0FF6" w:rsidRPr="000C37D1" w:rsidRDefault="00DF6B59" w:rsidP="00624E1A">
            <w:pPr>
              <w:pStyle w:val="TableText"/>
            </w:pPr>
            <w:r w:rsidRPr="000C37D1">
              <w:t>Machine learning</w:t>
            </w:r>
          </w:p>
        </w:tc>
      </w:tr>
      <w:tr w:rsidR="00E56812" w:rsidRPr="000C37D1" w14:paraId="48C575FB" w14:textId="77777777" w:rsidTr="004D6098">
        <w:trPr>
          <w:trHeight w:val="574"/>
        </w:trPr>
        <w:tc>
          <w:tcPr>
            <w:tcW w:w="1418" w:type="dxa"/>
          </w:tcPr>
          <w:p w14:paraId="05353FF6" w14:textId="3E2762E8" w:rsidR="00E56812" w:rsidRPr="000C37D1" w:rsidRDefault="00E56812" w:rsidP="00624E1A">
            <w:pPr>
              <w:pStyle w:val="TableText"/>
              <w:rPr>
                <w:b/>
                <w:bCs/>
              </w:rPr>
            </w:pPr>
            <w:r w:rsidRPr="000C37D1">
              <w:rPr>
                <w:b/>
                <w:bCs/>
              </w:rPr>
              <w:t>LIME</w:t>
            </w:r>
          </w:p>
        </w:tc>
        <w:tc>
          <w:tcPr>
            <w:tcW w:w="283" w:type="dxa"/>
          </w:tcPr>
          <w:p w14:paraId="66E3721E" w14:textId="754FFF7F" w:rsidR="00E56812" w:rsidRPr="000C37D1" w:rsidRDefault="00E56812" w:rsidP="00624E1A">
            <w:pPr>
              <w:pStyle w:val="TableText"/>
            </w:pPr>
            <w:r w:rsidRPr="000C37D1">
              <w:t>:</w:t>
            </w:r>
          </w:p>
        </w:tc>
        <w:tc>
          <w:tcPr>
            <w:tcW w:w="6508" w:type="dxa"/>
          </w:tcPr>
          <w:p w14:paraId="3E9DDA1E" w14:textId="7DF12941" w:rsidR="00E56812" w:rsidRPr="000C37D1" w:rsidRDefault="00DF6B59" w:rsidP="00624E1A">
            <w:pPr>
              <w:pStyle w:val="TableText"/>
            </w:pPr>
            <w:r w:rsidRPr="000C37D1">
              <w:t>Local interpretable model-agnostic explanations</w:t>
            </w:r>
          </w:p>
        </w:tc>
      </w:tr>
      <w:tr w:rsidR="001B0FF6" w:rsidRPr="000C37D1" w14:paraId="64520B12" w14:textId="77777777" w:rsidTr="004D6098">
        <w:trPr>
          <w:trHeight w:val="574"/>
        </w:trPr>
        <w:tc>
          <w:tcPr>
            <w:tcW w:w="1418" w:type="dxa"/>
          </w:tcPr>
          <w:p w14:paraId="7B12AF84" w14:textId="5388F7FF" w:rsidR="001B0FF6" w:rsidRPr="000C37D1" w:rsidRDefault="001B0FF6" w:rsidP="00624E1A">
            <w:pPr>
              <w:pStyle w:val="TableText"/>
              <w:rPr>
                <w:b/>
                <w:bCs/>
              </w:rPr>
            </w:pPr>
            <w:r w:rsidRPr="000C37D1">
              <w:rPr>
                <w:b/>
                <w:bCs/>
              </w:rPr>
              <w:t>LLM</w:t>
            </w:r>
          </w:p>
        </w:tc>
        <w:tc>
          <w:tcPr>
            <w:tcW w:w="283" w:type="dxa"/>
          </w:tcPr>
          <w:p w14:paraId="16E461FA" w14:textId="489EE21B" w:rsidR="001B0FF6" w:rsidRPr="000C37D1" w:rsidRDefault="001B0FF6" w:rsidP="00624E1A">
            <w:pPr>
              <w:pStyle w:val="TableText"/>
            </w:pPr>
            <w:r w:rsidRPr="000C37D1">
              <w:t>:</w:t>
            </w:r>
          </w:p>
        </w:tc>
        <w:tc>
          <w:tcPr>
            <w:tcW w:w="6508" w:type="dxa"/>
          </w:tcPr>
          <w:p w14:paraId="528F7395" w14:textId="55F45AF7" w:rsidR="001B0FF6" w:rsidRPr="000C37D1" w:rsidRDefault="00DF6B59" w:rsidP="00624E1A">
            <w:pPr>
              <w:pStyle w:val="TableText"/>
            </w:pPr>
            <w:r w:rsidRPr="000C37D1">
              <w:t>Large language model</w:t>
            </w:r>
          </w:p>
        </w:tc>
      </w:tr>
      <w:tr w:rsidR="001B0FF6" w:rsidRPr="000C37D1" w14:paraId="2D85443F" w14:textId="77777777" w:rsidTr="004D6098">
        <w:trPr>
          <w:trHeight w:val="574"/>
        </w:trPr>
        <w:tc>
          <w:tcPr>
            <w:tcW w:w="1418" w:type="dxa"/>
          </w:tcPr>
          <w:p w14:paraId="0EABB959" w14:textId="06DB62CE" w:rsidR="001B0FF6" w:rsidRPr="000C37D1" w:rsidRDefault="001B0FF6" w:rsidP="00624E1A">
            <w:pPr>
              <w:pStyle w:val="TableText"/>
              <w:rPr>
                <w:b/>
                <w:bCs/>
              </w:rPr>
            </w:pPr>
            <w:r w:rsidRPr="000C37D1">
              <w:rPr>
                <w:b/>
                <w:bCs/>
              </w:rPr>
              <w:t>LoS</w:t>
            </w:r>
          </w:p>
        </w:tc>
        <w:tc>
          <w:tcPr>
            <w:tcW w:w="283" w:type="dxa"/>
          </w:tcPr>
          <w:p w14:paraId="6CF24314" w14:textId="296A32F2" w:rsidR="001B0FF6" w:rsidRPr="000C37D1" w:rsidRDefault="001B0FF6" w:rsidP="00624E1A">
            <w:pPr>
              <w:pStyle w:val="TableText"/>
            </w:pPr>
            <w:r w:rsidRPr="000C37D1">
              <w:t>:</w:t>
            </w:r>
          </w:p>
        </w:tc>
        <w:tc>
          <w:tcPr>
            <w:tcW w:w="6508" w:type="dxa"/>
          </w:tcPr>
          <w:p w14:paraId="25043580" w14:textId="6DEA33BB" w:rsidR="001B0FF6" w:rsidRPr="000C37D1" w:rsidRDefault="00DF6B59" w:rsidP="00624E1A">
            <w:pPr>
              <w:pStyle w:val="TableText"/>
            </w:pPr>
            <w:r w:rsidRPr="000C37D1">
              <w:t>Line of sight</w:t>
            </w:r>
          </w:p>
        </w:tc>
      </w:tr>
      <w:tr w:rsidR="002C3951" w:rsidRPr="000C37D1" w14:paraId="5A1B02C4" w14:textId="77777777" w:rsidTr="004D6098">
        <w:trPr>
          <w:trHeight w:val="574"/>
        </w:trPr>
        <w:tc>
          <w:tcPr>
            <w:tcW w:w="1418" w:type="dxa"/>
          </w:tcPr>
          <w:p w14:paraId="5A1B02C1" w14:textId="77777777" w:rsidR="002408F0" w:rsidRPr="000C37D1" w:rsidRDefault="00000000">
            <w:pPr>
              <w:rPr>
                <w:b/>
                <w:bCs/>
              </w:rPr>
            </w:pPr>
            <w:r w:rsidRPr="000C37D1">
              <w:rPr>
                <w:b/>
                <w:bCs/>
              </w:rPr>
              <w:t>OAT</w:t>
            </w:r>
          </w:p>
        </w:tc>
        <w:tc>
          <w:tcPr>
            <w:tcW w:w="283" w:type="dxa"/>
          </w:tcPr>
          <w:p w14:paraId="5A1B02C2" w14:textId="77777777" w:rsidR="002408F0" w:rsidRPr="000C37D1" w:rsidRDefault="00000000">
            <w:r w:rsidRPr="000C37D1">
              <w:t>:</w:t>
            </w:r>
          </w:p>
        </w:tc>
        <w:tc>
          <w:tcPr>
            <w:tcW w:w="6508" w:type="dxa"/>
          </w:tcPr>
          <w:p w14:paraId="5A1B02C3" w14:textId="77777777" w:rsidR="002408F0" w:rsidRPr="000C37D1" w:rsidRDefault="00000000">
            <w:r w:rsidRPr="000C37D1">
              <w:t>One-at-a-time (sensitivity design)</w:t>
            </w:r>
          </w:p>
        </w:tc>
      </w:tr>
      <w:tr w:rsidR="006B06A8" w:rsidRPr="000C37D1" w14:paraId="3BFF2678" w14:textId="77777777" w:rsidTr="004D6098">
        <w:trPr>
          <w:trHeight w:val="574"/>
        </w:trPr>
        <w:tc>
          <w:tcPr>
            <w:tcW w:w="1418" w:type="dxa"/>
          </w:tcPr>
          <w:p w14:paraId="5CF5F68C" w14:textId="3B68B9C8" w:rsidR="006B06A8" w:rsidRPr="000C37D1" w:rsidRDefault="006B06A8">
            <w:pPr>
              <w:rPr>
                <w:b/>
                <w:bCs/>
              </w:rPr>
            </w:pPr>
            <w:r w:rsidRPr="000C37D1">
              <w:rPr>
                <w:b/>
                <w:bCs/>
              </w:rPr>
              <w:t>POD</w:t>
            </w:r>
          </w:p>
        </w:tc>
        <w:tc>
          <w:tcPr>
            <w:tcW w:w="283" w:type="dxa"/>
          </w:tcPr>
          <w:p w14:paraId="63003984" w14:textId="3BAC0B18" w:rsidR="006B06A8" w:rsidRPr="000C37D1" w:rsidRDefault="006B06A8">
            <w:r w:rsidRPr="000C37D1">
              <w:t>:</w:t>
            </w:r>
          </w:p>
        </w:tc>
        <w:tc>
          <w:tcPr>
            <w:tcW w:w="6508" w:type="dxa"/>
          </w:tcPr>
          <w:p w14:paraId="1AAB62EF" w14:textId="252C008C" w:rsidR="006B06A8" w:rsidRPr="000C37D1" w:rsidRDefault="006B06A8">
            <w:r w:rsidRPr="000C37D1">
              <w:t>Probability of detection</w:t>
            </w:r>
          </w:p>
        </w:tc>
      </w:tr>
      <w:tr w:rsidR="009007F9" w:rsidRPr="000C37D1" w14:paraId="00775D3A" w14:textId="77777777" w:rsidTr="004D6098">
        <w:trPr>
          <w:trHeight w:val="574"/>
        </w:trPr>
        <w:tc>
          <w:tcPr>
            <w:tcW w:w="1418" w:type="dxa"/>
          </w:tcPr>
          <w:p w14:paraId="205A488F" w14:textId="7F5392A4" w:rsidR="009007F9" w:rsidRPr="000C37D1" w:rsidRDefault="009007F9">
            <w:pPr>
              <w:rPr>
                <w:b/>
                <w:bCs/>
              </w:rPr>
            </w:pPr>
            <w:r w:rsidRPr="000C37D1">
              <w:rPr>
                <w:b/>
                <w:bCs/>
              </w:rPr>
              <w:t>RCA</w:t>
            </w:r>
          </w:p>
        </w:tc>
        <w:tc>
          <w:tcPr>
            <w:tcW w:w="283" w:type="dxa"/>
          </w:tcPr>
          <w:p w14:paraId="429E69CB" w14:textId="7ADD8B02" w:rsidR="009007F9" w:rsidRPr="000C37D1" w:rsidRDefault="009007F9">
            <w:r w:rsidRPr="000C37D1">
              <w:t>:</w:t>
            </w:r>
          </w:p>
        </w:tc>
        <w:tc>
          <w:tcPr>
            <w:tcW w:w="6508" w:type="dxa"/>
          </w:tcPr>
          <w:p w14:paraId="524D7466" w14:textId="155566B6" w:rsidR="009007F9" w:rsidRPr="000C37D1" w:rsidRDefault="009007F9">
            <w:r w:rsidRPr="000C37D1">
              <w:t>Root cause analysis</w:t>
            </w:r>
          </w:p>
        </w:tc>
      </w:tr>
      <w:tr w:rsidR="001B0FF6" w:rsidRPr="000C37D1" w14:paraId="554E79A9" w14:textId="77777777" w:rsidTr="004D6098">
        <w:trPr>
          <w:trHeight w:val="574"/>
        </w:trPr>
        <w:tc>
          <w:tcPr>
            <w:tcW w:w="1418" w:type="dxa"/>
          </w:tcPr>
          <w:p w14:paraId="5FD91D43" w14:textId="6C5B5233" w:rsidR="001B0FF6" w:rsidRPr="000C37D1" w:rsidRDefault="001B0FF6" w:rsidP="00624E1A">
            <w:pPr>
              <w:pStyle w:val="TableText"/>
              <w:rPr>
                <w:b/>
                <w:bCs/>
              </w:rPr>
            </w:pPr>
            <w:r w:rsidRPr="000C37D1">
              <w:rPr>
                <w:b/>
                <w:bCs/>
              </w:rPr>
              <w:lastRenderedPageBreak/>
              <w:t>RL</w:t>
            </w:r>
          </w:p>
        </w:tc>
        <w:tc>
          <w:tcPr>
            <w:tcW w:w="283" w:type="dxa"/>
          </w:tcPr>
          <w:p w14:paraId="27446D68" w14:textId="066D5AF4" w:rsidR="001B0FF6" w:rsidRPr="000C37D1" w:rsidRDefault="001B0FF6" w:rsidP="00624E1A">
            <w:pPr>
              <w:pStyle w:val="TableText"/>
            </w:pPr>
            <w:r w:rsidRPr="000C37D1">
              <w:t>:</w:t>
            </w:r>
          </w:p>
        </w:tc>
        <w:tc>
          <w:tcPr>
            <w:tcW w:w="6508" w:type="dxa"/>
          </w:tcPr>
          <w:p w14:paraId="0725EF00" w14:textId="51B9A5A3" w:rsidR="001B0FF6" w:rsidRPr="000C37D1" w:rsidRDefault="00DF6B59" w:rsidP="00624E1A">
            <w:pPr>
              <w:pStyle w:val="TableText"/>
            </w:pPr>
            <w:r w:rsidRPr="000C37D1">
              <w:t>Reinforcement learning</w:t>
            </w:r>
          </w:p>
        </w:tc>
      </w:tr>
      <w:tr w:rsidR="000D5C8E" w:rsidRPr="000C37D1" w14:paraId="39CD125A" w14:textId="77777777" w:rsidTr="004D6098">
        <w:trPr>
          <w:trHeight w:val="574"/>
        </w:trPr>
        <w:tc>
          <w:tcPr>
            <w:tcW w:w="1418" w:type="dxa"/>
          </w:tcPr>
          <w:p w14:paraId="68E0196D" w14:textId="46C58A7D" w:rsidR="000D5C8E" w:rsidRPr="000C37D1" w:rsidRDefault="000D5C8E" w:rsidP="00624E1A">
            <w:pPr>
              <w:pStyle w:val="TableText"/>
              <w:rPr>
                <w:b/>
                <w:bCs/>
              </w:rPr>
            </w:pPr>
            <w:r w:rsidRPr="000C37D1">
              <w:rPr>
                <w:b/>
                <w:bCs/>
              </w:rPr>
              <w:t>ROS</w:t>
            </w:r>
          </w:p>
        </w:tc>
        <w:tc>
          <w:tcPr>
            <w:tcW w:w="283" w:type="dxa"/>
          </w:tcPr>
          <w:p w14:paraId="783C5691" w14:textId="235EB022" w:rsidR="000D5C8E" w:rsidRPr="000C37D1" w:rsidRDefault="000D5C8E" w:rsidP="00624E1A">
            <w:pPr>
              <w:pStyle w:val="TableText"/>
            </w:pPr>
            <w:r w:rsidRPr="000C37D1">
              <w:t>:</w:t>
            </w:r>
          </w:p>
        </w:tc>
        <w:tc>
          <w:tcPr>
            <w:tcW w:w="6508" w:type="dxa"/>
          </w:tcPr>
          <w:p w14:paraId="3DD1EF10" w14:textId="53FC6B2A" w:rsidR="000D5C8E" w:rsidRPr="000C37D1" w:rsidRDefault="00DF6B59" w:rsidP="00624E1A">
            <w:pPr>
              <w:pStyle w:val="TableText"/>
            </w:pPr>
            <w:r w:rsidRPr="000C37D1">
              <w:t>Rate of spread</w:t>
            </w:r>
          </w:p>
        </w:tc>
      </w:tr>
      <w:tr w:rsidR="00E56812" w:rsidRPr="000C37D1" w14:paraId="480B0126" w14:textId="77777777" w:rsidTr="004D6098">
        <w:trPr>
          <w:trHeight w:val="574"/>
        </w:trPr>
        <w:tc>
          <w:tcPr>
            <w:tcW w:w="1418" w:type="dxa"/>
          </w:tcPr>
          <w:p w14:paraId="58E3D962" w14:textId="7ED9F802" w:rsidR="00E56812" w:rsidRPr="000C37D1" w:rsidRDefault="00E56812" w:rsidP="00624E1A">
            <w:pPr>
              <w:pStyle w:val="TableText"/>
              <w:rPr>
                <w:b/>
                <w:bCs/>
              </w:rPr>
            </w:pPr>
            <w:r w:rsidRPr="000C37D1">
              <w:rPr>
                <w:b/>
                <w:bCs/>
              </w:rPr>
              <w:t>SHAP</w:t>
            </w:r>
          </w:p>
        </w:tc>
        <w:tc>
          <w:tcPr>
            <w:tcW w:w="283" w:type="dxa"/>
          </w:tcPr>
          <w:p w14:paraId="381767A8" w14:textId="1CB22FF0" w:rsidR="00E56812" w:rsidRPr="000C37D1" w:rsidRDefault="00E56812" w:rsidP="00624E1A">
            <w:pPr>
              <w:pStyle w:val="TableText"/>
            </w:pPr>
            <w:r w:rsidRPr="000C37D1">
              <w:t>:</w:t>
            </w:r>
          </w:p>
        </w:tc>
        <w:tc>
          <w:tcPr>
            <w:tcW w:w="6508" w:type="dxa"/>
          </w:tcPr>
          <w:p w14:paraId="74F076D0" w14:textId="6986E6B1" w:rsidR="00E56812" w:rsidRPr="000C37D1" w:rsidRDefault="00DF6B59" w:rsidP="00624E1A">
            <w:pPr>
              <w:pStyle w:val="TableText"/>
            </w:pPr>
            <w:r w:rsidRPr="000C37D1">
              <w:t>Shapley additive explanations</w:t>
            </w:r>
          </w:p>
        </w:tc>
      </w:tr>
      <w:tr w:rsidR="00525329" w:rsidRPr="000C37D1" w14:paraId="3A7838FF" w14:textId="77777777" w:rsidTr="004D6098">
        <w:trPr>
          <w:trHeight w:val="574"/>
        </w:trPr>
        <w:tc>
          <w:tcPr>
            <w:tcW w:w="1418" w:type="dxa"/>
          </w:tcPr>
          <w:p w14:paraId="0A907398" w14:textId="17EE154A" w:rsidR="00525329" w:rsidRPr="000C37D1" w:rsidRDefault="00525329" w:rsidP="00624E1A">
            <w:pPr>
              <w:pStyle w:val="TableText"/>
              <w:rPr>
                <w:b/>
                <w:bCs/>
              </w:rPr>
            </w:pPr>
            <w:r w:rsidRPr="000C37D1">
              <w:rPr>
                <w:b/>
                <w:bCs/>
              </w:rPr>
              <w:t>UI</w:t>
            </w:r>
          </w:p>
        </w:tc>
        <w:tc>
          <w:tcPr>
            <w:tcW w:w="283" w:type="dxa"/>
          </w:tcPr>
          <w:p w14:paraId="62AF479D" w14:textId="23B37AB9" w:rsidR="00525329" w:rsidRPr="000C37D1" w:rsidRDefault="00525329" w:rsidP="00624E1A">
            <w:pPr>
              <w:pStyle w:val="TableText"/>
            </w:pPr>
            <w:r w:rsidRPr="000C37D1">
              <w:t>:</w:t>
            </w:r>
          </w:p>
        </w:tc>
        <w:tc>
          <w:tcPr>
            <w:tcW w:w="6508" w:type="dxa"/>
          </w:tcPr>
          <w:p w14:paraId="795B311E" w14:textId="60CB250C" w:rsidR="00525329" w:rsidRPr="000C37D1" w:rsidRDefault="00DF6B59" w:rsidP="00624E1A">
            <w:pPr>
              <w:pStyle w:val="TableText"/>
            </w:pPr>
            <w:r w:rsidRPr="000C37D1">
              <w:t>User interface</w:t>
            </w:r>
          </w:p>
        </w:tc>
      </w:tr>
      <w:tr w:rsidR="002C3951" w:rsidRPr="000C37D1" w14:paraId="5A1B02C8" w14:textId="77777777" w:rsidTr="004D6098">
        <w:trPr>
          <w:trHeight w:val="574"/>
        </w:trPr>
        <w:tc>
          <w:tcPr>
            <w:tcW w:w="1418" w:type="dxa"/>
          </w:tcPr>
          <w:p w14:paraId="5A1B02C5" w14:textId="77777777" w:rsidR="002408F0" w:rsidRPr="000C37D1" w:rsidRDefault="00000000">
            <w:pPr>
              <w:rPr>
                <w:b/>
                <w:bCs/>
              </w:rPr>
            </w:pPr>
            <w:r w:rsidRPr="000C37D1">
              <w:rPr>
                <w:b/>
                <w:bCs/>
              </w:rPr>
              <w:t>VIIRS</w:t>
            </w:r>
          </w:p>
        </w:tc>
        <w:tc>
          <w:tcPr>
            <w:tcW w:w="283" w:type="dxa"/>
          </w:tcPr>
          <w:p w14:paraId="5A1B02C6" w14:textId="77777777" w:rsidR="002408F0" w:rsidRPr="000C37D1" w:rsidRDefault="00000000">
            <w:r w:rsidRPr="000C37D1">
              <w:t>:</w:t>
            </w:r>
          </w:p>
        </w:tc>
        <w:tc>
          <w:tcPr>
            <w:tcW w:w="6508" w:type="dxa"/>
          </w:tcPr>
          <w:p w14:paraId="5A1B02C7" w14:textId="0B35CF61" w:rsidR="002408F0" w:rsidRPr="000C37D1" w:rsidRDefault="00000000">
            <w:r w:rsidRPr="000C37D1">
              <w:t xml:space="preserve">Visible </w:t>
            </w:r>
            <w:r w:rsidR="000C0A34" w:rsidRPr="000C37D1">
              <w:t>infrared imaging radiometer suite</w:t>
            </w:r>
          </w:p>
        </w:tc>
      </w:tr>
      <w:tr w:rsidR="00E56812" w:rsidRPr="000C37D1" w14:paraId="71DE9601" w14:textId="77777777" w:rsidTr="004D6098">
        <w:trPr>
          <w:trHeight w:val="574"/>
        </w:trPr>
        <w:tc>
          <w:tcPr>
            <w:tcW w:w="1418" w:type="dxa"/>
          </w:tcPr>
          <w:p w14:paraId="59221F17" w14:textId="7F5C0F71" w:rsidR="00E56812" w:rsidRPr="000C37D1" w:rsidRDefault="00E56812" w:rsidP="00624E1A">
            <w:pPr>
              <w:pStyle w:val="TableText"/>
              <w:rPr>
                <w:b/>
                <w:bCs/>
              </w:rPr>
            </w:pPr>
            <w:r w:rsidRPr="000C37D1">
              <w:rPr>
                <w:b/>
                <w:bCs/>
              </w:rPr>
              <w:t>WFDSS</w:t>
            </w:r>
          </w:p>
        </w:tc>
        <w:tc>
          <w:tcPr>
            <w:tcW w:w="283" w:type="dxa"/>
          </w:tcPr>
          <w:p w14:paraId="0D0F8E99" w14:textId="09C95FB6" w:rsidR="00E56812" w:rsidRPr="000C37D1" w:rsidRDefault="00E56812" w:rsidP="00624E1A">
            <w:pPr>
              <w:pStyle w:val="TableText"/>
            </w:pPr>
            <w:r w:rsidRPr="000C37D1">
              <w:t>:</w:t>
            </w:r>
          </w:p>
        </w:tc>
        <w:tc>
          <w:tcPr>
            <w:tcW w:w="6508" w:type="dxa"/>
          </w:tcPr>
          <w:p w14:paraId="28DE43DF" w14:textId="30ED106D" w:rsidR="00E56812" w:rsidRPr="000C37D1" w:rsidRDefault="00DF6B59" w:rsidP="00624E1A">
            <w:pPr>
              <w:pStyle w:val="TableText"/>
            </w:pPr>
            <w:r w:rsidRPr="000C37D1">
              <w:t>Wildfire decision support system</w:t>
            </w:r>
          </w:p>
        </w:tc>
      </w:tr>
      <w:tr w:rsidR="000C0A34" w:rsidRPr="000C37D1" w14:paraId="2B6C1BFA" w14:textId="77777777" w:rsidTr="004D6098">
        <w:trPr>
          <w:trHeight w:val="574"/>
        </w:trPr>
        <w:tc>
          <w:tcPr>
            <w:tcW w:w="1418" w:type="dxa"/>
          </w:tcPr>
          <w:p w14:paraId="3945614A" w14:textId="1B61A4E4" w:rsidR="000C0A34" w:rsidRPr="000C37D1" w:rsidRDefault="000C0A34" w:rsidP="00624E1A">
            <w:pPr>
              <w:pStyle w:val="TableText"/>
              <w:rPr>
                <w:b/>
                <w:bCs/>
              </w:rPr>
            </w:pPr>
            <w:r w:rsidRPr="000C37D1">
              <w:rPr>
                <w:b/>
                <w:bCs/>
              </w:rPr>
              <w:t>WUI</w:t>
            </w:r>
          </w:p>
        </w:tc>
        <w:tc>
          <w:tcPr>
            <w:tcW w:w="283" w:type="dxa"/>
          </w:tcPr>
          <w:p w14:paraId="35B21944" w14:textId="0BFF7BD3" w:rsidR="000C0A34" w:rsidRPr="000C37D1" w:rsidRDefault="000C0A34" w:rsidP="00624E1A">
            <w:pPr>
              <w:pStyle w:val="TableText"/>
            </w:pPr>
            <w:r w:rsidRPr="000C37D1">
              <w:t>:</w:t>
            </w:r>
          </w:p>
        </w:tc>
        <w:tc>
          <w:tcPr>
            <w:tcW w:w="6508" w:type="dxa"/>
          </w:tcPr>
          <w:p w14:paraId="0C802730" w14:textId="1D1CA284" w:rsidR="000C0A34" w:rsidRPr="000C37D1" w:rsidRDefault="000C0A34" w:rsidP="00624E1A">
            <w:pPr>
              <w:pStyle w:val="TableText"/>
            </w:pPr>
            <w:r w:rsidRPr="000C37D1">
              <w:t>Wildland-urban interface</w:t>
            </w:r>
          </w:p>
        </w:tc>
      </w:tr>
    </w:tbl>
    <w:p w14:paraId="0494682A" w14:textId="77777777" w:rsidR="008E6767" w:rsidRPr="000C37D1" w:rsidRDefault="008E6767" w:rsidP="008E6767">
      <w:pPr>
        <w:rPr>
          <w:rFonts w:cs="Times New Roman"/>
          <w:szCs w:val="24"/>
        </w:rPr>
      </w:pPr>
    </w:p>
    <w:p w14:paraId="792F8FEC" w14:textId="77777777" w:rsidR="008E6767" w:rsidRPr="000C37D1" w:rsidRDefault="008E6767" w:rsidP="008E6767">
      <w:pPr>
        <w:rPr>
          <w:rFonts w:cs="Times New Roman"/>
          <w:szCs w:val="24"/>
        </w:rPr>
        <w:sectPr w:rsidR="008E6767" w:rsidRPr="000C37D1"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0C37D1"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6573960"/>
      <w:r w:rsidRPr="000C37D1">
        <w:rPr>
          <w:lang w:val="en-US"/>
        </w:rPr>
        <w:lastRenderedPageBreak/>
        <w:t>LIST OF SYMBOLS</w:t>
      </w:r>
      <w:bookmarkEnd w:id="27"/>
      <w:bookmarkEnd w:id="28"/>
      <w:bookmarkEnd w:id="29"/>
      <w:bookmarkEnd w:id="30"/>
      <w:bookmarkEnd w:id="31"/>
      <w:bookmarkEnd w:id="32"/>
    </w:p>
    <w:p w14:paraId="204FAF8E" w14:textId="7507C8B4" w:rsidR="001618FC" w:rsidRPr="000C37D1" w:rsidRDefault="001618FC" w:rsidP="001618FC">
      <w:pPr>
        <w:pStyle w:val="ParText"/>
      </w:pPr>
      <w:r w:rsidRPr="000C37D1">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0C37D1" w14:paraId="1B727755" w14:textId="77777777" w:rsidTr="000B2B29">
        <w:trPr>
          <w:trHeight w:val="20"/>
        </w:trPr>
        <w:tc>
          <w:tcPr>
            <w:tcW w:w="5000" w:type="pct"/>
            <w:gridSpan w:val="2"/>
          </w:tcPr>
          <w:p w14:paraId="5A9EDC33" w14:textId="77777777" w:rsidR="00E11AE5" w:rsidRPr="000C37D1" w:rsidRDefault="00E11AE5" w:rsidP="000B2B29">
            <w:pPr>
              <w:pStyle w:val="TableText"/>
              <w:rPr>
                <w:b/>
                <w:bCs/>
              </w:rPr>
            </w:pPr>
            <w:r w:rsidRPr="000C37D1">
              <w:rPr>
                <w:b/>
                <w:bCs/>
              </w:rPr>
              <w:t>1. Fire State and Propagation Variables</w:t>
            </w:r>
          </w:p>
        </w:tc>
      </w:tr>
      <w:tr w:rsidR="00E11AE5" w:rsidRPr="000C37D1" w14:paraId="108EF285" w14:textId="77777777" w:rsidTr="000B2B29">
        <w:trPr>
          <w:trHeight w:val="20"/>
        </w:trPr>
        <w:tc>
          <w:tcPr>
            <w:tcW w:w="1057" w:type="pct"/>
          </w:tcPr>
          <w:p w14:paraId="1158B373"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0C37D1" w:rsidRDefault="00E11AE5" w:rsidP="000B2B29">
            <w:pPr>
              <w:pStyle w:val="TableText"/>
            </w:pPr>
            <w:r w:rsidRPr="000C37D1">
              <w:t>Burning status indicator</w:t>
            </w:r>
          </w:p>
        </w:tc>
      </w:tr>
      <w:tr w:rsidR="00E11AE5" w:rsidRPr="000C37D1" w14:paraId="2847A626" w14:textId="77777777" w:rsidTr="000B2B29">
        <w:trPr>
          <w:trHeight w:val="20"/>
        </w:trPr>
        <w:tc>
          <w:tcPr>
            <w:tcW w:w="1057" w:type="pct"/>
          </w:tcPr>
          <w:p w14:paraId="56FA8246" w14:textId="77777777" w:rsidR="00E11AE5" w:rsidRPr="000C37D1"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0C37D1" w:rsidRDefault="00E11AE5" w:rsidP="000B2B29">
            <w:pPr>
              <w:pStyle w:val="TableText"/>
            </w:pPr>
            <w:r w:rsidRPr="000C37D1">
              <w:t>Burning persistence term</w:t>
            </w:r>
          </w:p>
        </w:tc>
      </w:tr>
      <w:tr w:rsidR="00E11AE5" w:rsidRPr="000C37D1" w14:paraId="063742D3" w14:textId="77777777" w:rsidTr="000B2B29">
        <w:trPr>
          <w:trHeight w:val="20"/>
        </w:trPr>
        <w:tc>
          <w:tcPr>
            <w:tcW w:w="1057" w:type="pct"/>
          </w:tcPr>
          <w:p w14:paraId="5FBDC4D0" w14:textId="77777777" w:rsidR="00E11AE5" w:rsidRPr="000C37D1"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0C37D1" w:rsidRDefault="00E11AE5" w:rsidP="000B2B29">
            <w:pPr>
              <w:pStyle w:val="TableText"/>
            </w:pPr>
            <w:r w:rsidRPr="000C37D1">
              <w:t>Burning propagation term</w:t>
            </w:r>
          </w:p>
        </w:tc>
      </w:tr>
      <w:tr w:rsidR="00E11AE5" w:rsidRPr="000C37D1" w14:paraId="048F5167" w14:textId="77777777" w:rsidTr="000B2B29">
        <w:trPr>
          <w:trHeight w:val="20"/>
        </w:trPr>
        <w:tc>
          <w:tcPr>
            <w:tcW w:w="1057" w:type="pct"/>
          </w:tcPr>
          <w:p w14:paraId="2C63AE6C"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0C37D1" w:rsidRDefault="00E11AE5" w:rsidP="000B2B29">
            <w:pPr>
              <w:pStyle w:val="TableText"/>
            </w:pPr>
            <w:r w:rsidRPr="000C37D1">
              <w:t>Fractional burn rate</w:t>
            </w:r>
          </w:p>
        </w:tc>
      </w:tr>
      <w:tr w:rsidR="00E11AE5" w:rsidRPr="000C37D1" w14:paraId="499668FF" w14:textId="77777777" w:rsidTr="000B2B29">
        <w:trPr>
          <w:trHeight w:val="20"/>
        </w:trPr>
        <w:tc>
          <w:tcPr>
            <w:tcW w:w="1057" w:type="pct"/>
          </w:tcPr>
          <w:p w14:paraId="09328615"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0C37D1" w:rsidRDefault="00E11AE5" w:rsidP="000B2B29">
            <w:pPr>
              <w:pStyle w:val="TableText"/>
            </w:pPr>
            <w:r w:rsidRPr="000C37D1">
              <w:t>Local fire intensity proxy</w:t>
            </w:r>
          </w:p>
        </w:tc>
      </w:tr>
      <w:tr w:rsidR="00E11AE5" w:rsidRPr="000C37D1" w14:paraId="2966D3A2" w14:textId="77777777" w:rsidTr="000B2B29">
        <w:trPr>
          <w:trHeight w:val="20"/>
        </w:trPr>
        <w:tc>
          <w:tcPr>
            <w:tcW w:w="1057" w:type="pct"/>
          </w:tcPr>
          <w:p w14:paraId="6FA071DA"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0C37D1" w:rsidRDefault="00E11AE5" w:rsidP="000B2B29">
            <w:pPr>
              <w:pStyle w:val="TableText"/>
            </w:pPr>
            <w:r w:rsidRPr="000C37D1">
              <w:t>External ignition injection indicator</w:t>
            </w:r>
          </w:p>
        </w:tc>
      </w:tr>
      <w:tr w:rsidR="00E11AE5" w:rsidRPr="000C37D1" w14:paraId="18B86A48" w14:textId="77777777" w:rsidTr="000B2B29">
        <w:trPr>
          <w:trHeight w:val="20"/>
        </w:trPr>
        <w:tc>
          <w:tcPr>
            <w:tcW w:w="1057" w:type="pct"/>
          </w:tcPr>
          <w:p w14:paraId="68D1BDCC"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0C37D1" w:rsidRDefault="00E11AE5" w:rsidP="000B2B29">
            <w:pPr>
              <w:pStyle w:val="TableText"/>
            </w:pPr>
            <w:r w:rsidRPr="000C37D1">
              <w:t xml:space="preserve">Rate of spread at time step </w:t>
            </w:r>
            <m:oMath>
              <m:r>
                <w:rPr>
                  <w:rFonts w:ascii="Cambria Math" w:hAnsi="Cambria Math"/>
                </w:rPr>
                <m:t>k</m:t>
              </m:r>
            </m:oMath>
          </w:p>
        </w:tc>
      </w:tr>
      <w:tr w:rsidR="00E11AE5" w:rsidRPr="000C37D1" w14:paraId="4CCB504B" w14:textId="77777777" w:rsidTr="000B2B29">
        <w:trPr>
          <w:trHeight w:val="20"/>
        </w:trPr>
        <w:tc>
          <w:tcPr>
            <w:tcW w:w="1057" w:type="pct"/>
          </w:tcPr>
          <w:p w14:paraId="75D20F4A"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0C37D1" w:rsidRDefault="00E11AE5" w:rsidP="000B2B29">
            <w:pPr>
              <w:pStyle w:val="TableText"/>
            </w:pPr>
            <w:r w:rsidRPr="000C37D1">
              <w:t>Time since ignition</w:t>
            </w:r>
          </w:p>
        </w:tc>
      </w:tr>
      <w:tr w:rsidR="00E11AE5" w:rsidRPr="000C37D1" w14:paraId="130B9536" w14:textId="77777777" w:rsidTr="000B2B29">
        <w:trPr>
          <w:trHeight w:val="20"/>
        </w:trPr>
        <w:tc>
          <w:tcPr>
            <w:tcW w:w="1057" w:type="pct"/>
          </w:tcPr>
          <w:p w14:paraId="36C456B8"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0C37D1" w:rsidRDefault="00E11AE5" w:rsidP="000B2B29">
            <w:pPr>
              <w:pStyle w:val="TableText"/>
            </w:pPr>
            <w:r w:rsidRPr="000C37D1">
              <w:t>Propagation influence</w:t>
            </w:r>
          </w:p>
        </w:tc>
      </w:tr>
      <w:tr w:rsidR="00E11AE5" w:rsidRPr="000C37D1" w14:paraId="52697586" w14:textId="77777777" w:rsidTr="000B2B29">
        <w:trPr>
          <w:trHeight w:val="20"/>
        </w:trPr>
        <w:tc>
          <w:tcPr>
            <w:tcW w:w="1057" w:type="pct"/>
          </w:tcPr>
          <w:p w14:paraId="2928BAEE"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0C37D1" w:rsidRDefault="00E11AE5" w:rsidP="000B2B29">
            <w:pPr>
              <w:pStyle w:val="TableText"/>
            </w:pPr>
            <w:r w:rsidRPr="000C37D1">
              <w:t>Ignition threshold</w:t>
            </w:r>
          </w:p>
        </w:tc>
      </w:tr>
      <w:tr w:rsidR="00E11AE5" w:rsidRPr="000C37D1" w14:paraId="32B1FAB8" w14:textId="77777777" w:rsidTr="000B2B29">
        <w:trPr>
          <w:trHeight w:val="20"/>
        </w:trPr>
        <w:tc>
          <w:tcPr>
            <w:tcW w:w="1057" w:type="pct"/>
          </w:tcPr>
          <w:p w14:paraId="32CE64F4" w14:textId="77777777" w:rsidR="00E11AE5" w:rsidRPr="000C37D1"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0C37D1" w:rsidRDefault="00E11AE5" w:rsidP="000B2B29">
            <w:pPr>
              <w:pStyle w:val="TableText"/>
            </w:pPr>
            <w:r w:rsidRPr="000C37D1">
              <w:t>State transition operator</w:t>
            </w:r>
          </w:p>
        </w:tc>
      </w:tr>
      <w:tr w:rsidR="00E11AE5" w:rsidRPr="000C37D1" w14:paraId="2E453E41" w14:textId="77777777" w:rsidTr="000B2B29">
        <w:trPr>
          <w:trHeight w:val="20"/>
        </w:trPr>
        <w:tc>
          <w:tcPr>
            <w:tcW w:w="5000" w:type="pct"/>
            <w:gridSpan w:val="2"/>
          </w:tcPr>
          <w:p w14:paraId="70EC249B" w14:textId="77777777" w:rsidR="00E11AE5" w:rsidRPr="000C37D1" w:rsidRDefault="00E11AE5" w:rsidP="000B2B29">
            <w:pPr>
              <w:pStyle w:val="TableText"/>
              <w:rPr>
                <w:b/>
                <w:bCs/>
              </w:rPr>
            </w:pPr>
            <w:r w:rsidRPr="000C37D1">
              <w:rPr>
                <w:b/>
                <w:bCs/>
              </w:rPr>
              <w:t>2. Fuel Variables</w:t>
            </w:r>
          </w:p>
        </w:tc>
      </w:tr>
      <w:tr w:rsidR="00E11AE5" w:rsidRPr="000C37D1" w14:paraId="4DB3F3F0" w14:textId="77777777" w:rsidTr="000B2B29">
        <w:trPr>
          <w:trHeight w:val="20"/>
        </w:trPr>
        <w:tc>
          <w:tcPr>
            <w:tcW w:w="1057" w:type="pct"/>
          </w:tcPr>
          <w:p w14:paraId="3172057A"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0C37D1" w:rsidRDefault="00E11AE5" w:rsidP="000B2B29">
            <w:pPr>
              <w:pStyle w:val="TableText"/>
            </w:pPr>
            <w:r w:rsidRPr="000C37D1">
              <w:t>Available combustible fuel mass</w:t>
            </w:r>
          </w:p>
        </w:tc>
      </w:tr>
      <w:tr w:rsidR="00E11AE5" w:rsidRPr="000C37D1" w14:paraId="6D442DFA" w14:textId="77777777" w:rsidTr="000B2B29">
        <w:trPr>
          <w:trHeight w:val="20"/>
        </w:trPr>
        <w:tc>
          <w:tcPr>
            <w:tcW w:w="1057" w:type="pct"/>
          </w:tcPr>
          <w:p w14:paraId="1E86475A"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0C37D1" w:rsidRDefault="00E11AE5" w:rsidP="000B2B29">
            <w:pPr>
              <w:pStyle w:val="TableText"/>
            </w:pPr>
            <w:r w:rsidRPr="000C37D1">
              <w:t>Surface fuel moisture</w:t>
            </w:r>
          </w:p>
        </w:tc>
      </w:tr>
      <w:tr w:rsidR="00E11AE5" w:rsidRPr="000C37D1" w14:paraId="31639156" w14:textId="77777777" w:rsidTr="000B2B29">
        <w:trPr>
          <w:trHeight w:val="20"/>
        </w:trPr>
        <w:tc>
          <w:tcPr>
            <w:tcW w:w="1057" w:type="pct"/>
          </w:tcPr>
          <w:p w14:paraId="6BA4BE56"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0C37D1" w:rsidRDefault="00E11AE5" w:rsidP="000B2B29">
            <w:pPr>
              <w:pStyle w:val="TableText"/>
            </w:pPr>
            <w:r w:rsidRPr="000C37D1">
              <w:t>Suppression-induced fuel reduction</w:t>
            </w:r>
          </w:p>
        </w:tc>
      </w:tr>
      <w:tr w:rsidR="00E11AE5" w:rsidRPr="000C37D1" w14:paraId="43706C36" w14:textId="77777777" w:rsidTr="000B2B29">
        <w:trPr>
          <w:trHeight w:val="20"/>
        </w:trPr>
        <w:tc>
          <w:tcPr>
            <w:tcW w:w="1057" w:type="pct"/>
          </w:tcPr>
          <w:p w14:paraId="53CB55A0"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0C37D1" w:rsidRDefault="00E11AE5" w:rsidP="000B2B29">
            <w:pPr>
              <w:pStyle w:val="TableText"/>
            </w:pPr>
            <w:r w:rsidRPr="000C37D1">
              <w:t>Fuel type classification</w:t>
            </w:r>
          </w:p>
        </w:tc>
      </w:tr>
      <w:tr w:rsidR="00E11AE5" w:rsidRPr="000C37D1" w14:paraId="0CCD3CFE" w14:textId="77777777" w:rsidTr="000B2B29">
        <w:trPr>
          <w:trHeight w:val="20"/>
        </w:trPr>
        <w:tc>
          <w:tcPr>
            <w:tcW w:w="1057" w:type="pct"/>
          </w:tcPr>
          <w:p w14:paraId="4AF42EA8"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0C37D1" w:rsidRDefault="00E11AE5" w:rsidP="000B2B29">
            <w:pPr>
              <w:pStyle w:val="TableText"/>
            </w:pPr>
            <w:r w:rsidRPr="000C37D1">
              <w:t>Fuel-related input</w:t>
            </w:r>
          </w:p>
        </w:tc>
      </w:tr>
      <w:tr w:rsidR="00E11AE5" w:rsidRPr="000C37D1" w14:paraId="33B624D3" w14:textId="77777777" w:rsidTr="000B2B29">
        <w:trPr>
          <w:trHeight w:val="20"/>
        </w:trPr>
        <w:tc>
          <w:tcPr>
            <w:tcW w:w="1057" w:type="pct"/>
          </w:tcPr>
          <w:p w14:paraId="38A98A21"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0C37D1" w:rsidRDefault="00E11AE5" w:rsidP="000B2B29">
            <w:pPr>
              <w:pStyle w:val="TableText"/>
            </w:pPr>
            <w:r w:rsidRPr="000C37D1">
              <w:t>Fuel extinction threshold</w:t>
            </w:r>
          </w:p>
        </w:tc>
      </w:tr>
      <w:tr w:rsidR="00E11AE5" w:rsidRPr="000C37D1" w14:paraId="0279D1C7" w14:textId="77777777" w:rsidTr="000B2B29">
        <w:trPr>
          <w:trHeight w:val="20"/>
        </w:trPr>
        <w:tc>
          <w:tcPr>
            <w:tcW w:w="5000" w:type="pct"/>
            <w:gridSpan w:val="2"/>
          </w:tcPr>
          <w:p w14:paraId="6DAF8B24" w14:textId="77777777" w:rsidR="00E11AE5" w:rsidRPr="000C37D1" w:rsidRDefault="00E11AE5" w:rsidP="000B2B29">
            <w:pPr>
              <w:pStyle w:val="TableText"/>
              <w:rPr>
                <w:b/>
                <w:bCs/>
              </w:rPr>
            </w:pPr>
            <w:r w:rsidRPr="000C37D1">
              <w:rPr>
                <w:b/>
                <w:bCs/>
              </w:rPr>
              <w:t>3. Terrain / Geographic Variables</w:t>
            </w:r>
          </w:p>
        </w:tc>
      </w:tr>
      <w:tr w:rsidR="00E11AE5" w:rsidRPr="000C37D1" w14:paraId="759DA5EC" w14:textId="77777777" w:rsidTr="000B2B29">
        <w:trPr>
          <w:trHeight w:val="20"/>
        </w:trPr>
        <w:tc>
          <w:tcPr>
            <w:tcW w:w="1057" w:type="pct"/>
          </w:tcPr>
          <w:p w14:paraId="16716FC6"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0C37D1" w:rsidRDefault="00E11AE5" w:rsidP="000B2B29">
            <w:pPr>
              <w:pStyle w:val="TableText"/>
            </w:pPr>
            <w:r w:rsidRPr="000C37D1">
              <w:t>Terrain accessibility index</w:t>
            </w:r>
          </w:p>
        </w:tc>
      </w:tr>
      <w:tr w:rsidR="00E11AE5" w:rsidRPr="000C37D1" w14:paraId="201E7B40" w14:textId="77777777" w:rsidTr="000B2B29">
        <w:trPr>
          <w:trHeight w:val="20"/>
        </w:trPr>
        <w:tc>
          <w:tcPr>
            <w:tcW w:w="1057" w:type="pct"/>
          </w:tcPr>
          <w:p w14:paraId="3BF351A2"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0C37D1" w:rsidRDefault="00E11AE5" w:rsidP="000B2B29">
            <w:pPr>
              <w:pStyle w:val="TableText"/>
            </w:pPr>
            <w:r w:rsidRPr="000C37D1">
              <w:t>Terrain orientation (aspect)</w:t>
            </w:r>
          </w:p>
        </w:tc>
      </w:tr>
      <w:tr w:rsidR="00E11AE5" w:rsidRPr="000C37D1" w14:paraId="596FC54E" w14:textId="77777777" w:rsidTr="000B2B29">
        <w:trPr>
          <w:trHeight w:val="20"/>
        </w:trPr>
        <w:tc>
          <w:tcPr>
            <w:tcW w:w="1057" w:type="pct"/>
          </w:tcPr>
          <w:p w14:paraId="4C6AF77B"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0C37D1" w:rsidRDefault="00E11AE5" w:rsidP="000B2B29">
            <w:pPr>
              <w:pStyle w:val="TableText"/>
            </w:pPr>
            <w:r w:rsidRPr="000C37D1">
              <w:t>Terrain elevation</w:t>
            </w:r>
          </w:p>
        </w:tc>
      </w:tr>
      <w:tr w:rsidR="00E11AE5" w:rsidRPr="000C37D1" w14:paraId="5E04E20B" w14:textId="77777777" w:rsidTr="000B2B29">
        <w:trPr>
          <w:trHeight w:val="20"/>
        </w:trPr>
        <w:tc>
          <w:tcPr>
            <w:tcW w:w="1057" w:type="pct"/>
          </w:tcPr>
          <w:p w14:paraId="2FF1146F"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0C37D1" w:rsidRDefault="00E11AE5" w:rsidP="000B2B29">
            <w:pPr>
              <w:pStyle w:val="TableText"/>
            </w:pPr>
            <w:r w:rsidRPr="000C37D1">
              <w:t>Terrain slope</w:t>
            </w:r>
          </w:p>
        </w:tc>
      </w:tr>
      <w:tr w:rsidR="00E11AE5" w:rsidRPr="000C37D1" w14:paraId="4129A429" w14:textId="77777777" w:rsidTr="000B2B29">
        <w:trPr>
          <w:trHeight w:val="20"/>
        </w:trPr>
        <w:tc>
          <w:tcPr>
            <w:tcW w:w="1057" w:type="pct"/>
          </w:tcPr>
          <w:p w14:paraId="7C60B93A"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0C37D1" w:rsidRDefault="00E11AE5" w:rsidP="000B2B29">
            <w:pPr>
              <w:pStyle w:val="TableText"/>
            </w:pPr>
            <w:r w:rsidRPr="000C37D1">
              <w:t>Terrain-related input</w:t>
            </w:r>
          </w:p>
        </w:tc>
      </w:tr>
      <w:tr w:rsidR="00E11AE5" w:rsidRPr="000C37D1" w14:paraId="065DE9EA" w14:textId="77777777" w:rsidTr="000B2B29">
        <w:trPr>
          <w:trHeight w:val="20"/>
        </w:trPr>
        <w:tc>
          <w:tcPr>
            <w:tcW w:w="5000" w:type="pct"/>
            <w:gridSpan w:val="2"/>
          </w:tcPr>
          <w:p w14:paraId="758B919B" w14:textId="77777777" w:rsidR="00E11AE5" w:rsidRPr="000C37D1" w:rsidRDefault="00E11AE5" w:rsidP="000B2B29">
            <w:pPr>
              <w:pStyle w:val="TableText"/>
              <w:rPr>
                <w:b/>
                <w:bCs/>
              </w:rPr>
            </w:pPr>
            <w:r w:rsidRPr="000C37D1">
              <w:rPr>
                <w:b/>
                <w:bCs/>
              </w:rPr>
              <w:t>4. Meteorological Variables</w:t>
            </w:r>
          </w:p>
        </w:tc>
      </w:tr>
      <w:tr w:rsidR="00E11AE5" w:rsidRPr="000C37D1" w14:paraId="1FAA898A" w14:textId="77777777" w:rsidTr="000B2B29">
        <w:trPr>
          <w:trHeight w:val="20"/>
        </w:trPr>
        <w:tc>
          <w:tcPr>
            <w:tcW w:w="1057" w:type="pct"/>
          </w:tcPr>
          <w:p w14:paraId="5BE35A32"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0C37D1" w:rsidRDefault="00E11AE5" w:rsidP="000B2B29">
            <w:pPr>
              <w:pStyle w:val="TableText"/>
            </w:pPr>
            <w:r w:rsidRPr="000C37D1">
              <w:t>Wind gust field</w:t>
            </w:r>
          </w:p>
        </w:tc>
      </w:tr>
      <w:tr w:rsidR="00E11AE5" w:rsidRPr="000C37D1" w14:paraId="6D265BF6" w14:textId="77777777" w:rsidTr="000B2B29">
        <w:trPr>
          <w:trHeight w:val="20"/>
        </w:trPr>
        <w:tc>
          <w:tcPr>
            <w:tcW w:w="1057" w:type="pct"/>
          </w:tcPr>
          <w:p w14:paraId="6C6B41A8"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0C37D1" w:rsidRDefault="00E11AE5" w:rsidP="000B2B29">
            <w:pPr>
              <w:pStyle w:val="TableText"/>
            </w:pPr>
            <w:r w:rsidRPr="000C37D1">
              <w:t>Precipitation (domain-uniform scalar, no spatial variation)</w:t>
            </w:r>
          </w:p>
        </w:tc>
      </w:tr>
      <w:tr w:rsidR="00E11AE5" w:rsidRPr="000C37D1" w14:paraId="6277ACAB" w14:textId="77777777" w:rsidTr="000B2B29">
        <w:trPr>
          <w:trHeight w:val="20"/>
        </w:trPr>
        <w:tc>
          <w:tcPr>
            <w:tcW w:w="1057" w:type="pct"/>
          </w:tcPr>
          <w:p w14:paraId="73A2D5B7"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0C37D1" w:rsidRDefault="00E11AE5" w:rsidP="000B2B29">
            <w:pPr>
              <w:pStyle w:val="TableText"/>
            </w:pPr>
            <w:r w:rsidRPr="000C37D1">
              <w:t>Relative humidity field</w:t>
            </w:r>
          </w:p>
        </w:tc>
      </w:tr>
      <w:tr w:rsidR="00E11AE5" w:rsidRPr="000C37D1" w14:paraId="3CE078A5" w14:textId="77777777" w:rsidTr="000B2B29">
        <w:trPr>
          <w:trHeight w:val="20"/>
        </w:trPr>
        <w:tc>
          <w:tcPr>
            <w:tcW w:w="1057" w:type="pct"/>
          </w:tcPr>
          <w:p w14:paraId="24281043"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0C37D1" w:rsidRDefault="00E11AE5" w:rsidP="000B2B29">
            <w:pPr>
              <w:pStyle w:val="TableText"/>
            </w:pPr>
            <w:r w:rsidRPr="000C37D1">
              <w:t>Air temperature field</w:t>
            </w:r>
          </w:p>
        </w:tc>
      </w:tr>
      <w:tr w:rsidR="00E11AE5" w:rsidRPr="000C37D1" w14:paraId="16650DE9" w14:textId="77777777" w:rsidTr="000B2B29">
        <w:trPr>
          <w:trHeight w:val="20"/>
        </w:trPr>
        <w:tc>
          <w:tcPr>
            <w:tcW w:w="1057" w:type="pct"/>
          </w:tcPr>
          <w:p w14:paraId="0A813094"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0C37D1" w:rsidRDefault="00E11AE5" w:rsidP="000B2B29">
            <w:pPr>
              <w:pStyle w:val="TableText"/>
            </w:pPr>
            <w:r w:rsidRPr="000C37D1">
              <w:t>Wind direction field</w:t>
            </w:r>
          </w:p>
        </w:tc>
      </w:tr>
      <w:tr w:rsidR="00E11AE5" w:rsidRPr="000C37D1" w14:paraId="1699172D" w14:textId="77777777" w:rsidTr="000B2B29">
        <w:trPr>
          <w:trHeight w:val="20"/>
        </w:trPr>
        <w:tc>
          <w:tcPr>
            <w:tcW w:w="1057" w:type="pct"/>
          </w:tcPr>
          <w:p w14:paraId="3DD3637C"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0C37D1" w:rsidRDefault="00E11AE5" w:rsidP="000B2B29">
            <w:pPr>
              <w:pStyle w:val="TableText"/>
            </w:pPr>
            <w:r w:rsidRPr="000C37D1">
              <w:t>Wind speed field</w:t>
            </w:r>
          </w:p>
        </w:tc>
      </w:tr>
      <w:tr w:rsidR="00E11AE5" w:rsidRPr="000C37D1" w14:paraId="6A86540C" w14:textId="77777777" w:rsidTr="000B2B29">
        <w:trPr>
          <w:trHeight w:val="20"/>
        </w:trPr>
        <w:tc>
          <w:tcPr>
            <w:tcW w:w="1057" w:type="pct"/>
          </w:tcPr>
          <w:p w14:paraId="0A1AD8D1"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0C37D1" w:rsidRDefault="00E11AE5" w:rsidP="000B2B29">
            <w:pPr>
              <w:pStyle w:val="TableText"/>
            </w:pPr>
            <w:r w:rsidRPr="000C37D1">
              <w:t>Meteorological input</w:t>
            </w:r>
          </w:p>
        </w:tc>
      </w:tr>
      <w:tr w:rsidR="00E11AE5" w:rsidRPr="000C37D1" w14:paraId="70EA595F" w14:textId="77777777" w:rsidTr="000B2B29">
        <w:trPr>
          <w:trHeight w:val="20"/>
        </w:trPr>
        <w:tc>
          <w:tcPr>
            <w:tcW w:w="1057" w:type="pct"/>
          </w:tcPr>
          <w:p w14:paraId="3E53342A"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0C37D1" w:rsidRDefault="00E11AE5" w:rsidP="000B2B29">
            <w:pPr>
              <w:pStyle w:val="TableText"/>
            </w:pPr>
            <w:r w:rsidRPr="000C37D1">
              <w:t>Meteorological perturbation applied by operator</w:t>
            </w:r>
          </w:p>
        </w:tc>
      </w:tr>
      <w:tr w:rsidR="00E11AE5" w:rsidRPr="000C37D1" w14:paraId="11A42B7D" w14:textId="77777777" w:rsidTr="000B2B29">
        <w:trPr>
          <w:trHeight w:val="20"/>
        </w:trPr>
        <w:tc>
          <w:tcPr>
            <w:tcW w:w="5000" w:type="pct"/>
            <w:gridSpan w:val="2"/>
          </w:tcPr>
          <w:p w14:paraId="69739190" w14:textId="77777777" w:rsidR="00E11AE5" w:rsidRPr="000C37D1" w:rsidRDefault="00E11AE5" w:rsidP="000B2B29">
            <w:pPr>
              <w:pStyle w:val="TableText"/>
              <w:rPr>
                <w:b/>
                <w:bCs/>
              </w:rPr>
            </w:pPr>
            <w:r w:rsidRPr="000C37D1">
              <w:rPr>
                <w:b/>
                <w:bCs/>
              </w:rPr>
              <w:t>5. Value / Asset Variables</w:t>
            </w:r>
          </w:p>
        </w:tc>
      </w:tr>
      <w:tr w:rsidR="00E11AE5" w:rsidRPr="000C37D1" w14:paraId="67B98790" w14:textId="77777777" w:rsidTr="000B2B29">
        <w:trPr>
          <w:trHeight w:val="20"/>
        </w:trPr>
        <w:tc>
          <w:tcPr>
            <w:tcW w:w="1057" w:type="pct"/>
          </w:tcPr>
          <w:p w14:paraId="62251CA5"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0C37D1" w:rsidRDefault="00E11AE5" w:rsidP="000B2B29">
            <w:pPr>
              <w:pStyle w:val="TableText"/>
            </w:pPr>
            <w:r w:rsidRPr="000C37D1">
              <w:t>Building footprint indicator</w:t>
            </w:r>
          </w:p>
        </w:tc>
      </w:tr>
      <w:tr w:rsidR="00E11AE5" w:rsidRPr="000C37D1" w14:paraId="39D800BA" w14:textId="77777777" w:rsidTr="000B2B29">
        <w:trPr>
          <w:trHeight w:val="20"/>
        </w:trPr>
        <w:tc>
          <w:tcPr>
            <w:tcW w:w="1057" w:type="pct"/>
          </w:tcPr>
          <w:p w14:paraId="539290FA"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0C37D1" w:rsidRDefault="00E11AE5" w:rsidP="000B2B29">
            <w:pPr>
              <w:pStyle w:val="TableText"/>
            </w:pPr>
            <w:r w:rsidRPr="000C37D1">
              <w:t>Critical facility index</w:t>
            </w:r>
          </w:p>
        </w:tc>
      </w:tr>
      <w:tr w:rsidR="00E11AE5" w:rsidRPr="000C37D1" w14:paraId="7B77DE5B" w14:textId="77777777" w:rsidTr="000B2B29">
        <w:trPr>
          <w:trHeight w:val="20"/>
        </w:trPr>
        <w:tc>
          <w:tcPr>
            <w:tcW w:w="1057" w:type="pct"/>
          </w:tcPr>
          <w:p w14:paraId="2EA0B1D8" w14:textId="77777777" w:rsidR="00E11AE5" w:rsidRPr="000C37D1"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0C37D1" w:rsidRDefault="00E11AE5" w:rsidP="000B2B29">
            <w:pPr>
              <w:pStyle w:val="TableText"/>
            </w:pPr>
            <w:r w:rsidRPr="000C37D1">
              <w:t>Accessibility to evacuation routes</w:t>
            </w:r>
          </w:p>
        </w:tc>
      </w:tr>
      <w:tr w:rsidR="00E11AE5" w:rsidRPr="000C37D1" w14:paraId="2E593189" w14:textId="77777777" w:rsidTr="000B2B29">
        <w:trPr>
          <w:trHeight w:val="20"/>
        </w:trPr>
        <w:tc>
          <w:tcPr>
            <w:tcW w:w="1057" w:type="pct"/>
          </w:tcPr>
          <w:p w14:paraId="409A3E2C" w14:textId="77777777" w:rsidR="00E11AE5" w:rsidRPr="000C37D1"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0C37D1" w:rsidRDefault="00E11AE5" w:rsidP="000B2B29">
            <w:pPr>
              <w:pStyle w:val="TableText"/>
            </w:pPr>
            <w:r w:rsidRPr="000C37D1">
              <w:t>Population density at grid cell (person/km²)</w:t>
            </w:r>
          </w:p>
        </w:tc>
      </w:tr>
      <w:tr w:rsidR="00E11AE5" w:rsidRPr="000C37D1" w14:paraId="5097F907" w14:textId="77777777" w:rsidTr="000B2B29">
        <w:trPr>
          <w:trHeight w:val="20"/>
        </w:trPr>
        <w:tc>
          <w:tcPr>
            <w:tcW w:w="1057" w:type="pct"/>
          </w:tcPr>
          <w:p w14:paraId="2ECE0DF1"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0C37D1" w:rsidRDefault="00E11AE5" w:rsidP="000B2B29">
            <w:pPr>
              <w:pStyle w:val="TableText"/>
            </w:pPr>
            <w:r w:rsidRPr="000C37D1">
              <w:t>Asset priority index</w:t>
            </w:r>
          </w:p>
        </w:tc>
      </w:tr>
      <w:tr w:rsidR="00E11AE5" w:rsidRPr="000C37D1" w14:paraId="1855B84C" w14:textId="77777777" w:rsidTr="000B2B29">
        <w:trPr>
          <w:trHeight w:val="20"/>
        </w:trPr>
        <w:tc>
          <w:tcPr>
            <w:tcW w:w="1057" w:type="pct"/>
          </w:tcPr>
          <w:p w14:paraId="71396C3D"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0C37D1" w:rsidRDefault="00E11AE5" w:rsidP="000B2B29">
            <w:pPr>
              <w:pStyle w:val="TableText"/>
            </w:pPr>
            <w:r w:rsidRPr="000C37D1">
              <w:t>Value-related contextual input</w:t>
            </w:r>
          </w:p>
        </w:tc>
      </w:tr>
      <w:tr w:rsidR="00E11AE5" w:rsidRPr="000C37D1" w14:paraId="725AA4E1" w14:textId="77777777" w:rsidTr="000B2B29">
        <w:trPr>
          <w:trHeight w:val="20"/>
        </w:trPr>
        <w:tc>
          <w:tcPr>
            <w:tcW w:w="1057" w:type="pct"/>
          </w:tcPr>
          <w:p w14:paraId="2B8BF202"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0C37D1" w:rsidRDefault="00E11AE5" w:rsidP="000B2B29">
            <w:pPr>
              <w:pStyle w:val="TableText"/>
            </w:pPr>
            <w:r w:rsidRPr="000C37D1">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0C37D1" w14:paraId="7B05291F" w14:textId="77777777" w:rsidTr="000B2B29">
        <w:trPr>
          <w:trHeight w:val="20"/>
        </w:trPr>
        <w:tc>
          <w:tcPr>
            <w:tcW w:w="5000" w:type="pct"/>
            <w:gridSpan w:val="2"/>
          </w:tcPr>
          <w:p w14:paraId="1A744EF1" w14:textId="77777777" w:rsidR="00E11AE5" w:rsidRPr="000C37D1" w:rsidRDefault="00E11AE5" w:rsidP="000B2B29">
            <w:pPr>
              <w:pStyle w:val="TableText"/>
              <w:rPr>
                <w:b/>
                <w:bCs/>
              </w:rPr>
            </w:pPr>
            <w:r w:rsidRPr="000C37D1">
              <w:rPr>
                <w:b/>
                <w:bCs/>
              </w:rPr>
              <w:t>6. Resource / Suppression Variables</w:t>
            </w:r>
          </w:p>
        </w:tc>
      </w:tr>
      <w:tr w:rsidR="00E11AE5" w:rsidRPr="000C37D1" w14:paraId="1EE7FC28" w14:textId="77777777" w:rsidTr="000B2B29">
        <w:trPr>
          <w:trHeight w:val="20"/>
        </w:trPr>
        <w:tc>
          <w:tcPr>
            <w:tcW w:w="1057" w:type="pct"/>
          </w:tcPr>
          <w:p w14:paraId="10078599"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0C37D1" w:rsidRDefault="00E11AE5" w:rsidP="000B2B29">
            <w:pPr>
              <w:pStyle w:val="TableText"/>
            </w:pPr>
            <w:r w:rsidRPr="000C37D1">
              <w:t>Total available resource capacity</w:t>
            </w:r>
          </w:p>
        </w:tc>
      </w:tr>
      <w:tr w:rsidR="00E11AE5" w:rsidRPr="000C37D1" w14:paraId="3D333AFE" w14:textId="77777777" w:rsidTr="000B2B29">
        <w:trPr>
          <w:trHeight w:val="20"/>
        </w:trPr>
        <w:tc>
          <w:tcPr>
            <w:tcW w:w="1057" w:type="pct"/>
          </w:tcPr>
          <w:p w14:paraId="44C15E87"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0C37D1" w:rsidRDefault="00E11AE5" w:rsidP="000B2B29">
            <w:pPr>
              <w:pStyle w:val="TableText"/>
            </w:pPr>
            <w:r w:rsidRPr="000C37D1">
              <w:t xml:space="preserve">Total integrated intervention demand over the domain at step </w:t>
            </w:r>
            <m:oMath>
              <m:r>
                <w:rPr>
                  <w:rFonts w:ascii="Cambria Math" w:hAnsi="Cambria Math"/>
                </w:rPr>
                <m:t>k</m:t>
              </m:r>
            </m:oMath>
          </w:p>
        </w:tc>
      </w:tr>
      <w:tr w:rsidR="00E11AE5" w:rsidRPr="000C37D1" w14:paraId="52854253" w14:textId="77777777" w:rsidTr="000B2B29">
        <w:trPr>
          <w:trHeight w:val="20"/>
        </w:trPr>
        <w:tc>
          <w:tcPr>
            <w:tcW w:w="1057" w:type="pct"/>
          </w:tcPr>
          <w:p w14:paraId="716AF9A3" w14:textId="77777777" w:rsidR="00E11AE5" w:rsidRPr="000C37D1"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0C37D1" w:rsidRDefault="00E11AE5" w:rsidP="000B2B29">
            <w:pPr>
              <w:pStyle w:val="TableText"/>
            </w:pPr>
            <w:r w:rsidRPr="000C37D1">
              <w:t>Number of intervention types</w:t>
            </w:r>
          </w:p>
        </w:tc>
      </w:tr>
      <w:tr w:rsidR="00E11AE5" w:rsidRPr="000C37D1" w14:paraId="55605824" w14:textId="77777777" w:rsidTr="000B2B29">
        <w:trPr>
          <w:trHeight w:val="20"/>
        </w:trPr>
        <w:tc>
          <w:tcPr>
            <w:tcW w:w="1057" w:type="pct"/>
          </w:tcPr>
          <w:p w14:paraId="5D4E5958"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0C37D1" w:rsidRDefault="00E11AE5" w:rsidP="000B2B29">
            <w:pPr>
              <w:pStyle w:val="TableText"/>
            </w:pPr>
            <w:r w:rsidRPr="000C37D1">
              <w:t>Operational availability of suppression resources</w:t>
            </w:r>
          </w:p>
        </w:tc>
      </w:tr>
      <w:tr w:rsidR="00E11AE5" w:rsidRPr="000C37D1" w14:paraId="073BEB7E" w14:textId="77777777" w:rsidTr="000B2B29">
        <w:trPr>
          <w:trHeight w:val="20"/>
        </w:trPr>
        <w:tc>
          <w:tcPr>
            <w:tcW w:w="1057" w:type="pct"/>
          </w:tcPr>
          <w:p w14:paraId="6C224959"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0C37D1" w:rsidRDefault="00E11AE5" w:rsidP="000B2B29">
            <w:pPr>
              <w:pStyle w:val="TableText"/>
            </w:pPr>
            <w:r w:rsidRPr="000C37D1">
              <w:t>Available suppression capacity</w:t>
            </w:r>
          </w:p>
        </w:tc>
      </w:tr>
      <w:tr w:rsidR="00E11AE5" w:rsidRPr="000C37D1" w14:paraId="18A21571" w14:textId="77777777" w:rsidTr="000B2B29">
        <w:trPr>
          <w:trHeight w:val="20"/>
        </w:trPr>
        <w:tc>
          <w:tcPr>
            <w:tcW w:w="1057" w:type="pct"/>
          </w:tcPr>
          <w:p w14:paraId="20C5F826"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0C37D1" w:rsidRDefault="00E11AE5" w:rsidP="000B2B29">
            <w:pPr>
              <w:pStyle w:val="TableText"/>
            </w:pPr>
            <w:r w:rsidRPr="000C37D1">
              <w:t>Nominal suppression effectiveness</w:t>
            </w:r>
          </w:p>
        </w:tc>
      </w:tr>
      <w:tr w:rsidR="00E11AE5" w:rsidRPr="000C37D1" w14:paraId="0C43AB65" w14:textId="77777777" w:rsidTr="000B2B29">
        <w:trPr>
          <w:trHeight w:val="20"/>
        </w:trPr>
        <w:tc>
          <w:tcPr>
            <w:tcW w:w="1057" w:type="pct"/>
          </w:tcPr>
          <w:p w14:paraId="1D1D4B65"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0C37D1" w:rsidRDefault="00E11AE5" w:rsidP="000B2B29">
            <w:pPr>
              <w:pStyle w:val="TableText"/>
            </w:pPr>
            <w:r w:rsidRPr="000C37D1">
              <w:t>Estimated travel time for suppression resources</w:t>
            </w:r>
          </w:p>
        </w:tc>
      </w:tr>
      <w:tr w:rsidR="00E11AE5" w:rsidRPr="000C37D1" w14:paraId="2DBE0E2A" w14:textId="77777777" w:rsidTr="000B2B29">
        <w:trPr>
          <w:trHeight w:val="20"/>
        </w:trPr>
        <w:tc>
          <w:tcPr>
            <w:tcW w:w="1057" w:type="pct"/>
          </w:tcPr>
          <w:p w14:paraId="1B12EA88"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0C37D1" w:rsidRDefault="00E11AE5" w:rsidP="000B2B29">
            <w:pPr>
              <w:pStyle w:val="TableText"/>
            </w:pPr>
            <w:r w:rsidRPr="000C37D1">
              <w:t>Resource-related contextual input</w:t>
            </w:r>
          </w:p>
        </w:tc>
      </w:tr>
      <w:tr w:rsidR="00E11AE5" w:rsidRPr="000C37D1" w14:paraId="3F75652D" w14:textId="77777777" w:rsidTr="000B2B29">
        <w:trPr>
          <w:trHeight w:val="20"/>
        </w:trPr>
        <w:tc>
          <w:tcPr>
            <w:tcW w:w="1057" w:type="pct"/>
          </w:tcPr>
          <w:p w14:paraId="6F3220A5" w14:textId="77777777" w:rsidR="00E11AE5" w:rsidRPr="000C37D1"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0C37D1" w:rsidRDefault="005872E6" w:rsidP="000B2B29">
            <w:pPr>
              <w:pStyle w:val="TableText"/>
            </w:pPr>
            <w:r w:rsidRPr="000C37D1">
              <w:t>Candidate intervention degree for type m in region i</w:t>
            </w:r>
          </w:p>
        </w:tc>
      </w:tr>
      <w:tr w:rsidR="00E11AE5" w:rsidRPr="000C37D1" w14:paraId="52D17F45" w14:textId="77777777" w:rsidTr="000B2B29">
        <w:trPr>
          <w:trHeight w:val="20"/>
        </w:trPr>
        <w:tc>
          <w:tcPr>
            <w:tcW w:w="1057" w:type="pct"/>
          </w:tcPr>
          <w:p w14:paraId="15B73376"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0C37D1" w:rsidRDefault="00E11AE5" w:rsidP="000B2B29">
            <w:pPr>
              <w:pStyle w:val="TableText"/>
            </w:pPr>
            <w:r w:rsidRPr="000C37D1">
              <w:t>Priority weight for intervention type m</w:t>
            </w:r>
          </w:p>
        </w:tc>
      </w:tr>
      <w:tr w:rsidR="00E11AE5" w:rsidRPr="000C37D1" w14:paraId="7C922B92" w14:textId="77777777" w:rsidTr="000B2B29">
        <w:trPr>
          <w:trHeight w:val="20"/>
        </w:trPr>
        <w:tc>
          <w:tcPr>
            <w:tcW w:w="1057" w:type="pct"/>
          </w:tcPr>
          <w:p w14:paraId="4A0C4EBC" w14:textId="77777777" w:rsidR="00E11AE5" w:rsidRPr="000C37D1"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Pr="000C37D1" w:rsidRDefault="00E11AE5" w:rsidP="000B2B29">
            <w:pPr>
              <w:pStyle w:val="TableText"/>
            </w:pPr>
            <w:r w:rsidRPr="000C37D1">
              <w:t>Normalized priority weight for intervention type m</w:t>
            </w:r>
          </w:p>
        </w:tc>
      </w:tr>
      <w:tr w:rsidR="00E11AE5" w:rsidRPr="000C37D1" w14:paraId="6486DA1C" w14:textId="77777777" w:rsidTr="000B2B29">
        <w:trPr>
          <w:trHeight w:val="20"/>
        </w:trPr>
        <w:tc>
          <w:tcPr>
            <w:tcW w:w="1057" w:type="pct"/>
          </w:tcPr>
          <w:p w14:paraId="0E9E8125"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0C37D1" w:rsidRDefault="00E11AE5" w:rsidP="000B2B29">
            <w:pPr>
              <w:pStyle w:val="TableText"/>
            </w:pPr>
            <w:r w:rsidRPr="000C37D1">
              <w:t>Resource availability perturbation applied by operator</w:t>
            </w:r>
          </w:p>
        </w:tc>
      </w:tr>
      <w:tr w:rsidR="00E11AE5" w:rsidRPr="000C37D1" w14:paraId="7C63046D" w14:textId="77777777" w:rsidTr="000B2B29">
        <w:trPr>
          <w:trHeight w:val="20"/>
        </w:trPr>
        <w:tc>
          <w:tcPr>
            <w:tcW w:w="1057" w:type="pct"/>
          </w:tcPr>
          <w:p w14:paraId="246A5949"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Pr="000C37D1" w:rsidRDefault="00E11AE5" w:rsidP="000B2B29">
            <w:pPr>
              <w:pStyle w:val="TableText"/>
            </w:pPr>
            <w:r w:rsidRPr="000C37D1">
              <w:t>Normalized suppression capacity factor</w:t>
            </w:r>
          </w:p>
        </w:tc>
      </w:tr>
      <w:tr w:rsidR="00E11AE5" w:rsidRPr="000C37D1" w14:paraId="73B2B3CC" w14:textId="77777777" w:rsidTr="000B2B29">
        <w:trPr>
          <w:trHeight w:val="20"/>
        </w:trPr>
        <w:tc>
          <w:tcPr>
            <w:tcW w:w="1057" w:type="pct"/>
          </w:tcPr>
          <w:p w14:paraId="7DADD376"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Pr="000C37D1" w:rsidRDefault="00E11AE5" w:rsidP="000B2B29">
            <w:pPr>
              <w:pStyle w:val="TableText"/>
            </w:pPr>
            <w:r w:rsidRPr="000C37D1">
              <w:t>Normalized resource availability factor</w:t>
            </w:r>
          </w:p>
        </w:tc>
      </w:tr>
      <w:tr w:rsidR="00E11AE5" w:rsidRPr="000C37D1" w14:paraId="0CA21AAB" w14:textId="77777777" w:rsidTr="000B2B29">
        <w:trPr>
          <w:trHeight w:val="20"/>
        </w:trPr>
        <w:tc>
          <w:tcPr>
            <w:tcW w:w="1057" w:type="pct"/>
          </w:tcPr>
          <w:p w14:paraId="29A89EA2"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Pr="000C37D1" w:rsidRDefault="00E11AE5" w:rsidP="000B2B29">
            <w:pPr>
              <w:pStyle w:val="TableText"/>
            </w:pPr>
            <w:r w:rsidRPr="000C37D1">
              <w:t>Reachability (travel-time) factor</w:t>
            </w:r>
          </w:p>
        </w:tc>
      </w:tr>
      <w:tr w:rsidR="00E11AE5" w:rsidRPr="000C37D1" w14:paraId="6506E129" w14:textId="77777777" w:rsidTr="000B2B29">
        <w:trPr>
          <w:trHeight w:val="20"/>
        </w:trPr>
        <w:tc>
          <w:tcPr>
            <w:tcW w:w="1057" w:type="pct"/>
          </w:tcPr>
          <w:p w14:paraId="41E5CC57"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Pr="000C37D1" w:rsidRDefault="00E11AE5" w:rsidP="000B2B29">
            <w:pPr>
              <w:pStyle w:val="TableText"/>
            </w:pPr>
            <w:r w:rsidRPr="000C37D1">
              <w:t>Suppression effectiveness factor</w:t>
            </w:r>
          </w:p>
        </w:tc>
      </w:tr>
      <w:tr w:rsidR="009007F9" w:rsidRPr="000C37D1" w14:paraId="6615EA41" w14:textId="77777777" w:rsidTr="000B2B29">
        <w:trPr>
          <w:trHeight w:val="20"/>
        </w:trPr>
        <w:tc>
          <w:tcPr>
            <w:tcW w:w="1057" w:type="pct"/>
          </w:tcPr>
          <w:p w14:paraId="69A8904C" w14:textId="47FE82D3" w:rsidR="009007F9" w:rsidRPr="000C37D1" w:rsidRDefault="00000000" w:rsidP="009007F9">
            <w:pPr>
              <w:pStyle w:val="TableText"/>
              <w:rPr>
                <w:rFonts w:cs="Arial"/>
              </w:rPr>
            </w:pPr>
            <m:oMathPara>
              <m:oMath>
                <m:sSub>
                  <m:sSubPr>
                    <m:ctrlPr>
                      <w:rPr>
                        <w:rFonts w:ascii="Cambria Math" w:hAnsi="Cambria Math"/>
                      </w:rPr>
                    </m:ctrlPr>
                  </m:sSubPr>
                  <m:e>
                    <m:r>
                      <m:rPr>
                        <m:scr m:val="script"/>
                      </m:rPr>
                      <w:rPr>
                        <w:rFonts w:ascii="Cambria Math" w:hAnsi="Cambria Math"/>
                      </w:rPr>
                      <m:t>E</m:t>
                    </m:r>
                  </m:e>
                  <m:sub>
                    <m:r>
                      <m:rPr>
                        <m:sty m:val="p"/>
                      </m:rPr>
                      <w:rPr>
                        <w:rFonts w:ascii="Cambria Math" w:hAnsi="Cambria Math"/>
                      </w:rPr>
                      <m:t>int</m:t>
                    </m:r>
                  </m:sub>
                </m:sSub>
              </m:oMath>
            </m:oMathPara>
          </w:p>
        </w:tc>
        <w:tc>
          <w:tcPr>
            <w:tcW w:w="3943" w:type="pct"/>
          </w:tcPr>
          <w:p w14:paraId="02B49DC9" w14:textId="3B4EE46C" w:rsidR="009007F9" w:rsidRPr="000C37D1" w:rsidRDefault="009007F9" w:rsidP="009007F9">
            <w:pPr>
              <w:pStyle w:val="TableText"/>
            </w:pPr>
            <w:r w:rsidRPr="000C37D1">
              <w:t>Expected intervention effectiveness of the staged resource pool (risk-weighted reach × capacity product)</w:t>
            </w:r>
          </w:p>
        </w:tc>
      </w:tr>
      <w:tr w:rsidR="00E11AE5" w:rsidRPr="000C37D1" w14:paraId="0B96E6D2" w14:textId="77777777" w:rsidTr="000B2B29">
        <w:trPr>
          <w:trHeight w:val="20"/>
        </w:trPr>
        <w:tc>
          <w:tcPr>
            <w:tcW w:w="5000" w:type="pct"/>
            <w:gridSpan w:val="2"/>
          </w:tcPr>
          <w:p w14:paraId="53F8D1D6" w14:textId="77777777" w:rsidR="00E11AE5" w:rsidRPr="000C37D1" w:rsidRDefault="00E11AE5" w:rsidP="000B2B29">
            <w:pPr>
              <w:pStyle w:val="TableText"/>
              <w:rPr>
                <w:b/>
                <w:bCs/>
              </w:rPr>
            </w:pPr>
            <w:r w:rsidRPr="000C37D1">
              <w:rPr>
                <w:b/>
                <w:bCs/>
              </w:rPr>
              <w:t>7. Observation / Sensing Variables</w:t>
            </w:r>
          </w:p>
        </w:tc>
      </w:tr>
      <w:tr w:rsidR="00E11AE5" w:rsidRPr="000C37D1" w14:paraId="5AC66509" w14:textId="77777777" w:rsidTr="000B2B29">
        <w:trPr>
          <w:trHeight w:val="20"/>
        </w:trPr>
        <w:tc>
          <w:tcPr>
            <w:tcW w:w="1057" w:type="pct"/>
          </w:tcPr>
          <w:p w14:paraId="3721C53B" w14:textId="77777777" w:rsidR="00E11AE5" w:rsidRPr="000C37D1"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0C37D1" w:rsidRDefault="00E11AE5" w:rsidP="000B2B29">
            <w:pPr>
              <w:pStyle w:val="TableText"/>
            </w:pPr>
            <w:r w:rsidRPr="000C37D1">
              <w:t>Region-specific observable information at time step k</w:t>
            </w:r>
          </w:p>
        </w:tc>
      </w:tr>
      <w:tr w:rsidR="00E11AE5" w:rsidRPr="000C37D1" w14:paraId="7856DC24" w14:textId="77777777" w:rsidTr="000B2B29">
        <w:trPr>
          <w:trHeight w:val="20"/>
        </w:trPr>
        <w:tc>
          <w:tcPr>
            <w:tcW w:w="1057" w:type="pct"/>
          </w:tcPr>
          <w:p w14:paraId="081EEB75"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0C37D1" w:rsidRDefault="00E11AE5" w:rsidP="000B2B29">
            <w:pPr>
              <w:pStyle w:val="TableText"/>
            </w:pPr>
            <w:r w:rsidRPr="000C37D1">
              <w:t xml:space="preserve">Observable information at time step </w:t>
            </w:r>
            <m:oMath>
              <m:r>
                <w:rPr>
                  <w:rFonts w:ascii="Cambria Math" w:hAnsi="Cambria Math"/>
                </w:rPr>
                <m:t>k</m:t>
              </m:r>
            </m:oMath>
          </w:p>
        </w:tc>
      </w:tr>
      <w:tr w:rsidR="00E11AE5" w:rsidRPr="000C37D1" w14:paraId="6FAD0F7F" w14:textId="77777777" w:rsidTr="000B2B29">
        <w:trPr>
          <w:trHeight w:val="20"/>
        </w:trPr>
        <w:tc>
          <w:tcPr>
            <w:tcW w:w="1057" w:type="pct"/>
          </w:tcPr>
          <w:p w14:paraId="37484405" w14:textId="77777777" w:rsidR="00E11AE5" w:rsidRPr="000C37D1"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0C37D1" w:rsidRDefault="00E11AE5" w:rsidP="000B2B29">
            <w:pPr>
              <w:pStyle w:val="TableText"/>
            </w:pPr>
            <w:r w:rsidRPr="000C37D1">
              <w:t>Observation process</w:t>
            </w:r>
          </w:p>
        </w:tc>
      </w:tr>
      <w:tr w:rsidR="00E11AE5" w:rsidRPr="000C37D1" w14:paraId="2C8060D5" w14:textId="77777777" w:rsidTr="000B2B29">
        <w:trPr>
          <w:trHeight w:val="20"/>
        </w:trPr>
        <w:tc>
          <w:tcPr>
            <w:tcW w:w="1057" w:type="pct"/>
          </w:tcPr>
          <w:p w14:paraId="5D3871E6" w14:textId="77777777" w:rsidR="00E11AE5" w:rsidRPr="000C37D1"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0C37D1" w:rsidRDefault="00E11AE5" w:rsidP="000B2B29">
            <w:pPr>
              <w:pStyle w:val="TableText"/>
            </w:pPr>
            <w:r w:rsidRPr="000C37D1">
              <w:t xml:space="preserve">Region-specific observation function for </w:t>
            </w:r>
            <m:oMath>
              <m:r>
                <w:rPr>
                  <w:rFonts w:ascii="Cambria Math" w:hAnsi="Cambria Math"/>
                </w:rPr>
                <m:t>Ωᵢ</m:t>
              </m:r>
            </m:oMath>
          </w:p>
        </w:tc>
      </w:tr>
      <w:tr w:rsidR="00E11AE5" w:rsidRPr="000C37D1" w14:paraId="5C809A4C" w14:textId="77777777" w:rsidTr="000B2B29">
        <w:trPr>
          <w:trHeight w:val="20"/>
        </w:trPr>
        <w:tc>
          <w:tcPr>
            <w:tcW w:w="1057" w:type="pct"/>
          </w:tcPr>
          <w:p w14:paraId="46F07343" w14:textId="77777777" w:rsidR="00E11AE5" w:rsidRPr="000C37D1"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0C37D1" w:rsidRDefault="00E11AE5" w:rsidP="000B2B29">
            <w:pPr>
              <w:pStyle w:val="TableText"/>
            </w:pPr>
            <w:r w:rsidRPr="000C37D1">
              <w:t>Communication reliability factor for region i</w:t>
            </w:r>
          </w:p>
        </w:tc>
      </w:tr>
      <w:tr w:rsidR="00E11AE5" w:rsidRPr="000C37D1" w14:paraId="4FC1993B" w14:textId="77777777" w:rsidTr="000B2B29">
        <w:trPr>
          <w:trHeight w:val="20"/>
        </w:trPr>
        <w:tc>
          <w:tcPr>
            <w:tcW w:w="1057" w:type="pct"/>
          </w:tcPr>
          <w:p w14:paraId="4CAC3225" w14:textId="77777777" w:rsidR="00E11AE5" w:rsidRPr="000C37D1"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0C37D1" w:rsidRDefault="00E11AE5" w:rsidP="000B2B29">
            <w:pPr>
              <w:pStyle w:val="TableText"/>
            </w:pPr>
            <w:r w:rsidRPr="000C37D1">
              <w:t>Observation uncertainty</w:t>
            </w:r>
          </w:p>
        </w:tc>
      </w:tr>
      <w:tr w:rsidR="00E11AE5" w:rsidRPr="000C37D1" w14:paraId="5E7C99DE" w14:textId="77777777" w:rsidTr="000B2B29">
        <w:trPr>
          <w:trHeight w:val="20"/>
        </w:trPr>
        <w:tc>
          <w:tcPr>
            <w:tcW w:w="5000" w:type="pct"/>
            <w:gridSpan w:val="2"/>
          </w:tcPr>
          <w:p w14:paraId="51204825" w14:textId="77777777" w:rsidR="00E11AE5" w:rsidRPr="000C37D1" w:rsidRDefault="00E11AE5" w:rsidP="000B2B29">
            <w:pPr>
              <w:pStyle w:val="TableText"/>
              <w:rPr>
                <w:b/>
                <w:bCs/>
              </w:rPr>
            </w:pPr>
            <w:r w:rsidRPr="000C37D1">
              <w:rPr>
                <w:b/>
                <w:bCs/>
              </w:rPr>
              <w:t>8. Spatial Domain / Grid Variables</w:t>
            </w:r>
          </w:p>
        </w:tc>
      </w:tr>
      <w:tr w:rsidR="00E11AE5" w:rsidRPr="000C37D1" w14:paraId="7968E025" w14:textId="77777777" w:rsidTr="000B2B29">
        <w:trPr>
          <w:trHeight w:val="20"/>
        </w:trPr>
        <w:tc>
          <w:tcPr>
            <w:tcW w:w="1057" w:type="pct"/>
          </w:tcPr>
          <w:p w14:paraId="6D27BF19" w14:textId="77777777" w:rsidR="00E11AE5" w:rsidRPr="000C37D1"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0C37D1" w:rsidRDefault="00E11AE5" w:rsidP="000B2B29">
            <w:pPr>
              <w:pStyle w:val="TableText"/>
            </w:pPr>
            <w:r w:rsidRPr="000C37D1">
              <w:t>Spatial grid domain</w:t>
            </w:r>
          </w:p>
        </w:tc>
      </w:tr>
      <w:tr w:rsidR="00E11AE5" w:rsidRPr="000C37D1" w14:paraId="583D00DB" w14:textId="77777777" w:rsidTr="000B2B29">
        <w:trPr>
          <w:trHeight w:val="20"/>
        </w:trPr>
        <w:tc>
          <w:tcPr>
            <w:tcW w:w="1057" w:type="pct"/>
          </w:tcPr>
          <w:p w14:paraId="7EAB4EC2" w14:textId="77777777" w:rsidR="00E11AE5" w:rsidRPr="000C37D1"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0C37D1" w:rsidRDefault="00E11AE5" w:rsidP="000B2B29">
            <w:pPr>
              <w:pStyle w:val="TableText"/>
            </w:pPr>
            <w:r w:rsidRPr="000C37D1">
              <w:t>Total number of operational regions / local agents</w:t>
            </w:r>
          </w:p>
        </w:tc>
      </w:tr>
      <w:tr w:rsidR="00E11AE5" w:rsidRPr="000C37D1" w14:paraId="363F0412" w14:textId="77777777" w:rsidTr="000B2B29">
        <w:trPr>
          <w:trHeight w:val="20"/>
        </w:trPr>
        <w:tc>
          <w:tcPr>
            <w:tcW w:w="1057" w:type="pct"/>
          </w:tcPr>
          <w:p w14:paraId="3756AB53"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0C37D1" w:rsidRDefault="00E11AE5" w:rsidP="000B2B29">
            <w:pPr>
              <w:pStyle w:val="TableText"/>
            </w:pPr>
            <w:r w:rsidRPr="000C37D1">
              <w:t>Number of grid cells along the horizontal axis</w:t>
            </w:r>
          </w:p>
        </w:tc>
      </w:tr>
      <w:tr w:rsidR="00E11AE5" w:rsidRPr="000C37D1" w14:paraId="5B654787" w14:textId="77777777" w:rsidTr="000B2B29">
        <w:trPr>
          <w:trHeight w:val="20"/>
        </w:trPr>
        <w:tc>
          <w:tcPr>
            <w:tcW w:w="1057" w:type="pct"/>
          </w:tcPr>
          <w:p w14:paraId="2A8BF464"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0C37D1" w:rsidRDefault="00E11AE5" w:rsidP="000B2B29">
            <w:pPr>
              <w:pStyle w:val="TableText"/>
            </w:pPr>
            <w:r w:rsidRPr="000C37D1">
              <w:t>Number of grid cells along the vertical axis</w:t>
            </w:r>
          </w:p>
        </w:tc>
      </w:tr>
      <w:tr w:rsidR="00E11AE5" w:rsidRPr="000C37D1" w14:paraId="3443B9C7" w14:textId="77777777" w:rsidTr="000B2B29">
        <w:trPr>
          <w:trHeight w:val="20"/>
        </w:trPr>
        <w:tc>
          <w:tcPr>
            <w:tcW w:w="1057" w:type="pct"/>
          </w:tcPr>
          <w:p w14:paraId="5775E50D" w14:textId="77777777" w:rsidR="00E11AE5" w:rsidRPr="000C37D1"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0C37D1" w:rsidRDefault="00E11AE5" w:rsidP="000B2B29">
            <w:pPr>
              <w:pStyle w:val="TableText"/>
            </w:pPr>
            <w:r w:rsidRPr="000C37D1">
              <w:t>8-connected neighborhood</w:t>
            </w:r>
          </w:p>
        </w:tc>
      </w:tr>
      <w:tr w:rsidR="00E11AE5" w:rsidRPr="000C37D1" w14:paraId="6EB354F3" w14:textId="77777777" w:rsidTr="000B2B29">
        <w:trPr>
          <w:trHeight w:val="20"/>
        </w:trPr>
        <w:tc>
          <w:tcPr>
            <w:tcW w:w="1057" w:type="pct"/>
          </w:tcPr>
          <w:p w14:paraId="5FD5C702"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0C37D1" w:rsidRDefault="00E11AE5" w:rsidP="000B2B29">
            <w:pPr>
              <w:pStyle w:val="TableText"/>
            </w:pPr>
            <w:r w:rsidRPr="000C37D1">
              <w:t>Wildfire system state over spatial grid at time step k</w:t>
            </w:r>
          </w:p>
        </w:tc>
      </w:tr>
      <w:tr w:rsidR="00E11AE5" w:rsidRPr="000C37D1" w14:paraId="49CE6267" w14:textId="77777777" w:rsidTr="000B2B29">
        <w:trPr>
          <w:trHeight w:val="20"/>
        </w:trPr>
        <w:tc>
          <w:tcPr>
            <w:tcW w:w="5000" w:type="pct"/>
            <w:gridSpan w:val="2"/>
          </w:tcPr>
          <w:p w14:paraId="70CED500" w14:textId="77777777" w:rsidR="00E11AE5" w:rsidRPr="000C37D1" w:rsidRDefault="00E11AE5" w:rsidP="000B2B29">
            <w:pPr>
              <w:pStyle w:val="TableText"/>
              <w:rPr>
                <w:b/>
                <w:bCs/>
              </w:rPr>
            </w:pPr>
            <w:r w:rsidRPr="000C37D1">
              <w:rPr>
                <w:b/>
                <w:bCs/>
              </w:rPr>
              <w:t>9. Decision Support System (DSS) Variables</w:t>
            </w:r>
          </w:p>
        </w:tc>
      </w:tr>
      <w:tr w:rsidR="00E11AE5" w:rsidRPr="000C37D1" w14:paraId="340D2EC0" w14:textId="77777777" w:rsidTr="000B2B29">
        <w:trPr>
          <w:trHeight w:val="20"/>
        </w:trPr>
        <w:tc>
          <w:tcPr>
            <w:tcW w:w="1057" w:type="pct"/>
          </w:tcPr>
          <w:p w14:paraId="0DA1D792" w14:textId="77777777" w:rsidR="00E11AE5" w:rsidRPr="000C37D1"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0C37D1" w:rsidRDefault="00E11AE5" w:rsidP="000B2B29">
            <w:pPr>
              <w:pStyle w:val="TableText"/>
            </w:pPr>
            <w:r w:rsidRPr="000C37D1">
              <w:t>Contextual input set</w:t>
            </w:r>
          </w:p>
        </w:tc>
      </w:tr>
      <w:tr w:rsidR="00E11AE5" w:rsidRPr="000C37D1" w14:paraId="79AB0BC6" w14:textId="77777777" w:rsidTr="000B2B29">
        <w:trPr>
          <w:trHeight w:val="20"/>
        </w:trPr>
        <w:tc>
          <w:tcPr>
            <w:tcW w:w="1057" w:type="pct"/>
          </w:tcPr>
          <w:p w14:paraId="78C75C41" w14:textId="77777777" w:rsidR="00E11AE5" w:rsidRPr="000C37D1"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0C37D1" w:rsidRDefault="00E11AE5" w:rsidP="000B2B29">
            <w:pPr>
              <w:pStyle w:val="TableText"/>
            </w:pPr>
            <w:r w:rsidRPr="000C37D1">
              <w:t>UI-modified decision-context set at step k</w:t>
            </w:r>
          </w:p>
        </w:tc>
      </w:tr>
      <w:tr w:rsidR="00E11AE5" w:rsidRPr="000C37D1" w14:paraId="4342686A" w14:textId="77777777" w:rsidTr="000B2B29">
        <w:trPr>
          <w:trHeight w:val="20"/>
        </w:trPr>
        <w:tc>
          <w:tcPr>
            <w:tcW w:w="1057" w:type="pct"/>
          </w:tcPr>
          <w:p w14:paraId="31EFA178" w14:textId="77777777" w:rsidR="00E11AE5" w:rsidRPr="000C37D1"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0C37D1" w:rsidRDefault="00E11AE5" w:rsidP="000B2B29">
            <w:pPr>
              <w:pStyle w:val="TableText"/>
            </w:pPr>
            <w:r w:rsidRPr="000C37D1">
              <w:t>External input set</w:t>
            </w:r>
          </w:p>
        </w:tc>
      </w:tr>
      <w:tr w:rsidR="00E11AE5" w:rsidRPr="000C37D1" w14:paraId="1EC0534A" w14:textId="77777777" w:rsidTr="000B2B29">
        <w:trPr>
          <w:trHeight w:val="20"/>
        </w:trPr>
        <w:tc>
          <w:tcPr>
            <w:tcW w:w="1057" w:type="pct"/>
          </w:tcPr>
          <w:p w14:paraId="65AC8CE3" w14:textId="77777777" w:rsidR="00E11AE5" w:rsidRPr="000C37D1"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0C37D1" w:rsidRDefault="00E11AE5" w:rsidP="000B2B29">
            <w:pPr>
              <w:pStyle w:val="TableText"/>
            </w:pPr>
            <w:r w:rsidRPr="000C37D1">
              <w:t>UI-modified external input set at step k</w:t>
            </w:r>
          </w:p>
        </w:tc>
      </w:tr>
      <w:tr w:rsidR="00E11AE5" w:rsidRPr="000C37D1" w14:paraId="12874D39" w14:textId="77777777" w:rsidTr="000B2B29">
        <w:trPr>
          <w:trHeight w:val="20"/>
        </w:trPr>
        <w:tc>
          <w:tcPr>
            <w:tcW w:w="1057" w:type="pct"/>
          </w:tcPr>
          <w:p w14:paraId="42AED68C"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0C37D1" w:rsidRDefault="00E11AE5" w:rsidP="000B2B29">
            <w:pPr>
              <w:pStyle w:val="TableText"/>
            </w:pPr>
            <w:r w:rsidRPr="000C37D1">
              <w:t>DSS-generated intervention input parameters</w:t>
            </w:r>
          </w:p>
        </w:tc>
      </w:tr>
      <w:tr w:rsidR="00E11AE5" w:rsidRPr="000C37D1" w14:paraId="14248CC1" w14:textId="77777777" w:rsidTr="000B2B29">
        <w:trPr>
          <w:trHeight w:val="20"/>
        </w:trPr>
        <w:tc>
          <w:tcPr>
            <w:tcW w:w="1057" w:type="pct"/>
          </w:tcPr>
          <w:p w14:paraId="6BAA4438" w14:textId="77777777" w:rsidR="00E11AE5" w:rsidRPr="000C37D1"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0C37D1" w:rsidRDefault="00E11AE5" w:rsidP="000B2B29">
            <w:pPr>
              <w:pStyle w:val="TableText"/>
            </w:pPr>
            <w:r w:rsidRPr="000C37D1">
              <w:t xml:space="preserve">Regional intervention output from agent </w:t>
            </w:r>
            <m:oMath>
              <m:r>
                <w:rPr>
                  <w:rFonts w:ascii="Cambria Math" w:hAnsi="Cambria Math"/>
                </w:rPr>
                <m:t>i</m:t>
              </m:r>
            </m:oMath>
          </w:p>
        </w:tc>
      </w:tr>
      <w:tr w:rsidR="00E11AE5" w:rsidRPr="000C37D1" w14:paraId="1F317321" w14:textId="77777777" w:rsidTr="000B2B29">
        <w:trPr>
          <w:trHeight w:val="20"/>
        </w:trPr>
        <w:tc>
          <w:tcPr>
            <w:tcW w:w="1057" w:type="pct"/>
          </w:tcPr>
          <w:p w14:paraId="59388AE0" w14:textId="77777777" w:rsidR="00E11AE5" w:rsidRPr="000C37D1"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0C37D1" w:rsidRDefault="00E11AE5" w:rsidP="000B2B29">
            <w:pPr>
              <w:pStyle w:val="TableText"/>
            </w:pPr>
            <w:r w:rsidRPr="000C37D1">
              <w:t>Per-intervention-type global intervention field</w:t>
            </w:r>
          </w:p>
        </w:tc>
      </w:tr>
      <w:tr w:rsidR="00E11AE5" w:rsidRPr="000C37D1" w14:paraId="7A8894B5" w14:textId="77777777" w:rsidTr="000B2B29">
        <w:trPr>
          <w:trHeight w:val="20"/>
        </w:trPr>
        <w:tc>
          <w:tcPr>
            <w:tcW w:w="1057" w:type="pct"/>
          </w:tcPr>
          <w:p w14:paraId="471A86EA" w14:textId="77777777" w:rsidR="00E11AE5" w:rsidRPr="000C37D1"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0C37D1" w:rsidRDefault="00E11AE5" w:rsidP="000B2B29">
            <w:pPr>
              <w:pStyle w:val="TableText"/>
            </w:pPr>
            <w:r w:rsidRPr="000C37D1">
              <w:t xml:space="preserve">Final intervention </w:t>
            </w:r>
          </w:p>
        </w:tc>
      </w:tr>
      <w:tr w:rsidR="00E11AE5" w:rsidRPr="000C37D1" w14:paraId="5D60E504" w14:textId="77777777" w:rsidTr="000B2B29">
        <w:trPr>
          <w:trHeight w:val="20"/>
        </w:trPr>
        <w:tc>
          <w:tcPr>
            <w:tcW w:w="1057" w:type="pct"/>
          </w:tcPr>
          <w:p w14:paraId="64BDE980"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Pr="000C37D1" w:rsidRDefault="00E11AE5" w:rsidP="000B2B29">
            <w:pPr>
              <w:pStyle w:val="TableText"/>
            </w:pPr>
            <w:r w:rsidRPr="000C37D1">
              <w:t>Conservative baseline intervention under fail-safe policy</w:t>
            </w:r>
          </w:p>
        </w:tc>
      </w:tr>
      <w:tr w:rsidR="00E11AE5" w:rsidRPr="000C37D1" w14:paraId="2E461945" w14:textId="77777777" w:rsidTr="000B2B29">
        <w:trPr>
          <w:trHeight w:val="20"/>
        </w:trPr>
        <w:tc>
          <w:tcPr>
            <w:tcW w:w="1057" w:type="pct"/>
          </w:tcPr>
          <w:p w14:paraId="693EB047" w14:textId="77777777" w:rsidR="00E11AE5" w:rsidRPr="000C37D1"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0C37D1" w:rsidRDefault="00E11AE5" w:rsidP="000B2B29">
            <w:pPr>
              <w:pStyle w:val="TableText"/>
            </w:pPr>
            <w:r w:rsidRPr="000C37D1">
              <w:t>Feasible intervention space</w:t>
            </w:r>
          </w:p>
        </w:tc>
      </w:tr>
      <w:tr w:rsidR="00E11AE5" w:rsidRPr="000C37D1" w14:paraId="42E4F378" w14:textId="77777777" w:rsidTr="000B2B29">
        <w:trPr>
          <w:trHeight w:val="20"/>
        </w:trPr>
        <w:tc>
          <w:tcPr>
            <w:tcW w:w="1057" w:type="pct"/>
          </w:tcPr>
          <w:p w14:paraId="52442982" w14:textId="77777777" w:rsidR="00E11AE5" w:rsidRPr="000C37D1"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0C37D1" w:rsidRDefault="00E11AE5" w:rsidP="000B2B29">
            <w:pPr>
              <w:pStyle w:val="TableText"/>
            </w:pPr>
            <w:r w:rsidRPr="000C37D1">
              <w:t>Ignition input</w:t>
            </w:r>
          </w:p>
        </w:tc>
      </w:tr>
      <w:tr w:rsidR="00E11AE5" w:rsidRPr="000C37D1" w14:paraId="6631FF3E" w14:textId="77777777" w:rsidTr="000B2B29">
        <w:trPr>
          <w:trHeight w:val="20"/>
        </w:trPr>
        <w:tc>
          <w:tcPr>
            <w:tcW w:w="1057" w:type="pct"/>
          </w:tcPr>
          <w:p w14:paraId="645D1C48" w14:textId="77777777" w:rsidR="00E11AE5" w:rsidRPr="000C37D1"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0C37D1" w:rsidRDefault="00E11AE5" w:rsidP="000B2B29">
            <w:pPr>
              <w:pStyle w:val="TableText"/>
            </w:pPr>
            <w:r w:rsidRPr="000C37D1">
              <w:t>Regional decision-support mapping</w:t>
            </w:r>
          </w:p>
        </w:tc>
      </w:tr>
      <w:tr w:rsidR="008061B6" w:rsidRPr="000C37D1" w14:paraId="3DA6B724" w14:textId="77777777" w:rsidTr="000B2B29">
        <w:trPr>
          <w:trHeight w:val="20"/>
        </w:trPr>
        <w:tc>
          <w:tcPr>
            <w:tcW w:w="1057" w:type="pct"/>
          </w:tcPr>
          <w:p w14:paraId="655F8945" w14:textId="15F57324" w:rsidR="008061B6" w:rsidRPr="000C37D1"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0C37D1" w:rsidRDefault="008061B6" w:rsidP="008061B6">
            <w:pPr>
              <w:pStyle w:val="TableText"/>
            </w:pPr>
            <w:r w:rsidRPr="000C37D1">
              <w:t>Mean resource sufficiency ratio</w:t>
            </w:r>
          </w:p>
        </w:tc>
      </w:tr>
      <w:tr w:rsidR="008061B6" w:rsidRPr="000C37D1" w14:paraId="3F7482A3" w14:textId="77777777" w:rsidTr="000B2B29">
        <w:trPr>
          <w:trHeight w:val="20"/>
        </w:trPr>
        <w:tc>
          <w:tcPr>
            <w:tcW w:w="1057" w:type="pct"/>
          </w:tcPr>
          <w:p w14:paraId="63867EC6" w14:textId="77777777" w:rsidR="008061B6" w:rsidRPr="000C37D1"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0C37D1" w:rsidRDefault="008061B6" w:rsidP="008061B6">
            <w:pPr>
              <w:pStyle w:val="TableText"/>
            </w:pPr>
            <w:r w:rsidRPr="000C37D1">
              <w:t>Mean resource sufficiency ratio</w:t>
            </w:r>
          </w:p>
        </w:tc>
      </w:tr>
      <w:tr w:rsidR="008061B6" w:rsidRPr="000C37D1" w14:paraId="5DB819D5" w14:textId="77777777" w:rsidTr="000B2B29">
        <w:trPr>
          <w:trHeight w:val="20"/>
        </w:trPr>
        <w:tc>
          <w:tcPr>
            <w:tcW w:w="1057" w:type="pct"/>
          </w:tcPr>
          <w:p w14:paraId="73C485EC"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0C37D1" w:rsidRDefault="008061B6" w:rsidP="008061B6">
            <w:pPr>
              <w:pStyle w:val="TableText"/>
            </w:pPr>
            <w:r w:rsidRPr="000C37D1">
              <w:t>Resource parameter perturbation applied by operator</w:t>
            </w:r>
          </w:p>
        </w:tc>
      </w:tr>
      <w:tr w:rsidR="008061B6" w:rsidRPr="000C37D1" w14:paraId="03D5042A" w14:textId="77777777" w:rsidTr="000B2B29">
        <w:trPr>
          <w:trHeight w:val="20"/>
        </w:trPr>
        <w:tc>
          <w:tcPr>
            <w:tcW w:w="1057" w:type="pct"/>
          </w:tcPr>
          <w:p w14:paraId="7AC3EDEC"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0C37D1" w:rsidRDefault="008061B6" w:rsidP="008061B6">
            <w:pPr>
              <w:pStyle w:val="TableText"/>
            </w:pPr>
            <w:r w:rsidRPr="000C37D1">
              <w:t>Ignition perturbation applied by operator</w:t>
            </w:r>
          </w:p>
        </w:tc>
      </w:tr>
      <w:tr w:rsidR="008061B6" w:rsidRPr="000C37D1" w14:paraId="03D26501" w14:textId="77777777" w:rsidTr="000B2B29">
        <w:trPr>
          <w:trHeight w:val="20"/>
        </w:trPr>
        <w:tc>
          <w:tcPr>
            <w:tcW w:w="1057" w:type="pct"/>
          </w:tcPr>
          <w:p w14:paraId="65B06CC8" w14:textId="6DFA43A2" w:rsidR="008061B6" w:rsidRPr="000C37D1"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0C37D1" w:rsidRDefault="008061B6" w:rsidP="008061B6">
            <w:pPr>
              <w:pStyle w:val="TableText"/>
            </w:pPr>
            <w:r w:rsidRPr="000C37D1">
              <w:t>Fail-safe blending factor between the DSS decision and the conservative baseline</w:t>
            </w:r>
          </w:p>
        </w:tc>
      </w:tr>
      <w:tr w:rsidR="008061B6" w:rsidRPr="000C37D1" w14:paraId="47592772" w14:textId="77777777" w:rsidTr="000B2B29">
        <w:trPr>
          <w:trHeight w:val="20"/>
        </w:trPr>
        <w:tc>
          <w:tcPr>
            <w:tcW w:w="1057" w:type="pct"/>
          </w:tcPr>
          <w:p w14:paraId="1E0D83E5"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0C37D1" w:rsidRDefault="008061B6" w:rsidP="008061B6">
            <w:pPr>
              <w:pStyle w:val="TableText"/>
            </w:pPr>
            <w:r w:rsidRPr="000C37D1">
              <w:t>User interaction operator</w:t>
            </w:r>
          </w:p>
        </w:tc>
      </w:tr>
      <w:tr w:rsidR="008061B6" w:rsidRPr="000C37D1" w14:paraId="0B5316A1" w14:textId="77777777" w:rsidTr="000B2B29">
        <w:trPr>
          <w:trHeight w:val="20"/>
        </w:trPr>
        <w:tc>
          <w:tcPr>
            <w:tcW w:w="1057" w:type="pct"/>
          </w:tcPr>
          <w:p w14:paraId="424B17B5" w14:textId="377D8E1B" w:rsidR="008061B6" w:rsidRPr="000C37D1"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0C37D1" w:rsidRDefault="008061B6" w:rsidP="008061B6">
            <w:pPr>
              <w:pStyle w:val="TableText"/>
            </w:pPr>
            <w:r w:rsidRPr="000C37D1">
              <w:t>Satisficing acceptance threshold</w:t>
            </w:r>
          </w:p>
        </w:tc>
      </w:tr>
      <w:tr w:rsidR="008061B6" w:rsidRPr="000C37D1" w14:paraId="1FC41C5D" w14:textId="77777777" w:rsidTr="000B2B29">
        <w:trPr>
          <w:trHeight w:val="20"/>
        </w:trPr>
        <w:tc>
          <w:tcPr>
            <w:tcW w:w="1057" w:type="pct"/>
          </w:tcPr>
          <w:p w14:paraId="0D97DFFB" w14:textId="18C944CB" w:rsidR="008061B6" w:rsidRPr="000C37D1"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0C37D1" w:rsidRDefault="008061B6" w:rsidP="008061B6">
            <w:pPr>
              <w:pStyle w:val="TableText"/>
            </w:pPr>
            <w:r w:rsidRPr="000C37D1">
              <w:t>Lower bound of adaptive acceptance threshold</w:t>
            </w:r>
          </w:p>
        </w:tc>
      </w:tr>
      <w:tr w:rsidR="008061B6" w:rsidRPr="000C37D1" w14:paraId="40AF9A2D" w14:textId="77777777" w:rsidTr="000B2B29">
        <w:trPr>
          <w:trHeight w:val="20"/>
        </w:trPr>
        <w:tc>
          <w:tcPr>
            <w:tcW w:w="1057" w:type="pct"/>
          </w:tcPr>
          <w:p w14:paraId="4180E358" w14:textId="1AFF516E" w:rsidR="008061B6" w:rsidRPr="000C37D1"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0C37D1" w:rsidRDefault="008061B6" w:rsidP="008061B6">
            <w:pPr>
              <w:pStyle w:val="TableText"/>
            </w:pPr>
            <w:r w:rsidRPr="000C37D1">
              <w:t>Upper bound of adaptive acceptance threshold</w:t>
            </w:r>
          </w:p>
        </w:tc>
      </w:tr>
      <w:tr w:rsidR="008061B6" w:rsidRPr="000C37D1" w14:paraId="3022F04A" w14:textId="77777777" w:rsidTr="000B2B29">
        <w:trPr>
          <w:trHeight w:val="20"/>
        </w:trPr>
        <w:tc>
          <w:tcPr>
            <w:tcW w:w="5000" w:type="pct"/>
            <w:gridSpan w:val="2"/>
          </w:tcPr>
          <w:p w14:paraId="2BBA9640" w14:textId="77777777" w:rsidR="008061B6" w:rsidRPr="000C37D1" w:rsidRDefault="008061B6" w:rsidP="008061B6">
            <w:pPr>
              <w:pStyle w:val="TableText"/>
              <w:rPr>
                <w:b/>
                <w:bCs/>
              </w:rPr>
            </w:pPr>
            <w:r w:rsidRPr="000C37D1">
              <w:rPr>
                <w:b/>
                <w:bCs/>
              </w:rPr>
              <w:t>10. Fuzzy Logic Variables</w:t>
            </w:r>
          </w:p>
        </w:tc>
      </w:tr>
      <w:tr w:rsidR="008061B6" w:rsidRPr="000C37D1" w14:paraId="6A5FE24B" w14:textId="77777777" w:rsidTr="000B2B29">
        <w:trPr>
          <w:trHeight w:val="20"/>
        </w:trPr>
        <w:tc>
          <w:tcPr>
            <w:tcW w:w="1057" w:type="pct"/>
          </w:tcPr>
          <w:p w14:paraId="476914F5" w14:textId="4E6E915C" w:rsidR="008061B6" w:rsidRPr="000C37D1"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0C37D1" w:rsidRDefault="008061B6" w:rsidP="008061B6">
            <w:pPr>
              <w:pStyle w:val="TableText"/>
            </w:pPr>
            <w:r w:rsidRPr="000C37D1">
              <w:t>Number of situational concepts</w:t>
            </w:r>
          </w:p>
        </w:tc>
      </w:tr>
      <w:tr w:rsidR="008061B6" w:rsidRPr="000C37D1" w14:paraId="7DBE141C" w14:textId="77777777" w:rsidTr="000B2B29">
        <w:trPr>
          <w:trHeight w:val="20"/>
        </w:trPr>
        <w:tc>
          <w:tcPr>
            <w:tcW w:w="1057" w:type="pct"/>
          </w:tcPr>
          <w:p w14:paraId="7B793760" w14:textId="07287311" w:rsidR="008061B6" w:rsidRPr="000C37D1"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0C37D1" w:rsidRDefault="008061B6" w:rsidP="008061B6">
            <w:pPr>
              <w:pStyle w:val="TableText"/>
            </w:pPr>
            <w:r w:rsidRPr="000C37D1">
              <w:t>Number of input features</w:t>
            </w:r>
          </w:p>
        </w:tc>
      </w:tr>
      <w:tr w:rsidR="008061B6" w:rsidRPr="000C37D1" w14:paraId="55FE6CAE" w14:textId="77777777" w:rsidTr="000B2B29">
        <w:trPr>
          <w:trHeight w:val="20"/>
        </w:trPr>
        <w:tc>
          <w:tcPr>
            <w:tcW w:w="1057" w:type="pct"/>
          </w:tcPr>
          <w:p w14:paraId="001671E2" w14:textId="65B8C18B" w:rsidR="008061B6" w:rsidRPr="000C37D1"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0C37D1" w:rsidRDefault="008061B6" w:rsidP="008061B6">
            <w:pPr>
              <w:pStyle w:val="TableText"/>
            </w:pPr>
            <w:r w:rsidRPr="000C37D1">
              <w:t xml:space="preserve">Membership matrix for region </w:t>
            </w:r>
            <m:oMath>
              <m:r>
                <w:rPr>
                  <w:rFonts w:ascii="Cambria Math" w:hAnsi="Cambria Math"/>
                </w:rPr>
                <m:t>i</m:t>
              </m:r>
            </m:oMath>
            <w:r w:rsidRPr="000C37D1">
              <w:t xml:space="preserve"> at step k</w:t>
            </w:r>
          </w:p>
        </w:tc>
      </w:tr>
      <w:tr w:rsidR="008061B6" w:rsidRPr="000C37D1" w14:paraId="179B50BF" w14:textId="77777777" w:rsidTr="000B2B29">
        <w:trPr>
          <w:trHeight w:val="20"/>
        </w:trPr>
        <w:tc>
          <w:tcPr>
            <w:tcW w:w="1057" w:type="pct"/>
          </w:tcPr>
          <w:p w14:paraId="1C9C36FD" w14:textId="7DE9946D" w:rsidR="008061B6" w:rsidRPr="000C37D1"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0C37D1" w:rsidRDefault="008061B6" w:rsidP="008061B6">
            <w:pPr>
              <w:pStyle w:val="TableText"/>
            </w:pPr>
            <w:r w:rsidRPr="000C37D1">
              <w:t>Membership degree</w:t>
            </w:r>
          </w:p>
        </w:tc>
      </w:tr>
      <w:tr w:rsidR="008061B6" w:rsidRPr="000C37D1" w14:paraId="3C9F5049" w14:textId="77777777" w:rsidTr="000B2B29">
        <w:trPr>
          <w:trHeight w:val="20"/>
        </w:trPr>
        <w:tc>
          <w:tcPr>
            <w:tcW w:w="1057" w:type="pct"/>
          </w:tcPr>
          <w:p w14:paraId="7542373E" w14:textId="079F32E3" w:rsidR="008061B6" w:rsidRPr="000C37D1"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0C37D1" w:rsidRDefault="008061B6" w:rsidP="008061B6">
            <w:pPr>
              <w:pStyle w:val="TableText"/>
            </w:pPr>
            <w:r w:rsidRPr="000C37D1">
              <w:t>Singleton consequent value for rule R</w:t>
            </w:r>
          </w:p>
        </w:tc>
      </w:tr>
      <w:tr w:rsidR="008061B6" w:rsidRPr="000C37D1" w14:paraId="21FA85E7" w14:textId="77777777" w:rsidTr="000B2B29">
        <w:trPr>
          <w:trHeight w:val="20"/>
        </w:trPr>
        <w:tc>
          <w:tcPr>
            <w:tcW w:w="1057" w:type="pct"/>
          </w:tcPr>
          <w:p w14:paraId="46D7D198" w14:textId="5C2CC272" w:rsidR="008061B6" w:rsidRPr="000C37D1"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0C37D1" w:rsidRDefault="008061B6" w:rsidP="008061B6">
            <w:pPr>
              <w:pStyle w:val="TableText"/>
            </w:pPr>
            <w:r w:rsidRPr="000C37D1">
              <w:t>Activation strength of rule R = min over antecedent membership</w:t>
            </w:r>
          </w:p>
        </w:tc>
      </w:tr>
      <w:tr w:rsidR="008061B6" w:rsidRPr="000C37D1" w14:paraId="27581820" w14:textId="77777777" w:rsidTr="000B2B29">
        <w:trPr>
          <w:trHeight w:val="20"/>
        </w:trPr>
        <w:tc>
          <w:tcPr>
            <w:tcW w:w="1057" w:type="pct"/>
          </w:tcPr>
          <w:p w14:paraId="22EFB7AD" w14:textId="1BE5222B" w:rsidR="008061B6" w:rsidRPr="000C37D1"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0C37D1" w:rsidRDefault="008061B6" w:rsidP="008061B6">
            <w:pPr>
              <w:pStyle w:val="TableText"/>
            </w:pPr>
            <w:r w:rsidRPr="000C37D1">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0C37D1" w14:paraId="3DDFEABE" w14:textId="77777777" w:rsidTr="000B2B29">
        <w:trPr>
          <w:trHeight w:val="20"/>
        </w:trPr>
        <w:tc>
          <w:tcPr>
            <w:tcW w:w="5000" w:type="pct"/>
            <w:gridSpan w:val="2"/>
          </w:tcPr>
          <w:p w14:paraId="2EACFFD9" w14:textId="58DB4068" w:rsidR="008061B6" w:rsidRPr="000C37D1" w:rsidRDefault="008061B6" w:rsidP="008061B6">
            <w:pPr>
              <w:pStyle w:val="TableText"/>
              <w:rPr>
                <w:b/>
                <w:bCs/>
              </w:rPr>
            </w:pPr>
            <w:r w:rsidRPr="000C37D1">
              <w:rPr>
                <w:b/>
                <w:bCs/>
              </w:rPr>
              <w:t>11. Functions / Mappings</w:t>
            </w:r>
          </w:p>
        </w:tc>
      </w:tr>
      <w:tr w:rsidR="008061B6" w:rsidRPr="000C37D1" w14:paraId="0C67C5EB" w14:textId="77777777" w:rsidTr="000B2B29">
        <w:trPr>
          <w:trHeight w:val="20"/>
        </w:trPr>
        <w:tc>
          <w:tcPr>
            <w:tcW w:w="1057" w:type="pct"/>
          </w:tcPr>
          <w:p w14:paraId="523D5CBB"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0C37D1" w:rsidRDefault="008061B6" w:rsidP="008061B6">
            <w:pPr>
              <w:pStyle w:val="TableText"/>
            </w:pPr>
            <w:r w:rsidRPr="000C37D1">
              <w:t>Fire intensity approximation function</w:t>
            </w:r>
          </w:p>
        </w:tc>
      </w:tr>
      <w:tr w:rsidR="008061B6" w:rsidRPr="000C37D1" w14:paraId="079D42C8" w14:textId="77777777" w:rsidTr="000B2B29">
        <w:trPr>
          <w:trHeight w:val="20"/>
        </w:trPr>
        <w:tc>
          <w:tcPr>
            <w:tcW w:w="1057" w:type="pct"/>
          </w:tcPr>
          <w:p w14:paraId="04207136"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0C37D1" w:rsidRDefault="008061B6" w:rsidP="008061B6">
            <w:pPr>
              <w:pStyle w:val="TableText"/>
            </w:pPr>
            <w:r w:rsidRPr="000C37D1">
              <w:t>Rate-of-spread mapping function</w:t>
            </w:r>
          </w:p>
        </w:tc>
      </w:tr>
      <w:tr w:rsidR="008061B6" w:rsidRPr="000C37D1" w14:paraId="166D4614" w14:textId="77777777" w:rsidTr="000B2B29">
        <w:trPr>
          <w:trHeight w:val="20"/>
        </w:trPr>
        <w:tc>
          <w:tcPr>
            <w:tcW w:w="1057" w:type="pct"/>
          </w:tcPr>
          <w:p w14:paraId="3717B21F"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0C37D1" w:rsidRDefault="008061B6" w:rsidP="008061B6">
            <w:pPr>
              <w:pStyle w:val="TableText"/>
            </w:pPr>
            <w:r w:rsidRPr="000C37D1">
              <w:t>Suppression-to-mitigation mapping</w:t>
            </w:r>
          </w:p>
        </w:tc>
      </w:tr>
      <w:tr w:rsidR="008061B6" w:rsidRPr="000C37D1" w14:paraId="09478B97" w14:textId="77777777" w:rsidTr="000B2B29">
        <w:trPr>
          <w:trHeight w:val="20"/>
        </w:trPr>
        <w:tc>
          <w:tcPr>
            <w:tcW w:w="1057" w:type="pct"/>
          </w:tcPr>
          <w:p w14:paraId="79262AB4"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0C37D1" w:rsidRDefault="008061B6" w:rsidP="008061B6">
            <w:pPr>
              <w:pStyle w:val="TableText"/>
            </w:pPr>
            <w:r w:rsidRPr="000C37D1">
              <w:t>Directional spread weighting factor</w:t>
            </w:r>
          </w:p>
        </w:tc>
      </w:tr>
      <w:tr w:rsidR="008061B6" w:rsidRPr="000C37D1" w14:paraId="0637C9C9" w14:textId="77777777" w:rsidTr="000B2B29">
        <w:trPr>
          <w:trHeight w:val="20"/>
        </w:trPr>
        <w:tc>
          <w:tcPr>
            <w:tcW w:w="5000" w:type="pct"/>
            <w:gridSpan w:val="2"/>
          </w:tcPr>
          <w:p w14:paraId="18C2DA27" w14:textId="77777777" w:rsidR="008061B6" w:rsidRPr="000C37D1" w:rsidRDefault="008061B6" w:rsidP="008061B6">
            <w:pPr>
              <w:pStyle w:val="TableText"/>
              <w:rPr>
                <w:b/>
                <w:bCs/>
              </w:rPr>
            </w:pPr>
            <w:r w:rsidRPr="000C37D1">
              <w:rPr>
                <w:b/>
                <w:bCs/>
              </w:rPr>
              <w:t>12. Feature Variables and Parameters</w:t>
            </w:r>
          </w:p>
        </w:tc>
      </w:tr>
      <w:tr w:rsidR="008061B6" w:rsidRPr="000C37D1" w14:paraId="22B698AC" w14:textId="77777777" w:rsidTr="000B2B29">
        <w:trPr>
          <w:trHeight w:val="20"/>
        </w:trPr>
        <w:tc>
          <w:tcPr>
            <w:tcW w:w="1057" w:type="pct"/>
          </w:tcPr>
          <w:p w14:paraId="2544DFAA" w14:textId="09806A9C" w:rsidR="008061B6" w:rsidRPr="000C37D1"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0C37D1"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0C37D1">
              <w:t xml:space="preserve"> feature at </w:t>
            </w:r>
            <m:oMath>
              <m:r>
                <w:rPr>
                  <w:rFonts w:ascii="Cambria Math" w:hAnsi="Cambria Math"/>
                </w:rPr>
                <m:t>(x,y)</m:t>
              </m:r>
            </m:oMath>
            <w:r w:rsidR="008061B6" w:rsidRPr="000C37D1">
              <w:t xml:space="preserve">, region </w:t>
            </w:r>
            <m:oMath>
              <m:r>
                <w:rPr>
                  <w:rFonts w:ascii="Cambria Math" w:hAnsi="Cambria Math"/>
                </w:rPr>
                <m:t>i</m:t>
              </m:r>
            </m:oMath>
            <w:r w:rsidR="008061B6" w:rsidRPr="000C37D1">
              <w:t xml:space="preserve">, step </w:t>
            </w:r>
            <m:oMath>
              <m:r>
                <w:rPr>
                  <w:rFonts w:ascii="Cambria Math" w:hAnsi="Cambria Math"/>
                </w:rPr>
                <m:t>k</m:t>
              </m:r>
            </m:oMath>
            <w:r w:rsidR="008061B6" w:rsidRPr="000C37D1">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0C37D1">
              <w:t xml:space="preserve">, </w:t>
            </w:r>
            <m:oMath>
              <m:r>
                <w:rPr>
                  <w:rFonts w:ascii="Cambria Math" w:hAnsi="Cambria Math"/>
                </w:rPr>
                <m:t>l = 1…10</m:t>
              </m:r>
            </m:oMath>
          </w:p>
        </w:tc>
      </w:tr>
      <w:tr w:rsidR="008061B6" w:rsidRPr="000C37D1" w14:paraId="77353661" w14:textId="77777777" w:rsidTr="000B2B29">
        <w:trPr>
          <w:trHeight w:val="20"/>
        </w:trPr>
        <w:tc>
          <w:tcPr>
            <w:tcW w:w="1057" w:type="pct"/>
          </w:tcPr>
          <w:p w14:paraId="520BCF2E" w14:textId="6B72F34E" w:rsidR="008061B6" w:rsidRPr="000C37D1"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0C37D1" w:rsidRDefault="008061B6" w:rsidP="008061B6">
            <w:pPr>
              <w:pStyle w:val="TableText"/>
            </w:pPr>
            <w:r w:rsidRPr="000C37D1">
              <w:t>Travel-time decay coefficient</w:t>
            </w:r>
          </w:p>
        </w:tc>
      </w:tr>
      <w:tr w:rsidR="008061B6" w:rsidRPr="000C37D1" w14:paraId="1FE40B01" w14:textId="77777777" w:rsidTr="000B2B29">
        <w:trPr>
          <w:trHeight w:val="20"/>
        </w:trPr>
        <w:tc>
          <w:tcPr>
            <w:tcW w:w="1057" w:type="pct"/>
          </w:tcPr>
          <w:p w14:paraId="4F74147C" w14:textId="25266543" w:rsidR="008061B6" w:rsidRPr="000C37D1"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0C37D1" w:rsidRDefault="008061B6" w:rsidP="008061B6">
            <w:pPr>
              <w:pStyle w:val="TableText"/>
            </w:pPr>
            <w:r w:rsidRPr="000C37D1">
              <w:t>Simulation time step</w:t>
            </w:r>
          </w:p>
        </w:tc>
      </w:tr>
      <w:tr w:rsidR="008061B6" w:rsidRPr="000C37D1" w14:paraId="38DB0407" w14:textId="77777777" w:rsidTr="000B2B29">
        <w:trPr>
          <w:trHeight w:val="20"/>
        </w:trPr>
        <w:tc>
          <w:tcPr>
            <w:tcW w:w="1057" w:type="pct"/>
          </w:tcPr>
          <w:p w14:paraId="0A86D94B" w14:textId="27CDC390" w:rsidR="008061B6" w:rsidRPr="000C37D1"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0C37D1" w:rsidRDefault="008061B6" w:rsidP="008061B6">
            <w:pPr>
              <w:pStyle w:val="TableText"/>
            </w:pPr>
            <w:r w:rsidRPr="000C37D1">
              <w:t>Admission margin of the generative verification gates (δ ≥ 0)</w:t>
            </w:r>
          </w:p>
        </w:tc>
      </w:tr>
      <w:tr w:rsidR="008061B6" w:rsidRPr="000C37D1" w14:paraId="35EE1246" w14:textId="77777777" w:rsidTr="000B2B29">
        <w:trPr>
          <w:trHeight w:val="20"/>
        </w:trPr>
        <w:tc>
          <w:tcPr>
            <w:tcW w:w="5000" w:type="pct"/>
            <w:gridSpan w:val="2"/>
          </w:tcPr>
          <w:p w14:paraId="1DBB4FB8" w14:textId="77777777" w:rsidR="008061B6" w:rsidRPr="000C37D1" w:rsidRDefault="008061B6" w:rsidP="008061B6">
            <w:pPr>
              <w:pStyle w:val="TableText"/>
              <w:rPr>
                <w:b/>
                <w:bCs/>
              </w:rPr>
            </w:pPr>
            <w:r w:rsidRPr="000C37D1">
              <w:rPr>
                <w:b/>
                <w:bCs/>
              </w:rPr>
              <w:t>13. Decision Cost and Quality Variables</w:t>
            </w:r>
          </w:p>
        </w:tc>
      </w:tr>
      <w:tr w:rsidR="008061B6" w:rsidRPr="000C37D1" w14:paraId="6F757DB8" w14:textId="77777777" w:rsidTr="000B2B29">
        <w:trPr>
          <w:trHeight w:val="20"/>
        </w:trPr>
        <w:tc>
          <w:tcPr>
            <w:tcW w:w="1057" w:type="pct"/>
          </w:tcPr>
          <w:p w14:paraId="093FC566" w14:textId="77777777" w:rsidR="008061B6" w:rsidRPr="000C37D1" w:rsidRDefault="008061B6" w:rsidP="008061B6">
            <w:pPr>
              <w:pStyle w:val="TableText"/>
            </w:pPr>
            <m:oMathPara>
              <m:oMath>
                <m:r>
                  <w:rPr>
                    <w:rFonts w:ascii="Cambria Math" w:hAnsi="Cambria Math"/>
                  </w:rPr>
                  <m:t>J</m:t>
                </m:r>
              </m:oMath>
            </m:oMathPara>
          </w:p>
        </w:tc>
        <w:tc>
          <w:tcPr>
            <w:tcW w:w="3943" w:type="pct"/>
          </w:tcPr>
          <w:p w14:paraId="6E8495D8" w14:textId="77777777" w:rsidR="008061B6" w:rsidRPr="000C37D1" w:rsidRDefault="008061B6" w:rsidP="008061B6">
            <w:pPr>
              <w:pStyle w:val="TableText"/>
            </w:pPr>
            <w:r w:rsidRPr="000C37D1">
              <w:t>Total normalized decision cost (weighted sum of cost terms)</w:t>
            </w:r>
          </w:p>
        </w:tc>
      </w:tr>
      <w:tr w:rsidR="008061B6" w:rsidRPr="000C37D1" w14:paraId="32843E73" w14:textId="77777777" w:rsidTr="000B2B29">
        <w:trPr>
          <w:trHeight w:val="20"/>
        </w:trPr>
        <w:tc>
          <w:tcPr>
            <w:tcW w:w="1057" w:type="pct"/>
          </w:tcPr>
          <w:p w14:paraId="0964FE99"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Pr="000C37D1" w:rsidRDefault="008061B6" w:rsidP="008061B6">
            <w:pPr>
              <w:pStyle w:val="TableText"/>
            </w:pPr>
            <w:r w:rsidRPr="000C37D1">
              <w:t>Physical decision cost (burned area, asset loss, population)</w:t>
            </w:r>
          </w:p>
        </w:tc>
      </w:tr>
      <w:tr w:rsidR="008061B6" w:rsidRPr="000C37D1" w14:paraId="3CC24E99" w14:textId="77777777" w:rsidTr="000B2B29">
        <w:trPr>
          <w:trHeight w:val="20"/>
        </w:trPr>
        <w:tc>
          <w:tcPr>
            <w:tcW w:w="1057" w:type="pct"/>
          </w:tcPr>
          <w:p w14:paraId="165C98A0"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Pr="000C37D1" w:rsidRDefault="008061B6" w:rsidP="008061B6">
            <w:pPr>
              <w:pStyle w:val="TableText"/>
            </w:pPr>
            <w:r w:rsidRPr="000C37D1">
              <w:t>Burned-area cost term</w:t>
            </w:r>
          </w:p>
        </w:tc>
      </w:tr>
      <w:tr w:rsidR="008061B6" w:rsidRPr="000C37D1" w14:paraId="19ABE04E" w14:textId="77777777" w:rsidTr="000B2B29">
        <w:trPr>
          <w:trHeight w:val="20"/>
        </w:trPr>
        <w:tc>
          <w:tcPr>
            <w:tcW w:w="1057" w:type="pct"/>
          </w:tcPr>
          <w:p w14:paraId="054E2A03"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Pr="000C37D1" w:rsidRDefault="008061B6" w:rsidP="008061B6">
            <w:pPr>
              <w:pStyle w:val="TableText"/>
            </w:pPr>
            <w:r w:rsidRPr="000C37D1">
              <w:t>Asset-loss cost term</w:t>
            </w:r>
          </w:p>
        </w:tc>
      </w:tr>
      <w:tr w:rsidR="008061B6" w:rsidRPr="000C37D1" w14:paraId="12CC6A59" w14:textId="77777777" w:rsidTr="000B2B29">
        <w:trPr>
          <w:trHeight w:val="20"/>
        </w:trPr>
        <w:tc>
          <w:tcPr>
            <w:tcW w:w="1057" w:type="pct"/>
          </w:tcPr>
          <w:p w14:paraId="71C8D0C6"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Pr="000C37D1" w:rsidRDefault="008061B6" w:rsidP="008061B6">
            <w:pPr>
              <w:pStyle w:val="TableText"/>
            </w:pPr>
            <w:r w:rsidRPr="000C37D1">
              <w:t>Population-exposure cost term</w:t>
            </w:r>
          </w:p>
        </w:tc>
      </w:tr>
      <w:tr w:rsidR="008061B6" w:rsidRPr="000C37D1" w14:paraId="7BCD8395" w14:textId="77777777" w:rsidTr="000B2B29">
        <w:trPr>
          <w:trHeight w:val="20"/>
        </w:trPr>
        <w:tc>
          <w:tcPr>
            <w:tcW w:w="1057" w:type="pct"/>
          </w:tcPr>
          <w:p w14:paraId="4718A19D"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Pr="000C37D1" w:rsidRDefault="008061B6" w:rsidP="008061B6">
            <w:pPr>
              <w:pStyle w:val="TableText"/>
            </w:pPr>
            <w:r w:rsidRPr="000C37D1">
              <w:t>Response cost term</w:t>
            </w:r>
          </w:p>
        </w:tc>
      </w:tr>
      <w:tr w:rsidR="008061B6" w:rsidRPr="000C37D1" w14:paraId="17B4554A" w14:textId="77777777" w:rsidTr="000B2B29">
        <w:trPr>
          <w:trHeight w:val="20"/>
        </w:trPr>
        <w:tc>
          <w:tcPr>
            <w:tcW w:w="1057" w:type="pct"/>
          </w:tcPr>
          <w:p w14:paraId="163DD9A7" w14:textId="77777777" w:rsidR="008061B6" w:rsidRPr="000C37D1"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Pr="000C37D1" w:rsidRDefault="008061B6" w:rsidP="008061B6">
            <w:pPr>
              <w:pStyle w:val="TableText"/>
            </w:pPr>
            <w:r w:rsidRPr="000C37D1">
              <w:t>Response-delay cost term</w:t>
            </w:r>
          </w:p>
        </w:tc>
      </w:tr>
      <w:tr w:rsidR="008061B6" w:rsidRPr="000C37D1" w14:paraId="3EA26825" w14:textId="77777777" w:rsidTr="000B2B29">
        <w:trPr>
          <w:trHeight w:val="20"/>
        </w:trPr>
        <w:tc>
          <w:tcPr>
            <w:tcW w:w="1057" w:type="pct"/>
          </w:tcPr>
          <w:p w14:paraId="7C38B64B" w14:textId="6D7D65E4" w:rsidR="008061B6" w:rsidRPr="000C37D1"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Pr="000C37D1" w:rsidRDefault="008061B6" w:rsidP="008061B6">
            <w:pPr>
              <w:pStyle w:val="TableText"/>
            </w:pPr>
            <w:r w:rsidRPr="000C37D1">
              <w:t>Decision quality at step k</w:t>
            </w:r>
          </w:p>
        </w:tc>
      </w:tr>
      <w:tr w:rsidR="008061B6" w:rsidRPr="000C37D1" w14:paraId="6FE54208" w14:textId="77777777" w:rsidTr="000B2B29">
        <w:trPr>
          <w:trHeight w:val="20"/>
        </w:trPr>
        <w:tc>
          <w:tcPr>
            <w:tcW w:w="1057" w:type="pct"/>
          </w:tcPr>
          <w:p w14:paraId="05747EAA" w14:textId="66502ED5" w:rsidR="008061B6" w:rsidRPr="000C37D1"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Pr="000C37D1" w:rsidRDefault="008061B6" w:rsidP="008061B6">
            <w:pPr>
              <w:pStyle w:val="TableText"/>
            </w:pPr>
            <w:r w:rsidRPr="000C37D1">
              <w:t>Number of linguistic terms per fuzzy variable</w:t>
            </w:r>
          </w:p>
        </w:tc>
      </w:tr>
      <w:tr w:rsidR="008061B6" w:rsidRPr="000C37D1" w14:paraId="1D3D3E2C" w14:textId="77777777" w:rsidTr="000B2B29">
        <w:trPr>
          <w:trHeight w:val="20"/>
        </w:trPr>
        <w:tc>
          <w:tcPr>
            <w:tcW w:w="1057" w:type="pct"/>
          </w:tcPr>
          <w:p w14:paraId="26B4E6E9" w14:textId="412E160E" w:rsidR="008061B6" w:rsidRPr="000C37D1"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Pr="000C37D1" w:rsidRDefault="008061B6" w:rsidP="008061B6">
            <w:pPr>
              <w:pStyle w:val="TableText"/>
            </w:pPr>
            <w:r w:rsidRPr="000C37D1">
              <w:t>Number of rule antecedent inputs</w:t>
            </w:r>
          </w:p>
        </w:tc>
      </w:tr>
      <w:tr w:rsidR="008061B6" w:rsidRPr="000C37D1" w14:paraId="7323C94D" w14:textId="77777777" w:rsidTr="000B2B29">
        <w:trPr>
          <w:trHeight w:val="20"/>
        </w:trPr>
        <w:tc>
          <w:tcPr>
            <w:tcW w:w="1057" w:type="pct"/>
          </w:tcPr>
          <w:p w14:paraId="06F0C64C" w14:textId="3485ED4D" w:rsidR="008061B6" w:rsidRPr="000C37D1"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Pr="000C37D1" w:rsidRDefault="008061B6" w:rsidP="008061B6">
            <w:pPr>
              <w:pStyle w:val="TableText"/>
            </w:pPr>
            <w:r w:rsidRPr="000C37D1">
              <w:t>Gated concept activation at step k</w:t>
            </w:r>
          </w:p>
        </w:tc>
      </w:tr>
      <w:tr w:rsidR="008061B6" w:rsidRPr="000C37D1" w14:paraId="735E49B4" w14:textId="77777777" w:rsidTr="000B2B29">
        <w:trPr>
          <w:trHeight w:val="20"/>
        </w:trPr>
        <w:tc>
          <w:tcPr>
            <w:tcW w:w="1057" w:type="pct"/>
          </w:tcPr>
          <w:p w14:paraId="41D117DB" w14:textId="75B4F712" w:rsidR="008061B6" w:rsidRPr="000C37D1"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Pr="000C37D1" w:rsidRDefault="008061B6" w:rsidP="008061B6">
            <w:pPr>
              <w:pStyle w:val="TableText"/>
            </w:pPr>
            <w:r w:rsidRPr="000C37D1">
              <w:t>Observation-based concept activation at step k</w:t>
            </w:r>
          </w:p>
        </w:tc>
      </w:tr>
      <w:tr w:rsidR="008061B6" w:rsidRPr="000C37D1" w14:paraId="4B9E9653" w14:textId="77777777" w:rsidTr="000B2B29">
        <w:trPr>
          <w:trHeight w:val="20"/>
        </w:trPr>
        <w:tc>
          <w:tcPr>
            <w:tcW w:w="1057" w:type="pct"/>
          </w:tcPr>
          <w:p w14:paraId="1F28DD83" w14:textId="42FC200E" w:rsidR="008061B6" w:rsidRPr="000C37D1"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Pr="000C37D1" w:rsidRDefault="008061B6" w:rsidP="008061B6">
            <w:pPr>
              <w:pStyle w:val="TableText"/>
            </w:pPr>
            <w:r w:rsidRPr="000C37D1">
              <w:t>Persistence-prior concept activation at step k</w:t>
            </w:r>
          </w:p>
        </w:tc>
      </w:tr>
      <w:tr w:rsidR="008061B6" w:rsidRPr="000C37D1" w14:paraId="77DAFCBA" w14:textId="77777777" w:rsidTr="000B2B29">
        <w:trPr>
          <w:trHeight w:val="20"/>
        </w:trPr>
        <w:tc>
          <w:tcPr>
            <w:tcW w:w="1057" w:type="pct"/>
          </w:tcPr>
          <w:p w14:paraId="49747656" w14:textId="3E526C52" w:rsidR="008061B6" w:rsidRPr="000C37D1"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Pr="000C37D1" w:rsidRDefault="008061B6" w:rsidP="008061B6">
            <w:pPr>
              <w:pStyle w:val="TableText"/>
            </w:pPr>
            <w:r w:rsidRPr="000C37D1">
              <w:t>Contextual-bandit state (deficit band and coverage-gap flag)</w:t>
            </w:r>
          </w:p>
        </w:tc>
      </w:tr>
      <w:tr w:rsidR="008061B6" w:rsidRPr="000C37D1" w14:paraId="3AD73BD9" w14:textId="77777777" w:rsidTr="000B2B29">
        <w:trPr>
          <w:trHeight w:val="20"/>
        </w:trPr>
        <w:tc>
          <w:tcPr>
            <w:tcW w:w="1057" w:type="pct"/>
          </w:tcPr>
          <w:p w14:paraId="60CE2C0F" w14:textId="0989E512" w:rsidR="008061B6" w:rsidRPr="000C37D1"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Pr="000C37D1" w:rsidRDefault="008061B6" w:rsidP="008061B6">
            <w:pPr>
              <w:pStyle w:val="TableText"/>
            </w:pPr>
            <w:r w:rsidRPr="000C37D1">
              <w:t>Selected adaptation stage (contextual-bandit action)</w:t>
            </w:r>
          </w:p>
        </w:tc>
      </w:tr>
      <w:tr w:rsidR="008061B6" w:rsidRPr="000C37D1" w14:paraId="1623DE22" w14:textId="77777777" w:rsidTr="000B2B29">
        <w:trPr>
          <w:trHeight w:val="20"/>
        </w:trPr>
        <w:tc>
          <w:tcPr>
            <w:tcW w:w="1057" w:type="pct"/>
          </w:tcPr>
          <w:p w14:paraId="49452D03" w14:textId="10602AC4" w:rsidR="008061B6" w:rsidRPr="000C37D1"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Pr="000C37D1" w:rsidRDefault="008061B6" w:rsidP="008061B6">
            <w:pPr>
              <w:pStyle w:val="TableText"/>
            </w:pPr>
            <w:r w:rsidRPr="000C37D1">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rsidRPr="000C37D1">
              <w:t>)</w:t>
            </w:r>
          </w:p>
        </w:tc>
      </w:tr>
      <w:tr w:rsidR="008061B6" w:rsidRPr="000C37D1" w14:paraId="51141E92" w14:textId="77777777" w:rsidTr="000B2B29">
        <w:trPr>
          <w:trHeight w:val="20"/>
        </w:trPr>
        <w:tc>
          <w:tcPr>
            <w:tcW w:w="1057" w:type="pct"/>
          </w:tcPr>
          <w:p w14:paraId="490C30ED" w14:textId="109A19B2" w:rsidR="008061B6" w:rsidRPr="000C37D1"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Pr="000C37D1" w:rsidRDefault="008061B6" w:rsidP="008061B6">
            <w:pPr>
              <w:pStyle w:val="TableText"/>
            </w:pPr>
            <w:r w:rsidRPr="000C37D1">
              <w:t>Bearing angle from cell (i,j) toward (x,y) in directional spread</w:t>
            </w:r>
          </w:p>
        </w:tc>
      </w:tr>
      <w:tr w:rsidR="008061B6" w:rsidRPr="000C37D1" w14:paraId="74969A68" w14:textId="77777777" w:rsidTr="000B2B29">
        <w:trPr>
          <w:trHeight w:val="20"/>
        </w:trPr>
        <w:tc>
          <w:tcPr>
            <w:tcW w:w="1057" w:type="pct"/>
          </w:tcPr>
          <w:p w14:paraId="1671F4D7" w14:textId="77777777" w:rsidR="008061B6" w:rsidRPr="000C37D1" w:rsidRDefault="008061B6" w:rsidP="008061B6">
            <w:pPr>
              <w:pStyle w:val="TableText"/>
              <w:rPr>
                <w:rFonts w:cs="Arial"/>
              </w:rPr>
            </w:pPr>
          </w:p>
        </w:tc>
        <w:tc>
          <w:tcPr>
            <w:tcW w:w="3943" w:type="pct"/>
          </w:tcPr>
          <w:p w14:paraId="2CCAA131" w14:textId="77777777" w:rsidR="008061B6" w:rsidRPr="000C37D1" w:rsidRDefault="008061B6" w:rsidP="008061B6">
            <w:pPr>
              <w:pStyle w:val="TableText"/>
            </w:pPr>
          </w:p>
        </w:tc>
      </w:tr>
    </w:tbl>
    <w:p w14:paraId="43AE56BA" w14:textId="77777777" w:rsidR="00DE7D77" w:rsidRPr="000C37D1" w:rsidRDefault="00DE7D77" w:rsidP="008E6767">
      <w:pPr>
        <w:rPr>
          <w:rFonts w:cs="Times New Roman"/>
          <w:szCs w:val="24"/>
        </w:rPr>
      </w:pPr>
    </w:p>
    <w:p w14:paraId="071A0046" w14:textId="5681F989" w:rsidR="00B85D29" w:rsidRPr="000C37D1" w:rsidRDefault="00B85D29" w:rsidP="008E6767">
      <w:pPr>
        <w:rPr>
          <w:rFonts w:cs="Times New Roman"/>
          <w:szCs w:val="24"/>
        </w:rPr>
        <w:sectPr w:rsidR="00B85D29" w:rsidRPr="000C37D1"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0C37D1" w:rsidRDefault="00320403" w:rsidP="006459A4">
      <w:pPr>
        <w:pStyle w:val="Chapter"/>
      </w:pPr>
    </w:p>
    <w:p w14:paraId="6FBD5558" w14:textId="7BF58BC0" w:rsidR="00320403" w:rsidRPr="000C37D1" w:rsidRDefault="00320403" w:rsidP="006459A4">
      <w:pPr>
        <w:pStyle w:val="Heading1"/>
        <w:rPr>
          <w:lang w:val="en-US"/>
        </w:rPr>
      </w:pPr>
      <w:bookmarkStart w:id="33" w:name="_Ref226153869"/>
      <w:bookmarkStart w:id="34" w:name="_Toc236573961"/>
      <w:r w:rsidRPr="000C37D1">
        <w:rPr>
          <w:lang w:val="en-US"/>
        </w:rPr>
        <w:t>INTRODUCTION</w:t>
      </w:r>
      <w:bookmarkEnd w:id="33"/>
      <w:bookmarkEnd w:id="34"/>
    </w:p>
    <w:p w14:paraId="19AEEE92" w14:textId="4253964E" w:rsidR="00101B60" w:rsidRPr="000C37D1" w:rsidRDefault="00101B60" w:rsidP="003111F8">
      <w:pPr>
        <w:pStyle w:val="ParText"/>
        <w:rPr>
          <w:lang w:eastAsia="ja-JP"/>
        </w:rPr>
      </w:pPr>
      <w:r w:rsidRPr="000C37D1">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0C37D1">
            <w:rPr>
              <w:lang w:eastAsia="tr-TR"/>
            </w:rPr>
            <w:fldChar w:fldCharType="begin"/>
          </w:r>
          <w:r w:rsidRPr="000C37D1">
            <w:rPr>
              <w:lang w:eastAsia="tr-TR"/>
            </w:rPr>
            <w:instrText xml:space="preserve">CITATION SpragueCarlson1982 \m Power2002 \t  \m TurbanEtAl2011 \m ShardaEtAl2018 \l 1055 </w:instrText>
          </w:r>
          <w:r w:rsidRPr="000C37D1">
            <w:rPr>
              <w:lang w:eastAsia="tr-TR"/>
            </w:rPr>
            <w:fldChar w:fldCharType="separate"/>
          </w:r>
          <w:r w:rsidR="00772963">
            <w:rPr>
              <w:noProof/>
              <w:lang w:eastAsia="tr-TR"/>
            </w:rPr>
            <w:t>(Sprague &amp; Carlson, 1982; Power, 2002; Turban, 2011; Sharda, Delen, &amp; Turban, 2018)</w:t>
          </w:r>
          <w:r w:rsidRPr="000C37D1">
            <w:rPr>
              <w:lang w:eastAsia="tr-TR"/>
            </w:rPr>
            <w:fldChar w:fldCharType="end"/>
          </w:r>
        </w:sdtContent>
      </w:sdt>
      <w:r w:rsidRPr="000C37D1">
        <w:t xml:space="preserve">. Despite decades of development alongside data analytics and computational intelligence </w:t>
      </w:r>
      <w:sdt>
        <w:sdtPr>
          <w:rPr>
            <w:lang w:eastAsia="tr-TR"/>
          </w:rPr>
          <w:id w:val="114878293"/>
          <w:citation/>
        </w:sdtPr>
        <w:sdtContent>
          <w:r w:rsidRPr="000C37D1">
            <w:rPr>
              <w:lang w:eastAsia="tr-TR"/>
            </w:rPr>
            <w:fldChar w:fldCharType="begin"/>
          </w:r>
          <w:r w:rsidRPr="000C37D1">
            <w:rPr>
              <w:lang w:eastAsia="tr-TR"/>
            </w:rPr>
            <w:instrText xml:space="preserve">CITATION Power2015 \m ShardaEtAl2018 \m Arnott2005 \l 1055 </w:instrText>
          </w:r>
          <w:r w:rsidRPr="000C37D1">
            <w:rPr>
              <w:lang w:eastAsia="tr-TR"/>
            </w:rPr>
            <w:fldChar w:fldCharType="separate"/>
          </w:r>
          <w:r w:rsidR="00772963">
            <w:rPr>
              <w:noProof/>
              <w:lang w:eastAsia="tr-TR"/>
            </w:rPr>
            <w:t>(Power &amp; Heavin, 2017; Sharda, Delen, &amp; Turban, 2018; Arnott &amp; Pervan, 2005)</w:t>
          </w:r>
          <w:r w:rsidRPr="000C37D1">
            <w:rPr>
              <w:lang w:eastAsia="tr-TR"/>
            </w:rPr>
            <w:fldChar w:fldCharType="end"/>
          </w:r>
        </w:sdtContent>
      </w:sdt>
      <w:r w:rsidRPr="000C37D1">
        <w:t xml:space="preserve">, classical DSS still assume full observability, stationary dynamics, and well-defined objectives </w:t>
      </w:r>
      <w:sdt>
        <w:sdtPr>
          <w:rPr>
            <w:lang w:eastAsia="ja-JP"/>
          </w:rPr>
          <w:id w:val="192805887"/>
          <w:citation/>
        </w:sdtPr>
        <w:sdtContent>
          <w:r w:rsidRPr="000C37D1">
            <w:rPr>
              <w:lang w:eastAsia="ja-JP"/>
            </w:rPr>
            <w:fldChar w:fldCharType="begin"/>
          </w:r>
          <w:r w:rsidRPr="000C37D1">
            <w:rPr>
              <w:lang w:eastAsia="ja-JP"/>
            </w:rPr>
            <w:instrText xml:space="preserve">CITATION KeeneyRaiffa1976 \l 1033 </w:instrText>
          </w:r>
          <w:r w:rsidRPr="000C37D1">
            <w:rPr>
              <w:lang w:eastAsia="ja-JP"/>
            </w:rPr>
            <w:fldChar w:fldCharType="separate"/>
          </w:r>
          <w:r w:rsidR="00772963">
            <w:rPr>
              <w:noProof/>
              <w:lang w:eastAsia="ja-JP"/>
            </w:rPr>
            <w:t>(Keeney &amp; Raiffa, 1976)</w:t>
          </w:r>
          <w:r w:rsidRPr="000C37D1">
            <w:rPr>
              <w:lang w:eastAsia="ja-JP"/>
            </w:rPr>
            <w:fldChar w:fldCharType="end"/>
          </w:r>
        </w:sdtContent>
      </w:sdt>
      <w:r w:rsidRPr="000C37D1">
        <w:t xml:space="preserve">, assumptions that rarely hold in real operations, where </w:t>
      </w:r>
      <w:r w:rsidRPr="000C37D1">
        <w:rPr>
          <w:b/>
          <w:bCs/>
          <w:i/>
          <w:iCs/>
          <w:lang w:eastAsia="ja-JP"/>
        </w:rPr>
        <w:t>epistemic uncertainty</w:t>
      </w:r>
      <w:r w:rsidRPr="000C37D1">
        <w:rPr>
          <w:lang w:eastAsia="ja-JP"/>
        </w:rPr>
        <w:t xml:space="preserve"> persists </w:t>
      </w:r>
      <w:sdt>
        <w:sdtPr>
          <w:rPr>
            <w:lang w:eastAsia="tr-TR"/>
          </w:rPr>
          <w:id w:val="-222833283"/>
          <w:citation/>
        </w:sdtPr>
        <w:sdtContent>
          <w:r w:rsidRPr="000C37D1">
            <w:rPr>
              <w:lang w:eastAsia="tr-TR"/>
            </w:rPr>
            <w:fldChar w:fldCharType="begin"/>
          </w:r>
          <w:r w:rsidRPr="000C37D1">
            <w:rPr>
              <w:lang w:eastAsia="tr-TR"/>
            </w:rPr>
            <w:instrText xml:space="preserve">CITATION FrenchEtAl2019 \m Placeholder1 \t  \l 1055 </w:instrText>
          </w:r>
          <w:r w:rsidRPr="000C37D1">
            <w:rPr>
              <w:lang w:eastAsia="tr-TR"/>
            </w:rPr>
            <w:fldChar w:fldCharType="separate"/>
          </w:r>
          <w:r w:rsidR="00772963">
            <w:rPr>
              <w:noProof/>
              <w:lang w:eastAsia="tr-TR"/>
            </w:rPr>
            <w:t>(French, Maule, &amp; Papamichail, 2019; Walker, et al., 2003)</w:t>
          </w:r>
          <w:r w:rsidRPr="000C37D1">
            <w:rPr>
              <w:lang w:eastAsia="tr-TR"/>
            </w:rPr>
            <w:fldChar w:fldCharType="end"/>
          </w:r>
        </w:sdtContent>
      </w:sdt>
      <w:r w:rsidRPr="000C37D1">
        <w:rPr>
          <w:lang w:eastAsia="ja-JP"/>
        </w:rPr>
        <w:t>.</w:t>
      </w:r>
    </w:p>
    <w:p w14:paraId="00504159" w14:textId="53F04A64" w:rsidR="00101B60" w:rsidRPr="000C37D1" w:rsidRDefault="00101B60" w:rsidP="00E01498">
      <w:pPr>
        <w:pStyle w:val="ParText"/>
        <w:rPr>
          <w:lang w:eastAsia="ja-JP"/>
        </w:rPr>
      </w:pPr>
      <w:r w:rsidRPr="000C37D1">
        <w:t xml:space="preserve">DSS research has therefore shifted toward hybrid architectures that combine simulation, expert knowledge, and uncertainty-aware reasoning </w:t>
      </w:r>
      <w:sdt>
        <w:sdtPr>
          <w:rPr>
            <w:lang w:eastAsia="tr-TR"/>
          </w:rPr>
          <w:id w:val="313686333"/>
          <w:citation/>
        </w:sdtPr>
        <w:sdtContent>
          <w:r w:rsidRPr="000C37D1">
            <w:rPr>
              <w:lang w:eastAsia="tr-TR"/>
            </w:rPr>
            <w:fldChar w:fldCharType="begin"/>
          </w:r>
          <w:r w:rsidRPr="000C37D1">
            <w:rPr>
              <w:lang w:eastAsia="tr-TR"/>
            </w:rPr>
            <w:instrText xml:space="preserve"> CITATION Marakas2013 \l 1033  \m Arnott2005</w:instrText>
          </w:r>
          <w:r w:rsidRPr="000C37D1">
            <w:rPr>
              <w:lang w:eastAsia="tr-TR"/>
            </w:rPr>
            <w:fldChar w:fldCharType="separate"/>
          </w:r>
          <w:r w:rsidR="00772963">
            <w:rPr>
              <w:noProof/>
              <w:lang w:eastAsia="tr-TR"/>
            </w:rPr>
            <w:t>(Marakas &amp; O'Brien, 2013; Arnott &amp; Pervan, 2005)</w:t>
          </w:r>
          <w:r w:rsidRPr="000C37D1">
            <w:rPr>
              <w:lang w:eastAsia="tr-TR"/>
            </w:rPr>
            <w:fldChar w:fldCharType="end"/>
          </w:r>
        </w:sdtContent>
      </w:sdt>
      <w:r w:rsidRPr="000C37D1">
        <w:t>. At the same time, artificial intelligence (AI) methods have raised predictive accuracy but often operate</w:t>
      </w:r>
      <w:r w:rsidRPr="000C37D1">
        <w:rPr>
          <w:lang w:eastAsia="ja-JP"/>
        </w:rPr>
        <w:t xml:space="preserve"> as opaque systems whose </w:t>
      </w:r>
      <w:r w:rsidRPr="000C37D1">
        <w:rPr>
          <w:b/>
          <w:bCs/>
          <w:i/>
          <w:iCs/>
          <w:lang w:eastAsia="ja-JP"/>
        </w:rPr>
        <w:t>reasoning is difficult to expose at the decision level</w:t>
      </w:r>
      <w:r w:rsidRPr="000C37D1">
        <w:rPr>
          <w:lang w:eastAsia="ja-JP"/>
        </w:rPr>
        <w:t xml:space="preserve"> </w:t>
      </w:r>
      <w:sdt>
        <w:sdtPr>
          <w:rPr>
            <w:lang w:eastAsia="tr-TR"/>
          </w:rPr>
          <w:id w:val="1200367174"/>
          <w:citation/>
        </w:sdtPr>
        <w:sdtContent>
          <w:r w:rsidRPr="000C37D1">
            <w:rPr>
              <w:lang w:eastAsia="tr-TR"/>
            </w:rPr>
            <w:fldChar w:fldCharType="begin"/>
          </w:r>
          <w:r w:rsidRPr="000C37D1">
            <w:rPr>
              <w:lang w:eastAsia="tr-TR"/>
            </w:rPr>
            <w:instrText>CITATION RibeiroEtAl2016 \l 1055  \m Abdul2018 \m SannemanShah2020</w:instrText>
          </w:r>
          <w:r w:rsidRPr="000C37D1">
            <w:rPr>
              <w:lang w:eastAsia="tr-TR"/>
            </w:rPr>
            <w:fldChar w:fldCharType="separate"/>
          </w:r>
          <w:r w:rsidR="00772963">
            <w:rPr>
              <w:noProof/>
              <w:lang w:eastAsia="tr-TR"/>
            </w:rPr>
            <w:t>(Ribeiro, Singh, &amp; Guestrin, 2016; Abdul, Vermeulen, Wang, Lim, &amp; Kankanhalli, 2018; Sanneman &amp; Shah, 2020)</w:t>
          </w:r>
          <w:r w:rsidRPr="000C37D1">
            <w:rPr>
              <w:lang w:eastAsia="tr-TR"/>
            </w:rPr>
            <w:fldChar w:fldCharType="end"/>
          </w:r>
        </w:sdtContent>
      </w:sdt>
      <w:r w:rsidRPr="000C37D1">
        <w:rPr>
          <w:lang w:eastAsia="ja-JP"/>
        </w:rPr>
        <w:t xml:space="preserve">. In </w:t>
      </w:r>
      <w:r w:rsidRPr="000C37D1">
        <w:t xml:space="preserve">critical domains such as disaster management, decision outputs must be interpretable, traceable, and aligned with human reasoning </w:t>
      </w:r>
      <w:sdt>
        <w:sdtPr>
          <w:rPr>
            <w:lang w:eastAsia="tr-TR"/>
          </w:rPr>
          <w:id w:val="-1514987756"/>
          <w:citation/>
        </w:sdtPr>
        <w:sdtContent>
          <w:r w:rsidRPr="000C37D1">
            <w:rPr>
              <w:lang w:eastAsia="tr-TR"/>
            </w:rPr>
            <w:fldChar w:fldCharType="begin"/>
          </w:r>
          <w:r w:rsidRPr="000C37D1">
            <w:rPr>
              <w:lang w:eastAsia="tr-TR"/>
            </w:rPr>
            <w:instrText xml:space="preserve"> CITATION McNeeseEtAl2021 \l 1033 </w:instrText>
          </w:r>
          <w:r w:rsidRPr="000C37D1">
            <w:rPr>
              <w:lang w:eastAsia="tr-TR"/>
            </w:rPr>
            <w:fldChar w:fldCharType="separate"/>
          </w:r>
          <w:r w:rsidR="00772963">
            <w:rPr>
              <w:noProof/>
              <w:lang w:eastAsia="tr-TR"/>
            </w:rPr>
            <w:t>(McNeese, Schelble, Canonico, &amp; Demir, 2021)</w:t>
          </w:r>
          <w:r w:rsidRPr="000C37D1">
            <w:rPr>
              <w:lang w:eastAsia="tr-TR"/>
            </w:rPr>
            <w:fldChar w:fldCharType="end"/>
          </w:r>
        </w:sdtContent>
      </w:sdt>
      <w:r w:rsidRPr="000C37D1">
        <w:rPr>
          <w:lang w:eastAsia="ja-JP"/>
        </w:rPr>
        <w:t xml:space="preserve">; hence, next-generation </w:t>
      </w:r>
      <w:r w:rsidRPr="000C37D1">
        <w:rPr>
          <w:b/>
          <w:bCs/>
          <w:i/>
          <w:iCs/>
        </w:rPr>
        <w:t>DSS must reason with incomplete and unreliable observations, preserve interpretability, and adapt as conditions evolve</w:t>
      </w:r>
      <w:r w:rsidRPr="000C37D1">
        <w:rPr>
          <w:b/>
          <w:bCs/>
          <w:lang w:eastAsia="ja-JP"/>
        </w:rPr>
        <w:t xml:space="preserve"> </w:t>
      </w:r>
      <w:sdt>
        <w:sdtPr>
          <w:id w:val="1532996054"/>
          <w:citation/>
        </w:sdtPr>
        <w:sdtContent>
          <w:r w:rsidRPr="000C37D1">
            <w:fldChar w:fldCharType="begin"/>
          </w:r>
          <w:r w:rsidRPr="000C37D1">
            <w:instrText xml:space="preserve"> CITATION FrenchEtAl2019 \l 1055  \m ThompsonCalkin2011 \m Comfort2019 \m Placeholder1</w:instrText>
          </w:r>
          <w:r w:rsidRPr="000C37D1">
            <w:fldChar w:fldCharType="separate"/>
          </w:r>
          <w:r w:rsidR="00772963">
            <w:rPr>
              <w:noProof/>
            </w:rPr>
            <w:t>(French, Maule, &amp; Papamichail, 2019; Thompson &amp; Calkin, 2011; Comfort, Boin, &amp; Demchak, 2010; Walker, et al., 2003)</w:t>
          </w:r>
          <w:r w:rsidRPr="000C37D1">
            <w:fldChar w:fldCharType="end"/>
          </w:r>
        </w:sdtContent>
      </w:sdt>
      <w:r w:rsidRPr="000C37D1">
        <w:rPr>
          <w:lang w:eastAsia="ja-JP"/>
        </w:rPr>
        <w:t>.</w:t>
      </w:r>
    </w:p>
    <w:p w14:paraId="1957D34C" w14:textId="77777777" w:rsidR="009E7AB1" w:rsidRPr="000C37D1" w:rsidRDefault="009E7AB1" w:rsidP="009E7AB1">
      <w:pPr>
        <w:pStyle w:val="ParText"/>
        <w:keepNext/>
        <w:spacing w:after="0"/>
        <w:jc w:val="center"/>
      </w:pPr>
      <w:r w:rsidRPr="000C37D1">
        <w:rPr>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25752326" w:rsidR="00E97881" w:rsidRPr="000C37D1" w:rsidRDefault="009E7AB1" w:rsidP="00E97881">
      <w:pPr>
        <w:pStyle w:val="Caption"/>
      </w:pPr>
      <w:bookmarkStart w:id="35" w:name="_Ref223862101"/>
      <w:bookmarkStart w:id="36" w:name="_Toc236574078"/>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1</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w:t>
      </w:r>
      <w:r w:rsidR="00840146" w:rsidRPr="000C37D1">
        <w:fldChar w:fldCharType="end"/>
      </w:r>
      <w:bookmarkEnd w:id="35"/>
      <w:r w:rsidRPr="000C37D1">
        <w:t xml:space="preserve"> Global trend in reported natural disasters, 1900</w:t>
      </w:r>
      <w:r w:rsidR="00036250" w:rsidRPr="000C37D1">
        <w:t xml:space="preserve"> to </w:t>
      </w:r>
      <w:r w:rsidRPr="000C37D1">
        <w:t>2022</w:t>
      </w:r>
      <w:bookmarkEnd w:id="36"/>
    </w:p>
    <w:p w14:paraId="16581925" w14:textId="41EDECF7" w:rsidR="00CA5C75" w:rsidRPr="000C37D1" w:rsidRDefault="009E7AB1" w:rsidP="00E01498">
      <w:pPr>
        <w:pStyle w:val="ParText"/>
        <w:rPr>
          <w:lang w:eastAsia="tr-TR"/>
        </w:rPr>
      </w:pPr>
      <w:r w:rsidRPr="000C37D1">
        <w:rPr>
          <w:lang w:eastAsia="tr-TR"/>
        </w:rPr>
        <w:fldChar w:fldCharType="begin"/>
      </w:r>
      <w:r w:rsidRPr="000C37D1">
        <w:rPr>
          <w:lang w:eastAsia="tr-TR"/>
        </w:rPr>
        <w:instrText xml:space="preserve"> REF _Ref223862101 \h </w:instrText>
      </w:r>
      <w:r w:rsidRPr="000C37D1">
        <w:rPr>
          <w:lang w:eastAsia="tr-TR"/>
        </w:rPr>
      </w:r>
      <w:r w:rsidRPr="000C37D1">
        <w:rPr>
          <w:lang w:eastAsia="tr-TR"/>
        </w:rPr>
        <w:fldChar w:fldCharType="separate"/>
      </w:r>
      <w:r w:rsidR="00772963" w:rsidRPr="000C37D1">
        <w:t xml:space="preserve">Figure </w:t>
      </w:r>
      <w:r w:rsidR="00772963">
        <w:rPr>
          <w:noProof/>
        </w:rPr>
        <w:t>1</w:t>
      </w:r>
      <w:r w:rsidR="00772963" w:rsidRPr="000C37D1">
        <w:t>.</w:t>
      </w:r>
      <w:r w:rsidR="00772963">
        <w:rPr>
          <w:noProof/>
        </w:rPr>
        <w:t>1</w:t>
      </w:r>
      <w:r w:rsidRPr="000C37D1">
        <w:rPr>
          <w:lang w:eastAsia="tr-TR"/>
        </w:rPr>
        <w:fldChar w:fldCharType="end"/>
      </w:r>
      <w:r w:rsidRPr="000C37D1">
        <w:rPr>
          <w:lang w:eastAsia="ja-JP"/>
        </w:rPr>
        <w:t xml:space="preserve"> </w:t>
      </w:r>
      <w:r w:rsidRPr="000C37D1">
        <w:t xml:space="preserve">shows the steep rise in reported natural disasters since 1900, with weather- and climate-related events, including wildfires, taking a growing share </w:t>
      </w:r>
      <w:sdt>
        <w:sdtPr>
          <w:rPr>
            <w:lang w:eastAsia="ja-JP"/>
          </w:rPr>
          <w:id w:val="2040082803"/>
          <w:citation/>
        </w:sdtPr>
        <w:sdtContent>
          <w:r w:rsidRPr="000C37D1">
            <w:rPr>
              <w:lang w:eastAsia="ja-JP"/>
            </w:rPr>
            <w:fldChar w:fldCharType="begin"/>
          </w:r>
          <w:r w:rsidRPr="000C37D1">
            <w:rPr>
              <w:lang w:eastAsia="ja-JP"/>
            </w:rPr>
            <w:instrText>CITATION UCL \l 1055  \m UNEP2022</w:instrText>
          </w:r>
          <w:r w:rsidRPr="000C37D1">
            <w:rPr>
              <w:lang w:eastAsia="ja-JP"/>
            </w:rPr>
            <w:fldChar w:fldCharType="separate"/>
          </w:r>
          <w:r w:rsidR="00772963">
            <w:rPr>
              <w:noProof/>
              <w:lang w:eastAsia="ja-JP"/>
            </w:rPr>
            <w:t>(CRED/UCLouvain, 2023; UNEP, 2022)</w:t>
          </w:r>
          <w:r w:rsidRPr="000C37D1">
            <w:rPr>
              <w:lang w:eastAsia="ja-JP"/>
            </w:rPr>
            <w:fldChar w:fldCharType="end"/>
          </w:r>
        </w:sdtContent>
      </w:sdt>
      <w:r w:rsidRPr="000C37D1">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0C37D1">
            <w:rPr>
              <w:lang w:eastAsia="tr-TR"/>
            </w:rPr>
            <w:fldChar w:fldCharType="begin"/>
          </w:r>
          <w:r w:rsidRPr="000C37D1">
            <w:rPr>
              <w:lang w:eastAsia="tr-TR"/>
            </w:rPr>
            <w:instrText xml:space="preserve">CITATION Bowman2020 \m UNEP2022 \t  \l 1055 </w:instrText>
          </w:r>
          <w:r w:rsidRPr="000C37D1">
            <w:rPr>
              <w:lang w:eastAsia="tr-TR"/>
            </w:rPr>
            <w:fldChar w:fldCharType="separate"/>
          </w:r>
          <w:r w:rsidR="00772963">
            <w:rPr>
              <w:noProof/>
              <w:lang w:eastAsia="tr-TR"/>
            </w:rPr>
            <w:t>(Bowman, et al., 2020; UNEP, 2022)</w:t>
          </w:r>
          <w:r w:rsidRPr="000C37D1">
            <w:rPr>
              <w:lang w:eastAsia="tr-TR"/>
            </w:rPr>
            <w:fldChar w:fldCharType="end"/>
          </w:r>
        </w:sdtContent>
      </w:sdt>
      <w:r w:rsidRPr="000C37D1">
        <w:t xml:space="preserve">, and the resulting ecological, economic, and human impacts increasingly outpace conventional response capabilities </w:t>
      </w:r>
      <w:sdt>
        <w:sdtPr>
          <w:rPr>
            <w:lang w:eastAsia="tr-TR"/>
          </w:rPr>
          <w:id w:val="-2072415483"/>
          <w:citation/>
        </w:sdtPr>
        <w:sdtContent>
          <w:r w:rsidRPr="000C37D1">
            <w:rPr>
              <w:lang w:eastAsia="tr-TR"/>
            </w:rPr>
            <w:fldChar w:fldCharType="begin"/>
          </w:r>
          <w:r w:rsidRPr="000C37D1">
            <w:rPr>
              <w:lang w:eastAsia="tr-TR"/>
            </w:rPr>
            <w:instrText xml:space="preserve">CITATION ThompsonCalkin2011 \m PachecoEtAl2015 \m Finney2006 \l 1055 </w:instrText>
          </w:r>
          <w:r w:rsidRPr="000C37D1">
            <w:rPr>
              <w:lang w:eastAsia="tr-TR"/>
            </w:rPr>
            <w:fldChar w:fldCharType="separate"/>
          </w:r>
          <w:r w:rsidR="00772963">
            <w:rPr>
              <w:noProof/>
              <w:lang w:eastAsia="tr-TR"/>
            </w:rPr>
            <w:t>(Thompson &amp; Calkin, 2011; Pacheco, 2015; Finney, An overview of FlamMap fire modeling capabilities, 2006)</w:t>
          </w:r>
          <w:r w:rsidRPr="000C37D1">
            <w:rPr>
              <w:lang w:eastAsia="tr-TR"/>
            </w:rPr>
            <w:fldChar w:fldCharType="end"/>
          </w:r>
        </w:sdtContent>
      </w:sdt>
      <w:r w:rsidRPr="000C37D1">
        <w:rPr>
          <w:lang w:eastAsia="tr-TR"/>
        </w:rPr>
        <w:t>.</w:t>
      </w:r>
    </w:p>
    <w:p w14:paraId="0D94676F" w14:textId="353CF4E0" w:rsidR="00244621" w:rsidRPr="000C37D1" w:rsidRDefault="00244621" w:rsidP="00E01498">
      <w:pPr>
        <w:pStyle w:val="ParText"/>
        <w:rPr>
          <w:lang w:eastAsia="ja-JP"/>
        </w:rPr>
      </w:pPr>
      <w:r w:rsidRPr="000C37D1">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0C37D1">
            <w:rPr>
              <w:lang w:eastAsia="tr-TR"/>
            </w:rPr>
            <w:fldChar w:fldCharType="begin"/>
          </w:r>
          <w:r w:rsidRPr="000C37D1">
            <w:rPr>
              <w:lang w:eastAsia="tr-TR"/>
            </w:rPr>
            <w:instrText xml:space="preserve">CITATION Rot72 \m Finney2006 \m Sullivan2009 \t  \m Sullivan2009b \t  \m Sullivan2009c \t  \l 1055 </w:instrText>
          </w:r>
          <w:r w:rsidRPr="000C37D1">
            <w:rPr>
              <w:lang w:eastAsia="tr-TR"/>
            </w:rPr>
            <w:fldChar w:fldCharType="separate"/>
          </w:r>
          <w:r w:rsidR="00772963">
            <w:rPr>
              <w:noProof/>
              <w:lang w:eastAsia="tr-TR"/>
            </w:rPr>
            <w:t>(Rothermel, 1972; Finney, An overview of FlamMap fire modeling capabilities, 2006; Sullivan, 2009a; Sullivan, 2009b; Sullivan, 2009c)</w:t>
          </w:r>
          <w:r w:rsidRPr="000C37D1">
            <w:rPr>
              <w:lang w:eastAsia="tr-TR"/>
            </w:rPr>
            <w:fldChar w:fldCharType="end"/>
          </w:r>
        </w:sdtContent>
      </w:sdt>
      <w:r w:rsidRPr="000C37D1">
        <w:rPr>
          <w:lang w:eastAsia="ja-JP"/>
        </w:rPr>
        <w:t>.</w:t>
      </w:r>
    </w:p>
    <w:p w14:paraId="16A0FC26" w14:textId="2D40EB5F" w:rsidR="00244621" w:rsidRPr="000C37D1" w:rsidRDefault="00244621" w:rsidP="00E01498">
      <w:pPr>
        <w:pStyle w:val="ParText"/>
        <w:rPr>
          <w:lang w:eastAsia="ja-JP"/>
        </w:rPr>
      </w:pPr>
      <w:r w:rsidRPr="000C37D1">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0C37D1">
        <w:t>uzzy reasoning is well suited to this setting</w:t>
      </w:r>
      <w:r w:rsidR="00DE5242" w:rsidRPr="000C37D1">
        <w:t xml:space="preserve"> </w:t>
      </w:r>
      <w:r w:rsidR="00DE5242" w:rsidRPr="000C37D1">
        <w:rPr>
          <w:lang w:eastAsia="tr-TR"/>
        </w:rPr>
        <w:fldChar w:fldCharType="begin"/>
      </w:r>
      <w:r w:rsidR="00DE5242" w:rsidRPr="000C37D1">
        <w:rPr>
          <w:lang w:eastAsia="tr-TR"/>
        </w:rPr>
        <w:instrText xml:space="preserve"> CITATION BellmanZadeh1970 \l 1055 </w:instrText>
      </w:r>
      <w:r w:rsidR="00DE5242" w:rsidRPr="000C37D1">
        <w:rPr>
          <w:lang w:eastAsia="tr-TR"/>
        </w:rPr>
        <w:fldChar w:fldCharType="separate"/>
      </w:r>
      <w:r w:rsidR="00772963">
        <w:rPr>
          <w:noProof/>
          <w:lang w:eastAsia="tr-TR"/>
        </w:rPr>
        <w:t xml:space="preserve"> (Bellman &amp; Zadeh, 1970)</w:t>
      </w:r>
      <w:r w:rsidR="00DE5242" w:rsidRPr="000C37D1">
        <w:rPr>
          <w:lang w:eastAsia="tr-TR"/>
        </w:rPr>
        <w:fldChar w:fldCharType="end"/>
      </w:r>
      <w:r w:rsidRPr="000C37D1">
        <w:t xml:space="preserve">, since it supports approximate inference over partial and imprecise evidence without probability </w:t>
      </w:r>
      <w:r w:rsidRPr="000C37D1">
        <w:lastRenderedPageBreak/>
        <w:t>distributions, which are rarely available in real time</w:t>
      </w:r>
      <w:r w:rsidRPr="000C37D1">
        <w:rPr>
          <w:lang w:eastAsia="tr-TR"/>
        </w:rPr>
        <w:t xml:space="preserve"> </w:t>
      </w:r>
      <w:sdt>
        <w:sdtPr>
          <w:rPr>
            <w:lang w:eastAsia="tr-TR"/>
          </w:rPr>
          <w:id w:val="-1722896324"/>
          <w:citation/>
        </w:sdtPr>
        <w:sdtContent>
          <w:r w:rsidRPr="000C37D1">
            <w:rPr>
              <w:lang w:eastAsia="tr-TR"/>
            </w:rPr>
            <w:fldChar w:fldCharType="begin"/>
          </w:r>
          <w:r w:rsidRPr="000C37D1">
            <w:rPr>
              <w:lang w:eastAsia="tr-TR"/>
            </w:rPr>
            <w:instrText xml:space="preserve">CITATION ThompsonCalkin2011 \m PachecoEtAl2015 \l 1055 </w:instrText>
          </w:r>
          <w:r w:rsidRPr="000C37D1">
            <w:rPr>
              <w:lang w:eastAsia="tr-TR"/>
            </w:rPr>
            <w:fldChar w:fldCharType="separate"/>
          </w:r>
          <w:r w:rsidR="00772963">
            <w:rPr>
              <w:noProof/>
              <w:lang w:eastAsia="tr-TR"/>
            </w:rPr>
            <w:t>(Thompson &amp; Calkin, 2011; Pacheco, 2015)</w:t>
          </w:r>
          <w:r w:rsidRPr="000C37D1">
            <w:rPr>
              <w:lang w:eastAsia="tr-TR"/>
            </w:rPr>
            <w:fldChar w:fldCharType="end"/>
          </w:r>
        </w:sdtContent>
      </w:sdt>
      <w:r w:rsidRPr="000C37D1">
        <w:rPr>
          <w:lang w:eastAsia="ja-JP"/>
        </w:rPr>
        <w:t>.</w:t>
      </w:r>
    </w:p>
    <w:p w14:paraId="7E1BE9C4" w14:textId="445E6B46" w:rsidR="006A6899" w:rsidRPr="000C37D1" w:rsidRDefault="00244621" w:rsidP="00E01498">
      <w:pPr>
        <w:pStyle w:val="ParText"/>
        <w:rPr>
          <w:lang w:eastAsia="tr-TR"/>
        </w:rPr>
      </w:pPr>
      <w:r w:rsidRPr="000C37D1">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0C37D1">
            <w:rPr>
              <w:lang w:eastAsia="tr-TR"/>
            </w:rPr>
            <w:fldChar w:fldCharType="begin"/>
          </w:r>
          <w:r w:rsidRPr="000C37D1">
            <w:rPr>
              <w:lang w:eastAsia="tr-TR"/>
            </w:rPr>
            <w:instrText>CITATION ThompsonCalkin2011 \m PachecoEtAl2015 \m Finney2006 \m VasquezEtAl2021Forests \l 1055  \m Figueiredo2024</w:instrText>
          </w:r>
          <w:r w:rsidR="00DE5242" w:rsidRPr="000C37D1">
            <w:rPr>
              <w:lang w:eastAsia="tr-TR"/>
            </w:rPr>
            <w:instrText xml:space="preserve"> \m SoualahEtAl2024</w:instrText>
          </w:r>
          <w:r w:rsidRPr="000C37D1">
            <w:rPr>
              <w:lang w:eastAsia="tr-TR"/>
            </w:rPr>
            <w:fldChar w:fldCharType="separate"/>
          </w:r>
          <w:r w:rsidR="00772963">
            <w:rPr>
              <w:noProof/>
              <w:lang w:eastAsia="tr-TR"/>
            </w:rPr>
            <w:t>(Thompson &amp; Calkin, 2011; Pacheco, 2015; Finney, An overview of FlamMap fire modeling capabilities, 2006; Vásquez, 2021; Figueiredo, Macedo, Alves, &amp; Figueiredo, 2024; Soualah, 2024)</w:t>
          </w:r>
          <w:r w:rsidRPr="000C37D1">
            <w:rPr>
              <w:lang w:eastAsia="tr-TR"/>
            </w:rPr>
            <w:fldChar w:fldCharType="end"/>
          </w:r>
        </w:sdtContent>
      </w:sdt>
      <w:r w:rsidRPr="000C37D1">
        <w:rPr>
          <w:lang w:eastAsia="tr-TR"/>
        </w:rPr>
        <w:t xml:space="preserve">. </w:t>
      </w:r>
      <w:r w:rsidRPr="000C37D1">
        <w:t>Mature deployed systems such as WFDSS and FlamMap, together with recent ML-based hybrids, provide substantial operational value, yet each addresses only part of these requirements. The remaining challenge is therefore architectural</w:t>
      </w:r>
      <w:r w:rsidR="00036250" w:rsidRPr="000C37D1">
        <w:t>.</w:t>
      </w:r>
      <w:r w:rsidRPr="000C37D1">
        <w:t xml:space="preserve"> </w:t>
      </w:r>
      <w:r w:rsidR="00036250" w:rsidRPr="000C37D1">
        <w:rPr>
          <w:b/>
          <w:bCs/>
          <w:lang w:eastAsia="tr-TR"/>
        </w:rPr>
        <w:t>N</w:t>
      </w:r>
      <w:r w:rsidRPr="000C37D1">
        <w:rPr>
          <w:b/>
          <w:bCs/>
          <w:lang w:eastAsia="tr-TR"/>
        </w:rPr>
        <w:t>o single framework simultaneously addresses adaptability under dynamic conditions, explainability of decision outputs, and support for distributed multi-level coordination within one coherent design</w:t>
      </w:r>
      <w:r w:rsidRPr="000C37D1">
        <w:rPr>
          <w:lang w:eastAsia="tr-TR"/>
        </w:rPr>
        <w:t xml:space="preserve"> </w:t>
      </w:r>
      <w:sdt>
        <w:sdtPr>
          <w:rPr>
            <w:lang w:eastAsia="tr-TR"/>
          </w:rPr>
          <w:id w:val="-1170635535"/>
          <w:citation/>
        </w:sdtPr>
        <w:sdtContent>
          <w:r w:rsidRPr="000C37D1">
            <w:rPr>
              <w:lang w:eastAsia="tr-TR"/>
            </w:rPr>
            <w:fldChar w:fldCharType="begin"/>
          </w:r>
          <w:r w:rsidRPr="000C37D1">
            <w:rPr>
              <w:lang w:eastAsia="tr-TR"/>
            </w:rPr>
            <w:instrText>CITATION ThompsonCalkin2011 \m VasquezEtAl2021Forests \l 1055  \m McNeeseEtAl2021</w:instrText>
          </w:r>
          <w:r w:rsidRPr="000C37D1">
            <w:rPr>
              <w:lang w:eastAsia="tr-TR"/>
            </w:rPr>
            <w:fldChar w:fldCharType="separate"/>
          </w:r>
          <w:r w:rsidR="00772963">
            <w:rPr>
              <w:noProof/>
              <w:lang w:eastAsia="tr-TR"/>
            </w:rPr>
            <w:t>(Thompson &amp; Calkin, 2011; Vásquez, 2021; McNeese, Schelble, Canonico, &amp; Demir, 2021)</w:t>
          </w:r>
          <w:r w:rsidRPr="000C37D1">
            <w:rPr>
              <w:lang w:eastAsia="tr-TR"/>
            </w:rPr>
            <w:fldChar w:fldCharType="end"/>
          </w:r>
        </w:sdtContent>
      </w:sdt>
      <w:r w:rsidRPr="000C37D1">
        <w:rPr>
          <w:lang w:eastAsia="tr-TR"/>
        </w:rPr>
        <w:t xml:space="preserve">. </w:t>
      </w:r>
      <w:r w:rsidRPr="000C37D1">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0C37D1" w:rsidRDefault="00F30DC4" w:rsidP="00F30DC4">
      <w:pPr>
        <w:pStyle w:val="Heading2"/>
        <w:rPr>
          <w:lang w:eastAsia="tr-TR"/>
        </w:rPr>
      </w:pPr>
      <w:bookmarkStart w:id="37" w:name="_Toc236573962"/>
      <w:r w:rsidRPr="000C37D1">
        <w:rPr>
          <w:lang w:eastAsia="tr-TR"/>
        </w:rPr>
        <w:t>Gap Analysis</w:t>
      </w:r>
      <w:bookmarkEnd w:id="37"/>
    </w:p>
    <w:p w14:paraId="50CC8809" w14:textId="37F47B77" w:rsidR="00C018B5" w:rsidRPr="000C37D1" w:rsidRDefault="007B4FA4" w:rsidP="00B60749">
      <w:pPr>
        <w:pStyle w:val="ParText"/>
        <w:rPr>
          <w:lang w:eastAsia="tr-TR"/>
        </w:rPr>
      </w:pPr>
      <w:r w:rsidRPr="000C37D1">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0C37D1">
        <w:rPr>
          <w:lang w:eastAsia="tr-TR"/>
        </w:rPr>
        <w:fldChar w:fldCharType="begin"/>
      </w:r>
      <w:r w:rsidRPr="000C37D1">
        <w:rPr>
          <w:lang w:eastAsia="tr-TR"/>
        </w:rPr>
        <w:instrText xml:space="preserve"> REF _Ref223793965 \h </w:instrText>
      </w:r>
      <w:r w:rsidRPr="000C37D1">
        <w:rPr>
          <w:lang w:eastAsia="tr-TR"/>
        </w:rPr>
      </w:r>
      <w:r w:rsidRPr="000C37D1">
        <w:rPr>
          <w:lang w:eastAsia="tr-TR"/>
        </w:rPr>
        <w:fldChar w:fldCharType="separate"/>
      </w:r>
      <w:r w:rsidR="00772963" w:rsidRPr="000C37D1">
        <w:t xml:space="preserve">Table </w:t>
      </w:r>
      <w:r w:rsidR="00772963">
        <w:rPr>
          <w:noProof/>
        </w:rPr>
        <w:t>1</w:t>
      </w:r>
      <w:r w:rsidR="00772963" w:rsidRPr="000C37D1">
        <w:t>.</w:t>
      </w:r>
      <w:r w:rsidR="00772963">
        <w:rPr>
          <w:noProof/>
        </w:rPr>
        <w:t>1</w:t>
      </w:r>
      <w:r w:rsidRPr="000C37D1">
        <w:rPr>
          <w:lang w:eastAsia="tr-TR"/>
        </w:rPr>
        <w:fldChar w:fldCharType="end"/>
      </w:r>
      <w:r w:rsidRPr="000C37D1">
        <w:t>,each reflecting a structural rather than incidental shortcoming of current architectures.</w:t>
      </w:r>
    </w:p>
    <w:p w14:paraId="12468BF3" w14:textId="218AC1F0" w:rsidR="00D04603" w:rsidRPr="000C37D1" w:rsidRDefault="00D04603" w:rsidP="00D04603">
      <w:pPr>
        <w:pStyle w:val="Caption"/>
        <w:keepNext/>
      </w:pPr>
      <w:bookmarkStart w:id="38" w:name="_Ref223793965"/>
      <w:bookmarkStart w:id="39" w:name="_Toc236574045"/>
      <w:r w:rsidRPr="000C37D1">
        <w:lastRenderedPageBreak/>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1</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1</w:t>
      </w:r>
      <w:r w:rsidR="004A4810" w:rsidRPr="000C37D1">
        <w:fldChar w:fldCharType="end"/>
      </w:r>
      <w:bookmarkEnd w:id="38"/>
      <w:r w:rsidRPr="000C37D1">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0C37D1"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0C37D1" w:rsidRDefault="00D04603" w:rsidP="002A174B">
            <w:pPr>
              <w:pStyle w:val="TableText"/>
            </w:pPr>
          </w:p>
        </w:tc>
        <w:tc>
          <w:tcPr>
            <w:tcW w:w="7338" w:type="dxa"/>
            <w:hideMark/>
          </w:tcPr>
          <w:p w14:paraId="696868C0" w14:textId="77777777" w:rsidR="00D04603" w:rsidRPr="000C37D1"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0C37D1">
              <w:rPr>
                <w:b/>
                <w:bCs/>
              </w:rPr>
              <w:t>Gaps of Existing Wildfire DSS Architectures</w:t>
            </w:r>
          </w:p>
        </w:tc>
      </w:tr>
      <w:tr w:rsidR="00D04603" w:rsidRPr="000C37D1"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0C37D1" w:rsidRDefault="00D04603" w:rsidP="002A174B">
            <w:pPr>
              <w:pStyle w:val="TableText"/>
            </w:pPr>
            <w:r w:rsidRPr="000C37D1">
              <w:rPr>
                <w:b/>
                <w:bCs/>
              </w:rPr>
              <w:t>G1</w:t>
            </w:r>
          </w:p>
        </w:tc>
        <w:tc>
          <w:tcPr>
            <w:tcW w:w="4573" w:type="pct"/>
          </w:tcPr>
          <w:p w14:paraId="2F6FAA38" w14:textId="77777777" w:rsidR="00D04603" w:rsidRPr="000C37D1"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0C37D1">
              <w:t xml:space="preserve">Existing DSS frameworks rely on </w:t>
            </w:r>
            <w:r w:rsidRPr="000C37D1">
              <w:rPr>
                <w:b/>
                <w:bCs/>
              </w:rPr>
              <w:t>predefined decision alternatives</w:t>
            </w:r>
            <w:r w:rsidRPr="000C37D1">
              <w:t xml:space="preserve"> evaluated within </w:t>
            </w:r>
            <w:r w:rsidRPr="000C37D1">
              <w:rPr>
                <w:b/>
                <w:bCs/>
              </w:rPr>
              <w:t>centralized, level-undifferentiated architectures</w:t>
            </w:r>
            <w:r w:rsidRPr="000C37D1">
              <w:t>, preventing adaptation to dynamic, unforeseen conditions and limiting scalability, local responsiveness, and level-appropriate coordination.</w:t>
            </w:r>
          </w:p>
        </w:tc>
      </w:tr>
      <w:tr w:rsidR="00D04603" w:rsidRPr="000C37D1"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0C37D1" w:rsidRDefault="00D04603" w:rsidP="002A174B">
            <w:pPr>
              <w:pStyle w:val="TableText"/>
            </w:pPr>
            <w:r w:rsidRPr="000C37D1">
              <w:rPr>
                <w:b/>
                <w:bCs/>
              </w:rPr>
              <w:t>G2</w:t>
            </w:r>
          </w:p>
        </w:tc>
        <w:tc>
          <w:tcPr>
            <w:tcW w:w="4573" w:type="pct"/>
          </w:tcPr>
          <w:p w14:paraId="35C8FFA0" w14:textId="77777777" w:rsidR="00D04603" w:rsidRPr="000C37D1"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0C37D1">
              <w:t xml:space="preserve">Current systems cannot represent </w:t>
            </w:r>
            <w:r w:rsidRPr="000C37D1">
              <w:rPr>
                <w:b/>
                <w:bCs/>
              </w:rPr>
              <w:t>epistemic uncertainty</w:t>
            </w:r>
            <w:r w:rsidRPr="000C37D1">
              <w:t xml:space="preserve"> without probability distributions or calibrated belief intervals, and expose the reasoning behind a recommendation only through </w:t>
            </w:r>
            <w:r w:rsidRPr="000C37D1">
              <w:rPr>
                <w:b/>
                <w:bCs/>
              </w:rPr>
              <w:t>post-hoc attribution</w:t>
            </w:r>
            <w:r w:rsidRPr="000C37D1">
              <w:t>, leaving decision sensitivity unquantified and eroding operator trust.</w:t>
            </w:r>
          </w:p>
        </w:tc>
      </w:tr>
      <w:tr w:rsidR="00D04603" w:rsidRPr="000C37D1"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0C37D1" w:rsidRDefault="00D04603" w:rsidP="002A174B">
            <w:pPr>
              <w:pStyle w:val="TableText"/>
            </w:pPr>
            <w:r w:rsidRPr="000C37D1">
              <w:rPr>
                <w:b/>
                <w:bCs/>
              </w:rPr>
              <w:t>G3</w:t>
            </w:r>
          </w:p>
        </w:tc>
        <w:tc>
          <w:tcPr>
            <w:tcW w:w="4573" w:type="pct"/>
          </w:tcPr>
          <w:p w14:paraId="1C0C9133" w14:textId="77777777" w:rsidR="00D04603" w:rsidRPr="000C37D1"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0C37D1">
              <w:rPr>
                <w:b/>
                <w:bCs/>
              </w:rPr>
              <w:t>Simulation dynamics and decision reasoning remain tightly coupled</w:t>
            </w:r>
            <w:r w:rsidRPr="000C37D1">
              <w:t xml:space="preserve">, and operational constraints are handled through offline optimization requiring complete state information, so no </w:t>
            </w:r>
            <w:r w:rsidRPr="000C37D1">
              <w:rPr>
                <w:b/>
                <w:bCs/>
              </w:rPr>
              <w:t>end-to-end operational workflow</w:t>
            </w:r>
            <w:r w:rsidRPr="000C37D1">
              <w:t xml:space="preserve"> demonstrates real-time, cell-level decision support under operational conditions.</w:t>
            </w:r>
          </w:p>
        </w:tc>
      </w:tr>
    </w:tbl>
    <w:p w14:paraId="2DDC96D7" w14:textId="77777777" w:rsidR="00425C94" w:rsidRPr="000C37D1" w:rsidRDefault="00425C94" w:rsidP="00425C94">
      <w:pPr>
        <w:pStyle w:val="ParText"/>
        <w:rPr>
          <w:lang w:eastAsia="tr-TR"/>
        </w:rPr>
      </w:pPr>
    </w:p>
    <w:p w14:paraId="29271F4C" w14:textId="5D26D1D2" w:rsidR="00425C94" w:rsidRPr="000C37D1" w:rsidRDefault="00425C94" w:rsidP="00425C94">
      <w:pPr>
        <w:pStyle w:val="ParText"/>
        <w:keepNext/>
        <w:pBdr>
          <w:top w:val="single" w:sz="4" w:space="1" w:color="auto"/>
          <w:bottom w:val="single" w:sz="4" w:space="1" w:color="auto"/>
        </w:pBdr>
        <w:rPr>
          <w:b/>
          <w:bCs/>
        </w:rPr>
      </w:pPr>
      <w:r w:rsidRPr="000C37D1">
        <w:rPr>
          <w:b/>
          <w:bCs/>
        </w:rPr>
        <w:t>G1 Closed Decision Spaces in Centralized Architectures</w:t>
      </w:r>
    </w:p>
    <w:p w14:paraId="350EFEAF" w14:textId="69CF63A2" w:rsidR="0062098B" w:rsidRPr="000C37D1" w:rsidRDefault="0062098B" w:rsidP="0062098B">
      <w:pPr>
        <w:pStyle w:val="ParText"/>
      </w:pPr>
      <w:r w:rsidRPr="000C37D1">
        <w:t>Many classical DSS frameworks assume decision alternatives can be enumerated before reasoning begins</w:t>
      </w:r>
      <w:sdt>
        <w:sdtPr>
          <w:id w:val="-1548056230"/>
          <w:citation/>
        </w:sdtPr>
        <w:sdtContent>
          <w:r w:rsidRPr="000C37D1">
            <w:fldChar w:fldCharType="begin"/>
          </w:r>
          <w:r w:rsidRPr="000C37D1">
            <w:instrText xml:space="preserve">CITATION Power2002 \t  \m PachecoEtAl2015 \m SpragueCarlson1982 \l 1055 </w:instrText>
          </w:r>
          <w:r w:rsidRPr="000C37D1">
            <w:fldChar w:fldCharType="separate"/>
          </w:r>
          <w:r w:rsidR="00772963">
            <w:rPr>
              <w:noProof/>
            </w:rPr>
            <w:t xml:space="preserve"> (Power, 2002; Pacheco, 2015; Sprague &amp; Carlson, 1982)</w:t>
          </w:r>
          <w:r w:rsidRPr="000C37D1">
            <w:fldChar w:fldCharType="end"/>
          </w:r>
        </w:sdtContent>
      </w:sdt>
      <w:r w:rsidRPr="000C37D1">
        <w:t xml:space="preserve">. Multi-criteria frameworks similarly require a fixed alternative set ranked against pre-defined criteria </w:t>
      </w:r>
      <w:sdt>
        <w:sdtPr>
          <w:id w:val="128916253"/>
          <w:citation/>
        </w:sdtPr>
        <w:sdtContent>
          <w:r w:rsidRPr="000C37D1">
            <w:fldChar w:fldCharType="begin"/>
          </w:r>
          <w:r w:rsidRPr="000C37D1">
            <w:instrText xml:space="preserve">CITATION Mal99 \m KeeneyRaiffa1976 \l 1055 </w:instrText>
          </w:r>
          <w:r w:rsidRPr="000C37D1">
            <w:fldChar w:fldCharType="separate"/>
          </w:r>
          <w:r w:rsidR="00772963">
            <w:rPr>
              <w:noProof/>
            </w:rPr>
            <w:t>(Malczewski, 1999; Keeney &amp; Raiffa, 1976)</w:t>
          </w:r>
          <w:r w:rsidRPr="000C37D1">
            <w:fldChar w:fldCharType="end"/>
          </w:r>
        </w:sdtContent>
      </w:sdt>
      <w:r w:rsidRPr="000C37D1">
        <w:t>. Wildfire management violates this assumption</w:t>
      </w:r>
      <w:r w:rsidR="00FF00C7" w:rsidRPr="000C37D1">
        <w:t>.</w:t>
      </w:r>
      <w:r w:rsidRPr="000C37D1">
        <w:t xml:space="preserve"> </w:t>
      </w:r>
      <w:r w:rsidR="00FF00C7" w:rsidRPr="000C37D1">
        <w:t>F</w:t>
      </w:r>
      <w:r w:rsidRPr="000C37D1">
        <w:t xml:space="preserve">ire behavior evolves continuously with wind shifts, fuel variability, and terrain interactions, producing operational conditions that no fixed strategy set can represent </w:t>
      </w:r>
      <w:sdt>
        <w:sdtPr>
          <w:id w:val="726422459"/>
          <w:citation/>
        </w:sdtPr>
        <w:sdtContent>
          <w:r w:rsidRPr="000C37D1">
            <w:fldChar w:fldCharType="begin"/>
          </w:r>
          <w:r w:rsidRPr="000C37D1">
            <w:instrText xml:space="preserve"> CITATION PachecoEtAl2015 \l 1055  \m VasquezEtAl2021Forests \m Calkin2021</w:instrText>
          </w:r>
          <w:r w:rsidRPr="000C37D1">
            <w:fldChar w:fldCharType="separate"/>
          </w:r>
          <w:r w:rsidR="00772963">
            <w:rPr>
              <w:noProof/>
            </w:rPr>
            <w:t>(Pacheco, 2015; Vásquez, 2021; Calkin, O'Connor, Thompson, &amp; Stratton, 2021)</w:t>
          </w:r>
          <w:r w:rsidRPr="000C37D1">
            <w:fldChar w:fldCharType="end"/>
          </w:r>
        </w:sdtContent>
      </w:sdt>
      <w:r w:rsidRPr="000C37D1">
        <w:t xml:space="preserve">. Field studies confirm the mismatch. Practitioners rely on existing DSS to validate decisions already made from experience rather than to generate new response options </w:t>
      </w:r>
      <w:sdt>
        <w:sdtPr>
          <w:id w:val="-1107192307"/>
          <w:citation/>
        </w:sdtPr>
        <w:sdtContent>
          <w:r w:rsidRPr="000C37D1">
            <w:fldChar w:fldCharType="begin"/>
          </w:r>
          <w:r w:rsidRPr="000C37D1">
            <w:instrText xml:space="preserve"> CITATION Fillmore2023 \l 1055  \m Rapp2020</w:instrText>
          </w:r>
          <w:r w:rsidRPr="000C37D1">
            <w:fldChar w:fldCharType="separate"/>
          </w:r>
          <w:r w:rsidR="00772963">
            <w:rPr>
              <w:noProof/>
            </w:rPr>
            <w:t>(Fillmore &amp; Paveglio, 2023; Rapp, Rabung, Wilson, &amp; Toman, 2020)</w:t>
          </w:r>
          <w:r w:rsidRPr="000C37D1">
            <w:fldChar w:fldCharType="end"/>
          </w:r>
        </w:sdtContent>
      </w:sdt>
      <w:r w:rsidRPr="000C37D1">
        <w:t>. The closed decision space is therefore not an incidental limitation but a structural barrier to adaptive operational use.</w:t>
      </w:r>
    </w:p>
    <w:p w14:paraId="7C20AB7F" w14:textId="6118C1E3" w:rsidR="0062098B" w:rsidRPr="000C37D1" w:rsidRDefault="0062098B" w:rsidP="0062098B">
      <w:pPr>
        <w:pStyle w:val="ParText"/>
      </w:pPr>
      <w:r w:rsidRPr="000C37D1">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0C37D1">
            <w:fldChar w:fldCharType="begin"/>
          </w:r>
          <w:r w:rsidRPr="000C37D1">
            <w:instrText xml:space="preserve">CITATION Arnott2005 \m Shi02 \l 1055 </w:instrText>
          </w:r>
          <w:r w:rsidRPr="000C37D1">
            <w:fldChar w:fldCharType="separate"/>
          </w:r>
          <w:r w:rsidR="00772963">
            <w:rPr>
              <w:noProof/>
            </w:rPr>
            <w:t>(Arnott &amp; Pervan, 2005; Shim, et al., 2002)</w:t>
          </w:r>
          <w:r w:rsidRPr="000C37D1">
            <w:fldChar w:fldCharType="end"/>
          </w:r>
        </w:sdtContent>
      </w:sdt>
      <w:r w:rsidRPr="000C37D1">
        <w:t xml:space="preserve">. Recent reviews call for distributed mechanisms that preserve local responsiveness while maintaining global coordination </w:t>
      </w:r>
      <w:sdt>
        <w:sdtPr>
          <w:id w:val="-299299253"/>
          <w:citation/>
        </w:sdtPr>
        <w:sdtContent>
          <w:r w:rsidRPr="000C37D1">
            <w:fldChar w:fldCharType="begin"/>
          </w:r>
          <w:r w:rsidRPr="000C37D1">
            <w:instrText xml:space="preserve"> CITATION VasquezEtAl2021Forests \l 1055 </w:instrText>
          </w:r>
          <w:r w:rsidRPr="000C37D1">
            <w:fldChar w:fldCharType="separate"/>
          </w:r>
          <w:r w:rsidR="00772963">
            <w:rPr>
              <w:noProof/>
            </w:rPr>
            <w:t>(Vásquez, 2021)</w:t>
          </w:r>
          <w:r w:rsidRPr="000C37D1">
            <w:fldChar w:fldCharType="end"/>
          </w:r>
        </w:sdtContent>
      </w:sdt>
      <w:r w:rsidRPr="000C37D1">
        <w:t>. A related limitation is the absence of explicit hierarchical differentiation between decision levels</w:t>
      </w:r>
      <w:sdt>
        <w:sdtPr>
          <w:id w:val="1848281538"/>
          <w:citation/>
        </w:sdtPr>
        <w:sdtContent>
          <w:r w:rsidR="000F022C" w:rsidRPr="000C37D1">
            <w:fldChar w:fldCharType="begin"/>
          </w:r>
          <w:r w:rsidR="000F022C" w:rsidRPr="000C37D1">
            <w:instrText xml:space="preserve"> CITATION Anthony1965 \l 1033 </w:instrText>
          </w:r>
          <w:r w:rsidR="000F022C" w:rsidRPr="000C37D1">
            <w:fldChar w:fldCharType="separate"/>
          </w:r>
          <w:r w:rsidR="00772963">
            <w:rPr>
              <w:noProof/>
            </w:rPr>
            <w:t xml:space="preserve"> (Anthony, 1965)</w:t>
          </w:r>
          <w:r w:rsidR="000F022C" w:rsidRPr="000C37D1">
            <w:fldChar w:fldCharType="end"/>
          </w:r>
        </w:sdtContent>
      </w:sdt>
      <w:r w:rsidRPr="000C37D1">
        <w:t xml:space="preserve">. Wildfire operations span local intervention, regional coordination, and strategic prioritization </w:t>
      </w:r>
      <w:sdt>
        <w:sdtPr>
          <w:id w:val="-783424672"/>
          <w:citation/>
        </w:sdtPr>
        <w:sdtContent>
          <w:r w:rsidRPr="000C37D1">
            <w:fldChar w:fldCharType="begin"/>
          </w:r>
          <w:r w:rsidRPr="000C37D1">
            <w:instrText xml:space="preserve"> CITATION Tur04 \l 1055  \m Comfort2019</w:instrText>
          </w:r>
          <w:r w:rsidRPr="000C37D1">
            <w:fldChar w:fldCharType="separate"/>
          </w:r>
          <w:r w:rsidR="00772963">
            <w:rPr>
              <w:noProof/>
            </w:rPr>
            <w:t>(Turoff, 2004; Comfort, Boin, &amp; Demchak, 2010)</w:t>
          </w:r>
          <w:r w:rsidRPr="000C37D1">
            <w:fldChar w:fldCharType="end"/>
          </w:r>
        </w:sdtContent>
      </w:sdt>
      <w:r w:rsidRPr="000C37D1">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0C37D1">
            <w:fldChar w:fldCharType="begin"/>
          </w:r>
          <w:r w:rsidRPr="000C37D1">
            <w:instrText xml:space="preserve"> CITATION Calkin2021 \l 1055  \m Orphanoudakis2025</w:instrText>
          </w:r>
          <w:r w:rsidRPr="000C37D1">
            <w:fldChar w:fldCharType="separate"/>
          </w:r>
          <w:r w:rsidR="00772963">
            <w:rPr>
              <w:noProof/>
            </w:rPr>
            <w:t>(Calkin, O'Connor, Thompson, &amp; Stratton, 2021; Orphanoudakis, Betzelos, &amp; Leligou, 2025)</w:t>
          </w:r>
          <w:r w:rsidRPr="000C37D1">
            <w:fldChar w:fldCharType="end"/>
          </w:r>
        </w:sdtContent>
      </w:sdt>
      <w:r w:rsidRPr="000C37D1">
        <w:t>.</w:t>
      </w:r>
    </w:p>
    <w:p w14:paraId="43A4015F" w14:textId="17E9992E" w:rsidR="00425C94" w:rsidRPr="000C37D1" w:rsidRDefault="00425C94" w:rsidP="00425C94">
      <w:pPr>
        <w:pStyle w:val="ParText"/>
        <w:keepNext/>
        <w:pBdr>
          <w:top w:val="single" w:sz="4" w:space="1" w:color="auto"/>
          <w:bottom w:val="single" w:sz="4" w:space="1" w:color="auto"/>
        </w:pBdr>
        <w:rPr>
          <w:b/>
          <w:bCs/>
        </w:rPr>
      </w:pPr>
      <w:r w:rsidRPr="000C37D1">
        <w:rPr>
          <w:b/>
          <w:bCs/>
        </w:rPr>
        <w:t>G2</w:t>
      </w:r>
      <w:r w:rsidR="00E56718" w:rsidRPr="000C37D1">
        <w:rPr>
          <w:b/>
          <w:bCs/>
        </w:rPr>
        <w:t xml:space="preserve"> </w:t>
      </w:r>
      <w:r w:rsidRPr="000C37D1">
        <w:rPr>
          <w:b/>
          <w:bCs/>
        </w:rPr>
        <w:t>Unrepresented Epistemic Uncertainty and Limited Explainability</w:t>
      </w:r>
    </w:p>
    <w:p w14:paraId="0D52BD8B" w14:textId="32331C5A" w:rsidR="004904C9" w:rsidRPr="000C37D1" w:rsidRDefault="004904C9" w:rsidP="004904C9">
      <w:pPr>
        <w:pStyle w:val="ParText"/>
      </w:pPr>
      <w:r w:rsidRPr="000C37D1">
        <w:t xml:space="preserve">Wildfire decisions are shaped more strongly by epistemic uncertainty, arising from incomplete or unreliable information, than by stochastic variability in fire dynamics </w:t>
      </w:r>
      <w:sdt>
        <w:sdtPr>
          <w:id w:val="-601946383"/>
          <w:citation/>
        </w:sdtPr>
        <w:sdtContent>
          <w:r w:rsidRPr="000C37D1">
            <w:fldChar w:fldCharType="begin"/>
          </w:r>
          <w:r w:rsidRPr="000C37D1">
            <w:instrText>CITATION Mor90 \m Placeholder1 \t  \l 1033  \m ThompsonCalkin2011</w:instrText>
          </w:r>
          <w:r w:rsidRPr="000C37D1">
            <w:fldChar w:fldCharType="separate"/>
          </w:r>
          <w:r w:rsidR="00772963">
            <w:rPr>
              <w:noProof/>
            </w:rPr>
            <w:t>(Morgan &amp; Henrion, 1990; Walker, et al., 2003; Thompson &amp; Calkin, 2011)</w:t>
          </w:r>
          <w:r w:rsidRPr="000C37D1">
            <w:fldChar w:fldCharType="end"/>
          </w:r>
        </w:sdtContent>
      </w:sdt>
      <w:r w:rsidRPr="000C37D1">
        <w:t>. Existing uncertainty-aware DSS approaches</w:t>
      </w:r>
      <w:r w:rsidR="000F022C" w:rsidRPr="000C37D1">
        <w:rPr>
          <w:lang w:eastAsia="tr-TR"/>
        </w:rPr>
        <w:fldChar w:fldCharType="begin"/>
      </w:r>
      <w:r w:rsidR="000F022C" w:rsidRPr="000C37D1">
        <w:rPr>
          <w:lang w:eastAsia="tr-TR"/>
        </w:rPr>
        <w:instrText xml:space="preserve"> CITATION ComesEtAl2011 \l 1055 </w:instrText>
      </w:r>
      <w:r w:rsidR="000F022C" w:rsidRPr="000C37D1">
        <w:rPr>
          <w:lang w:eastAsia="tr-TR"/>
        </w:rPr>
        <w:fldChar w:fldCharType="separate"/>
      </w:r>
      <w:r w:rsidR="00772963">
        <w:rPr>
          <w:noProof/>
          <w:lang w:eastAsia="tr-TR"/>
        </w:rPr>
        <w:t xml:space="preserve"> (Comes, Hiete, Wijngaards, &amp; Schultmann, 2011)</w:t>
      </w:r>
      <w:r w:rsidR="000F022C" w:rsidRPr="000C37D1">
        <w:rPr>
          <w:lang w:eastAsia="tr-TR"/>
        </w:rPr>
        <w:fldChar w:fldCharType="end"/>
      </w:r>
      <w:r w:rsidR="000F022C" w:rsidRPr="000C37D1">
        <w:rPr>
          <w:lang w:eastAsia="tr-TR"/>
        </w:rPr>
        <w:t xml:space="preserve"> </w:t>
      </w:r>
      <w:r w:rsidRPr="000C37D1">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0C37D1">
            <w:fldChar w:fldCharType="begin"/>
          </w:r>
          <w:r w:rsidRPr="000C37D1">
            <w:instrText xml:space="preserve"> CITATION Sha76 \l 1055  \m Pea88</w:instrText>
          </w:r>
          <w:r w:rsidRPr="000C37D1">
            <w:fldChar w:fldCharType="separate"/>
          </w:r>
          <w:r w:rsidR="00772963">
            <w:rPr>
              <w:noProof/>
            </w:rPr>
            <w:t>(Shafer, 1976; Pearl, 1988)</w:t>
          </w:r>
          <w:r w:rsidRPr="000C37D1">
            <w:fldChar w:fldCharType="end"/>
          </w:r>
        </w:sdtContent>
      </w:sdt>
      <w:r w:rsidRPr="000C37D1">
        <w:t xml:space="preserve">. Fuzzy logic has been proposed as a principled alternative for graded representation of operational evidence without distributional assumptions </w:t>
      </w:r>
      <w:sdt>
        <w:sdtPr>
          <w:id w:val="1650705506"/>
          <w:citation/>
        </w:sdtPr>
        <w:sdtContent>
          <w:r w:rsidRPr="000C37D1">
            <w:fldChar w:fldCharType="begin"/>
          </w:r>
          <w:r w:rsidRPr="000C37D1">
            <w:instrText xml:space="preserve"> CITATION Zadeh1965 \l 1055  \m Mendel2017 \m Duarte2022</w:instrText>
          </w:r>
          <w:r w:rsidRPr="000C37D1">
            <w:fldChar w:fldCharType="separate"/>
          </w:r>
          <w:r w:rsidR="00772963">
            <w:rPr>
              <w:noProof/>
            </w:rPr>
            <w:t>(Zadeh, Fuzzy sets, 1965; Mendel, 2017; Duarte, Teodoro, Gonçalves, Soares, &amp; Cunha, 2022)</w:t>
          </w:r>
          <w:r w:rsidRPr="000C37D1">
            <w:fldChar w:fldCharType="end"/>
          </w:r>
        </w:sdtContent>
      </w:sdt>
      <w:r w:rsidRPr="000C37D1">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0C37D1">
            <w:fldChar w:fldCharType="begin"/>
          </w:r>
          <w:r w:rsidRPr="000C37D1">
            <w:instrText xml:space="preserve"> CITATION Rapp2020 \l 1055 </w:instrText>
          </w:r>
          <w:r w:rsidRPr="000C37D1">
            <w:fldChar w:fldCharType="separate"/>
          </w:r>
          <w:r w:rsidR="00772963">
            <w:rPr>
              <w:noProof/>
            </w:rPr>
            <w:t>(Rapp, Rabung, Wilson, &amp; Toman, 2020)</w:t>
          </w:r>
          <w:r w:rsidRPr="000C37D1">
            <w:fldChar w:fldCharType="end"/>
          </w:r>
        </w:sdtContent>
      </w:sdt>
      <w:r w:rsidRPr="000C37D1">
        <w:t>.</w:t>
      </w:r>
    </w:p>
    <w:p w14:paraId="27A3D6C1" w14:textId="0EE9C47B" w:rsidR="00001D28" w:rsidRPr="000C37D1" w:rsidRDefault="00001D28" w:rsidP="00001D28">
      <w:pPr>
        <w:pStyle w:val="ParText"/>
      </w:pPr>
      <w:r w:rsidRPr="000C37D1">
        <w:lastRenderedPageBreak/>
        <w:t xml:space="preserve">AI-based wildfire models increasingly operate as black boxes whose internal reasoning is difficult to interpret </w:t>
      </w:r>
      <w:sdt>
        <w:sdtPr>
          <w:id w:val="-1779323947"/>
          <w:citation/>
        </w:sdtPr>
        <w:sdtContent>
          <w:r w:rsidRPr="000C37D1">
            <w:fldChar w:fldCharType="begin"/>
          </w:r>
          <w:r w:rsidRPr="000C37D1">
            <w:instrText xml:space="preserve">CITATION RibeiroEtAl2016 \m GuidottiEtAl2018 \l 1033 </w:instrText>
          </w:r>
          <w:r w:rsidRPr="000C37D1">
            <w:fldChar w:fldCharType="separate"/>
          </w:r>
          <w:r w:rsidR="00772963">
            <w:rPr>
              <w:noProof/>
            </w:rPr>
            <w:t>(Ribeiro, Singh, &amp; Guestrin, 2016; Guidotti, et al., 2018)</w:t>
          </w:r>
          <w:r w:rsidRPr="000C37D1">
            <w:fldChar w:fldCharType="end"/>
          </w:r>
        </w:sdtContent>
      </w:sdt>
      <w:r w:rsidRPr="000C37D1">
        <w:t xml:space="preserve">. Emergency response requires traceable recommendations that operators can justify to multiple stakeholders </w:t>
      </w:r>
      <w:sdt>
        <w:sdtPr>
          <w:id w:val="-1024630236"/>
          <w:citation/>
        </w:sdtPr>
        <w:sdtContent>
          <w:r w:rsidRPr="000C37D1">
            <w:fldChar w:fldCharType="begin"/>
          </w:r>
          <w:r w:rsidRPr="000C37D1">
            <w:instrText xml:space="preserve">CITATION McNeeseEtAl2021 \l 1033 </w:instrText>
          </w:r>
          <w:r w:rsidRPr="000C37D1">
            <w:fldChar w:fldCharType="separate"/>
          </w:r>
          <w:r w:rsidR="00772963">
            <w:rPr>
              <w:noProof/>
            </w:rPr>
            <w:t>(McNeese, Schelble, Canonico, &amp; Demir, 2021)</w:t>
          </w:r>
          <w:r w:rsidRPr="000C37D1">
            <w:fldChar w:fldCharType="end"/>
          </w:r>
        </w:sdtContent>
      </w:sdt>
      <w:r w:rsidRPr="000C37D1">
        <w:t xml:space="preserve">. Post-hoc attribution methods such as SHAP and LIME provide statistical approximations of model behavior rather than causal rule-level traceability </w:t>
      </w:r>
      <w:sdt>
        <w:sdtPr>
          <w:id w:val="1516046431"/>
          <w:citation/>
        </w:sdtPr>
        <w:sdtContent>
          <w:r w:rsidRPr="000C37D1">
            <w:fldChar w:fldCharType="begin"/>
          </w:r>
          <w:r w:rsidRPr="000C37D1">
            <w:instrText xml:space="preserve"> CITATION RibeiroEtAl2016 \l 1055 </w:instrText>
          </w:r>
          <w:r w:rsidRPr="000C37D1">
            <w:fldChar w:fldCharType="separate"/>
          </w:r>
          <w:r w:rsidR="00772963">
            <w:rPr>
              <w:noProof/>
            </w:rPr>
            <w:t>(Ribeiro, Singh, &amp; Guestrin, 2016)</w:t>
          </w:r>
          <w:r w:rsidRPr="000C37D1">
            <w:fldChar w:fldCharType="end"/>
          </w:r>
        </w:sdtContent>
      </w:sdt>
      <w:r w:rsidRPr="000C37D1">
        <w:t xml:space="preserve">. Empirical studies </w:t>
      </w:r>
      <w:sdt>
        <w:sdtPr>
          <w:id w:val="1854602558"/>
          <w:citation/>
        </w:sdtPr>
        <w:sdtContent>
          <w:r w:rsidR="000F022C" w:rsidRPr="000C37D1">
            <w:fldChar w:fldCharType="begin"/>
          </w:r>
          <w:r w:rsidR="000F022C" w:rsidRPr="000C37D1">
            <w:instrText xml:space="preserve"> CITATION Schultz2021 \l 1033 </w:instrText>
          </w:r>
          <w:r w:rsidR="000F022C" w:rsidRPr="000C37D1">
            <w:fldChar w:fldCharType="separate"/>
          </w:r>
          <w:r w:rsidR="00772963">
            <w:rPr>
              <w:noProof/>
            </w:rPr>
            <w:t>(Schultz, Miller, Greiner, &amp; Kooistra, 2021)</w:t>
          </w:r>
          <w:r w:rsidR="000F022C" w:rsidRPr="000C37D1">
            <w:fldChar w:fldCharType="end"/>
          </w:r>
        </w:sdtContent>
      </w:sdt>
      <w:r w:rsidR="000F022C" w:rsidRPr="000C37D1">
        <w:t xml:space="preserve"> </w:t>
      </w:r>
      <w:r w:rsidRPr="000C37D1">
        <w:t xml:space="preserve">show that wildfire managers override or ignore DSS recommendations when the underlying reasoning is opaque, reducing operational value </w:t>
      </w:r>
      <w:sdt>
        <w:sdtPr>
          <w:id w:val="1792479547"/>
          <w:citation/>
        </w:sdtPr>
        <w:sdtContent>
          <w:r w:rsidRPr="000C37D1">
            <w:fldChar w:fldCharType="begin"/>
          </w:r>
          <w:r w:rsidRPr="000C37D1">
            <w:instrText xml:space="preserve"> CITATION Fillmore2023 \l 1055  \m Rapp2020</w:instrText>
          </w:r>
          <w:r w:rsidRPr="000C37D1">
            <w:fldChar w:fldCharType="separate"/>
          </w:r>
          <w:r w:rsidR="00772963">
            <w:rPr>
              <w:noProof/>
            </w:rPr>
            <w:t>(Fillmore &amp; Paveglio, 2023; Rapp, Rabung, Wilson, &amp; Toman, 2020)</w:t>
          </w:r>
          <w:r w:rsidRPr="000C37D1">
            <w:fldChar w:fldCharType="end"/>
          </w:r>
        </w:sdtContent>
      </w:sdt>
      <w:r w:rsidRPr="000C37D1">
        <w:t xml:space="preserve">. Recent hybrid predictive-fuzzy frameworks demonstrate that accuracy and interpretability are not mutually exclusive </w:t>
      </w:r>
      <w:sdt>
        <w:sdtPr>
          <w:id w:val="-881705027"/>
          <w:citation/>
        </w:sdtPr>
        <w:sdtContent>
          <w:r w:rsidRPr="000C37D1">
            <w:fldChar w:fldCharType="begin"/>
          </w:r>
          <w:r w:rsidR="006F49F6" w:rsidRPr="000C37D1">
            <w:instrText xml:space="preserve">CITATION Mohammadi2025 \l 1055 </w:instrText>
          </w:r>
          <w:r w:rsidRPr="000C37D1">
            <w:fldChar w:fldCharType="separate"/>
          </w:r>
          <w:r w:rsidR="00772963">
            <w:rPr>
              <w:noProof/>
            </w:rPr>
            <w:t>(Mohammadi, Alesheikh, &amp; Alimohammadi, 2025)</w:t>
          </w:r>
          <w:r w:rsidRPr="000C37D1">
            <w:fldChar w:fldCharType="end"/>
          </w:r>
        </w:sdtContent>
      </w:sdt>
      <w:r w:rsidRPr="000C37D1">
        <w:t>,but such architectures remain absent from mainstream DSS.</w:t>
      </w:r>
    </w:p>
    <w:p w14:paraId="09019DE3" w14:textId="58F85FB9" w:rsidR="00425C94" w:rsidRPr="000C37D1" w:rsidRDefault="00425C94" w:rsidP="00425C94">
      <w:pPr>
        <w:pStyle w:val="ParText"/>
        <w:keepNext/>
        <w:pBdr>
          <w:top w:val="single" w:sz="4" w:space="1" w:color="auto"/>
          <w:bottom w:val="single" w:sz="4" w:space="1" w:color="auto"/>
        </w:pBdr>
        <w:rPr>
          <w:b/>
          <w:bCs/>
        </w:rPr>
      </w:pPr>
      <w:r w:rsidRPr="000C37D1">
        <w:rPr>
          <w:b/>
          <w:bCs/>
        </w:rPr>
        <w:t>G3 Sim-Decision Coupling without an End-to-End Operational Workflow</w:t>
      </w:r>
    </w:p>
    <w:p w14:paraId="768D7D49" w14:textId="2BA5F7CD" w:rsidR="00FE6C86" w:rsidRPr="000C37D1" w:rsidRDefault="00FE6C86" w:rsidP="00FE6C86">
      <w:pPr>
        <w:pStyle w:val="ParText"/>
      </w:pPr>
      <w:r w:rsidRPr="000C37D1">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0C37D1">
            <w:fldChar w:fldCharType="begin"/>
          </w:r>
          <w:r w:rsidRPr="000C37D1">
            <w:instrText xml:space="preserve"> CITATION Sug10 \l 1055 </w:instrText>
          </w:r>
          <w:r w:rsidRPr="000C37D1">
            <w:fldChar w:fldCharType="separate"/>
          </w:r>
          <w:r w:rsidR="00772963">
            <w:rPr>
              <w:noProof/>
            </w:rPr>
            <w:t>(Sugumaran &amp; Degroote, 2010)</w:t>
          </w:r>
          <w:r w:rsidRPr="000C37D1">
            <w:fldChar w:fldCharType="end"/>
          </w:r>
        </w:sdtContent>
      </w:sdt>
      <w:r w:rsidRPr="000C37D1">
        <w:t xml:space="preserve">, yet tight coupling prevents either component from being updated or verified in isolation </w:t>
      </w:r>
      <w:sdt>
        <w:sdtPr>
          <w:id w:val="-9844552"/>
          <w:citation/>
        </w:sdtPr>
        <w:sdtContent>
          <w:r w:rsidRPr="000C37D1">
            <w:fldChar w:fldCharType="begin"/>
          </w:r>
          <w:r w:rsidRPr="000C37D1">
            <w:instrText xml:space="preserve"> CITATION PachecoEtAl2015 \l 1055  \m VasquezEtAl2021Forests</w:instrText>
          </w:r>
          <w:r w:rsidRPr="000C37D1">
            <w:fldChar w:fldCharType="separate"/>
          </w:r>
          <w:r w:rsidR="00772963">
            <w:rPr>
              <w:noProof/>
            </w:rPr>
            <w:t>(Pacheco, 2015; Vásquez, 2021)</w:t>
          </w:r>
          <w:r w:rsidRPr="000C37D1">
            <w:fldChar w:fldCharType="end"/>
          </w:r>
        </w:sdtContent>
      </w:sdt>
      <w:r w:rsidRPr="000C37D1">
        <w:t>. WFDSS exemplifies this pattern</w:t>
      </w:r>
      <w:r w:rsidR="00BB2CC3" w:rsidRPr="000C37D1">
        <w:t>.</w:t>
      </w:r>
      <w:r w:rsidRPr="000C37D1">
        <w:t xml:space="preserve"> </w:t>
      </w:r>
      <w:r w:rsidR="00BB2CC3" w:rsidRPr="000C37D1">
        <w:t>I</w:t>
      </w:r>
      <w:r w:rsidRPr="000C37D1">
        <w:t xml:space="preserve">ts fire-behavior subsystems and decision documentation are architecturally merged within a single platform, constraining substitutability </w:t>
      </w:r>
      <w:sdt>
        <w:sdtPr>
          <w:id w:val="2042782893"/>
          <w:citation/>
        </w:sdtPr>
        <w:sdtContent>
          <w:r w:rsidRPr="000C37D1">
            <w:fldChar w:fldCharType="begin"/>
          </w:r>
          <w:r w:rsidRPr="000C37D1">
            <w:instrText xml:space="preserve"> CITATION NoonanWright2011 \l 1055 </w:instrText>
          </w:r>
          <w:r w:rsidRPr="000C37D1">
            <w:fldChar w:fldCharType="separate"/>
          </w:r>
          <w:r w:rsidR="00772963">
            <w:rPr>
              <w:noProof/>
            </w:rPr>
            <w:t>(Noonan-Wright, et al., 2011)</w:t>
          </w:r>
          <w:r w:rsidRPr="000C37D1">
            <w:fldChar w:fldCharType="end"/>
          </w:r>
        </w:sdtContent>
      </w:sdt>
      <w:r w:rsidRPr="000C37D1">
        <w:t xml:space="preserve">. Recent hybrid architectures reinforce the same coupling. The transformer-fuzzy decision model of Mohammadi, Alesheikh, &amp; Alimohammadi </w:t>
      </w:r>
      <w:sdt>
        <w:sdtPr>
          <w:id w:val="-369307102"/>
          <w:citation/>
        </w:sdtPr>
        <w:sdtContent>
          <w:r w:rsidRPr="000C37D1">
            <w:fldChar w:fldCharType="begin"/>
          </w:r>
          <w:r w:rsidR="006F49F6" w:rsidRPr="000C37D1">
            <w:instrText xml:space="preserve">CITATION Mohammadi2025 \n  \t  \l 1055 </w:instrText>
          </w:r>
          <w:r w:rsidRPr="000C37D1">
            <w:fldChar w:fldCharType="separate"/>
          </w:r>
          <w:r w:rsidR="00772963">
            <w:rPr>
              <w:noProof/>
            </w:rPr>
            <w:t>(2025)</w:t>
          </w:r>
          <w:r w:rsidRPr="000C37D1">
            <w:fldChar w:fldCharType="end"/>
          </w:r>
        </w:sdtContent>
      </w:sdt>
      <w:r w:rsidRPr="000C37D1">
        <w:t xml:space="preserve"> and the real-time DSS of Figueiredo, Macedo, Alves, &amp; Figueiredo </w:t>
      </w:r>
      <w:sdt>
        <w:sdtPr>
          <w:id w:val="1290709113"/>
          <w:citation/>
        </w:sdtPr>
        <w:sdtContent>
          <w:r w:rsidRPr="000C37D1">
            <w:fldChar w:fldCharType="begin"/>
          </w:r>
          <w:r w:rsidRPr="000C37D1">
            <w:instrText xml:space="preserve">CITATION Figueiredo2024 \n  \t  \l 1055 </w:instrText>
          </w:r>
          <w:r w:rsidRPr="000C37D1">
            <w:fldChar w:fldCharType="separate"/>
          </w:r>
          <w:r w:rsidR="00772963">
            <w:rPr>
              <w:noProof/>
            </w:rPr>
            <w:t>(2024)</w:t>
          </w:r>
          <w:r w:rsidRPr="000C37D1">
            <w:fldChar w:fldCharType="end"/>
          </w:r>
        </w:sdtContent>
      </w:sdt>
      <w:r w:rsidRPr="000C37D1">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6A3F4450" w:rsidR="000B1640" w:rsidRPr="000C37D1" w:rsidRDefault="000B1640" w:rsidP="0048381B">
      <w:pPr>
        <w:pStyle w:val="ParText"/>
      </w:pPr>
      <w:r w:rsidRPr="000C37D1">
        <w:lastRenderedPageBreak/>
        <w:t xml:space="preserve">Optimization-based DSS represent operational constraints such as resources, travel time, and suppression effectiveness through formal cost functions </w:t>
      </w:r>
      <w:sdt>
        <w:sdtPr>
          <w:id w:val="-1330356888"/>
          <w:citation/>
        </w:sdtPr>
        <w:sdtContent>
          <w:r w:rsidRPr="000C37D1">
            <w:fldChar w:fldCharType="begin"/>
          </w:r>
          <w:r w:rsidRPr="000C37D1">
            <w:instrText xml:space="preserve"> CITATION KeeneyRaiffa1976 \l 1055  \m Pais2021</w:instrText>
          </w:r>
          <w:r w:rsidRPr="000C37D1">
            <w:fldChar w:fldCharType="separate"/>
          </w:r>
          <w:r w:rsidR="00772963">
            <w:rPr>
              <w:noProof/>
            </w:rPr>
            <w:t>(Keeney &amp; Raiffa, 1976; Pais, Carrasco, Moudio, &amp; Shen, 2021)</w:t>
          </w:r>
          <w:r w:rsidRPr="000C37D1">
            <w:fldChar w:fldCharType="end"/>
          </w:r>
        </w:sdtContent>
      </w:sdt>
      <w:r w:rsidRPr="000C37D1">
        <w:t xml:space="preserve">. These formulations presuppose complete state information, which is rarely available during active wildfire response </w:t>
      </w:r>
      <w:sdt>
        <w:sdtPr>
          <w:id w:val="78410820"/>
          <w:citation/>
        </w:sdtPr>
        <w:sdtContent>
          <w:r w:rsidRPr="000C37D1">
            <w:fldChar w:fldCharType="begin"/>
          </w:r>
          <w:r w:rsidRPr="000C37D1">
            <w:instrText xml:space="preserve"> CITATION Mar07 \l 1055  \m Finney2006</w:instrText>
          </w:r>
          <w:r w:rsidRPr="000C37D1">
            <w:fldChar w:fldCharType="separate"/>
          </w:r>
          <w:r w:rsidR="00772963">
            <w:rPr>
              <w:noProof/>
            </w:rPr>
            <w:t>(Martell D. L., 2007; Finney, An overview of FlamMap fire modeling capabilities, 2006)</w:t>
          </w:r>
          <w:r w:rsidRPr="000C37D1">
            <w:fldChar w:fldCharType="end"/>
          </w:r>
        </w:sdtContent>
      </w:sdt>
      <w:r w:rsidRPr="000C37D1">
        <w:t xml:space="preserve">. The gap is therefore not lack of awareness but the absence of mechanisms that integrate constraints into real-time, cell-level reasoning under incomplete and evolving observations </w:t>
      </w:r>
      <w:sdt>
        <w:sdtPr>
          <w:id w:val="1841424478"/>
          <w:citation/>
        </w:sdtPr>
        <w:sdtContent>
          <w:r w:rsidRPr="000C37D1">
            <w:fldChar w:fldCharType="begin"/>
          </w:r>
          <w:r w:rsidRPr="000C37D1">
            <w:instrText xml:space="preserve"> CITATION Oliveira2022 \l 1055 </w:instrText>
          </w:r>
          <w:r w:rsidRPr="000C37D1">
            <w:fldChar w:fldCharType="separate"/>
          </w:r>
          <w:r w:rsidR="00772963">
            <w:rPr>
              <w:noProof/>
            </w:rPr>
            <w:t>(Oliveira, Barros, Ager, &amp; Fernandes, 2022)</w:t>
          </w:r>
          <w:r w:rsidRPr="000C37D1">
            <w:fldChar w:fldCharType="end"/>
          </w:r>
        </w:sdtContent>
      </w:sdt>
      <w:r w:rsidRPr="000C37D1">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rsidRPr="000C37D1">
        <w:t>.</w:t>
      </w:r>
      <w:r w:rsidRPr="000C37D1">
        <w:t xml:space="preserve"> </w:t>
      </w:r>
      <w:r w:rsidR="00BB2CC3" w:rsidRPr="000C37D1">
        <w:t>W</w:t>
      </w:r>
      <w:r w:rsidRPr="000C37D1">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0C37D1" w:rsidRDefault="006C49EC" w:rsidP="006C49EC">
      <w:pPr>
        <w:pStyle w:val="Heading2"/>
        <w:rPr>
          <w:lang w:eastAsia="tr-TR"/>
        </w:rPr>
      </w:pPr>
      <w:bookmarkStart w:id="40" w:name="_Toc236573963"/>
      <w:r w:rsidRPr="000C37D1">
        <w:rPr>
          <w:lang w:eastAsia="tr-TR"/>
        </w:rPr>
        <w:t>Research Question and Hypothesis</w:t>
      </w:r>
      <w:bookmarkEnd w:id="40"/>
    </w:p>
    <w:p w14:paraId="1D04B554" w14:textId="77777777" w:rsidR="001618FC" w:rsidRPr="000C37D1" w:rsidRDefault="001618FC" w:rsidP="00C71C81">
      <w:pPr>
        <w:pStyle w:val="ParText"/>
      </w:pPr>
      <w:r w:rsidRPr="000C37D1">
        <w:t>Formally, this thesis addresses the following research question:</w:t>
      </w:r>
    </w:p>
    <w:p w14:paraId="58AD2690" w14:textId="21D6180D" w:rsidR="001618FC" w:rsidRPr="000C37D1" w:rsidRDefault="004F3ABE" w:rsidP="00827B7E">
      <w:pPr>
        <w:pStyle w:val="ParText"/>
        <w:shd w:val="clear" w:color="auto" w:fill="E7E6E6" w:themeFill="background2"/>
        <w:rPr>
          <w:b/>
          <w:bCs/>
          <w:i/>
          <w:iCs/>
        </w:rPr>
      </w:pPr>
      <w:r w:rsidRPr="000C37D1">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0C37D1" w:rsidRDefault="001618FC" w:rsidP="00C71C81">
      <w:pPr>
        <w:pStyle w:val="ParText"/>
      </w:pPr>
      <w:r w:rsidRPr="000C37D1">
        <w:t>This question gives rise to the following main hypothesis:</w:t>
      </w:r>
    </w:p>
    <w:p w14:paraId="6589EC11" w14:textId="0F4ABA0B" w:rsidR="001618FC" w:rsidRPr="000C37D1" w:rsidRDefault="004F3ABE" w:rsidP="00827B7E">
      <w:pPr>
        <w:pStyle w:val="ParText"/>
        <w:shd w:val="clear" w:color="auto" w:fill="E7E6E6" w:themeFill="background2"/>
        <w:rPr>
          <w:b/>
          <w:bCs/>
          <w:i/>
          <w:iCs/>
        </w:rPr>
      </w:pPr>
      <w:r w:rsidRPr="000C37D1">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0C37D1" w:rsidRDefault="001618FC" w:rsidP="00C71C81">
      <w:pPr>
        <w:pStyle w:val="ParText"/>
      </w:pPr>
      <w:r w:rsidRPr="000C37D1">
        <w:t>This hypothesis is decomposed into three testable sub-claims:</w:t>
      </w:r>
    </w:p>
    <w:p w14:paraId="52BA3F34" w14:textId="13507B37" w:rsidR="001618FC" w:rsidRPr="000C37D1" w:rsidRDefault="001618FC" w:rsidP="001618FC">
      <w:pPr>
        <w:pStyle w:val="ParText"/>
      </w:pPr>
      <w:r w:rsidRPr="000C37D1">
        <w:rPr>
          <w:b/>
          <w:bCs/>
          <w:i/>
          <w:iCs/>
        </w:rPr>
        <w:t>H1 (Scalability and Adaptability):</w:t>
      </w:r>
      <w:r w:rsidRPr="000C37D1">
        <w:t xml:space="preserve"> A hierarchically distributed architecture with concept-abstracted local fuzzy agents and non-inferential global coordination generates adaptive interventions over an open decision space with lower rule</w:t>
      </w:r>
      <w:r w:rsidR="00395D95" w:rsidRPr="000C37D1">
        <w:t xml:space="preserve"> </w:t>
      </w:r>
      <w:r w:rsidRPr="000C37D1">
        <w:t>base complexity and faster response times than centralized, closed-alternative DSS under evolving wildfire conditions.</w:t>
      </w:r>
    </w:p>
    <w:p w14:paraId="4E178EC6" w14:textId="0C9C4E17" w:rsidR="001618FC" w:rsidRPr="000C37D1" w:rsidRDefault="001618FC" w:rsidP="001618FC">
      <w:pPr>
        <w:pStyle w:val="ParText"/>
      </w:pPr>
      <w:r w:rsidRPr="000C37D1">
        <w:rPr>
          <w:b/>
          <w:bCs/>
          <w:i/>
          <w:iCs/>
        </w:rPr>
        <w:t>H2 (Interpretability and Independent Validation):</w:t>
      </w:r>
      <w:r w:rsidRPr="000C37D1">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0C37D1" w:rsidRDefault="001618FC" w:rsidP="001618FC">
      <w:pPr>
        <w:pStyle w:val="ParText"/>
      </w:pPr>
      <w:r w:rsidRPr="000C37D1">
        <w:rPr>
          <w:b/>
          <w:bCs/>
          <w:i/>
          <w:iCs/>
        </w:rPr>
        <w:t>H3 (Operational Feasibility Under Uncertainty):</w:t>
      </w:r>
      <w:r w:rsidRPr="000C37D1">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0C37D1" w:rsidRDefault="002D1D9A" w:rsidP="003B2FD7">
      <w:pPr>
        <w:pStyle w:val="Heading2"/>
        <w:rPr>
          <w:lang w:eastAsia="tr-TR"/>
        </w:rPr>
      </w:pPr>
      <w:bookmarkStart w:id="41" w:name="_Toc236573964"/>
      <w:r w:rsidRPr="000C37D1">
        <w:rPr>
          <w:lang w:eastAsia="tr-TR"/>
        </w:rPr>
        <w:t>Main Contributions of the Thesis</w:t>
      </w:r>
      <w:bookmarkEnd w:id="41"/>
    </w:p>
    <w:p w14:paraId="0024568E" w14:textId="3A24F28D" w:rsidR="00237656" w:rsidRPr="000C37D1" w:rsidRDefault="00237656" w:rsidP="00237656">
      <w:pPr>
        <w:spacing w:before="120" w:after="120"/>
      </w:pPr>
      <w:r w:rsidRPr="000C37D1">
        <w:t xml:space="preserve">The thesis makes three architectural and methodological contributions that collectively address the structural gaps identified in Section 1.1. Each contribution </w:t>
      </w:r>
      <w:r w:rsidRPr="000C37D1">
        <w:lastRenderedPageBreak/>
        <w:t xml:space="preserve">is self-contained and addresses a distinct gap, as summarized in </w:t>
      </w:r>
      <w:r w:rsidRPr="000C37D1">
        <w:rPr>
          <w:lang w:eastAsia="tr-TR"/>
        </w:rPr>
        <w:fldChar w:fldCharType="begin"/>
      </w:r>
      <w:r w:rsidRPr="000C37D1">
        <w:rPr>
          <w:lang w:eastAsia="tr-TR"/>
        </w:rPr>
        <w:instrText xml:space="preserve"> REF _Ref223821474 \h </w:instrText>
      </w:r>
      <w:r w:rsidRPr="000C37D1">
        <w:rPr>
          <w:lang w:eastAsia="tr-TR"/>
        </w:rPr>
      </w:r>
      <w:r w:rsidRPr="000C37D1">
        <w:rPr>
          <w:lang w:eastAsia="tr-TR"/>
        </w:rPr>
        <w:fldChar w:fldCharType="separate"/>
      </w:r>
      <w:r w:rsidR="00772963" w:rsidRPr="000C37D1">
        <w:t xml:space="preserve">Table </w:t>
      </w:r>
      <w:r w:rsidR="00772963">
        <w:rPr>
          <w:noProof/>
        </w:rPr>
        <w:t>1</w:t>
      </w:r>
      <w:r w:rsidR="00772963" w:rsidRPr="000C37D1">
        <w:t>.</w:t>
      </w:r>
      <w:r w:rsidR="00772963">
        <w:rPr>
          <w:noProof/>
        </w:rPr>
        <w:t>2</w:t>
      </w:r>
      <w:r w:rsidRPr="000C37D1">
        <w:rPr>
          <w:lang w:eastAsia="tr-TR"/>
        </w:rPr>
        <w:fldChar w:fldCharType="end"/>
      </w:r>
      <w:r w:rsidRPr="000C37D1">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48B45CC6" w:rsidR="00663182" w:rsidRPr="000C37D1" w:rsidRDefault="00663182" w:rsidP="00663182">
      <w:pPr>
        <w:pStyle w:val="Caption"/>
        <w:keepNext/>
      </w:pPr>
      <w:bookmarkStart w:id="42" w:name="_Ref223821474"/>
      <w:bookmarkStart w:id="43" w:name="_Toc236574046"/>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1</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2</w:t>
      </w:r>
      <w:r w:rsidR="004A4810" w:rsidRPr="000C37D1">
        <w:fldChar w:fldCharType="end"/>
      </w:r>
      <w:bookmarkEnd w:id="42"/>
      <w:r w:rsidRPr="000C37D1">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0C37D1"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0C37D1" w:rsidRDefault="00237656" w:rsidP="00824DEE">
            <w:pPr>
              <w:pStyle w:val="TableText"/>
            </w:pPr>
          </w:p>
        </w:tc>
        <w:tc>
          <w:tcPr>
            <w:tcW w:w="1752" w:type="pct"/>
          </w:tcPr>
          <w:p w14:paraId="300C70D4" w14:textId="77777777" w:rsidR="00237656" w:rsidRPr="000C37D1"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0C37D1">
              <w:t>Addressed Gap</w:t>
            </w:r>
          </w:p>
        </w:tc>
        <w:tc>
          <w:tcPr>
            <w:tcW w:w="2821" w:type="pct"/>
          </w:tcPr>
          <w:p w14:paraId="68514DA7" w14:textId="77777777" w:rsidR="00237656" w:rsidRPr="000C37D1"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0C37D1">
              <w:t>Contribution</w:t>
            </w:r>
          </w:p>
        </w:tc>
      </w:tr>
      <w:tr w:rsidR="00106357" w:rsidRPr="000C37D1"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0C37D1" w:rsidRDefault="00000000">
            <w:pPr>
              <w:pStyle w:val="TableText"/>
            </w:pPr>
            <w:r w:rsidRPr="000C37D1">
              <w:t>C1</w:t>
            </w:r>
          </w:p>
        </w:tc>
        <w:tc>
          <w:tcPr>
            <w:tcW w:w="1752" w:type="pct"/>
          </w:tcPr>
          <w:p w14:paraId="2A1025E7" w14:textId="77777777" w:rsidR="00106357"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G1: Closed decision spaces in centralized architectures</w:t>
            </w:r>
          </w:p>
        </w:tc>
        <w:tc>
          <w:tcPr>
            <w:tcW w:w="2821" w:type="pct"/>
          </w:tcPr>
          <w:p w14:paraId="488AC83D" w14:textId="210FBA32" w:rsidR="00106357"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Open decision space through concept-based abstraction, adaptive rule generation, and hierarchically distributed reasoning with non-inferential global coordination</w:t>
            </w:r>
          </w:p>
        </w:tc>
      </w:tr>
      <w:tr w:rsidR="00106357" w:rsidRPr="000C37D1"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0C37D1" w:rsidRDefault="00000000">
            <w:pPr>
              <w:pStyle w:val="TableText"/>
            </w:pPr>
            <w:r w:rsidRPr="000C37D1">
              <w:t>C2</w:t>
            </w:r>
          </w:p>
        </w:tc>
        <w:tc>
          <w:tcPr>
            <w:tcW w:w="1752" w:type="pct"/>
          </w:tcPr>
          <w:p w14:paraId="1F415F64" w14:textId="77777777" w:rsidR="00106357"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G2: Unrepresented epistemic uncertainty and limited explainability</w:t>
            </w:r>
          </w:p>
        </w:tc>
        <w:tc>
          <w:tcPr>
            <w:tcW w:w="2821" w:type="pct"/>
          </w:tcPr>
          <w:p w14:paraId="29F544F0" w14:textId="77777777" w:rsidR="00106357"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Sensitivity analysis built on confidence-gated uncertainty propagation and intrinsic rule-level traceability</w:t>
            </w:r>
          </w:p>
        </w:tc>
      </w:tr>
      <w:tr w:rsidR="00106357" w:rsidRPr="000C37D1"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0C37D1" w:rsidRDefault="00000000">
            <w:pPr>
              <w:pStyle w:val="TableText"/>
            </w:pPr>
            <w:r w:rsidRPr="000C37D1">
              <w:t>C3</w:t>
            </w:r>
          </w:p>
        </w:tc>
        <w:tc>
          <w:tcPr>
            <w:tcW w:w="1752" w:type="pct"/>
          </w:tcPr>
          <w:p w14:paraId="5D95FAB1" w14:textId="77777777" w:rsidR="00106357"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G3: Simulation-decision coupling without an end-to-end operational workflow</w:t>
            </w:r>
          </w:p>
        </w:tc>
        <w:tc>
          <w:tcPr>
            <w:tcW w:w="2821" w:type="pct"/>
          </w:tcPr>
          <w:p w14:paraId="5DBF4253" w14:textId="77777777" w:rsidR="00106357"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End-to-end use-case demonstration over analytically separated simulation and decision cores with satisficing-based acceptance</w:t>
            </w:r>
          </w:p>
        </w:tc>
      </w:tr>
    </w:tbl>
    <w:p w14:paraId="06AB0315" w14:textId="77777777" w:rsidR="002F37F2" w:rsidRPr="000C37D1" w:rsidRDefault="002F37F2" w:rsidP="002F37F2">
      <w:pPr>
        <w:pStyle w:val="ParText"/>
      </w:pPr>
    </w:p>
    <w:p w14:paraId="2DB4D48A" w14:textId="0A1C1B61" w:rsidR="00E77EB4" w:rsidRPr="000C37D1" w:rsidRDefault="00E77EB4" w:rsidP="00334870">
      <w:pPr>
        <w:pStyle w:val="ParText"/>
        <w:keepNext/>
        <w:pBdr>
          <w:top w:val="single" w:sz="4" w:space="1" w:color="auto"/>
          <w:bottom w:val="single" w:sz="4" w:space="1" w:color="auto"/>
        </w:pBdr>
        <w:rPr>
          <w:b/>
          <w:bCs/>
        </w:rPr>
      </w:pPr>
      <w:r w:rsidRPr="000C37D1">
        <w:rPr>
          <w:b/>
          <w:bCs/>
        </w:rPr>
        <w:t>C1 Open Decision Space through Adaptive, Concept-Driven Reasoning</w:t>
      </w:r>
    </w:p>
    <w:p w14:paraId="30A10A16" w14:textId="7C7F26E4" w:rsidR="00BB15F3" w:rsidRPr="000C37D1" w:rsidRDefault="00000000">
      <w:pPr>
        <w:pStyle w:val="ParText"/>
      </w:pPr>
      <w:r w:rsidRPr="000C37D1">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rsidRPr="000C37D1">
        <w:t>.</w:t>
      </w:r>
      <w:r w:rsidRPr="000C37D1">
        <w:t xml:space="preserve"> </w:t>
      </w:r>
      <w:r w:rsidR="00BB2CC3" w:rsidRPr="000C37D1">
        <w:t>A</w:t>
      </w:r>
      <w:r w:rsidRPr="000C37D1">
        <w:t xml:space="preserve">n evolving Takagi-Sugeno rule base adapts membership functions </w:t>
      </w:r>
      <w:r w:rsidR="00557A5B" w:rsidRPr="000C37D1">
        <w:t xml:space="preserve">(MF) </w:t>
      </w:r>
      <w:r w:rsidRPr="000C37D1">
        <w:t xml:space="preserve">and term resolution </w:t>
      </w:r>
      <w:sdt>
        <w:sdtPr>
          <w:id w:val="815728001"/>
          <w:citation/>
        </w:sdtPr>
        <w:sdtContent>
          <w:r w:rsidRPr="000C37D1">
            <w:fldChar w:fldCharType="begin"/>
          </w:r>
          <w:r w:rsidRPr="000C37D1">
            <w:instrText xml:space="preserve"> CITATION TakagiSugeno1985 \l 1055  \m Ang04 </w:instrText>
          </w:r>
          <w:r w:rsidRPr="000C37D1">
            <w:fldChar w:fldCharType="separate"/>
          </w:r>
          <w:r w:rsidR="00772963">
            <w:rPr>
              <w:noProof/>
            </w:rPr>
            <w:t>(Takagi &amp; Sugeno, 1985; Angelov &amp; Filev, 2004)</w:t>
          </w:r>
          <w:r w:rsidRPr="000C37D1">
            <w:fldChar w:fldCharType="end"/>
          </w:r>
        </w:sdtContent>
      </w:sdt>
      <w:r w:rsidRPr="000C37D1">
        <w:t xml:space="preserve">, a generative model proposes genuinely new candidate rules when adaptation is exhausted, and every candidate passes a satisficing verification gate before it may act </w:t>
      </w:r>
      <w:sdt>
        <w:sdtPr>
          <w:id w:val="815728003"/>
          <w:citation/>
        </w:sdtPr>
        <w:sdtContent>
          <w:r w:rsidRPr="000C37D1">
            <w:fldChar w:fldCharType="begin"/>
          </w:r>
          <w:r w:rsidRPr="000C37D1">
            <w:instrText xml:space="preserve"> CITATION Sim56 \l 1055 </w:instrText>
          </w:r>
          <w:r w:rsidRPr="000C37D1">
            <w:fldChar w:fldCharType="separate"/>
          </w:r>
          <w:r w:rsidR="00772963">
            <w:rPr>
              <w:noProof/>
            </w:rPr>
            <w:t>(Simon H. A., 1956)</w:t>
          </w:r>
          <w:r w:rsidRPr="000C37D1">
            <w:fldChar w:fldCharType="end"/>
          </w:r>
        </w:sdtContent>
      </w:sdt>
      <w:r w:rsidRPr="000C37D1">
        <w:t>. Reasoning itself is confined to local fuzzy agents, while a non-inferential global layer only assigns resources and normalizes priorities, which keeps the open field scalable.</w:t>
      </w:r>
      <w:r w:rsidR="00E66F0F" w:rsidRPr="000C37D1">
        <w:t xml:space="preserve"> </w:t>
      </w:r>
      <w:r w:rsidR="00E66F0F" w:rsidRPr="000C37D1">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r w:rsidR="000F5259" w:rsidRPr="000C37D1">
        <w:t xml:space="preserve"> The action space is therefore closed at the level of physical effects, which the model may not invent, yet open at the level of interventions, which it composes from those effects in response to the map.</w:t>
      </w:r>
    </w:p>
    <w:p w14:paraId="59F55075" w14:textId="32E2B683" w:rsidR="00E77EB4" w:rsidRPr="000C37D1" w:rsidRDefault="00E77EB4" w:rsidP="00E77EB4">
      <w:pPr>
        <w:pStyle w:val="ParText"/>
        <w:keepNext/>
        <w:pBdr>
          <w:top w:val="single" w:sz="4" w:space="1" w:color="auto"/>
          <w:bottom w:val="single" w:sz="4" w:space="1" w:color="auto"/>
        </w:pBdr>
        <w:rPr>
          <w:b/>
          <w:bCs/>
        </w:rPr>
      </w:pPr>
      <w:r w:rsidRPr="000C37D1">
        <w:rPr>
          <w:b/>
          <w:bCs/>
        </w:rPr>
        <w:t>C2 Sensitivity Analysis with Traceability and Confidence-Gated Uncertainty</w:t>
      </w:r>
    </w:p>
    <w:p w14:paraId="2D0CB866" w14:textId="77777777" w:rsidR="00BB15F3" w:rsidRPr="000C37D1" w:rsidRDefault="00000000">
      <w:pPr>
        <w:pStyle w:val="ParText"/>
      </w:pPr>
      <w:r w:rsidRPr="000C37D1">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0C37D1" w:rsidRDefault="00E77EB4" w:rsidP="00E77EB4">
      <w:pPr>
        <w:pStyle w:val="ParText"/>
        <w:keepNext/>
        <w:pBdr>
          <w:top w:val="single" w:sz="4" w:space="1" w:color="auto"/>
          <w:bottom w:val="single" w:sz="4" w:space="1" w:color="auto"/>
        </w:pBdr>
        <w:rPr>
          <w:b/>
          <w:bCs/>
        </w:rPr>
      </w:pPr>
      <w:r w:rsidRPr="000C37D1">
        <w:rPr>
          <w:b/>
          <w:bCs/>
        </w:rPr>
        <w:t xml:space="preserve">C3 End-to-End Use-Case Demonstration </w:t>
      </w:r>
    </w:p>
    <w:p w14:paraId="5C0AE2B1" w14:textId="40C00939" w:rsidR="00BB15F3" w:rsidRPr="000C37D1" w:rsidRDefault="00000000">
      <w:pPr>
        <w:pStyle w:val="ParText"/>
      </w:pPr>
      <w:r w:rsidRPr="000C37D1">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0C37D1">
            <w:fldChar w:fldCharType="begin"/>
          </w:r>
          <w:r w:rsidRPr="000C37D1">
            <w:instrText xml:space="preserve"> CITATION Fillmore2023 \l 1055  \m Rapp2020 </w:instrText>
          </w:r>
          <w:r w:rsidRPr="000C37D1">
            <w:fldChar w:fldCharType="separate"/>
          </w:r>
          <w:r w:rsidR="00772963">
            <w:rPr>
              <w:noProof/>
            </w:rPr>
            <w:t>(Fillmore &amp; Paveglio, 2023; Rapp, Rabung, Wilson, &amp; Toman, 2020)</w:t>
          </w:r>
          <w:r w:rsidRPr="000C37D1">
            <w:fldChar w:fldCharType="end"/>
          </w:r>
        </w:sdtContent>
      </w:sdt>
      <w:r w:rsidRPr="000C37D1">
        <w:t>.</w:t>
      </w:r>
      <w:r w:rsidR="0066227A" w:rsidRPr="000C37D1">
        <w:t xml:space="preserve"> The with and without DSS results of that use case rest on the counterfactual replay of the identical fire history, so the reported differences are attributable to the issued orders alone.</w:t>
      </w:r>
    </w:p>
    <w:p w14:paraId="4F65512F" w14:textId="0CC0790A" w:rsidR="00E77EB4" w:rsidRPr="000C37D1" w:rsidRDefault="00E77EB4" w:rsidP="00334870">
      <w:pPr>
        <w:pStyle w:val="ParText"/>
      </w:pPr>
      <w:r w:rsidRPr="000C37D1">
        <w:lastRenderedPageBreak/>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52B71C7A" w14:textId="77777777" w:rsidR="000F5259" w:rsidRPr="000C37D1" w:rsidRDefault="000F5259" w:rsidP="000F5259">
      <w:pPr>
        <w:keepNext/>
      </w:pPr>
      <w:r w:rsidRPr="000C37D1">
        <w:drawing>
          <wp:inline distT="0" distB="0" distL="0" distR="0" wp14:anchorId="1BB3D77D" wp14:editId="5D5E9C3E">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55CC5A5F" w14:textId="3CF2315D" w:rsidR="000F5259" w:rsidRPr="000C37D1" w:rsidRDefault="000F5259" w:rsidP="000F5259">
      <w:pPr>
        <w:pStyle w:val="Caption"/>
      </w:pPr>
      <w:bookmarkStart w:id="44" w:name="_Ref227630123"/>
      <w:bookmarkStart w:id="45" w:name="_Toc236574079"/>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1</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2</w:t>
      </w:r>
      <w:r w:rsidR="00840146" w:rsidRPr="000C37D1">
        <w:fldChar w:fldCharType="end"/>
      </w:r>
      <w:bookmarkEnd w:id="44"/>
      <w:r w:rsidRPr="000C37D1">
        <w:t xml:space="preserve"> Research question, hypothesis, gaps and contributions</w:t>
      </w:r>
      <w:bookmarkEnd w:id="45"/>
    </w:p>
    <w:p w14:paraId="1CED6324" w14:textId="19756F06" w:rsidR="00A04D1B" w:rsidRPr="000C37D1" w:rsidRDefault="006C101E" w:rsidP="00A04D1B">
      <w:pPr>
        <w:pStyle w:val="ParText"/>
        <w:rPr>
          <w:lang w:eastAsia="tr-TR"/>
        </w:rPr>
      </w:pPr>
      <w:r w:rsidRPr="000C37D1">
        <w:t xml:space="preserve">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w:t>
      </w:r>
      <w:r w:rsidRPr="000C37D1">
        <w:lastRenderedPageBreak/>
        <w:t>establishing a one-to-one correspondence between every gap and a targeted architectural contribution. The flow from research question through hypothesis and contributions to gaps can therefore be read as one continuous argument</w:t>
      </w:r>
      <w:r w:rsidR="00A04D1B" w:rsidRPr="000C37D1">
        <w:t xml:space="preserve"> as illustrated in </w:t>
      </w:r>
      <w:r w:rsidR="00A04D1B" w:rsidRPr="000C37D1">
        <w:rPr>
          <w:lang w:eastAsia="tr-TR"/>
        </w:rPr>
        <w:fldChar w:fldCharType="begin"/>
      </w:r>
      <w:r w:rsidR="00A04D1B" w:rsidRPr="000C37D1">
        <w:rPr>
          <w:lang w:eastAsia="tr-TR"/>
        </w:rPr>
        <w:instrText xml:space="preserve"> REF _Ref227630123 \h </w:instrText>
      </w:r>
      <w:r w:rsidR="00A04D1B" w:rsidRPr="000C37D1">
        <w:rPr>
          <w:lang w:eastAsia="tr-TR"/>
        </w:rPr>
      </w:r>
      <w:r w:rsidR="00A04D1B" w:rsidRPr="000C37D1">
        <w:rPr>
          <w:lang w:eastAsia="tr-TR"/>
        </w:rPr>
        <w:fldChar w:fldCharType="separate"/>
      </w:r>
      <w:r w:rsidR="00772963" w:rsidRPr="000C37D1">
        <w:t xml:space="preserve">Figure </w:t>
      </w:r>
      <w:r w:rsidR="00772963">
        <w:rPr>
          <w:noProof/>
        </w:rPr>
        <w:t>1</w:t>
      </w:r>
      <w:r w:rsidR="00772963" w:rsidRPr="000C37D1">
        <w:t>.</w:t>
      </w:r>
      <w:r w:rsidR="00772963">
        <w:rPr>
          <w:noProof/>
        </w:rPr>
        <w:t>2</w:t>
      </w:r>
      <w:r w:rsidR="00A04D1B" w:rsidRPr="000C37D1">
        <w:rPr>
          <w:lang w:eastAsia="tr-TR"/>
        </w:rPr>
        <w:fldChar w:fldCharType="end"/>
      </w:r>
      <w:r w:rsidR="00A04D1B" w:rsidRPr="000C37D1">
        <w:rPr>
          <w:lang w:eastAsia="tr-TR"/>
        </w:rPr>
        <w:t>.</w:t>
      </w:r>
    </w:p>
    <w:p w14:paraId="6917E4FF" w14:textId="17C884DE" w:rsidR="00320403" w:rsidRPr="000C37D1" w:rsidRDefault="007052DB" w:rsidP="007052DB">
      <w:pPr>
        <w:pStyle w:val="Heading2"/>
      </w:pPr>
      <w:bookmarkStart w:id="46" w:name="_Toc236573965"/>
      <w:r w:rsidRPr="000C37D1">
        <w:t>Organization of the Thesis</w:t>
      </w:r>
      <w:bookmarkEnd w:id="46"/>
    </w:p>
    <w:p w14:paraId="6A8BE7CB" w14:textId="77777777" w:rsidR="000C5E0C" w:rsidRPr="000C37D1" w:rsidRDefault="000C5E0C" w:rsidP="000C5E0C">
      <w:pPr>
        <w:pStyle w:val="ParText"/>
      </w:pPr>
      <w:commentRangeStart w:id="47"/>
      <w:r w:rsidRPr="000C37D1">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Pr="000C37D1" w:rsidRDefault="000C5E0C" w:rsidP="000C5E0C">
      <w:pPr>
        <w:pStyle w:val="ParText"/>
      </w:pPr>
      <w:r w:rsidRPr="000C37D1">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Pr="000C37D1" w:rsidRDefault="000C5E0C" w:rsidP="000C5E0C">
      <w:pPr>
        <w:pStyle w:val="ParText"/>
      </w:pPr>
      <w:r w:rsidRPr="000C37D1">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Pr="000C37D1" w:rsidRDefault="000C5E0C" w:rsidP="000C5E0C">
      <w:pPr>
        <w:pStyle w:val="ParText"/>
      </w:pPr>
      <w:r w:rsidRPr="000C37D1">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15807D51" w14:textId="7F159A9B" w:rsidR="000C5E0C" w:rsidRPr="000C37D1" w:rsidRDefault="000C5E0C" w:rsidP="000F5259">
      <w:pPr>
        <w:pStyle w:val="ParText"/>
        <w:rPr>
          <w:rFonts w:cs="Times New Roman"/>
          <w:szCs w:val="24"/>
        </w:rPr>
      </w:pPr>
      <w:r w:rsidRPr="000C37D1">
        <w:t>Chapter 6 summarizes the contributions and outlines directions for future research.</w:t>
      </w:r>
      <w:commentRangeEnd w:id="47"/>
      <w:r w:rsidR="00C83214" w:rsidRPr="000C37D1">
        <w:rPr>
          <w:rStyle w:val="CommentReference"/>
          <w:rFonts w:cs="Times New Roman"/>
          <w:sz w:val="24"/>
          <w:szCs w:val="24"/>
        </w:rPr>
        <w:commentReference w:id="47"/>
      </w:r>
    </w:p>
    <w:p w14:paraId="6AE1912D" w14:textId="5F4EBED0" w:rsidR="000C5E0C" w:rsidRPr="000C37D1" w:rsidRDefault="000C5E0C" w:rsidP="00AF29FD">
      <w:pPr>
        <w:rPr>
          <w:rFonts w:cs="Times New Roman"/>
          <w:szCs w:val="24"/>
        </w:rPr>
        <w:sectPr w:rsidR="000C5E0C" w:rsidRPr="000C37D1"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0C37D1" w:rsidRDefault="00320403" w:rsidP="006459A4">
      <w:pPr>
        <w:pStyle w:val="Chapter"/>
      </w:pPr>
    </w:p>
    <w:p w14:paraId="6D31FEA6" w14:textId="767BE21D" w:rsidR="00EA3196" w:rsidRPr="000C37D1" w:rsidRDefault="00BD68CB" w:rsidP="00EA3196">
      <w:pPr>
        <w:pStyle w:val="Heading1"/>
        <w:spacing w:line="240" w:lineRule="auto"/>
        <w:rPr>
          <w:lang w:val="en-US"/>
        </w:rPr>
      </w:pPr>
      <w:bookmarkStart w:id="48" w:name="_Ref226153860"/>
      <w:bookmarkStart w:id="49" w:name="_Toc236573966"/>
      <w:commentRangeStart w:id="50"/>
      <w:r w:rsidRPr="000C37D1">
        <w:rPr>
          <w:lang w:val="en-US"/>
        </w:rPr>
        <w:t>BACKGROUND INFORMATION</w:t>
      </w:r>
      <w:bookmarkEnd w:id="48"/>
      <w:bookmarkEnd w:id="49"/>
      <w:commentRangeEnd w:id="50"/>
      <w:r w:rsidR="00895752" w:rsidRPr="000C37D1">
        <w:rPr>
          <w:rStyle w:val="CommentReference"/>
          <w:sz w:val="24"/>
          <w:szCs w:val="28"/>
          <w:lang w:val="en-US"/>
        </w:rPr>
        <w:commentReference w:id="50"/>
      </w:r>
    </w:p>
    <w:p w14:paraId="0FFF319B" w14:textId="56A52D6E" w:rsidR="00F8423A" w:rsidRPr="000C37D1" w:rsidRDefault="00130890" w:rsidP="00F8423A">
      <w:pPr>
        <w:pStyle w:val="ParText"/>
      </w:pPr>
      <w:r w:rsidRPr="000C37D1">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0C37D1" w:rsidRDefault="00000000">
      <w:pPr>
        <w:pStyle w:val="Heading2"/>
      </w:pPr>
      <w:bookmarkStart w:id="51" w:name="_Toc236573967"/>
      <w:r w:rsidRPr="000C37D1">
        <w:t>Wildfire Dynamics and Spread Modeling</w:t>
      </w:r>
      <w:bookmarkEnd w:id="51"/>
    </w:p>
    <w:p w14:paraId="718A306D" w14:textId="593FA07E" w:rsidR="00615981" w:rsidRPr="000C37D1" w:rsidRDefault="00000000">
      <w:pPr>
        <w:pStyle w:val="ParText"/>
      </w:pPr>
      <w:r w:rsidRPr="000C37D1">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0C37D1" w:rsidRDefault="00000000">
      <w:pPr>
        <w:pStyle w:val="Heading3"/>
      </w:pPr>
      <w:bookmarkStart w:id="52" w:name="_Toc236573968"/>
      <w:r w:rsidRPr="000C37D1">
        <w:t>Drivers of Fire Behavior</w:t>
      </w:r>
      <w:bookmarkEnd w:id="52"/>
    </w:p>
    <w:p w14:paraId="4A03F816" w14:textId="4D582627" w:rsidR="009A2659" w:rsidRPr="000C37D1" w:rsidRDefault="00000000">
      <w:pPr>
        <w:pStyle w:val="ParText"/>
      </w:pPr>
      <w:r w:rsidRPr="000C37D1">
        <w:t xml:space="preserve">Fire behavior at any point of a landscape is governed by three groups of drivers, namely </w:t>
      </w:r>
      <w:r w:rsidRPr="000C37D1">
        <w:rPr>
          <w:b/>
          <w:bCs/>
        </w:rPr>
        <w:t>weather</w:t>
      </w:r>
      <w:r w:rsidRPr="000C37D1">
        <w:t xml:space="preserve">, </w:t>
      </w:r>
      <w:r w:rsidRPr="000C37D1">
        <w:rPr>
          <w:b/>
          <w:bCs/>
        </w:rPr>
        <w:t>terrain</w:t>
      </w:r>
      <w:r w:rsidRPr="000C37D1">
        <w:t xml:space="preserve">, and </w:t>
      </w:r>
      <w:r w:rsidRPr="000C37D1">
        <w:rPr>
          <w:b/>
          <w:bCs/>
        </w:rPr>
        <w:t>fuel</w:t>
      </w:r>
      <w:r w:rsidRPr="000C37D1">
        <w:t xml:space="preserve">. Weather contributes the most rapidly varying quantities: air temperature, relative humidity, wind speed and direction, wind gusts, and precipitation. Wind pushes the flame front toward unburned fuel, while humidity </w:t>
      </w:r>
      <w:r w:rsidRPr="000C37D1">
        <w:lastRenderedPageBreak/>
        <w:t xml:space="preserve">and precipitation set the moisture content of fine fuels and, with it, the ease of ignition </w:t>
      </w:r>
      <w:sdt>
        <w:sdtPr>
          <w:id w:val="815572068"/>
          <w:citation/>
        </w:sdtPr>
        <w:sdtContent>
          <w:r w:rsidRPr="000C37D1">
            <w:fldChar w:fldCharType="begin"/>
          </w:r>
          <w:r w:rsidRPr="000C37D1">
            <w:instrText xml:space="preserve"> CITATION Rot72 \l 1055 </w:instrText>
          </w:r>
          <w:r w:rsidRPr="000C37D1">
            <w:fldChar w:fldCharType="separate"/>
          </w:r>
          <w:r w:rsidR="00772963">
            <w:rPr>
              <w:noProof/>
            </w:rPr>
            <w:t>(Rothermel, 1972)</w:t>
          </w:r>
          <w:r w:rsidRPr="000C37D1">
            <w:fldChar w:fldCharType="end"/>
          </w:r>
        </w:sdtContent>
      </w:sdt>
      <w:r w:rsidRPr="000C37D1">
        <w:t>. Terrain contributes elevation, slope, aspect, and accessibility</w:t>
      </w:r>
      <w:r w:rsidR="009A07EC" w:rsidRPr="000C37D1">
        <w:t>. A</w:t>
      </w:r>
      <w:r w:rsidRPr="000C37D1">
        <w:t xml:space="preserve"> front burning upslope preheats the fuel above it and accelerates, aspect determines how much solar radiation dries the fuel over the day, and accessibility bounds where crews can act. Fuel contributes the most slowly varying quantities</w:t>
      </w:r>
      <w:r w:rsidR="009A07EC" w:rsidRPr="000C37D1">
        <w:t>.</w:t>
      </w:r>
      <w:r w:rsidRPr="000C37D1">
        <w:t xml:space="preserve"> </w:t>
      </w:r>
      <w:r w:rsidR="009A07EC" w:rsidRPr="000C37D1">
        <w:t>T</w:t>
      </w:r>
      <w:r w:rsidRPr="000C37D1">
        <w:t xml:space="preserve">he vegetation type, the available fuel load, and the fuel moisture determine how intense the combustion becomes and how long a cell keeps burning </w:t>
      </w:r>
      <w:sdt>
        <w:sdtPr>
          <w:id w:val="815572070"/>
          <w:citation/>
        </w:sdtPr>
        <w:sdtContent>
          <w:r w:rsidRPr="000C37D1">
            <w:fldChar w:fldCharType="begin"/>
          </w:r>
          <w:r w:rsidRPr="000C37D1">
            <w:instrText xml:space="preserve"> CITATION Sco05 \l 1055 </w:instrText>
          </w:r>
          <w:r w:rsidRPr="000C37D1">
            <w:fldChar w:fldCharType="separate"/>
          </w:r>
          <w:r w:rsidR="00772963">
            <w:rPr>
              <w:noProof/>
            </w:rPr>
            <w:t>(Scott &amp; Burgan, 2005)</w:t>
          </w:r>
          <w:r w:rsidRPr="000C37D1">
            <w:fldChar w:fldCharType="end"/>
          </w:r>
        </w:sdtContent>
      </w:sdt>
      <w:r w:rsidRPr="000C37D1">
        <w:t>.</w:t>
      </w:r>
    </w:p>
    <w:p w14:paraId="15512DA6" w14:textId="3EF53E7F" w:rsidR="009A2659" w:rsidRPr="000C37D1" w:rsidRDefault="00000000">
      <w:pPr>
        <w:pStyle w:val="ParText"/>
      </w:pPr>
      <w:r w:rsidRPr="000C37D1">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0C37D1">
            <w:fldChar w:fldCharType="begin"/>
          </w:r>
          <w:r w:rsidRPr="000C37D1">
            <w:instrText xml:space="preserve"> CITATION Rot72 \l 1055  \m And18 </w:instrText>
          </w:r>
          <w:r w:rsidRPr="000C37D1">
            <w:fldChar w:fldCharType="separate"/>
          </w:r>
          <w:r w:rsidR="00772963">
            <w:rPr>
              <w:noProof/>
            </w:rPr>
            <w:t>(Rothermel, 1972; Andrews, 2018)</w:t>
          </w:r>
          <w:r w:rsidRPr="000C37D1">
            <w:fldChar w:fldCharType="end"/>
          </w:r>
        </w:sdtContent>
      </w:sdt>
      <w:r w:rsidRPr="000C37D1">
        <w:t>; the detailed parameterization used in this thesis is given in Appendix A. The significance of the model for this thesis lies not in its exact functional form but in the causal chain it encodes</w:t>
      </w:r>
      <w:r w:rsidR="009A07EC" w:rsidRPr="000C37D1">
        <w:t>.</w:t>
      </w:r>
      <w:r w:rsidRPr="000C37D1">
        <w:t xml:space="preserve"> Weather, terrain, and fuel jointly determine local spread, and any intervention that modifies one of these inputs alters the behavior of the fire.</w:t>
      </w:r>
    </w:p>
    <w:p w14:paraId="665101FC" w14:textId="77777777" w:rsidR="009A2659" w:rsidRPr="000C37D1" w:rsidRDefault="00000000">
      <w:pPr>
        <w:pStyle w:val="Heading3"/>
      </w:pPr>
      <w:bookmarkStart w:id="53" w:name="_Toc236573969"/>
      <w:r w:rsidRPr="000C37D1">
        <w:t>Families of Spread Models</w:t>
      </w:r>
      <w:bookmarkEnd w:id="53"/>
    </w:p>
    <w:p w14:paraId="4CC601BA" w14:textId="0C86A01D" w:rsidR="009A2659" w:rsidRPr="000C37D1" w:rsidRDefault="00000000">
      <w:pPr>
        <w:pStyle w:val="ParText"/>
      </w:pPr>
      <w:r w:rsidRPr="000C37D1">
        <w:t xml:space="preserve">The literature groups spread models into three families. </w:t>
      </w:r>
      <w:r w:rsidRPr="000C37D1">
        <w:rPr>
          <w:b/>
          <w:bCs/>
        </w:rPr>
        <w:t>Physical and quasi-physical models</w:t>
      </w:r>
      <w:r w:rsidRPr="000C37D1">
        <w:t xml:space="preserve"> resolve combustion chemistry and heat transfer; they are the most detailed and the most expensive to run </w:t>
      </w:r>
      <w:sdt>
        <w:sdtPr>
          <w:id w:val="815572078"/>
          <w:citation/>
        </w:sdtPr>
        <w:sdtContent>
          <w:r w:rsidRPr="000C37D1">
            <w:fldChar w:fldCharType="begin"/>
          </w:r>
          <w:r w:rsidRPr="000C37D1">
            <w:instrText xml:space="preserve"> CITATION Sullivan2009 \l 1055 </w:instrText>
          </w:r>
          <w:r w:rsidRPr="000C37D1">
            <w:fldChar w:fldCharType="separate"/>
          </w:r>
          <w:r w:rsidR="00772963">
            <w:rPr>
              <w:noProof/>
            </w:rPr>
            <w:t>(Sullivan, Wildland surface fire spread modelling 1: Physical and quasi-physical models, 2009a)</w:t>
          </w:r>
          <w:r w:rsidRPr="000C37D1">
            <w:fldChar w:fldCharType="end"/>
          </w:r>
        </w:sdtContent>
      </w:sdt>
      <w:r w:rsidRPr="000C37D1">
        <w:t xml:space="preserve">. </w:t>
      </w:r>
      <w:r w:rsidRPr="000C37D1">
        <w:rPr>
          <w:b/>
          <w:bCs/>
        </w:rPr>
        <w:t>Empirical and quasi-empirical models</w:t>
      </w:r>
      <w:r w:rsidRPr="000C37D1">
        <w:t xml:space="preserve"> fit observed spread rates to environmental variables; they are fast and robust within the conditions for which they were calibrated </w:t>
      </w:r>
      <w:sdt>
        <w:sdtPr>
          <w:id w:val="815572080"/>
          <w:citation/>
        </w:sdtPr>
        <w:sdtContent>
          <w:r w:rsidRPr="000C37D1">
            <w:fldChar w:fldCharType="begin"/>
          </w:r>
          <w:r w:rsidRPr="000C37D1">
            <w:instrText xml:space="preserve"> CITATION Sullivan2009b \l 1055 </w:instrText>
          </w:r>
          <w:r w:rsidRPr="000C37D1">
            <w:fldChar w:fldCharType="separate"/>
          </w:r>
          <w:r w:rsidR="00772963">
            <w:rPr>
              <w:noProof/>
            </w:rPr>
            <w:t>(Sullivan, Wildland surface fire spread modelling 2: Empirical and quasi-empirical models, 2009b)</w:t>
          </w:r>
          <w:r w:rsidRPr="000C37D1">
            <w:fldChar w:fldCharType="end"/>
          </w:r>
        </w:sdtContent>
      </w:sdt>
      <w:r w:rsidRPr="000C37D1">
        <w:t xml:space="preserve">. </w:t>
      </w:r>
      <w:r w:rsidRPr="000C37D1">
        <w:rPr>
          <w:b/>
          <w:bCs/>
        </w:rPr>
        <w:t>Simulation models</w:t>
      </w:r>
      <w:r w:rsidRPr="000C37D1">
        <w:t xml:space="preserve"> propagate a fire front across a landscape by applying one of the former families as a local kernel; FlamMap is the best-known operational example </w:t>
      </w:r>
      <w:sdt>
        <w:sdtPr>
          <w:id w:val="815572082"/>
          <w:citation/>
        </w:sdtPr>
        <w:sdtContent>
          <w:r w:rsidRPr="000C37D1">
            <w:fldChar w:fldCharType="begin"/>
          </w:r>
          <w:r w:rsidRPr="000C37D1">
            <w:instrText xml:space="preserve"> CITATION Sullivan2009c \l 1055  \m Finney2006 </w:instrText>
          </w:r>
          <w:r w:rsidRPr="000C37D1">
            <w:fldChar w:fldCharType="separate"/>
          </w:r>
          <w:r w:rsidR="00772963">
            <w:rPr>
              <w:noProof/>
            </w:rPr>
            <w:t xml:space="preserve">(Sullivan, Wildland surface fire spread modelling 3: Simulation and mathematical </w:t>
          </w:r>
          <w:r w:rsidR="00772963">
            <w:rPr>
              <w:noProof/>
            </w:rPr>
            <w:lastRenderedPageBreak/>
            <w:t>analogue models, 2009c; Finney, An overview of FlamMap fire modeling capabilities, 2006)</w:t>
          </w:r>
          <w:r w:rsidRPr="000C37D1">
            <w:fldChar w:fldCharType="end"/>
          </w:r>
        </w:sdtContent>
      </w:sdt>
      <w:r w:rsidRPr="000C37D1">
        <w:t>.</w:t>
      </w:r>
    </w:p>
    <w:p w14:paraId="633D2CF6" w14:textId="25429BB6" w:rsidR="009A2659" w:rsidRPr="000C37D1" w:rsidRDefault="00000000">
      <w:pPr>
        <w:pStyle w:val="ParText"/>
      </w:pPr>
      <w:r w:rsidRPr="000C37D1">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t>
      </w:r>
      <w:r w:rsidR="00882033" w:rsidRPr="000C37D1">
        <w:t xml:space="preserve">so it is preferred </w:t>
      </w:r>
      <w:r w:rsidRPr="000C37D1">
        <w:t xml:space="preserve">when the model is coupled to a decision layer. </w:t>
      </w:r>
      <w:r w:rsidRPr="000C37D1">
        <w:rPr>
          <w:b/>
          <w:bCs/>
        </w:rPr>
        <w:t>DisasterAware follows this pattern</w:t>
      </w:r>
      <w:r w:rsidR="009A07EC" w:rsidRPr="000C37D1">
        <w:rPr>
          <w:b/>
          <w:bCs/>
        </w:rPr>
        <w:t>.</w:t>
      </w:r>
      <w:r w:rsidRPr="000C37D1">
        <w:rPr>
          <w:b/>
          <w:bCs/>
        </w:rPr>
        <w:t xml:space="preserve"> A grid-based simulation model whose local spread kernel belongs to the Rothermel-type quasi-empirical family.</w:t>
      </w:r>
    </w:p>
    <w:p w14:paraId="3CF2C4E4" w14:textId="393FE5F8" w:rsidR="009A2659" w:rsidRPr="000C37D1" w:rsidRDefault="00000000">
      <w:pPr>
        <w:pStyle w:val="Heading3"/>
      </w:pPr>
      <w:bookmarkStart w:id="54" w:name="_Toc236573970"/>
      <w:r w:rsidRPr="000C37D1">
        <w:t>Requirements of the Decision Layer on the Spread Model</w:t>
      </w:r>
      <w:bookmarkEnd w:id="54"/>
    </w:p>
    <w:p w14:paraId="48782B68" w14:textId="148C21BA" w:rsidR="009A2659" w:rsidRPr="000C37D1" w:rsidRDefault="00000000">
      <w:pPr>
        <w:pStyle w:val="ParText"/>
      </w:pPr>
      <w:r w:rsidRPr="000C37D1">
        <w:t xml:space="preserve">A wildfire DSS does not require the highest-fidelity fire simulator available; it requires a testable environment. Testability comprises four properties: </w:t>
      </w:r>
      <w:r w:rsidRPr="000C37D1">
        <w:rPr>
          <w:b/>
          <w:bCs/>
        </w:rPr>
        <w:t>Scenarios can be reproduced exactly</w:t>
      </w:r>
      <w:r w:rsidRPr="000C37D1">
        <w:t xml:space="preserve">, the </w:t>
      </w:r>
      <w:r w:rsidRPr="000C37D1">
        <w:rPr>
          <w:b/>
          <w:bCs/>
        </w:rPr>
        <w:t>per-cell state can be observed and logged</w:t>
      </w:r>
      <w:r w:rsidRPr="000C37D1">
        <w:t xml:space="preserve">, the </w:t>
      </w:r>
      <w:r w:rsidRPr="000C37D1">
        <w:rPr>
          <w:b/>
          <w:bCs/>
        </w:rPr>
        <w:t>inputs through which interventions act can be controlled</w:t>
      </w:r>
      <w:r w:rsidRPr="000C37D1">
        <w:t xml:space="preserve">, and </w:t>
      </w:r>
      <w:r w:rsidRPr="000C37D1">
        <w:rPr>
          <w:b/>
          <w:bCs/>
        </w:rPr>
        <w:t>the outcome of a decision can be measured against the outcome of not deciding</w:t>
      </w:r>
      <w:r w:rsidRPr="000C37D1">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0C37D1">
        <w:rPr>
          <w:b/>
          <w:bCs/>
        </w:rPr>
        <w:t>A per-cell state that observation can plausibly estimate, controllable inputs through which interventions act, and an update rate compatible with the decision cycle.</w:t>
      </w:r>
      <w:r w:rsidRPr="000C37D1">
        <w:t xml:space="preserve"> DisasterAware therefore adopts a hybrid grid model, formalized in Chapter </w:t>
      </w:r>
      <w:r w:rsidRPr="000C37D1">
        <w:fldChar w:fldCharType="begin"/>
      </w:r>
      <w:r w:rsidRPr="000C37D1">
        <w:instrText xml:space="preserve"> REF _Ref234264246 \r \h </w:instrText>
      </w:r>
      <w:r w:rsidRPr="000C37D1">
        <w:fldChar w:fldCharType="separate"/>
      </w:r>
      <w:r w:rsidR="00772963">
        <w:t>3</w:t>
      </w:r>
      <w:r w:rsidRPr="000C37D1">
        <w:fldChar w:fldCharType="end"/>
      </w:r>
      <w:r w:rsidRPr="000C37D1">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0F3F9DC4" w:rsidR="009A2659" w:rsidRPr="000C37D1" w:rsidRDefault="00000000">
      <w:pPr>
        <w:pStyle w:val="ParText"/>
      </w:pPr>
      <w:r w:rsidRPr="000C37D1">
        <w:lastRenderedPageBreak/>
        <w:fldChar w:fldCharType="begin"/>
      </w:r>
      <w:r w:rsidRPr="000C37D1">
        <w:instrText xml:space="preserve"> REF _Ref300000101 \h </w:instrText>
      </w:r>
      <w:r w:rsidRPr="000C37D1">
        <w:fldChar w:fldCharType="separate"/>
      </w:r>
      <w:r w:rsidR="00772963" w:rsidRPr="000C37D1">
        <w:t xml:space="preserve">Figure </w:t>
      </w:r>
      <w:r w:rsidR="00772963">
        <w:rPr>
          <w:noProof/>
        </w:rPr>
        <w:t>2</w:t>
      </w:r>
      <w:r w:rsidR="00772963" w:rsidRPr="000C37D1">
        <w:t>.</w:t>
      </w:r>
      <w:r w:rsidR="00772963">
        <w:rPr>
          <w:noProof/>
        </w:rPr>
        <w:t>1</w:t>
      </w:r>
      <w:r w:rsidRPr="000C37D1">
        <w:fldChar w:fldCharType="end"/>
      </w:r>
      <w:r w:rsidRPr="000C37D1">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0C37D1" w:rsidRDefault="00A90E45">
      <w:pPr>
        <w:jc w:val="center"/>
      </w:pPr>
      <w:r w:rsidRPr="000C37D1">
        <w:drawing>
          <wp:inline distT="0" distB="0" distL="0" distR="0" wp14:anchorId="5A1F5030" wp14:editId="301657F0">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47E7D446" w:rsidR="009A2659" w:rsidRPr="000C37D1" w:rsidRDefault="00000000">
      <w:pPr>
        <w:pStyle w:val="Caption"/>
      </w:pPr>
      <w:bookmarkStart w:id="55" w:name="_Ref300000101"/>
      <w:bookmarkStart w:id="56" w:name="_Toc236574080"/>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2</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w:t>
      </w:r>
      <w:r w:rsidR="00840146" w:rsidRPr="000C37D1">
        <w:fldChar w:fldCharType="end"/>
      </w:r>
      <w:bookmarkEnd w:id="55"/>
      <w:r w:rsidRPr="000C37D1">
        <w:t xml:space="preserve"> Coupling between fire behavior, the grid state, and the decision layer</w:t>
      </w:r>
      <w:bookmarkEnd w:id="56"/>
    </w:p>
    <w:p w14:paraId="2F971429" w14:textId="5CB84156" w:rsidR="009A2659" w:rsidRPr="000C37D1" w:rsidRDefault="00000000">
      <w:pPr>
        <w:pStyle w:val="Heading2"/>
      </w:pPr>
      <w:bookmarkStart w:id="57" w:name="_Toc236573971"/>
      <w:r w:rsidRPr="000C37D1">
        <w:t>Decision Support Foundations</w:t>
      </w:r>
      <w:bookmarkEnd w:id="57"/>
    </w:p>
    <w:p w14:paraId="5115FFAB" w14:textId="4DA3DC23" w:rsidR="00B622B4" w:rsidRPr="000C37D1" w:rsidRDefault="00B622B4" w:rsidP="00B622B4">
      <w:r w:rsidRPr="000C37D1">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0C37D1" w:rsidRDefault="00B9254C" w:rsidP="009E7E6F">
      <w:pPr>
        <w:pStyle w:val="Heading3"/>
      </w:pPr>
      <w:bookmarkStart w:id="58" w:name="_Toc236573972"/>
      <w:r w:rsidRPr="000C37D1">
        <w:t>Core Elements of Decision Support Systems</w:t>
      </w:r>
      <w:bookmarkEnd w:id="58"/>
    </w:p>
    <w:p w14:paraId="51ED3D57" w14:textId="60CEBDE8" w:rsidR="009A2659" w:rsidRPr="000C37D1" w:rsidRDefault="00000000">
      <w:pPr>
        <w:pStyle w:val="ParText"/>
      </w:pPr>
      <w:r w:rsidRPr="000C37D1">
        <w:t xml:space="preserve">A DSS mediates between two spaces, namely the </w:t>
      </w:r>
      <w:r w:rsidRPr="000C37D1">
        <w:rPr>
          <w:b/>
          <w:bCs/>
        </w:rPr>
        <w:t>input space</w:t>
      </w:r>
      <w:r w:rsidRPr="000C37D1">
        <w:t xml:space="preserve"> and </w:t>
      </w:r>
      <w:r w:rsidRPr="000C37D1">
        <w:rPr>
          <w:b/>
          <w:bCs/>
        </w:rPr>
        <w:t>decision space</w:t>
      </w:r>
      <w:r w:rsidRPr="000C37D1">
        <w:t xml:space="preserve">. The input space comprises everything the system can observe or estimate: Sensor fields, forecasts, terrain and fuel maps, resource states, and the quantities derived </w:t>
      </w:r>
      <w:r w:rsidRPr="000C37D1">
        <w:lastRenderedPageBreak/>
        <w:t xml:space="preserve">from them. </w:t>
      </w:r>
      <w:r w:rsidR="009A07EC" w:rsidRPr="000C37D1">
        <w:t>The decision space comprises everything the system is authorized to decide, namely the set of actions, with their intensities, locations, and timings, that can be ordered at a given moment.</w:t>
      </w:r>
    </w:p>
    <w:p w14:paraId="6B9A6779" w14:textId="6C3A1F8D" w:rsidR="001545DC" w:rsidRPr="000C37D1" w:rsidRDefault="00000000" w:rsidP="00F129F8">
      <w:pPr>
        <w:pStyle w:val="ParText"/>
      </w:pPr>
      <w:r w:rsidRPr="000C37D1">
        <w:t xml:space="preserve">A DSS is a software system that assists an operator in choosing among actions whose consequences are uncertain </w:t>
      </w:r>
      <w:sdt>
        <w:sdtPr>
          <w:id w:val="815679502"/>
          <w:citation/>
        </w:sdtPr>
        <w:sdtContent>
          <w:r w:rsidRPr="000C37D1">
            <w:fldChar w:fldCharType="begin"/>
          </w:r>
          <w:r w:rsidRPr="000C37D1">
            <w:instrText xml:space="preserve"> CITATION SpragueCarlson1982 \l 1055  \m Power2002 </w:instrText>
          </w:r>
          <w:r w:rsidRPr="000C37D1">
            <w:fldChar w:fldCharType="separate"/>
          </w:r>
          <w:r w:rsidR="00772963">
            <w:rPr>
              <w:noProof/>
            </w:rPr>
            <w:t>(Sprague &amp; Carlson, 1982; Power, Decision support systems: Concepts and resources for managers, 2002)</w:t>
          </w:r>
          <w:r w:rsidRPr="000C37D1">
            <w:fldChar w:fldCharType="end"/>
          </w:r>
        </w:sdtContent>
      </w:sdt>
      <w:r w:rsidRPr="000C37D1">
        <w:t>. Decision support occupies a deliberate middle ground between full automation and unaided judgment</w:t>
      </w:r>
      <w:r w:rsidR="000F022C" w:rsidRPr="000C37D1">
        <w:t xml:space="preserve"> </w:t>
      </w:r>
      <w:sdt>
        <w:sdtPr>
          <w:id w:val="-1089158225"/>
          <w:citation/>
        </w:sdtPr>
        <w:sdtContent>
          <w:r w:rsidR="000F022C" w:rsidRPr="000C37D1">
            <w:fldChar w:fldCharType="begin"/>
          </w:r>
          <w:r w:rsidR="000F022C" w:rsidRPr="000C37D1">
            <w:instrText xml:space="preserve"> CITATION Power2007History \l 1033 </w:instrText>
          </w:r>
          <w:r w:rsidR="000F022C" w:rsidRPr="000C37D1">
            <w:fldChar w:fldCharType="separate"/>
          </w:r>
          <w:r w:rsidR="00772963">
            <w:rPr>
              <w:noProof/>
            </w:rPr>
            <w:t>(Power, A Brief History of Decision Support Systems, 2007)</w:t>
          </w:r>
          <w:r w:rsidR="000F022C" w:rsidRPr="000C37D1">
            <w:fldChar w:fldCharType="end"/>
          </w:r>
        </w:sdtContent>
      </w:sdt>
      <w:r w:rsidRPr="000C37D1">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0C37D1">
            <w:fldChar w:fldCharType="begin"/>
          </w:r>
          <w:r w:rsidRPr="000C37D1">
            <w:instrText xml:space="preserve"> CITATION GorryScottMorton1971 \l 1055  \m Simon1977 </w:instrText>
          </w:r>
          <w:r w:rsidRPr="000C37D1">
            <w:fldChar w:fldCharType="separate"/>
          </w:r>
          <w:r w:rsidR="00772963">
            <w:rPr>
              <w:noProof/>
            </w:rPr>
            <w:t>(Gorry &amp; Scott Morton, 1971; Simon H. , The New Science of Management Decision, 1960)</w:t>
          </w:r>
          <w:r w:rsidRPr="000C37D1">
            <w:fldChar w:fldCharType="end"/>
          </w:r>
        </w:sdtContent>
      </w:sdt>
      <w:r w:rsidRPr="000C37D1">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0C37D1">
            <w:fldChar w:fldCharType="begin"/>
          </w:r>
          <w:r w:rsidRPr="000C37D1">
            <w:instrText xml:space="preserve"> CITATION TurbanEtAl2011 \l 1055  \m ShardaEtAl2018 </w:instrText>
          </w:r>
          <w:r w:rsidRPr="000C37D1">
            <w:fldChar w:fldCharType="separate"/>
          </w:r>
          <w:r w:rsidR="00772963">
            <w:rPr>
              <w:noProof/>
            </w:rPr>
            <w:t>(Turban, 2011; Sharda, Delen, &amp; Turban, 2018)</w:t>
          </w:r>
          <w:r w:rsidRPr="000C37D1">
            <w:fldChar w:fldCharType="end"/>
          </w:r>
        </w:sdtContent>
      </w:sdt>
      <w:r w:rsidRPr="000C37D1">
        <w:t>:</w:t>
      </w:r>
      <w:r w:rsidR="00F129F8" w:rsidRPr="000C37D1">
        <w:t xml:space="preserve"> </w:t>
      </w:r>
      <w:r w:rsidRPr="000C37D1">
        <w:rPr>
          <w:b/>
        </w:rPr>
        <w:t xml:space="preserve">Input interface, </w:t>
      </w:r>
      <w:r w:rsidRPr="000C37D1">
        <w:t>which transforms raw observations into usable, bounded variables</w:t>
      </w:r>
      <w:r w:rsidR="00F129F8" w:rsidRPr="000C37D1">
        <w:t xml:space="preserve">; </w:t>
      </w:r>
      <w:r w:rsidRPr="000C37D1">
        <w:rPr>
          <w:b/>
        </w:rPr>
        <w:t xml:space="preserve">Knowledge base, </w:t>
      </w:r>
      <w:r w:rsidRPr="000C37D1">
        <w:t>which encodes the behavior of the domain, represented in this thesis in the form of fuzzy rules</w:t>
      </w:r>
      <w:r w:rsidR="00F129F8" w:rsidRPr="000C37D1">
        <w:t xml:space="preserve">; </w:t>
      </w:r>
      <w:r w:rsidRPr="000C37D1">
        <w:rPr>
          <w:b/>
        </w:rPr>
        <w:t xml:space="preserve">Reasoning engine, </w:t>
      </w:r>
      <w:r w:rsidRPr="000C37D1">
        <w:t>which produces candidate decisions from the current inputs</w:t>
      </w:r>
      <w:r w:rsidR="00F129F8" w:rsidRPr="000C37D1">
        <w:t xml:space="preserve">; </w:t>
      </w:r>
      <w:r w:rsidRPr="000C37D1">
        <w:rPr>
          <w:b/>
        </w:rPr>
        <w:t xml:space="preserve">Decision evaluation, </w:t>
      </w:r>
      <w:r w:rsidRPr="000C37D1">
        <w:t>which scores every candidate before it is allowed to act</w:t>
      </w:r>
      <w:r w:rsidR="00F129F8" w:rsidRPr="000C37D1">
        <w:t xml:space="preserve">; </w:t>
      </w:r>
      <w:r w:rsidRPr="000C37D1">
        <w:rPr>
          <w:b/>
        </w:rPr>
        <w:t xml:space="preserve">Presentation and oversight, </w:t>
      </w:r>
      <w:r w:rsidRPr="000C37D1">
        <w:t>which enable the operator to inspect, question, and override the outcome.</w:t>
      </w:r>
    </w:p>
    <w:p w14:paraId="3AE2176E" w14:textId="75019EAC" w:rsidR="00733E7F" w:rsidRPr="000C37D1" w:rsidRDefault="00000000" w:rsidP="00A02641">
      <w:pPr>
        <w:pStyle w:val="ParText"/>
      </w:pPr>
      <w:sdt>
        <w:sdtPr>
          <w:id w:val="815646003"/>
          <w:citation/>
        </w:sdtPr>
        <w:sdtContent/>
      </w:sdt>
      <w:r w:rsidRPr="000C37D1">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0C37D1">
            <w:fldChar w:fldCharType="begin"/>
          </w:r>
          <w:r w:rsidRPr="000C37D1">
            <w:instrText xml:space="preserve"> CITATION FrenchEtAl2019 \l 1055 </w:instrText>
          </w:r>
          <w:r w:rsidRPr="000C37D1">
            <w:fldChar w:fldCharType="separate"/>
          </w:r>
          <w:r w:rsidR="00772963">
            <w:rPr>
              <w:noProof/>
            </w:rPr>
            <w:t>(French, Maule, &amp; Papamichail, 2019)</w:t>
          </w:r>
          <w:r w:rsidRPr="000C37D1">
            <w:fldChar w:fldCharType="end"/>
          </w:r>
        </w:sdtContent>
      </w:sdt>
      <w:r w:rsidRPr="000C37D1">
        <w:t>.</w:t>
      </w:r>
    </w:p>
    <w:p w14:paraId="7585E93E" w14:textId="21C92C99" w:rsidR="002778E4" w:rsidRPr="000C37D1" w:rsidRDefault="00D45046" w:rsidP="0055193A">
      <w:pPr>
        <w:pStyle w:val="Heading3"/>
      </w:pPr>
      <w:bookmarkStart w:id="59" w:name="_Toc236573973"/>
      <w:r w:rsidRPr="000C37D1">
        <w:lastRenderedPageBreak/>
        <w:t>Closed versus Open Decision Spaces</w:t>
      </w:r>
      <w:bookmarkEnd w:id="59"/>
    </w:p>
    <w:p w14:paraId="3949F2E5" w14:textId="0A75FC22" w:rsidR="00733E7F" w:rsidRPr="000C37D1" w:rsidRDefault="00000000">
      <w:pPr>
        <w:pStyle w:val="ParText"/>
      </w:pPr>
      <w:r w:rsidRPr="000C37D1">
        <w:t xml:space="preserve">In a </w:t>
      </w:r>
      <w:r w:rsidRPr="000C37D1">
        <w:rPr>
          <w:b/>
          <w:bCs/>
        </w:rPr>
        <w:t>closed decision space,</w:t>
      </w:r>
      <w:r w:rsidRPr="000C37D1">
        <w:t xml:space="preserve"> the </w:t>
      </w:r>
      <w:r w:rsidRPr="000C37D1">
        <w:rPr>
          <w:b/>
          <w:bCs/>
        </w:rPr>
        <w:t>alternatives are enumerated</w:t>
      </w:r>
      <w:r w:rsidRPr="000C37D1">
        <w:t xml:space="preserve"> before reasoning begins, and the system can only rank them. This structure characterizes classical multi-criteria decision making</w:t>
      </w:r>
      <w:sdt>
        <w:sdtPr>
          <w:id w:val="-1008899787"/>
          <w:citation/>
        </w:sdtPr>
        <w:sdtContent>
          <w:r w:rsidR="000F022C" w:rsidRPr="000C37D1">
            <w:fldChar w:fldCharType="begin"/>
          </w:r>
          <w:r w:rsidR="000F022C" w:rsidRPr="000C37D1">
            <w:instrText xml:space="preserve"> CITATION ChenHwang1992 \l 1033  \m ZavadskasTurskis2011</w:instrText>
          </w:r>
          <w:r w:rsidR="000F022C" w:rsidRPr="000C37D1">
            <w:fldChar w:fldCharType="separate"/>
          </w:r>
          <w:r w:rsidR="00772963">
            <w:rPr>
              <w:noProof/>
            </w:rPr>
            <w:t xml:space="preserve"> (Chen &amp; Hwang, 1992; Zavadskas &amp; Turskis, 2011)</w:t>
          </w:r>
          <w:r w:rsidR="000F022C" w:rsidRPr="000C37D1">
            <w:fldChar w:fldCharType="end"/>
          </w:r>
        </w:sdtContent>
      </w:sdt>
      <w:r w:rsidRPr="000C37D1">
        <w:t xml:space="preserve">, in which a fixed alternative set is scored against weighted criteria </w:t>
      </w:r>
      <w:sdt>
        <w:sdtPr>
          <w:id w:val="815597070"/>
          <w:citation/>
        </w:sdtPr>
        <w:sdtContent>
          <w:r w:rsidRPr="000C37D1">
            <w:fldChar w:fldCharType="begin"/>
          </w:r>
          <w:r w:rsidRPr="000C37D1">
            <w:instrText xml:space="preserve"> CITATION HwangYoon1981 \l 1055  \m Triantaphyllou2000  \m Mal99 </w:instrText>
          </w:r>
          <w:r w:rsidRPr="000C37D1">
            <w:fldChar w:fldCharType="separate"/>
          </w:r>
          <w:r w:rsidR="00772963">
            <w:rPr>
              <w:noProof/>
            </w:rPr>
            <w:t>(Hwang &amp; Yoon, 1981; Triantaphyllou, 2000; Malczewski, 1999)</w:t>
          </w:r>
          <w:r w:rsidRPr="000C37D1">
            <w:fldChar w:fldCharType="end"/>
          </w:r>
        </w:sdtContent>
      </w:sdt>
      <w:r w:rsidRPr="000C37D1">
        <w:t>. The approach fails in wildfire response for a structural reason</w:t>
      </w:r>
      <w:r w:rsidR="00915818" w:rsidRPr="000C37D1">
        <w:t>.</w:t>
      </w:r>
      <w:r w:rsidRPr="000C37D1">
        <w:t xml:space="preserve"> </w:t>
      </w:r>
      <w:r w:rsidR="00915818" w:rsidRPr="000C37D1">
        <w:t>F</w:t>
      </w:r>
      <w:r w:rsidRPr="000C37D1">
        <w:t>ire behavior evolves continuously, and an incident routinely produces conditions that no predefined alternative covers. Field studies document the consequence</w:t>
      </w:r>
      <w:r w:rsidR="00915818" w:rsidRPr="000C37D1">
        <w:t>.</w:t>
      </w:r>
      <w:r w:rsidRPr="000C37D1">
        <w:t xml:space="preserve"> </w:t>
      </w:r>
      <w:r w:rsidR="00915818" w:rsidRPr="000C37D1">
        <w:t>C</w:t>
      </w:r>
      <w:r w:rsidRPr="000C37D1">
        <w:t xml:space="preserve">ommanders use existing tools to justify decisions they have already made, not to generate new options </w:t>
      </w:r>
      <w:sdt>
        <w:sdtPr>
          <w:id w:val="815597072"/>
          <w:citation/>
        </w:sdtPr>
        <w:sdtContent>
          <w:r w:rsidRPr="000C37D1">
            <w:fldChar w:fldCharType="begin"/>
          </w:r>
          <w:r w:rsidRPr="000C37D1">
            <w:instrText xml:space="preserve"> CITATION Fillmore2023 \l 1055  \m Rapp2020 </w:instrText>
          </w:r>
          <w:r w:rsidRPr="000C37D1">
            <w:fldChar w:fldCharType="separate"/>
          </w:r>
          <w:r w:rsidR="00772963">
            <w:rPr>
              <w:noProof/>
            </w:rPr>
            <w:t>(Fillmore &amp; Paveglio, 2023; Rapp, Rabung, Wilson, &amp; Toman, 2020)</w:t>
          </w:r>
          <w:r w:rsidRPr="000C37D1">
            <w:fldChar w:fldCharType="end"/>
          </w:r>
        </w:sdtContent>
      </w:sdt>
      <w:r w:rsidRPr="000C37D1">
        <w:t>.</w:t>
      </w:r>
    </w:p>
    <w:p w14:paraId="64F809CA" w14:textId="43EBEEAE" w:rsidR="00733E7F" w:rsidRPr="000C37D1" w:rsidRDefault="00000000">
      <w:pPr>
        <w:pStyle w:val="ParText"/>
      </w:pPr>
      <w:r w:rsidRPr="000C37D1">
        <w:t xml:space="preserve">An </w:t>
      </w:r>
      <w:r w:rsidRPr="000C37D1">
        <w:rPr>
          <w:b/>
          <w:bCs/>
        </w:rPr>
        <w:t>open decision space</w:t>
      </w:r>
      <w:r w:rsidRPr="000C37D1">
        <w:t xml:space="preserve"> requires three capabilities: </w:t>
      </w:r>
      <w:r w:rsidRPr="000C37D1">
        <w:rPr>
          <w:b/>
          <w:bCs/>
        </w:rPr>
        <w:t>(i)</w:t>
      </w:r>
      <w:r w:rsidRPr="000C37D1">
        <w:t xml:space="preserve"> </w:t>
      </w:r>
      <w:r w:rsidRPr="000C37D1">
        <w:rPr>
          <w:b/>
          <w:bCs/>
        </w:rPr>
        <w:t>modification of existing alternatives during operation</w:t>
      </w:r>
      <w:r w:rsidRPr="000C37D1">
        <w:t xml:space="preserve">, </w:t>
      </w:r>
      <w:r w:rsidRPr="000C37D1">
        <w:rPr>
          <w:b/>
          <w:bCs/>
        </w:rPr>
        <w:t>(ii) construction of genuinely new alternatives</w:t>
      </w:r>
      <w:r w:rsidRPr="000C37D1">
        <w:t xml:space="preserve">, and </w:t>
      </w:r>
      <w:r w:rsidRPr="000C37D1">
        <w:rPr>
          <w:b/>
          <w:bCs/>
        </w:rPr>
        <w:t>(iii) verification of every new alternative before it acts</w:t>
      </w:r>
      <w:r w:rsidRPr="000C37D1">
        <w:t xml:space="preserve">, since an unchecked generated action constitutes an operational hazard </w:t>
      </w:r>
      <w:sdt>
        <w:sdtPr>
          <w:id w:val="815597076"/>
          <w:citation/>
        </w:sdtPr>
        <w:sdtContent>
          <w:r w:rsidRPr="000C37D1">
            <w:fldChar w:fldCharType="begin"/>
          </w:r>
          <w:r w:rsidRPr="000C37D1">
            <w:instrText xml:space="preserve"> CITATION Ses22 \l 1055 </w:instrText>
          </w:r>
          <w:r w:rsidRPr="000C37D1">
            <w:fldChar w:fldCharType="separate"/>
          </w:r>
          <w:r w:rsidR="00772963">
            <w:rPr>
              <w:noProof/>
            </w:rPr>
            <w:t>(Seshia, Sadigh, &amp; Sastry, 2022)</w:t>
          </w:r>
          <w:r w:rsidRPr="000C37D1">
            <w:fldChar w:fldCharType="end"/>
          </w:r>
        </w:sdtContent>
      </w:sdt>
      <w:r w:rsidRPr="000C37D1">
        <w:t>.</w:t>
      </w:r>
    </w:p>
    <w:p w14:paraId="6AE8F5B2" w14:textId="4530EDC8" w:rsidR="00F76B7D" w:rsidRPr="000C37D1" w:rsidRDefault="00000000">
      <w:pPr>
        <w:pStyle w:val="ParText"/>
      </w:pPr>
      <w:r w:rsidRPr="000C37D1">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0C37D1">
            <w:fldChar w:fldCharType="begin"/>
          </w:r>
          <w:r w:rsidRPr="000C37D1">
            <w:instrText xml:space="preserve"> CITATION Klein1998 \l 1055  \m RossEtAl2006 </w:instrText>
          </w:r>
          <w:r w:rsidRPr="000C37D1">
            <w:fldChar w:fldCharType="separate"/>
          </w:r>
          <w:r w:rsidR="00772963">
            <w:rPr>
              <w:noProof/>
            </w:rPr>
            <w:t>(Klein, 2017; Ross, Shafer, &amp; Klein, 2006)</w:t>
          </w:r>
          <w:r w:rsidRPr="000C37D1">
            <w:fldChar w:fldCharType="end"/>
          </w:r>
        </w:sdtContent>
      </w:sdt>
      <w:r w:rsidRPr="000C37D1">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0C37D1">
            <w:fldChar w:fldCharType="begin"/>
          </w:r>
          <w:r w:rsidRPr="000C37D1">
            <w:instrText xml:space="preserve"> CITATION Ang04 \l 1055  \m Lug11 </w:instrText>
          </w:r>
          <w:r w:rsidRPr="000C37D1">
            <w:fldChar w:fldCharType="separate"/>
          </w:r>
          <w:r w:rsidR="00772963">
            <w:rPr>
              <w:noProof/>
            </w:rPr>
            <w:t>(Angelov &amp; Filev, 2004; Lughofer, 2011)</w:t>
          </w:r>
          <w:r w:rsidRPr="000C37D1">
            <w:fldChar w:fldCharType="end"/>
          </w:r>
        </w:sdtContent>
      </w:sdt>
      <w:r w:rsidRPr="000C37D1">
        <w:t xml:space="preserve">. </w:t>
      </w:r>
      <w:r w:rsidR="000720A4" w:rsidRPr="000C37D1">
        <w:t xml:space="preserve">An online value-based selector contributes the timing of openness, learning from the outcomes of past trials when to invoke the structure-changing stages rather than discovering new actions itself </w:t>
      </w:r>
      <w:sdt>
        <w:sdtPr>
          <w:id w:val="815632025"/>
          <w:citation/>
        </w:sdtPr>
        <w:sdtContent>
          <w:r w:rsidRPr="000C37D1">
            <w:fldChar w:fldCharType="begin"/>
          </w:r>
          <w:r w:rsidRPr="000C37D1">
            <w:instrText xml:space="preserve"> CITATION Sut18 \l 1055 </w:instrText>
          </w:r>
          <w:r w:rsidRPr="000C37D1">
            <w:fldChar w:fldCharType="separate"/>
          </w:r>
          <w:r w:rsidR="00772963">
            <w:rPr>
              <w:noProof/>
            </w:rPr>
            <w:t>(Sutton &amp; Barto, 2018)</w:t>
          </w:r>
          <w:r w:rsidRPr="000C37D1">
            <w:fldChar w:fldCharType="end"/>
          </w:r>
        </w:sdtContent>
      </w:sdt>
      <w:r w:rsidRPr="000C37D1">
        <w:t xml:space="preserve">. Most recently, generative models, </w:t>
      </w:r>
      <w:r w:rsidRPr="000C37D1">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0C37D1">
            <w:fldChar w:fldCharType="begin"/>
          </w:r>
          <w:r w:rsidRPr="000C37D1">
            <w:instrText xml:space="preserve"> CITATION Xie24 \l 1055  \m Che25  \m Cha25 </w:instrText>
          </w:r>
          <w:r w:rsidRPr="000C37D1">
            <w:fldChar w:fldCharType="separate"/>
          </w:r>
          <w:r w:rsidR="00772963">
            <w:rPr>
              <w:noProof/>
            </w:rPr>
            <w:t>(Xie, ve diğerleri, 2024; Chen, ve diğerleri, 2025; Chandra, Kumar, Patra, &amp; Agarwal, 2025)</w:t>
          </w:r>
          <w:r w:rsidRPr="000C37D1">
            <w:fldChar w:fldCharType="end"/>
          </w:r>
        </w:sdtContent>
      </w:sdt>
      <w:r w:rsidRPr="000C37D1">
        <w:t>.</w:t>
      </w:r>
    </w:p>
    <w:p w14:paraId="7FD9EC8D" w14:textId="4FCABA60" w:rsidR="00733E7F" w:rsidRPr="000C37D1" w:rsidRDefault="00000000">
      <w:pPr>
        <w:pStyle w:val="ParText"/>
      </w:pPr>
      <w:r w:rsidRPr="000C37D1">
        <w:t xml:space="preserve">DisasterAware combines the three mechanisms: an evolving Takagi-Sugeno </w:t>
      </w:r>
      <w:sdt>
        <w:sdtPr>
          <w:id w:val="815597088"/>
          <w:citation/>
        </w:sdtPr>
        <w:sdtContent>
          <w:r w:rsidRPr="000C37D1">
            <w:fldChar w:fldCharType="begin"/>
          </w:r>
          <w:r w:rsidRPr="000C37D1">
            <w:instrText xml:space="preserve">CITATION TakagiSugeno1985 \n  \t  \l 1055 </w:instrText>
          </w:r>
          <w:r w:rsidRPr="000C37D1">
            <w:fldChar w:fldCharType="separate"/>
          </w:r>
          <w:r w:rsidR="00772963">
            <w:rPr>
              <w:noProof/>
            </w:rPr>
            <w:t>(1985)</w:t>
          </w:r>
          <w:r w:rsidRPr="000C37D1">
            <w:fldChar w:fldCharType="end"/>
          </w:r>
        </w:sdtContent>
      </w:sdt>
      <w:r w:rsidRPr="000C37D1">
        <w:t xml:space="preserve"> rule base for modification, a generative proposer for construction, and a satisficing acceptance gate for verification </w:t>
      </w:r>
      <w:sdt>
        <w:sdtPr>
          <w:id w:val="815597090"/>
          <w:citation/>
        </w:sdtPr>
        <w:sdtContent>
          <w:r w:rsidRPr="000C37D1">
            <w:fldChar w:fldCharType="begin"/>
          </w:r>
          <w:r w:rsidRPr="000C37D1">
            <w:instrText xml:space="preserve"> CITATION Sim56 \l 1055 </w:instrText>
          </w:r>
          <w:r w:rsidRPr="000C37D1">
            <w:fldChar w:fldCharType="separate"/>
          </w:r>
          <w:r w:rsidR="00772963">
            <w:rPr>
              <w:noProof/>
            </w:rPr>
            <w:t>(Simon H. A., 1956)</w:t>
          </w:r>
          <w:r w:rsidRPr="000C37D1">
            <w:fldChar w:fldCharType="end"/>
          </w:r>
        </w:sdtContent>
      </w:sdt>
      <w:r w:rsidRPr="000C37D1">
        <w:t xml:space="preserve">, so that the decision space remains open while every realized action remains admissible. </w:t>
      </w:r>
      <w:r w:rsidR="000F5259" w:rsidRPr="000C37D1">
        <w:t>Construction here does not mean inventing physics: the generative stage composes a fixed set of verified physical effects into new interventions, from re-weighted macros to clause actuators with their own targeting geometry, and only where the map affords them.</w:t>
      </w:r>
    </w:p>
    <w:p w14:paraId="2E95DF77" w14:textId="295C4457" w:rsidR="00D45046" w:rsidRPr="000C37D1" w:rsidRDefault="00D45046" w:rsidP="0055193A">
      <w:pPr>
        <w:pStyle w:val="Heading3"/>
      </w:pPr>
      <w:bookmarkStart w:id="60" w:name="_Toc236573974"/>
      <w:r w:rsidRPr="000C37D1">
        <w:t>Centralized and Distributed Decision Support Architectures</w:t>
      </w:r>
      <w:bookmarkEnd w:id="60"/>
    </w:p>
    <w:p w14:paraId="195125FF" w14:textId="5901EE21" w:rsidR="00733E7F" w:rsidRPr="000C37D1" w:rsidRDefault="00000000">
      <w:pPr>
        <w:pStyle w:val="ParText"/>
      </w:pPr>
      <w:r w:rsidRPr="000C37D1">
        <w:t xml:space="preserve">In </w:t>
      </w:r>
      <w:r w:rsidR="00104461" w:rsidRPr="000C37D1">
        <w:t>centralized</w:t>
      </w:r>
      <w:r w:rsidRPr="000C37D1">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0C37D1">
            <w:fldChar w:fldCharType="begin"/>
          </w:r>
          <w:r w:rsidRPr="000C37D1">
            <w:instrText xml:space="preserve"> CITATION Shi02 \l 1055  \m Arnott2005 </w:instrText>
          </w:r>
          <w:r w:rsidRPr="000C37D1">
            <w:fldChar w:fldCharType="separate"/>
          </w:r>
          <w:r w:rsidR="00772963">
            <w:rPr>
              <w:noProof/>
            </w:rPr>
            <w:t>(Shim, et al., 2002; Arnott &amp; Pervan, 2005)</w:t>
          </w:r>
          <w:r w:rsidRPr="000C37D1">
            <w:fldChar w:fldCharType="end"/>
          </w:r>
        </w:sdtContent>
      </w:sdt>
      <w:r w:rsidRPr="000C37D1">
        <w:t>.</w:t>
      </w:r>
    </w:p>
    <w:p w14:paraId="592B709E" w14:textId="6ACE3D7F" w:rsidR="00733E7F" w:rsidRPr="000C37D1" w:rsidRDefault="00000000">
      <w:pPr>
        <w:pStyle w:val="ParText"/>
      </w:pPr>
      <w:r w:rsidRPr="000C37D1">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0C37D1">
            <w:fldChar w:fldCharType="begin"/>
          </w:r>
          <w:r w:rsidRPr="000C37D1">
            <w:instrText xml:space="preserve"> CITATION Sycara1998 \l 1055  \m Wooldridge2009 </w:instrText>
          </w:r>
          <w:r w:rsidRPr="000C37D1">
            <w:fldChar w:fldCharType="separate"/>
          </w:r>
          <w:r w:rsidR="00772963">
            <w:rPr>
              <w:noProof/>
            </w:rPr>
            <w:t>(Sycara, 1998; Wooldridge, 2009)</w:t>
          </w:r>
          <w:r w:rsidRPr="000C37D1">
            <w:fldChar w:fldCharType="end"/>
          </w:r>
        </w:sdtContent>
      </w:sdt>
      <w:r w:rsidRPr="000C37D1">
        <w:t xml:space="preserve">, and wildfire DSS reviews explicitly call for such designs </w:t>
      </w:r>
      <w:sdt>
        <w:sdtPr>
          <w:id w:val="815597100"/>
          <w:citation/>
        </w:sdtPr>
        <w:sdtContent>
          <w:r w:rsidRPr="000C37D1">
            <w:fldChar w:fldCharType="begin"/>
          </w:r>
          <w:r w:rsidRPr="000C37D1">
            <w:instrText xml:space="preserve"> CITATION VasquezEtAl2021Forests \l 1055 </w:instrText>
          </w:r>
          <w:r w:rsidRPr="000C37D1">
            <w:fldChar w:fldCharType="separate"/>
          </w:r>
          <w:r w:rsidR="00772963">
            <w:rPr>
              <w:noProof/>
            </w:rPr>
            <w:t>(Vásquez, 2021)</w:t>
          </w:r>
          <w:r w:rsidRPr="000C37D1">
            <w:fldChar w:fldCharType="end"/>
          </w:r>
        </w:sdtContent>
      </w:sdt>
      <w:r w:rsidRPr="000C37D1">
        <w:t>.</w:t>
      </w:r>
    </w:p>
    <w:p w14:paraId="48E45368" w14:textId="0F847FDE" w:rsidR="00156FCD" w:rsidRPr="000C37D1" w:rsidRDefault="00000000">
      <w:pPr>
        <w:pStyle w:val="ParText"/>
      </w:pPr>
      <w:r w:rsidRPr="000C37D1">
        <w:t xml:space="preserve">DisasterAware follows the </w:t>
      </w:r>
      <w:r w:rsidRPr="000C37D1">
        <w:rPr>
          <w:b/>
          <w:bCs/>
        </w:rPr>
        <w:t>distributed pattern</w:t>
      </w:r>
      <w:r w:rsidRPr="000C37D1">
        <w:t xml:space="preserve"> with one restriction that later chapters exploit. Local </w:t>
      </w:r>
      <w:r w:rsidR="00395D95" w:rsidRPr="000C37D1">
        <w:t xml:space="preserve">DSS </w:t>
      </w:r>
      <w:r w:rsidRPr="000C37D1">
        <w:t xml:space="preserve">agents perform all inference on region-level observations, while the global layer performs no inference at all; it only assigns resources and normalizes priorities across regions. </w:t>
      </w:r>
      <w:r w:rsidRPr="000C37D1">
        <w:rPr>
          <w:b/>
          <w:bCs/>
        </w:rPr>
        <w:t>Upward flow</w:t>
      </w:r>
      <w:r w:rsidRPr="000C37D1">
        <w:t xml:space="preserve">, from each </w:t>
      </w:r>
      <w:r w:rsidR="00395D95" w:rsidRPr="000C37D1">
        <w:t xml:space="preserve">Local </w:t>
      </w:r>
      <w:r w:rsidR="00395D95" w:rsidRPr="000C37D1">
        <w:lastRenderedPageBreak/>
        <w:t>DSS</w:t>
      </w:r>
      <w:r w:rsidRPr="000C37D1">
        <w:t xml:space="preserve"> agent to the global coordination layer, carries three compact quantities, namely the </w:t>
      </w:r>
      <w:r w:rsidRPr="000C37D1">
        <w:rPr>
          <w:b/>
          <w:bCs/>
        </w:rPr>
        <w:t>region priority</w:t>
      </w:r>
      <w:r w:rsidRPr="000C37D1">
        <w:t xml:space="preserve"> derived from the top-level operational priority concept, the </w:t>
      </w:r>
      <w:r w:rsidRPr="000C37D1">
        <w:rPr>
          <w:b/>
          <w:bCs/>
        </w:rPr>
        <w:t>resource request</w:t>
      </w:r>
      <w:r w:rsidRPr="000C37D1">
        <w:t xml:space="preserve"> implied by the proposed interventions, and a </w:t>
      </w:r>
      <w:r w:rsidRPr="000C37D1">
        <w:rPr>
          <w:b/>
          <w:bCs/>
        </w:rPr>
        <w:t>confidence summary</w:t>
      </w:r>
      <w:r w:rsidRPr="000C37D1">
        <w:t xml:space="preserve"> of the observations behind them. </w:t>
      </w:r>
      <w:r w:rsidRPr="000C37D1">
        <w:rPr>
          <w:b/>
          <w:bCs/>
        </w:rPr>
        <w:t>Downward flow</w:t>
      </w:r>
      <w:r w:rsidRPr="000C37D1">
        <w:t xml:space="preserve">, from the global layer back to every </w:t>
      </w:r>
      <w:r w:rsidR="00395D95" w:rsidRPr="000C37D1">
        <w:t>Local DSS</w:t>
      </w:r>
      <w:r w:rsidRPr="000C37D1">
        <w:t xml:space="preserve"> agent, returns the </w:t>
      </w:r>
      <w:r w:rsidRPr="000C37D1">
        <w:rPr>
          <w:b/>
          <w:bCs/>
        </w:rPr>
        <w:t>resource allocation</w:t>
      </w:r>
      <w:r w:rsidRPr="000C37D1">
        <w:t xml:space="preserve">, the </w:t>
      </w:r>
      <w:r w:rsidRPr="000C37D1">
        <w:rPr>
          <w:b/>
          <w:bCs/>
        </w:rPr>
        <w:t>normalized priority weights</w:t>
      </w:r>
      <w:r w:rsidRPr="000C37D1">
        <w:t xml:space="preserve">, and the </w:t>
      </w:r>
      <w:r w:rsidRPr="000C37D1">
        <w:rPr>
          <w:b/>
          <w:bCs/>
        </w:rPr>
        <w:t>acceptance thresholds</w:t>
      </w:r>
      <w:r w:rsidRPr="000C37D1">
        <w:t xml:space="preserve"> in force. Neither direction carries raw sensor fields or rule activations, which keeps the channel narrow, the coordination auditable, and the local decision path short. </w:t>
      </w:r>
      <w:r w:rsidRPr="000C37D1">
        <w:fldChar w:fldCharType="begin"/>
      </w:r>
      <w:r w:rsidRPr="000C37D1">
        <w:instrText xml:space="preserve"> REF _Ref300000204 \h </w:instrText>
      </w:r>
      <w:r w:rsidRPr="000C37D1">
        <w:fldChar w:fldCharType="separate"/>
      </w:r>
      <w:r w:rsidR="00772963" w:rsidRPr="000C37D1">
        <w:t xml:space="preserve">Figure </w:t>
      </w:r>
      <w:r w:rsidR="00772963">
        <w:rPr>
          <w:noProof/>
        </w:rPr>
        <w:t>2</w:t>
      </w:r>
      <w:r w:rsidR="00772963" w:rsidRPr="000C37D1">
        <w:t>.</w:t>
      </w:r>
      <w:r w:rsidR="00772963">
        <w:rPr>
          <w:noProof/>
        </w:rPr>
        <w:t>2</w:t>
      </w:r>
      <w:r w:rsidRPr="000C37D1">
        <w:fldChar w:fldCharType="end"/>
      </w:r>
      <w:r w:rsidRPr="000C37D1">
        <w:t xml:space="preserve"> contrasts the two patterns and marks the restriction that keeps the global layer non-inferential, which preserves scalability.</w:t>
      </w:r>
    </w:p>
    <w:p w14:paraId="203831E5" w14:textId="77777777" w:rsidR="00AD5C12" w:rsidRPr="000C37D1" w:rsidRDefault="00AD5C12" w:rsidP="00AD5C12">
      <w:pPr>
        <w:jc w:val="center"/>
      </w:pPr>
      <w:r w:rsidRPr="000C37D1">
        <w:drawing>
          <wp:inline distT="0" distB="0" distL="0" distR="0" wp14:anchorId="51FB06CB" wp14:editId="76FBAC85">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69ED9006" w:rsidR="00AD5C12" w:rsidRPr="000C37D1" w:rsidRDefault="00AD5C12" w:rsidP="00AD5C12">
      <w:pPr>
        <w:pStyle w:val="Caption"/>
      </w:pPr>
      <w:bookmarkStart w:id="61" w:name="_Ref300000204"/>
      <w:bookmarkStart w:id="62" w:name="_Toc236574081"/>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2</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2</w:t>
      </w:r>
      <w:r w:rsidR="00840146" w:rsidRPr="000C37D1">
        <w:fldChar w:fldCharType="end"/>
      </w:r>
      <w:bookmarkEnd w:id="61"/>
      <w:r w:rsidRPr="000C37D1">
        <w:t xml:space="preserve"> Information flow in centralized and distributed DSS architectures</w:t>
      </w:r>
      <w:bookmarkEnd w:id="62"/>
    </w:p>
    <w:p w14:paraId="1A6D8A79" w14:textId="4B0753B3" w:rsidR="00BB15F3" w:rsidRPr="000C37D1" w:rsidRDefault="00000000">
      <w:pPr>
        <w:pStyle w:val="Heading2"/>
      </w:pPr>
      <w:bookmarkStart w:id="63" w:name="_Toc236573975"/>
      <w:r w:rsidRPr="000C37D1">
        <w:t>The Input Space: Heterogeneous Sensing to Observation Features</w:t>
      </w:r>
      <w:bookmarkEnd w:id="63"/>
    </w:p>
    <w:p w14:paraId="26A55867" w14:textId="1FEC8C16" w:rsidR="00DC608C" w:rsidRPr="000C37D1" w:rsidRDefault="004C2672">
      <w:pPr>
        <w:pStyle w:val="ParText"/>
      </w:pPr>
      <w:r w:rsidRPr="000C37D1">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190F4FBC" w:rsidR="00BB15F3" w:rsidRPr="000C37D1" w:rsidRDefault="00000000">
      <w:pPr>
        <w:pStyle w:val="ParText"/>
      </w:pPr>
      <w:r w:rsidRPr="000C37D1">
        <w:t xml:space="preserve">Concretely, five families of sources feed the framework. Meteorological networks and numerical forecasts deliver gridded temperature, humidity, wind, and </w:t>
      </w:r>
      <w:r w:rsidRPr="000C37D1">
        <w:lastRenderedPageBreak/>
        <w:t xml:space="preserve">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0C37D1">
            <w:fldChar w:fldCharType="begin"/>
          </w:r>
          <w:r w:rsidRPr="000C37D1">
            <w:instrText xml:space="preserve"> CITATION Jai20 \l 1055 </w:instrText>
          </w:r>
          <w:r w:rsidRPr="000C37D1">
            <w:fldChar w:fldCharType="separate"/>
          </w:r>
          <w:r w:rsidR="00772963">
            <w:rPr>
              <w:noProof/>
            </w:rPr>
            <w:t>(Jain, et al., 2020)</w:t>
          </w:r>
          <w:r w:rsidRPr="000C37D1">
            <w:fldChar w:fldCharType="end"/>
          </w:r>
        </w:sdtContent>
      </w:sdt>
      <w:r w:rsidRPr="000C37D1">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0C37D1">
            <w:fldChar w:fldCharType="begin"/>
          </w:r>
          <w:r w:rsidRPr="000C37D1">
            <w:instrText xml:space="preserve"> CITATION Duarte2022 \l 1055  \m Sco05 </w:instrText>
          </w:r>
          <w:r w:rsidRPr="000C37D1">
            <w:fldChar w:fldCharType="separate"/>
          </w:r>
          <w:r w:rsidR="00772963">
            <w:rPr>
              <w:noProof/>
            </w:rPr>
            <w:t>(Duarte, Teodoro, Gonçalves, Soares, &amp; Cunha, 2022; Scott &amp; Burgan, 2005)</w:t>
          </w:r>
          <w:r w:rsidRPr="000C37D1">
            <w:fldChar w:fldCharType="end"/>
          </w:r>
        </w:sdtContent>
      </w:sdt>
      <w:r w:rsidRPr="000C37D1">
        <w:t>. Finally, the response organization itself constitutes an information source</w:t>
      </w:r>
      <w:r w:rsidR="00915818" w:rsidRPr="000C37D1">
        <w:t>.</w:t>
      </w:r>
      <w:r w:rsidRPr="000C37D1">
        <w:t xml:space="preserve"> Resource tracking, dispatch logs, and field reports carry the evolving state of crews, equipment, and access </w:t>
      </w:r>
      <w:sdt>
        <w:sdtPr>
          <w:id w:val="815739007"/>
          <w:citation/>
        </w:sdtPr>
        <w:sdtContent>
          <w:r w:rsidRPr="000C37D1">
            <w:fldChar w:fldCharType="begin"/>
          </w:r>
          <w:r w:rsidRPr="000C37D1">
            <w:instrText xml:space="preserve"> CITATION Mar07 \l 1055 </w:instrText>
          </w:r>
          <w:r w:rsidRPr="000C37D1">
            <w:fldChar w:fldCharType="separate"/>
          </w:r>
          <w:r w:rsidR="00772963">
            <w:rPr>
              <w:noProof/>
            </w:rPr>
            <w:t>(Martell D. L., 2007)</w:t>
          </w:r>
          <w:r w:rsidRPr="000C37D1">
            <w:fldChar w:fldCharType="end"/>
          </w:r>
        </w:sdtContent>
      </w:sdt>
      <w:r w:rsidRPr="000C37D1">
        <w:t>.</w:t>
      </w:r>
    </w:p>
    <w:p w14:paraId="1E8A26B9" w14:textId="2A634E0C" w:rsidR="00BB15F3" w:rsidRPr="000C37D1" w:rsidRDefault="00000000">
      <w:pPr>
        <w:pStyle w:val="ParText"/>
      </w:pPr>
      <w:r w:rsidRPr="000C37D1">
        <w:t>These sources are heterogeneous in every operationally relevant respect</w:t>
      </w:r>
      <w:r w:rsidR="00915818" w:rsidRPr="000C37D1">
        <w:t>.</w:t>
      </w:r>
      <w:r w:rsidRPr="000C37D1">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4F42FD9E" w:rsidR="00DC608C" w:rsidRPr="000C37D1" w:rsidRDefault="00000000">
      <w:pPr>
        <w:pStyle w:val="ParText"/>
      </w:pPr>
      <w:r w:rsidRPr="000C37D1">
        <w:t xml:space="preserve">The ten features and the reasoning behind each are compiled in </w:t>
      </w:r>
      <w:r w:rsidRPr="000C37D1">
        <w:fldChar w:fldCharType="begin"/>
      </w:r>
      <w:r w:rsidRPr="000C37D1">
        <w:instrText xml:space="preserve"> REF _RefTblF \h </w:instrText>
      </w:r>
      <w:r w:rsidRPr="000C37D1">
        <w:fldChar w:fldCharType="separate"/>
      </w:r>
      <w:r w:rsidR="00772963" w:rsidRPr="000C37D1">
        <w:t xml:space="preserve">Table </w:t>
      </w:r>
      <w:r w:rsidR="00772963">
        <w:rPr>
          <w:noProof/>
        </w:rPr>
        <w:t>2</w:t>
      </w:r>
      <w:r w:rsidR="00772963" w:rsidRPr="000C37D1">
        <w:t>.</w:t>
      </w:r>
      <w:r w:rsidR="00772963">
        <w:rPr>
          <w:noProof/>
        </w:rPr>
        <w:t>1</w:t>
      </w:r>
      <w:r w:rsidRPr="000C37D1">
        <w:fldChar w:fldCharType="end"/>
      </w:r>
      <w:r w:rsidRPr="000C37D1">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191C820A" w:rsidR="00DC608C" w:rsidRPr="000C37D1" w:rsidRDefault="00000000">
      <w:pPr>
        <w:pStyle w:val="Caption"/>
      </w:pPr>
      <w:bookmarkStart w:id="64" w:name="_RefTblF"/>
      <w:bookmarkStart w:id="65" w:name="_Toc236574047"/>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2</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1</w:t>
      </w:r>
      <w:r w:rsidR="004A4810" w:rsidRPr="000C37D1">
        <w:fldChar w:fldCharType="end"/>
      </w:r>
      <w:bookmarkEnd w:id="64"/>
      <w:r w:rsidRPr="000C37D1">
        <w:t xml:space="preserve"> The ten observation features, their sources, and their rationale</w:t>
      </w:r>
      <w:bookmarkEnd w:id="65"/>
    </w:p>
    <w:tbl>
      <w:tblPr>
        <w:tblStyle w:val="PlainTable2"/>
        <w:tblW w:w="5000" w:type="pct"/>
        <w:tblLook w:val="04A0" w:firstRow="1" w:lastRow="0" w:firstColumn="1" w:lastColumn="0" w:noHBand="0" w:noVBand="1"/>
      </w:tblPr>
      <w:tblGrid>
        <w:gridCol w:w="1839"/>
        <w:gridCol w:w="2102"/>
        <w:gridCol w:w="4106"/>
      </w:tblGrid>
      <w:tr w:rsidR="00DC608C" w:rsidRPr="000C37D1"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0C37D1" w:rsidRDefault="00000000">
            <w:pPr>
              <w:pStyle w:val="TableText"/>
            </w:pPr>
            <w:r w:rsidRPr="000C37D1">
              <w:t>Feature</w:t>
            </w:r>
          </w:p>
        </w:tc>
        <w:tc>
          <w:tcPr>
            <w:tcW w:w="1306" w:type="pct"/>
          </w:tcPr>
          <w:p w14:paraId="44CD5775" w14:textId="77777777" w:rsidR="00DC608C" w:rsidRPr="000C37D1" w:rsidRDefault="00000000">
            <w:pPr>
              <w:pStyle w:val="TableText"/>
              <w:cnfStyle w:val="100000000000" w:firstRow="1" w:lastRow="0" w:firstColumn="0" w:lastColumn="0" w:oddVBand="0" w:evenVBand="0" w:oddHBand="0" w:evenHBand="0" w:firstRowFirstColumn="0" w:firstRowLastColumn="0" w:lastRowFirstColumn="0" w:lastRowLastColumn="0"/>
            </w:pPr>
            <w:r w:rsidRPr="000C37D1">
              <w:t>Primary source</w:t>
            </w:r>
          </w:p>
        </w:tc>
        <w:tc>
          <w:tcPr>
            <w:tcW w:w="2551" w:type="pct"/>
          </w:tcPr>
          <w:p w14:paraId="14A0ED03" w14:textId="77777777" w:rsidR="00DC608C" w:rsidRPr="000C37D1" w:rsidRDefault="00000000">
            <w:pPr>
              <w:pStyle w:val="TableText"/>
              <w:cnfStyle w:val="100000000000" w:firstRow="1" w:lastRow="0" w:firstColumn="0" w:lastColumn="0" w:oddVBand="0" w:evenVBand="0" w:oddHBand="0" w:evenHBand="0" w:firstRowFirstColumn="0" w:firstRowLastColumn="0" w:lastRowFirstColumn="0" w:lastRowLastColumn="0"/>
            </w:pPr>
            <w:r w:rsidRPr="000C37D1">
              <w:t>Rationale</w:t>
            </w:r>
          </w:p>
        </w:tc>
      </w:tr>
      <w:tr w:rsidR="00DC608C" w:rsidRPr="000C37D1"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0C37D1" w:rsidRDefault="00000000">
            <w:pPr>
              <w:pStyle w:val="TableText"/>
            </w:pPr>
            <w:r w:rsidRPr="000C37D1">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Fire state estimation from imagery and in-situ sensing</w:t>
            </w:r>
          </w:p>
        </w:tc>
        <w:tc>
          <w:tcPr>
            <w:tcW w:w="2551" w:type="pct"/>
          </w:tcPr>
          <w:p w14:paraId="01EEF75E" w14:textId="5DB7F48C" w:rsidR="00DC608C" w:rsidRPr="000C37D1" w:rsidRDefault="008C54F6">
            <w:pPr>
              <w:pStyle w:val="TableText"/>
              <w:cnfStyle w:val="000000100000" w:firstRow="0" w:lastRow="0" w:firstColumn="0" w:lastColumn="0" w:oddVBand="0" w:evenVBand="0" w:oddHBand="1" w:evenHBand="0" w:firstRowFirstColumn="0" w:firstRowLastColumn="0" w:lastRowFirstColumn="0" w:lastRowLastColumn="0"/>
            </w:pPr>
            <w:r w:rsidRPr="000C37D1">
              <w:t>Fireline intensity in the tradition of Byram and the Rothermel model is the standard descriptor of how intensely a front is burning</w:t>
            </w:r>
          </w:p>
        </w:tc>
      </w:tr>
      <w:tr w:rsidR="00DC608C" w:rsidRPr="000C37D1"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0C37D1" w:rsidRDefault="00000000">
            <w:pPr>
              <w:pStyle w:val="TableText"/>
            </w:pPr>
            <w:r w:rsidRPr="000C37D1">
              <w:lastRenderedPageBreak/>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Fire state and weather</w:t>
            </w:r>
          </w:p>
        </w:tc>
        <w:tc>
          <w:tcPr>
            <w:tcW w:w="2551" w:type="pct"/>
          </w:tcPr>
          <w:p w14:paraId="0D48419F" w14:textId="77777777"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Rate of spread from fuel, wind, and slope in the Rothermel tradition remains the operational basis of spread assessment</w:t>
            </w:r>
          </w:p>
        </w:tc>
      </w:tr>
      <w:tr w:rsidR="00DC608C" w:rsidRPr="000C37D1"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0C37D1" w:rsidRDefault="00000000">
            <w:pPr>
              <w:pStyle w:val="TableText"/>
            </w:pPr>
            <w:r w:rsidRPr="000C37D1">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Weather stations and forecasts</w:t>
            </w:r>
          </w:p>
        </w:tc>
        <w:tc>
          <w:tcPr>
            <w:tcW w:w="2551" w:type="pct"/>
          </w:tcPr>
          <w:p w14:paraId="74256654" w14:textId="77777777" w:rsidR="00DC608C"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Fire-weather index systems condense a small set of weather observations into spread and intensity potential</w:t>
            </w:r>
          </w:p>
        </w:tc>
      </w:tr>
      <w:tr w:rsidR="00DC608C" w:rsidRPr="000C37D1"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0C37D1" w:rsidRDefault="00000000">
            <w:pPr>
              <w:pStyle w:val="TableText"/>
            </w:pPr>
            <w:r w:rsidRPr="000C37D1">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GIS road and infrastructure layers</w:t>
            </w:r>
          </w:p>
        </w:tc>
        <w:tc>
          <w:tcPr>
            <w:tcW w:w="2551" w:type="pct"/>
          </w:tcPr>
          <w:p w14:paraId="1784391D" w14:textId="77777777"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Human-caused ignitions cluster near roads and infrastructure, so distance to them drives ignition probability</w:t>
            </w:r>
          </w:p>
        </w:tc>
      </w:tr>
      <w:tr w:rsidR="00DC608C" w:rsidRPr="000C37D1"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0C37D1" w:rsidRDefault="00000000">
            <w:pPr>
              <w:pStyle w:val="TableText"/>
            </w:pPr>
            <w:r w:rsidRPr="000C37D1">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Fuel model layers</w:t>
            </w:r>
          </w:p>
        </w:tc>
        <w:tc>
          <w:tcPr>
            <w:tcW w:w="2551" w:type="pct"/>
          </w:tcPr>
          <w:p w14:paraId="2A80F9E1" w14:textId="77777777" w:rsidR="00DC608C"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Standard fuel models parameterize combustible load and drive every surface-fire prediction</w:t>
            </w:r>
          </w:p>
        </w:tc>
      </w:tr>
      <w:tr w:rsidR="00DC608C" w:rsidRPr="000C37D1"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0C37D1" w:rsidRDefault="00000000">
            <w:pPr>
              <w:pStyle w:val="TableText"/>
            </w:pPr>
            <w:r w:rsidRPr="000C37D1">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GIS asset and urban interface layers</w:t>
            </w:r>
          </w:p>
        </w:tc>
        <w:tc>
          <w:tcPr>
            <w:tcW w:w="2551" w:type="pct"/>
          </w:tcPr>
          <w:p w14:paraId="7216B874" w14:textId="6CF7F528"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Values-at-risk mapping quantifies what a fire threatens and supports risk-based response</w:t>
            </w:r>
          </w:p>
        </w:tc>
      </w:tr>
      <w:tr w:rsidR="00DC608C" w:rsidRPr="000C37D1"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0C37D1" w:rsidRDefault="00000000">
            <w:pPr>
              <w:pStyle w:val="TableText"/>
            </w:pPr>
            <w:r w:rsidRPr="000C37D1">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Terrain, fuel, and access layers</w:t>
            </w:r>
          </w:p>
        </w:tc>
        <w:tc>
          <w:tcPr>
            <w:tcW w:w="2551" w:type="pct"/>
          </w:tcPr>
          <w:p w14:paraId="38D6B69C" w14:textId="7C986022" w:rsidR="00DC608C"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Suppression difficulty combines the terrain, fuel, and access conditions of a site</w:t>
            </w:r>
          </w:p>
        </w:tc>
      </w:tr>
      <w:tr w:rsidR="00DC608C" w:rsidRPr="000C37D1"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0C37D1" w:rsidRDefault="00000000">
            <w:pPr>
              <w:pStyle w:val="TableText"/>
            </w:pPr>
            <w:r w:rsidRPr="000C37D1">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GIS road status and field reports</w:t>
            </w:r>
          </w:p>
        </w:tc>
        <w:tc>
          <w:tcPr>
            <w:tcW w:w="2551" w:type="pct"/>
          </w:tcPr>
          <w:p w14:paraId="5C68EBEC" w14:textId="77777777"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Access governs both suppression logistics and evacuation egress</w:t>
            </w:r>
          </w:p>
        </w:tc>
      </w:tr>
      <w:tr w:rsidR="00DC608C" w:rsidRPr="000C37D1"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0C37D1" w:rsidRDefault="00000000">
            <w:pPr>
              <w:pStyle w:val="TableText"/>
            </w:pPr>
            <w:r w:rsidRPr="000C37D1">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Resource tracking</w:t>
            </w:r>
          </w:p>
        </w:tc>
        <w:tc>
          <w:tcPr>
            <w:tcW w:w="2551" w:type="pct"/>
          </w:tcPr>
          <w:p w14:paraId="6EA332C9" w14:textId="52F47B18" w:rsidR="00DC608C" w:rsidRPr="000C37D1" w:rsidRDefault="008C54F6">
            <w:pPr>
              <w:pStyle w:val="TableText"/>
              <w:cnfStyle w:val="000000100000" w:firstRow="0" w:lastRow="0" w:firstColumn="0" w:lastColumn="0" w:oddVBand="0" w:evenVBand="0" w:oddHBand="1" w:evenHBand="0" w:firstRowFirstColumn="0" w:firstRowLastColumn="0" w:lastRowFirstColumn="0" w:lastRowLastColumn="0"/>
            </w:pPr>
            <w:r w:rsidRPr="000C37D1">
              <w:t>Fireline production rates and available capacity determine whether suppression can be mounted</w:t>
            </w:r>
          </w:p>
        </w:tc>
      </w:tr>
      <w:tr w:rsidR="00DC608C" w:rsidRPr="000C37D1"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0C37D1" w:rsidRDefault="00000000">
            <w:pPr>
              <w:pStyle w:val="TableText"/>
            </w:pPr>
            <w:r w:rsidRPr="000C37D1">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Ignition timing and incident clock</w:t>
            </w:r>
          </w:p>
        </w:tc>
        <w:tc>
          <w:tcPr>
            <w:tcW w:w="2551" w:type="pct"/>
          </w:tcPr>
          <w:p w14:paraId="5915B2B1" w14:textId="77777777"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Incident command is time-critical; recognition-primed decision research formalizes acting under urgency</w:t>
            </w:r>
          </w:p>
        </w:tc>
      </w:tr>
    </w:tbl>
    <w:p w14:paraId="20F767AA" w14:textId="77777777" w:rsidR="00754399" w:rsidRPr="000C37D1" w:rsidRDefault="00754399">
      <w:pPr>
        <w:pStyle w:val="ParText"/>
      </w:pPr>
    </w:p>
    <w:p w14:paraId="3F387AB1" w14:textId="6313432A" w:rsidR="00BB15F3" w:rsidRPr="000C37D1" w:rsidRDefault="00000000">
      <w:pPr>
        <w:pStyle w:val="ParText"/>
      </w:pPr>
      <w:r w:rsidRPr="000C37D1">
        <w:t>Heterogeneity also imposes admission criteria on the input space. A quantity is admitted to the feature set only if it satisfies four conditions.</w:t>
      </w:r>
    </w:p>
    <w:p w14:paraId="74C7B18A" w14:textId="77777777" w:rsidR="00BB15F3" w:rsidRPr="000C37D1" w:rsidRDefault="00000000">
      <w:pPr>
        <w:pStyle w:val="ListParagraph"/>
        <w:numPr>
          <w:ilvl w:val="0"/>
          <w:numId w:val="9"/>
        </w:numPr>
      </w:pPr>
      <w:r w:rsidRPr="000C37D1">
        <w:rPr>
          <w:b/>
        </w:rPr>
        <w:lastRenderedPageBreak/>
        <w:t xml:space="preserve">Observability. </w:t>
      </w:r>
      <w:r w:rsidRPr="000C37D1">
        <w:t>It must be computable from what sensors and reports actually deliver, never from hidden simulator state.</w:t>
      </w:r>
    </w:p>
    <w:p w14:paraId="2BF2E1C9" w14:textId="77777777" w:rsidR="00BB15F3" w:rsidRPr="000C37D1" w:rsidRDefault="00000000">
      <w:pPr>
        <w:pStyle w:val="ListParagraph"/>
        <w:numPr>
          <w:ilvl w:val="0"/>
          <w:numId w:val="9"/>
        </w:numPr>
      </w:pPr>
      <w:r w:rsidRPr="000C37D1">
        <w:rPr>
          <w:b/>
        </w:rPr>
        <w:t xml:space="preserve">Boundedness. </w:t>
      </w:r>
      <w:r w:rsidRPr="000C37D1">
        <w:t>It must admit normalization to a fixed interval, so that membership functions remain stable across scenarios.</w:t>
      </w:r>
    </w:p>
    <w:p w14:paraId="1FCCB02B" w14:textId="77777777" w:rsidR="00BB15F3" w:rsidRPr="000C37D1" w:rsidRDefault="00000000">
      <w:pPr>
        <w:pStyle w:val="ListParagraph"/>
        <w:numPr>
          <w:ilvl w:val="0"/>
          <w:numId w:val="9"/>
        </w:numPr>
      </w:pPr>
      <w:r w:rsidRPr="000C37D1">
        <w:rPr>
          <w:b/>
        </w:rPr>
        <w:t xml:space="preserve">Operational meaning. </w:t>
      </w:r>
      <w:r w:rsidRPr="000C37D1">
        <w:t>An expert must be able to read it and phrase rules over it without translation.</w:t>
      </w:r>
    </w:p>
    <w:p w14:paraId="0A8F146D" w14:textId="77777777" w:rsidR="00BB15F3" w:rsidRPr="000C37D1" w:rsidRDefault="00000000">
      <w:pPr>
        <w:pStyle w:val="ListParagraph"/>
        <w:numPr>
          <w:ilvl w:val="0"/>
          <w:numId w:val="9"/>
        </w:numPr>
      </w:pPr>
      <w:r w:rsidRPr="000C37D1">
        <w:rPr>
          <w:b/>
        </w:rPr>
        <w:t xml:space="preserve">Non-redundancy. </w:t>
      </w:r>
      <w:r w:rsidRPr="000C37D1">
        <w:t>It must contribute discriminative information that the remaining features do not already carry.</w:t>
      </w:r>
    </w:p>
    <w:p w14:paraId="2E0F52EB" w14:textId="17D3E99B" w:rsidR="00BB15F3" w:rsidRPr="000C37D1" w:rsidRDefault="00000000">
      <w:pPr>
        <w:pStyle w:val="ParText"/>
      </w:pPr>
      <w:r w:rsidRPr="000C37D1">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0C37D1" w:rsidRDefault="00000000" w:rsidP="001F4AC8">
      <w:pPr>
        <w:pStyle w:val="Heading2"/>
      </w:pPr>
      <w:bookmarkStart w:id="66" w:name="_Toc236573976"/>
      <w:r w:rsidRPr="000C37D1">
        <w:t>Concept-Driven Fuzzy Reasoning</w:t>
      </w:r>
      <w:bookmarkEnd w:id="66"/>
    </w:p>
    <w:p w14:paraId="3E2ED628" w14:textId="29A49134" w:rsidR="00F76B7D" w:rsidRPr="000C37D1" w:rsidRDefault="00000000">
      <w:pPr>
        <w:pStyle w:val="ParText"/>
      </w:pPr>
      <w:r w:rsidRPr="000C37D1">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0C37D1">
        <w:rPr>
          <w:b/>
          <w:bCs/>
        </w:rPr>
        <w:t xml:space="preserve">Which </w:t>
      </w:r>
      <w:r w:rsidRPr="000C37D1">
        <w:rPr>
          <w:b/>
          <w:bCs/>
        </w:rPr>
        <w:lastRenderedPageBreak/>
        <w:t>features are admitted to the input space, and over which concepts the decision rules are written.</w:t>
      </w:r>
    </w:p>
    <w:p w14:paraId="64179262" w14:textId="77777777" w:rsidR="00E60383" w:rsidRPr="000C37D1" w:rsidRDefault="00000000">
      <w:pPr>
        <w:pStyle w:val="Heading3"/>
      </w:pPr>
      <w:bookmarkStart w:id="67" w:name="_Toc236573977"/>
      <w:r w:rsidRPr="000C37D1">
        <w:t>Linguistic Uncertainty and Fuzzy Inference</w:t>
      </w:r>
      <w:bookmarkEnd w:id="67"/>
    </w:p>
    <w:p w14:paraId="58D90584" w14:textId="4AC0ACB9" w:rsidR="00E60383" w:rsidRPr="000C37D1" w:rsidRDefault="00000000">
      <w:pPr>
        <w:pStyle w:val="ParText"/>
      </w:pPr>
      <w:r w:rsidRPr="000C37D1">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0C37D1">
            <w:fldChar w:fldCharType="begin"/>
          </w:r>
          <w:r w:rsidRPr="000C37D1">
            <w:instrText xml:space="preserve"> CITATION Zadeh1965 \l 1055  \m Mendel2017 </w:instrText>
          </w:r>
          <w:r w:rsidRPr="000C37D1">
            <w:fldChar w:fldCharType="separate"/>
          </w:r>
          <w:r w:rsidR="00772963">
            <w:rPr>
              <w:noProof/>
            </w:rPr>
            <w:t>(Zadeh, Fuzzy sets, 1965; Mendel, 2017)</w:t>
          </w:r>
          <w:r w:rsidRPr="000C37D1">
            <w:fldChar w:fldCharType="end"/>
          </w:r>
        </w:sdtContent>
      </w:sdt>
      <w:r w:rsidRPr="000C37D1">
        <w:t xml:space="preserve">. A fuzzy set over a universe of discourse is characterized by a membership function that assigns each element a degree of membership, as formalized in </w:t>
      </w:r>
      <w:r w:rsidRPr="000C37D1">
        <w:fldChar w:fldCharType="begin"/>
      </w:r>
      <w:r w:rsidRPr="000C37D1">
        <w:instrText xml:space="preserve"> REF _RefEqB01 \h </w:instrText>
      </w:r>
      <w:r w:rsidRPr="000C37D1">
        <w:fldChar w:fldCharType="separate"/>
      </w:r>
      <w:r w:rsidR="00772963" w:rsidRPr="000C37D1">
        <w:t xml:space="preserve">( </w:t>
      </w:r>
      <w:r w:rsidR="00772963">
        <w:rPr>
          <w:noProof/>
        </w:rPr>
        <w:t>1</w:t>
      </w:r>
      <w:r w:rsidR="00772963" w:rsidRPr="000C37D1">
        <w:t xml:space="preserve"> )</w:t>
      </w:r>
      <w:r w:rsidRPr="000C37D1">
        <w:fldChar w:fldCharType="end"/>
      </w:r>
      <w:r w:rsidRPr="000C37D1">
        <w:t xml:space="preserve">; under this semantics a single wind reading may simultaneously hold membership 0.7 in strong and 0.3 in moderate. In </w:t>
      </w:r>
      <w:r w:rsidRPr="000C37D1">
        <w:fldChar w:fldCharType="begin"/>
      </w:r>
      <w:r w:rsidRPr="000C37D1">
        <w:instrText xml:space="preserve"> REF _RefEqB01 \h </w:instrText>
      </w:r>
      <w:r w:rsidRPr="000C37D1">
        <w:fldChar w:fldCharType="separate"/>
      </w:r>
      <w:r w:rsidR="00772963" w:rsidRPr="000C37D1">
        <w:t xml:space="preserve">( </w:t>
      </w:r>
      <w:r w:rsidR="00772963">
        <w:rPr>
          <w:noProof/>
        </w:rPr>
        <w:t>1</w:t>
      </w:r>
      <w:r w:rsidR="00772963" w:rsidRPr="000C37D1">
        <w:t xml:space="preserve"> )</w:t>
      </w:r>
      <w:r w:rsidRPr="000C37D1">
        <w:fldChar w:fldCharType="end"/>
      </w:r>
      <w:r w:rsidRPr="000C37D1">
        <w:t xml:space="preserve">, </w:t>
      </w:r>
      <m:oMath>
        <m:r>
          <w:rPr>
            <w:rFonts w:ascii="Cambria Math" w:hAnsi="Cambria Math"/>
          </w:rPr>
          <m:t>Z</m:t>
        </m:r>
      </m:oMath>
      <w:r w:rsidRPr="000C37D1">
        <w:t xml:space="preserve"> denotes the universe of discourse of an input, </w:t>
      </w:r>
      <m:oMath>
        <m:r>
          <m:rPr>
            <m:scr m:val="script"/>
          </m:rPr>
          <w:rPr>
            <w:rFonts w:ascii="Cambria Math" w:hAnsi="Cambria Math"/>
          </w:rPr>
          <m:t>A</m:t>
        </m:r>
      </m:oMath>
      <w:r w:rsidRPr="000C37D1">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0C37D1">
        <w:t xml:space="preserve"> the degree to which a reading </w:t>
      </w:r>
      <m:oMath>
        <m:r>
          <w:rPr>
            <w:rFonts w:ascii="Cambria Math" w:hAnsi="Cambria Math"/>
          </w:rPr>
          <m:t>z</m:t>
        </m:r>
      </m:oMath>
      <w:r w:rsidRPr="000C37D1">
        <w:t xml:space="preserve"> belongs to </w:t>
      </w:r>
      <m:oMath>
        <m:r>
          <m:rPr>
            <m:scr m:val="script"/>
          </m:rPr>
          <w:rPr>
            <w:rFonts w:ascii="Cambria Math" w:hAnsi="Cambria Math"/>
          </w:rPr>
          <m:t>A</m:t>
        </m:r>
      </m:oMath>
      <w:r w:rsidRPr="000C37D1">
        <w:t xml:space="preserve">. This graded semantics removes the brittle thresholds of crisp classification and preserves expert phrasing under formalization </w:t>
      </w:r>
      <w:sdt>
        <w:sdtPr>
          <w:id w:val="815619016"/>
          <w:citation/>
        </w:sdtPr>
        <w:sdtContent>
          <w:r w:rsidRPr="000C37D1">
            <w:fldChar w:fldCharType="begin"/>
          </w:r>
          <w:r w:rsidRPr="000C37D1">
            <w:instrText xml:space="preserve"> CITATION Ped93 \l 1055 </w:instrText>
          </w:r>
          <w:r w:rsidRPr="000C37D1">
            <w:fldChar w:fldCharType="separate"/>
          </w:r>
          <w:r w:rsidR="00772963">
            <w:rPr>
              <w:noProof/>
            </w:rPr>
            <w:t>(Pedrycz, 1993)</w:t>
          </w:r>
          <w:r w:rsidRPr="000C37D1">
            <w:fldChar w:fldCharType="end"/>
          </w:r>
        </w:sdtContent>
      </w:sdt>
      <w:r w:rsidRPr="000C37D1">
        <w:t>.</w:t>
      </w:r>
      <w:r w:rsidR="00335093" w:rsidRPr="000C37D1">
        <w:t xml:space="preserve"> </w:t>
      </w:r>
      <w:r w:rsidRPr="000C37D1">
        <w:t xml:space="preserve">Domain knowledge enters through linguistic rules of the canonical conjunctive form </w:t>
      </w:r>
      <w:r w:rsidRPr="000C37D1">
        <w:fldChar w:fldCharType="begin"/>
      </w:r>
      <w:r w:rsidRPr="000C37D1">
        <w:instrText xml:space="preserve"> REF _RefEqB02 \h </w:instrText>
      </w:r>
      <w:r w:rsidRPr="000C37D1">
        <w:fldChar w:fldCharType="separate"/>
      </w:r>
      <w:r w:rsidR="00772963" w:rsidRPr="000C37D1">
        <w:t xml:space="preserve">( </w:t>
      </w:r>
      <w:r w:rsidR="00772963">
        <w:rPr>
          <w:noProof/>
        </w:rPr>
        <w:t>2</w:t>
      </w:r>
      <w:r w:rsidR="00772963" w:rsidRPr="000C37D1">
        <w:t xml:space="preserve"> )</w:t>
      </w:r>
      <w:r w:rsidRPr="000C37D1">
        <w:fldChar w:fldCharType="end"/>
      </w:r>
      <w:r w:rsidRPr="000C37D1">
        <w:t xml:space="preserve">, whose activation strength is the conjunction of its antecedent memberships </w:t>
      </w:r>
      <w:r w:rsidRPr="000C37D1">
        <w:fldChar w:fldCharType="begin"/>
      </w:r>
      <w:r w:rsidRPr="000C37D1">
        <w:instrText xml:space="preserve"> REF _RefEqB03 \h </w:instrText>
      </w:r>
      <w:r w:rsidRPr="000C37D1">
        <w:fldChar w:fldCharType="separate"/>
      </w:r>
      <w:r w:rsidR="00772963" w:rsidRPr="000C37D1">
        <w:t xml:space="preserve">( </w:t>
      </w:r>
      <w:r w:rsidR="00772963">
        <w:rPr>
          <w:noProof/>
        </w:rPr>
        <w:t>3</w:t>
      </w:r>
      <w:r w:rsidR="00772963" w:rsidRPr="000C37D1">
        <w:t xml:space="preserve"> )</w:t>
      </w:r>
      <w:r w:rsidRPr="000C37D1">
        <w:fldChar w:fldCharType="end"/>
      </w:r>
      <w:r w:rsidRPr="000C37D1">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0C37D1" w14:paraId="76A54DE7" w14:textId="77777777" w:rsidTr="0054511D">
        <w:tc>
          <w:tcPr>
            <w:tcW w:w="4547" w:type="pct"/>
          </w:tcPr>
          <w:p w14:paraId="476E9CC8" w14:textId="0EA60E32" w:rsidR="0054511D" w:rsidRPr="000C37D1"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11F02ACC" w:rsidR="0054511D" w:rsidRPr="000C37D1" w:rsidRDefault="0054511D" w:rsidP="0054511D">
            <w:pPr>
              <w:pStyle w:val="ParEq"/>
              <w:spacing w:line="360" w:lineRule="auto"/>
            </w:pPr>
            <w:bookmarkStart w:id="68" w:name="_Ref234272675"/>
            <w:bookmarkStart w:id="69" w:name="_RefEqB01"/>
            <w:r w:rsidRPr="000C37D1">
              <w:t xml:space="preserve">( </w:t>
            </w:r>
            <w:r w:rsidRPr="000C37D1">
              <w:fldChar w:fldCharType="begin"/>
            </w:r>
            <w:r w:rsidRPr="000C37D1">
              <w:instrText xml:space="preserve"> SEQ ( \* ARABIC </w:instrText>
            </w:r>
            <w:r w:rsidRPr="000C37D1">
              <w:fldChar w:fldCharType="separate"/>
            </w:r>
            <w:r w:rsidR="00772963">
              <w:rPr>
                <w:noProof/>
              </w:rPr>
              <w:t>1</w:t>
            </w:r>
            <w:r w:rsidRPr="000C37D1">
              <w:fldChar w:fldCharType="end"/>
            </w:r>
            <w:r w:rsidRPr="000C37D1">
              <w:t xml:space="preserve"> )</w:t>
            </w:r>
            <w:bookmarkEnd w:id="68"/>
            <w:bookmarkEnd w:id="69"/>
          </w:p>
        </w:tc>
      </w:tr>
      <w:tr w:rsidR="0054511D" w:rsidRPr="000C37D1" w14:paraId="35A40AA3" w14:textId="77777777" w:rsidTr="0054511D">
        <w:tc>
          <w:tcPr>
            <w:tcW w:w="4547" w:type="pct"/>
          </w:tcPr>
          <w:p w14:paraId="718A7CC6" w14:textId="77777777" w:rsidR="0054511D" w:rsidRPr="000C37D1"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013FF9E3" w:rsidR="0054511D" w:rsidRPr="000C37D1" w:rsidRDefault="0054511D" w:rsidP="0054511D">
            <w:pPr>
              <w:pStyle w:val="ParEq"/>
            </w:pPr>
            <w:bookmarkStart w:id="70" w:name="_RefEqB02"/>
            <w:r w:rsidRPr="000C37D1">
              <w:t xml:space="preserve">( </w:t>
            </w:r>
            <w:r w:rsidRPr="000C37D1">
              <w:fldChar w:fldCharType="begin"/>
            </w:r>
            <w:r w:rsidRPr="000C37D1">
              <w:instrText xml:space="preserve"> SEQ ( \* ARABIC </w:instrText>
            </w:r>
            <w:r w:rsidRPr="000C37D1">
              <w:fldChar w:fldCharType="separate"/>
            </w:r>
            <w:r w:rsidR="00772963">
              <w:rPr>
                <w:noProof/>
              </w:rPr>
              <w:t>2</w:t>
            </w:r>
            <w:r w:rsidRPr="000C37D1">
              <w:fldChar w:fldCharType="end"/>
            </w:r>
            <w:r w:rsidRPr="000C37D1">
              <w:t xml:space="preserve"> )</w:t>
            </w:r>
            <w:bookmarkEnd w:id="70"/>
          </w:p>
        </w:tc>
      </w:tr>
      <w:tr w:rsidR="0054511D" w:rsidRPr="000C37D1" w14:paraId="0A09111F" w14:textId="77777777" w:rsidTr="0054511D">
        <w:tc>
          <w:tcPr>
            <w:tcW w:w="4547" w:type="pct"/>
          </w:tcPr>
          <w:p w14:paraId="2E3F45E8" w14:textId="77777777" w:rsidR="0054511D" w:rsidRPr="000C37D1"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11175401" w:rsidR="0054511D" w:rsidRPr="000C37D1" w:rsidRDefault="0054511D" w:rsidP="0054511D">
            <w:pPr>
              <w:pStyle w:val="ParEq"/>
            </w:pPr>
            <w:bookmarkStart w:id="71" w:name="_RefEqB03"/>
            <w:r w:rsidRPr="000C37D1">
              <w:t xml:space="preserve">( </w:t>
            </w:r>
            <w:r w:rsidRPr="000C37D1">
              <w:fldChar w:fldCharType="begin"/>
            </w:r>
            <w:r w:rsidRPr="000C37D1">
              <w:instrText xml:space="preserve"> SEQ ( \* ARABIC </w:instrText>
            </w:r>
            <w:r w:rsidRPr="000C37D1">
              <w:fldChar w:fldCharType="separate"/>
            </w:r>
            <w:r w:rsidR="00772963">
              <w:rPr>
                <w:noProof/>
              </w:rPr>
              <w:t>3</w:t>
            </w:r>
            <w:r w:rsidRPr="000C37D1">
              <w:fldChar w:fldCharType="end"/>
            </w:r>
            <w:r w:rsidRPr="000C37D1">
              <w:t xml:space="preserve"> )</w:t>
            </w:r>
            <w:bookmarkEnd w:id="71"/>
          </w:p>
        </w:tc>
      </w:tr>
    </w:tbl>
    <w:p w14:paraId="2EAFF339" w14:textId="6C5F150C" w:rsidR="00F76B7D" w:rsidRPr="000C37D1" w:rsidRDefault="00000000">
      <w:pPr>
        <w:pStyle w:val="ParText"/>
      </w:pPr>
      <w:r w:rsidRPr="000C37D1">
        <w:t xml:space="preserve">In </w:t>
      </w:r>
      <w:r w:rsidRPr="000C37D1">
        <w:fldChar w:fldCharType="begin"/>
      </w:r>
      <w:r w:rsidRPr="000C37D1">
        <w:instrText xml:space="preserve"> REF _RefEqB02 \h </w:instrText>
      </w:r>
      <w:r w:rsidRPr="000C37D1">
        <w:fldChar w:fldCharType="separate"/>
      </w:r>
      <w:r w:rsidR="00772963" w:rsidRPr="000C37D1">
        <w:t xml:space="preserve">( </w:t>
      </w:r>
      <w:r w:rsidR="00772963">
        <w:rPr>
          <w:noProof/>
        </w:rPr>
        <w:t>2</w:t>
      </w:r>
      <w:r w:rsidR="00772963" w:rsidRPr="000C37D1">
        <w:t xml:space="preserve"> )</w:t>
      </w:r>
      <w:r w:rsidRPr="000C37D1">
        <w:fldChar w:fldCharType="end"/>
      </w:r>
      <w:r w:rsidRPr="000C37D1">
        <w:t xml:space="preserve"> and </w:t>
      </w:r>
      <w:r w:rsidRPr="000C37D1">
        <w:fldChar w:fldCharType="begin"/>
      </w:r>
      <w:r w:rsidRPr="000C37D1">
        <w:instrText xml:space="preserve"> REF _RefEqB03 \h </w:instrText>
      </w:r>
      <w:r w:rsidRPr="000C37D1">
        <w:fldChar w:fldCharType="separate"/>
      </w:r>
      <w:r w:rsidR="00772963" w:rsidRPr="000C37D1">
        <w:t xml:space="preserve">( </w:t>
      </w:r>
      <w:r w:rsidR="00772963">
        <w:rPr>
          <w:noProof/>
        </w:rPr>
        <w:t>3</w:t>
      </w:r>
      <w:r w:rsidR="00772963" w:rsidRPr="000C37D1">
        <w:t xml:space="preserve"> )</w:t>
      </w:r>
      <w:r w:rsidRPr="000C37D1">
        <w:fldChar w:fldCharType="end"/>
      </w:r>
      <w:r w:rsidRPr="000C37D1">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0C37D1">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0C37D1">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0C37D1">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0C37D1">
        <w:t xml:space="preserve"> the consequent term over the output </w:t>
      </w:r>
      <m:oMath>
        <m:r>
          <w:rPr>
            <w:rFonts w:ascii="Cambria Math" w:hAnsi="Cambria Math"/>
          </w:rPr>
          <m:t>u</m:t>
        </m:r>
      </m:oMath>
      <w:r w:rsidRPr="000C37D1">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0C37D1">
        <w:t xml:space="preserve"> the firing strength of rule </w:t>
      </w:r>
      <m:oMath>
        <m:r>
          <w:rPr>
            <w:rFonts w:ascii="Cambria Math" w:hAnsi="Cambria Math"/>
          </w:rPr>
          <m:t>r</m:t>
        </m:r>
      </m:oMath>
      <w:r w:rsidRPr="000C37D1">
        <w:t>, with the minimum operator realizing the conjunction of the antecedents.</w:t>
      </w:r>
    </w:p>
    <w:p w14:paraId="58456607" w14:textId="725EE8CA" w:rsidR="00E60383" w:rsidRPr="000C37D1" w:rsidRDefault="00000000">
      <w:pPr>
        <w:pStyle w:val="ParText"/>
      </w:pPr>
      <w:r w:rsidRPr="000C37D1">
        <w:t xml:space="preserve">Mamdani inference aggregates the consequents of the active rules and defuzzifies the aggregate into a crisp output </w:t>
      </w:r>
      <w:sdt>
        <w:sdtPr>
          <w:id w:val="815619034"/>
          <w:citation/>
        </w:sdtPr>
        <w:sdtContent>
          <w:r w:rsidRPr="000C37D1">
            <w:fldChar w:fldCharType="begin"/>
          </w:r>
          <w:r w:rsidRPr="000C37D1">
            <w:instrText xml:space="preserve"> CITATION Mamdani1974 \l 1055 </w:instrText>
          </w:r>
          <w:r w:rsidRPr="000C37D1">
            <w:fldChar w:fldCharType="separate"/>
          </w:r>
          <w:r w:rsidR="00772963">
            <w:rPr>
              <w:noProof/>
            </w:rPr>
            <w:t>(Mamdani, 1974)</w:t>
          </w:r>
          <w:r w:rsidRPr="000C37D1">
            <w:fldChar w:fldCharType="end"/>
          </w:r>
        </w:sdtContent>
      </w:sdt>
      <w:r w:rsidRPr="000C37D1">
        <w:t xml:space="preserve">, with the centroid form of </w:t>
      </w:r>
      <w:r w:rsidRPr="000C37D1">
        <w:fldChar w:fldCharType="begin"/>
      </w:r>
      <w:r w:rsidRPr="000C37D1">
        <w:instrText xml:space="preserve"> REF _RefEqB04 \h </w:instrText>
      </w:r>
      <w:r w:rsidRPr="000C37D1">
        <w:fldChar w:fldCharType="separate"/>
      </w:r>
      <w:r w:rsidR="00772963" w:rsidRPr="000C37D1">
        <w:t xml:space="preserve">( </w:t>
      </w:r>
      <w:r w:rsidR="00772963">
        <w:rPr>
          <w:noProof/>
        </w:rPr>
        <w:t>4</w:t>
      </w:r>
      <w:r w:rsidR="00772963" w:rsidRPr="000C37D1">
        <w:t xml:space="preserve"> )</w:t>
      </w:r>
      <w:r w:rsidRPr="000C37D1">
        <w:fldChar w:fldCharType="end"/>
      </w:r>
      <w:r w:rsidRPr="000C37D1">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C37D1" w14:paraId="64151F91" w14:textId="77777777">
        <w:tc>
          <w:tcPr>
            <w:tcW w:w="4547" w:type="pct"/>
            <w:vAlign w:val="center"/>
          </w:tcPr>
          <w:p w14:paraId="7967F98D" w14:textId="4476FFC6" w:rsidR="00E60383" w:rsidRPr="000C37D1"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0C37D1">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521A83D9" w:rsidR="00E60383" w:rsidRPr="000C37D1" w:rsidRDefault="00000000" w:rsidP="007809BA">
            <w:pPr>
              <w:pStyle w:val="ParEq"/>
            </w:pPr>
            <w:bookmarkStart w:id="72" w:name="_RefEqB04"/>
            <w:r w:rsidRPr="000C37D1">
              <w:t xml:space="preserve">( </w:t>
            </w:r>
            <w:r w:rsidRPr="000C37D1">
              <w:fldChar w:fldCharType="begin"/>
            </w:r>
            <w:r w:rsidRPr="000C37D1">
              <w:instrText xml:space="preserve"> SEQ ( \* ARABIC </w:instrText>
            </w:r>
            <w:r w:rsidRPr="000C37D1">
              <w:fldChar w:fldCharType="separate"/>
            </w:r>
            <w:r w:rsidR="00772963">
              <w:rPr>
                <w:noProof/>
              </w:rPr>
              <w:t>4</w:t>
            </w:r>
            <w:r w:rsidRPr="000C37D1">
              <w:fldChar w:fldCharType="end"/>
            </w:r>
            <w:r w:rsidRPr="000C37D1">
              <w:t xml:space="preserve"> )</w:t>
            </w:r>
            <w:bookmarkEnd w:id="72"/>
          </w:p>
        </w:tc>
      </w:tr>
    </w:tbl>
    <w:p w14:paraId="1968ED9F" w14:textId="0C754B97" w:rsidR="00E60383" w:rsidRPr="000C37D1" w:rsidRDefault="00000000">
      <w:pPr>
        <w:pStyle w:val="ParText"/>
      </w:pPr>
      <w:r w:rsidRPr="000C37D1">
        <w:lastRenderedPageBreak/>
        <w:t xml:space="preserve">In </w:t>
      </w:r>
      <w:r w:rsidRPr="000C37D1">
        <w:fldChar w:fldCharType="begin"/>
      </w:r>
      <w:r w:rsidRPr="000C37D1">
        <w:instrText xml:space="preserve"> REF _RefEqB04 \h </w:instrText>
      </w:r>
      <w:r w:rsidRPr="000C37D1">
        <w:fldChar w:fldCharType="separate"/>
      </w:r>
      <w:r w:rsidR="00772963" w:rsidRPr="000C37D1">
        <w:t xml:space="preserve">( </w:t>
      </w:r>
      <w:r w:rsidR="00772963">
        <w:rPr>
          <w:noProof/>
        </w:rPr>
        <w:t>4</w:t>
      </w:r>
      <w:r w:rsidR="00772963" w:rsidRPr="000C37D1">
        <w:t xml:space="preserve"> )</w:t>
      </w:r>
      <w:r w:rsidRPr="000C37D1">
        <w:fldChar w:fldCharType="end"/>
      </w:r>
      <w:r w:rsidRPr="000C37D1">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0C37D1">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0C37D1">
        <w:t xml:space="preserve"> is the resulting crisp output. The Takagi-Sugeno variant replaces the fuzzy consequent with a functional one and combines outputs as an activation-weighted average </w:t>
      </w:r>
      <w:r w:rsidRPr="000C37D1">
        <w:fldChar w:fldCharType="begin"/>
      </w:r>
      <w:r w:rsidRPr="000C37D1">
        <w:instrText xml:space="preserve"> REF _RefEqB05 \h </w:instrText>
      </w:r>
      <w:r w:rsidRPr="000C37D1">
        <w:fldChar w:fldCharType="separate"/>
      </w:r>
      <w:r w:rsidR="00772963" w:rsidRPr="000C37D1">
        <w:t xml:space="preserve">( </w:t>
      </w:r>
      <w:r w:rsidR="00772963">
        <w:rPr>
          <w:noProof/>
        </w:rPr>
        <w:t>5</w:t>
      </w:r>
      <w:r w:rsidR="00772963" w:rsidRPr="000C37D1">
        <w:t xml:space="preserve"> )</w:t>
      </w:r>
      <w:r w:rsidRPr="000C37D1">
        <w:fldChar w:fldCharType="end"/>
      </w:r>
      <w:r w:rsidRPr="000C37D1">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C37D1" w14:paraId="217DF89B" w14:textId="77777777">
        <w:tc>
          <w:tcPr>
            <w:tcW w:w="4547" w:type="pct"/>
            <w:vAlign w:val="center"/>
          </w:tcPr>
          <w:p w14:paraId="6970AE79" w14:textId="77777777" w:rsidR="00E60383" w:rsidRPr="000C37D1"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20103859" w:rsidR="00E60383" w:rsidRPr="000C37D1" w:rsidRDefault="00000000" w:rsidP="007809BA">
            <w:pPr>
              <w:pStyle w:val="ParEq"/>
            </w:pPr>
            <w:bookmarkStart w:id="73" w:name="_RefEqB05"/>
            <w:r w:rsidRPr="000C37D1">
              <w:t xml:space="preserve">( </w:t>
            </w:r>
            <w:r w:rsidRPr="000C37D1">
              <w:fldChar w:fldCharType="begin"/>
            </w:r>
            <w:r w:rsidRPr="000C37D1">
              <w:instrText xml:space="preserve"> SEQ ( \* ARABIC </w:instrText>
            </w:r>
            <w:r w:rsidRPr="000C37D1">
              <w:fldChar w:fldCharType="separate"/>
            </w:r>
            <w:r w:rsidR="00772963">
              <w:rPr>
                <w:noProof/>
              </w:rPr>
              <w:t>5</w:t>
            </w:r>
            <w:r w:rsidRPr="000C37D1">
              <w:fldChar w:fldCharType="end"/>
            </w:r>
            <w:r w:rsidRPr="000C37D1">
              <w:t xml:space="preserve"> )</w:t>
            </w:r>
            <w:bookmarkEnd w:id="73"/>
          </w:p>
        </w:tc>
      </w:tr>
    </w:tbl>
    <w:p w14:paraId="0517DA95" w14:textId="629C4D0A" w:rsidR="00FE64A1" w:rsidRPr="000C37D1" w:rsidRDefault="00000000">
      <w:pPr>
        <w:pStyle w:val="ParText"/>
      </w:pPr>
      <w:sdt>
        <w:sdtPr>
          <w:id w:val="815619049"/>
          <w:citation/>
        </w:sdtPr>
        <w:sdtContent>
          <w:r w:rsidRPr="000C37D1">
            <w:t xml:space="preserve">In </w:t>
          </w:r>
          <w:r w:rsidRPr="000C37D1">
            <w:fldChar w:fldCharType="begin"/>
          </w:r>
          <w:r w:rsidRPr="000C37D1">
            <w:instrText xml:space="preserve"> REF _RefEqB05 \h </w:instrText>
          </w:r>
          <w:r w:rsidRPr="000C37D1">
            <w:fldChar w:fldCharType="separate"/>
          </w:r>
          <w:r w:rsidR="00772963" w:rsidRPr="000C37D1">
            <w:t xml:space="preserve">( </w:t>
          </w:r>
          <w:r w:rsidR="00772963">
            <w:rPr>
              <w:noProof/>
            </w:rPr>
            <w:t>5</w:t>
          </w:r>
          <w:r w:rsidR="00772963" w:rsidRPr="000C37D1">
            <w:t xml:space="preserve"> )</w:t>
          </w:r>
          <w:r w:rsidRPr="000C37D1">
            <w:fldChar w:fldCharType="end"/>
          </w:r>
          <w:r w:rsidRPr="000C37D1">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0C37D1">
            <w:t xml:space="preserve"> is the functional consequent of rule </w:t>
          </w:r>
          <m:oMath>
            <m:r>
              <w:rPr>
                <w:rFonts w:ascii="Cambria Math" w:hAnsi="Cambria Math"/>
              </w:rPr>
              <m:t>r</m:t>
            </m:r>
          </m:oMath>
          <w:r w:rsidRPr="000C37D1">
            <w:t xml:space="preserve">, typically affine in the inputs. The identification theory behind this form is presented in </w:t>
          </w:r>
          <w:r w:rsidRPr="000C37D1">
            <w:fldChar w:fldCharType="begin"/>
          </w:r>
          <w:r w:rsidRPr="000C37D1">
            <w:instrText xml:space="preserve"> CITATION TakagiSugeno1985 \l 1055 </w:instrText>
          </w:r>
          <w:r w:rsidRPr="000C37D1">
            <w:fldChar w:fldCharType="separate"/>
          </w:r>
          <w:r w:rsidR="00772963">
            <w:rPr>
              <w:noProof/>
            </w:rPr>
            <w:t xml:space="preserve"> (Takagi &amp; Sugeno, 1985)</w:t>
          </w:r>
          <w:r w:rsidRPr="000C37D1">
            <w:fldChar w:fldCharType="end"/>
          </w:r>
        </w:sdtContent>
      </w:sdt>
      <w:r w:rsidRPr="000C37D1">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Pr="000C37D1" w:rsidRDefault="00341C8B" w:rsidP="000B1A79">
      <w:pPr>
        <w:keepNext/>
        <w:jc w:val="center"/>
      </w:pPr>
      <w:r w:rsidRPr="000C37D1">
        <w:drawing>
          <wp:inline distT="0" distB="0" distL="0" distR="0" wp14:anchorId="4517EFF7" wp14:editId="7879E2B8">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4" w:name="_RefFig23"/>
    </w:p>
    <w:p w14:paraId="0AA83BAB" w14:textId="3CEBF347" w:rsidR="000B1A79" w:rsidRPr="000C37D1" w:rsidRDefault="000B1A79" w:rsidP="000B1A79">
      <w:pPr>
        <w:pStyle w:val="Caption"/>
        <w:jc w:val="center"/>
      </w:pPr>
      <w:bookmarkStart w:id="75" w:name="_Ref235198619"/>
      <w:bookmarkStart w:id="76" w:name="_Toc236574082"/>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2</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3</w:t>
      </w:r>
      <w:r w:rsidR="00840146" w:rsidRPr="000C37D1">
        <w:fldChar w:fldCharType="end"/>
      </w:r>
      <w:bookmarkEnd w:id="75"/>
      <w:r w:rsidRPr="000C37D1">
        <w:t xml:space="preserve"> Five-term trapezoidal membership partition with an example reading</w:t>
      </w:r>
      <w:bookmarkEnd w:id="76"/>
    </w:p>
    <w:bookmarkEnd w:id="74"/>
    <w:p w14:paraId="0E9A0E6F" w14:textId="538A960B" w:rsidR="0085056D" w:rsidRPr="000C37D1" w:rsidRDefault="000B1A79" w:rsidP="0085056D">
      <w:pPr>
        <w:pStyle w:val="ParText"/>
      </w:pPr>
      <w:r w:rsidRPr="000C37D1">
        <w:fldChar w:fldCharType="begin"/>
      </w:r>
      <w:r w:rsidRPr="000C37D1">
        <w:instrText xml:space="preserve"> REF _Ref235198619 \h </w:instrText>
      </w:r>
      <w:r w:rsidRPr="000C37D1">
        <w:fldChar w:fldCharType="separate"/>
      </w:r>
      <w:r w:rsidR="00772963" w:rsidRPr="000C37D1">
        <w:t xml:space="preserve">Figure </w:t>
      </w:r>
      <w:r w:rsidR="00772963">
        <w:rPr>
          <w:noProof/>
        </w:rPr>
        <w:t>2</w:t>
      </w:r>
      <w:r w:rsidR="00772963" w:rsidRPr="000C37D1">
        <w:t>.</w:t>
      </w:r>
      <w:r w:rsidR="00772963">
        <w:rPr>
          <w:noProof/>
        </w:rPr>
        <w:t>3</w:t>
      </w:r>
      <w:r w:rsidRPr="000C37D1">
        <w:fldChar w:fldCharType="end"/>
      </w:r>
      <w:r w:rsidRPr="000C37D1">
        <w:t xml:space="preserve"> 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0C37D1">
        <w:t xml:space="preserve">.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w:t>
      </w:r>
      <w:r w:rsidRPr="000C37D1">
        <w:lastRenderedPageBreak/>
        <w:t>0.47 times 0.8, which yields a suppression effort of 0.64 on the normalized intensity scale, and every intermediate quantity remains visible to the operator.</w:t>
      </w:r>
    </w:p>
    <w:p w14:paraId="1B48ECE2" w14:textId="77777777" w:rsidR="00D25AA8" w:rsidRPr="000C37D1" w:rsidRDefault="00D25AA8" w:rsidP="00D25AA8">
      <w:pPr>
        <w:pStyle w:val="Heading3"/>
      </w:pPr>
      <w:bookmarkStart w:id="77" w:name="_Toc236573978"/>
      <w:r w:rsidRPr="000C37D1">
        <w:t>Mamdani and Takagi-Sugeno Inference: Mechanism and Choice</w:t>
      </w:r>
      <w:bookmarkEnd w:id="77"/>
    </w:p>
    <w:p w14:paraId="57B45FC9" w14:textId="08ED9275" w:rsidR="00D25AA8" w:rsidRPr="000C37D1" w:rsidRDefault="00D25AA8" w:rsidP="00D25AA8">
      <w:pPr>
        <w:pStyle w:val="ParText"/>
      </w:pPr>
      <w:r w:rsidRPr="000C37D1">
        <w:t>Two classical mechanisms called Mamdani</w:t>
      </w:r>
      <w:sdt>
        <w:sdtPr>
          <w:id w:val="860000002"/>
          <w:citation/>
        </w:sdtPr>
        <w:sdtContent>
          <w:r w:rsidRPr="000C37D1">
            <w:t xml:space="preserve"> </w:t>
          </w:r>
          <w:r w:rsidRPr="000C37D1">
            <w:fldChar w:fldCharType="begin"/>
          </w:r>
          <w:r w:rsidR="00C45A8D" w:rsidRPr="000C37D1">
            <w:instrText xml:space="preserve">CITATION Mamdani1974 \n  \t  \l 1055 </w:instrText>
          </w:r>
          <w:r w:rsidRPr="000C37D1">
            <w:fldChar w:fldCharType="separate"/>
          </w:r>
          <w:r w:rsidR="00772963">
            <w:rPr>
              <w:noProof/>
            </w:rPr>
            <w:t xml:space="preserve"> (1974)</w:t>
          </w:r>
          <w:r w:rsidRPr="000C37D1">
            <w:fldChar w:fldCharType="end"/>
          </w:r>
        </w:sdtContent>
      </w:sdt>
      <w:r w:rsidRPr="000C37D1">
        <w:t xml:space="preserve"> and Takagi-Sugeno</w:t>
      </w:r>
      <w:sdt>
        <w:sdtPr>
          <w:id w:val="860000003"/>
          <w:citation/>
        </w:sdtPr>
        <w:sdtContent>
          <w:r w:rsidRPr="000C37D1">
            <w:t xml:space="preserve"> </w:t>
          </w:r>
          <w:r w:rsidRPr="000C37D1">
            <w:fldChar w:fldCharType="begin"/>
          </w:r>
          <w:r w:rsidR="00C45A8D" w:rsidRPr="000C37D1">
            <w:instrText xml:space="preserve">CITATION TakagiSugeno1985 \n  \t  \l 1055 </w:instrText>
          </w:r>
          <w:r w:rsidRPr="000C37D1">
            <w:fldChar w:fldCharType="separate"/>
          </w:r>
          <w:r w:rsidR="00772963">
            <w:rPr>
              <w:noProof/>
            </w:rPr>
            <w:t xml:space="preserve"> (1985)</w:t>
          </w:r>
          <w:r w:rsidRPr="000C37D1">
            <w:fldChar w:fldCharType="end"/>
          </w:r>
        </w:sdtContent>
      </w:sdt>
      <w:r w:rsidRPr="000C37D1">
        <w:t xml:space="preserve"> turn the activations of </w:t>
      </w:r>
      <w:r w:rsidRPr="000C37D1">
        <w:fldChar w:fldCharType="begin"/>
      </w:r>
      <w:r w:rsidRPr="000C37D1">
        <w:instrText xml:space="preserve"> REF _RefEqB03 \h </w:instrText>
      </w:r>
      <w:r w:rsidRPr="000C37D1">
        <w:fldChar w:fldCharType="separate"/>
      </w:r>
      <w:r w:rsidR="00772963" w:rsidRPr="000C37D1">
        <w:t xml:space="preserve">( </w:t>
      </w:r>
      <w:r w:rsidR="00772963">
        <w:rPr>
          <w:noProof/>
        </w:rPr>
        <w:t>3</w:t>
      </w:r>
      <w:r w:rsidR="00772963" w:rsidRPr="000C37D1">
        <w:t xml:space="preserve"> )</w:t>
      </w:r>
      <w:r w:rsidRPr="000C37D1">
        <w:fldChar w:fldCharType="end"/>
      </w:r>
      <w:r w:rsidRPr="000C37D1">
        <w:t xml:space="preserve"> into one crisp action. The difference between them define how it decides what an online learner can touch, what a verification gate can compare, and what a forecast loop can afford. </w:t>
      </w:r>
      <w:r w:rsidR="003B5A05" w:rsidRPr="000C37D1">
        <w:t>In b</w:t>
      </w:r>
      <w:r w:rsidRPr="000C37D1">
        <w:t>oth mechanisms</w:t>
      </w:r>
      <w:r w:rsidR="003B5A05" w:rsidRPr="000C37D1">
        <w:t xml:space="preserve">, </w:t>
      </w:r>
      <w:r w:rsidRPr="000C37D1">
        <w:t xml:space="preserve">crisp inputs are fuzzified against the term partitions, and each rule fires with the strength of its weakest antecedent. </w:t>
      </w:r>
      <w:r w:rsidR="003B5A05" w:rsidRPr="000C37D1">
        <w:t xml:space="preserve">The methods differ </w:t>
      </w:r>
      <w:r w:rsidRPr="000C37D1">
        <w:t>at the consequent.</w:t>
      </w:r>
    </w:p>
    <w:p w14:paraId="3DCB7903" w14:textId="4045CFB4" w:rsidR="00D25AA8" w:rsidRPr="000C37D1" w:rsidRDefault="00D25AA8" w:rsidP="00D25AA8">
      <w:pPr>
        <w:pStyle w:val="ParText"/>
      </w:pPr>
      <w:r w:rsidRPr="000C37D1">
        <w:rPr>
          <w:b/>
          <w:bCs/>
        </w:rPr>
        <w:t>Mamdani inference</w:t>
      </w:r>
      <w:r w:rsidRPr="000C37D1">
        <w:t xml:space="preserve"> keeps the consequent linguistic. Each active rule clips or scales a consequent membership set at its firing strength, the clipped sets are aggregated pointwise, and the aggregate is defuzzified into a crisp value, typically by the centroid of </w:t>
      </w:r>
      <w:r w:rsidRPr="000C37D1">
        <w:fldChar w:fldCharType="begin"/>
      </w:r>
      <w:r w:rsidRPr="000C37D1">
        <w:instrText xml:space="preserve"> REF _RefEqB04 \h </w:instrText>
      </w:r>
      <w:r w:rsidRPr="000C37D1">
        <w:fldChar w:fldCharType="separate"/>
      </w:r>
      <w:r w:rsidR="00772963" w:rsidRPr="000C37D1">
        <w:t xml:space="preserve">( </w:t>
      </w:r>
      <w:r w:rsidR="00772963">
        <w:rPr>
          <w:noProof/>
        </w:rPr>
        <w:t>4</w:t>
      </w:r>
      <w:r w:rsidR="00772963" w:rsidRPr="000C37D1">
        <w:t xml:space="preserve"> )</w:t>
      </w:r>
      <w:r w:rsidRPr="000C37D1">
        <w:fldChar w:fldCharType="end"/>
      </w:r>
      <w:r w:rsidRPr="000C37D1">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5E503C43" w:rsidR="00D25AA8" w:rsidRPr="000C37D1" w:rsidRDefault="00D25AA8" w:rsidP="00D25AA8">
      <w:pPr>
        <w:pStyle w:val="ParText"/>
      </w:pPr>
      <w:r w:rsidRPr="000C37D1">
        <w:rPr>
          <w:b/>
          <w:bCs/>
        </w:rPr>
        <w:t>Takagi-Sugeno inference</w:t>
      </w:r>
      <w:r w:rsidRPr="000C37D1">
        <w:t xml:space="preserve"> replaces the consequent set with a function of the inputs, as in </w:t>
      </w:r>
      <w:r w:rsidRPr="000C37D1">
        <w:fldChar w:fldCharType="begin"/>
      </w:r>
      <w:r w:rsidRPr="000C37D1">
        <w:instrText xml:space="preserve"> REF _RefEqB05 \h </w:instrText>
      </w:r>
      <w:r w:rsidRPr="000C37D1">
        <w:fldChar w:fldCharType="separate"/>
      </w:r>
      <w:r w:rsidR="00772963" w:rsidRPr="000C37D1">
        <w:t xml:space="preserve">( </w:t>
      </w:r>
      <w:r w:rsidR="00772963">
        <w:rPr>
          <w:noProof/>
        </w:rPr>
        <w:t>5</w:t>
      </w:r>
      <w:r w:rsidR="00772963" w:rsidRPr="000C37D1">
        <w:t xml:space="preserve"> )</w:t>
      </w:r>
      <w:r w:rsidRPr="000C37D1">
        <w:fldChar w:fldCharType="end"/>
      </w:r>
      <w:r w:rsidRPr="000C37D1">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0C37D1" w14:paraId="146CA950" w14:textId="77777777" w:rsidTr="00ED5106">
        <w:tc>
          <w:tcPr>
            <w:tcW w:w="4547" w:type="pct"/>
            <w:vAlign w:val="center"/>
          </w:tcPr>
          <w:p w14:paraId="769AC247" w14:textId="6956485E" w:rsidR="00F63DAD" w:rsidRPr="000C37D1"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69065EEE" w:rsidR="00F63DAD" w:rsidRPr="000C37D1" w:rsidRDefault="00F63DAD" w:rsidP="00F63DAD">
            <w:pPr>
              <w:pStyle w:val="ParEq"/>
            </w:pPr>
            <w:bookmarkStart w:id="78" w:name="_RefEqTS0"/>
            <w:r w:rsidRPr="000C37D1">
              <w:t xml:space="preserve">( </w:t>
            </w:r>
            <w:r w:rsidRPr="000C37D1">
              <w:fldChar w:fldCharType="begin"/>
            </w:r>
            <w:r w:rsidRPr="000C37D1">
              <w:instrText xml:space="preserve"> SEQ ( \* ARABIC </w:instrText>
            </w:r>
            <w:r w:rsidRPr="000C37D1">
              <w:fldChar w:fldCharType="separate"/>
            </w:r>
            <w:r w:rsidR="00772963">
              <w:rPr>
                <w:noProof/>
              </w:rPr>
              <w:t>6</w:t>
            </w:r>
            <w:r w:rsidRPr="000C37D1">
              <w:fldChar w:fldCharType="end"/>
            </w:r>
            <w:r w:rsidRPr="000C37D1">
              <w:t xml:space="preserve"> )</w:t>
            </w:r>
            <w:bookmarkEnd w:id="78"/>
          </w:p>
        </w:tc>
      </w:tr>
    </w:tbl>
    <w:p w14:paraId="7FE9F96F" w14:textId="4DA7A393" w:rsidR="00D25AA8" w:rsidRPr="000C37D1" w:rsidRDefault="00D25AA8" w:rsidP="00D25AA8">
      <w:pPr>
        <w:pStyle w:val="ParText"/>
      </w:pPr>
      <w:r w:rsidRPr="000C37D1">
        <w:t xml:space="preserve">In </w:t>
      </w:r>
      <w:r w:rsidRPr="000C37D1">
        <w:fldChar w:fldCharType="begin"/>
      </w:r>
      <w:r w:rsidRPr="000C37D1">
        <w:instrText xml:space="preserve"> REF _RefEqTS0 \h </w:instrText>
      </w:r>
      <w:r w:rsidRPr="000C37D1">
        <w:fldChar w:fldCharType="separate"/>
      </w:r>
      <w:r w:rsidR="00772963" w:rsidRPr="000C37D1">
        <w:t xml:space="preserve">( </w:t>
      </w:r>
      <w:r w:rsidR="00772963">
        <w:rPr>
          <w:noProof/>
        </w:rPr>
        <w:t>6</w:t>
      </w:r>
      <w:r w:rsidR="00772963" w:rsidRPr="000C37D1">
        <w:t xml:space="preserve"> )</w:t>
      </w:r>
      <w:r w:rsidRPr="000C37D1">
        <w:fldChar w:fldCharType="end"/>
      </w:r>
      <w:r w:rsidRPr="000C37D1">
        <w:t xml:space="preserve">, </w:t>
      </w:r>
      <m:oMath>
        <m:r>
          <w:rPr>
            <w:rFonts w:ascii="Cambria Math" w:hAnsi="Cambria Math"/>
          </w:rPr>
          <m:t>R</m:t>
        </m:r>
      </m:oMath>
      <w:r w:rsidRPr="000C37D1">
        <w:t xml:space="preserve"> is the set of active rules,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00F63DAD" w:rsidRPr="000C37D1">
        <w:rPr>
          <w:rFonts w:eastAsiaTheme="minorEastAsia"/>
        </w:rPr>
        <w:t xml:space="preserve"> is</w:t>
      </w:r>
      <w:r w:rsidRPr="000C37D1">
        <w:t xml:space="preserve"> the firing strength of rule </w:t>
      </w:r>
      <m:oMath>
        <m:r>
          <w:rPr>
            <w:rFonts w:ascii="Cambria Math" w:hAnsi="Cambria Math"/>
          </w:rPr>
          <m:t>r</m:t>
        </m:r>
      </m:oMath>
      <w:r w:rsidRPr="000C37D1">
        <w:t xml:space="preserve"> from </w:t>
      </w:r>
      <w:r w:rsidRPr="000C37D1">
        <w:fldChar w:fldCharType="begin"/>
      </w:r>
      <w:r w:rsidRPr="000C37D1">
        <w:instrText xml:space="preserve"> REF _RefEqB03 \h </w:instrText>
      </w:r>
      <w:r w:rsidRPr="000C37D1">
        <w:fldChar w:fldCharType="separate"/>
      </w:r>
      <w:r w:rsidR="00772963" w:rsidRPr="000C37D1">
        <w:t xml:space="preserve">( </w:t>
      </w:r>
      <w:r w:rsidR="00772963">
        <w:rPr>
          <w:noProof/>
        </w:rPr>
        <w:t>3</w:t>
      </w:r>
      <w:r w:rsidR="00772963" w:rsidRPr="000C37D1">
        <w:t xml:space="preserve"> )</w:t>
      </w:r>
      <w:r w:rsidRPr="000C37D1">
        <w:fldChar w:fldCharType="end"/>
      </w:r>
      <w:r w:rsidRPr="000C37D1">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0C37D1">
        <w:t xml:space="preserve"> </w:t>
      </w:r>
      <w:r w:rsidR="00F63DAD" w:rsidRPr="000C37D1">
        <w:t xml:space="preserve">is </w:t>
      </w:r>
      <w:r w:rsidRPr="000C37D1">
        <w:t xml:space="preserve">its constant consequent, read directly as an intervention intensity on the unit </w:t>
      </w:r>
      <w:r w:rsidRPr="000C37D1">
        <w:lastRenderedPageBreak/>
        <w:t>interval. The lower bound of one in the denominator implements the coverage discipline of the framework</w:t>
      </w:r>
      <w:r w:rsidR="00223D81" w:rsidRPr="000C37D1">
        <w:t>.</w:t>
      </w:r>
      <w:r w:rsidRPr="000C37D1">
        <w:t xml:space="preserve"> </w:t>
      </w:r>
      <w:r w:rsidR="00223D81" w:rsidRPr="000C37D1">
        <w:t>W</w:t>
      </w:r>
      <w:r w:rsidRPr="000C37D1">
        <w:t>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w:t>
      </w:r>
    </w:p>
    <w:p w14:paraId="5AE51AFA" w14:textId="3DA56554" w:rsidR="00A54CE9" w:rsidRPr="000C37D1" w:rsidRDefault="00A54CE9" w:rsidP="00A54CE9">
      <w:pPr>
        <w:pStyle w:val="ParText"/>
      </w:pPr>
      <w:r w:rsidRPr="000C37D1">
        <w:fldChar w:fldCharType="begin"/>
      </w:r>
      <w:r w:rsidRPr="000C37D1">
        <w:instrText xml:space="preserve"> REF _RefFigMTS \h </w:instrText>
      </w:r>
      <w:r w:rsidRPr="000C37D1">
        <w:fldChar w:fldCharType="separate"/>
      </w:r>
      <w:r w:rsidR="00772963" w:rsidRPr="000C37D1">
        <w:t xml:space="preserve">Figure </w:t>
      </w:r>
      <w:r w:rsidR="00772963">
        <w:rPr>
          <w:noProof/>
        </w:rPr>
        <w:t>2</w:t>
      </w:r>
      <w:r w:rsidR="00772963" w:rsidRPr="000C37D1">
        <w:t>.</w:t>
      </w:r>
      <w:r w:rsidR="00772963">
        <w:rPr>
          <w:noProof/>
        </w:rPr>
        <w:t>4</w:t>
      </w:r>
      <w:r w:rsidRPr="000C37D1">
        <w:fldChar w:fldCharType="end"/>
      </w:r>
      <w:r w:rsidRPr="000C37D1">
        <w:t xml:space="preserve"> contrasts the two pipelines stage by stage, and </w:t>
      </w:r>
      <w:r w:rsidRPr="000C37D1">
        <w:fldChar w:fldCharType="begin"/>
      </w:r>
      <w:r w:rsidRPr="000C37D1">
        <w:instrText xml:space="preserve"> REF _RefTblMTS \h </w:instrText>
      </w:r>
      <w:r w:rsidRPr="000C37D1">
        <w:fldChar w:fldCharType="separate"/>
      </w:r>
      <w:r w:rsidR="00772963" w:rsidRPr="000C37D1">
        <w:t xml:space="preserve">Table </w:t>
      </w:r>
      <w:r w:rsidR="00772963">
        <w:rPr>
          <w:noProof/>
        </w:rPr>
        <w:t>2</w:t>
      </w:r>
      <w:r w:rsidR="00772963" w:rsidRPr="000C37D1">
        <w:t>.</w:t>
      </w:r>
      <w:r w:rsidR="00772963">
        <w:rPr>
          <w:noProof/>
        </w:rPr>
        <w:t>2</w:t>
      </w:r>
      <w:r w:rsidRPr="000C37D1">
        <w:fldChar w:fldCharType="end"/>
      </w:r>
      <w:r w:rsidRPr="000C37D1">
        <w:t xml:space="preserve"> condenses the comparison. The front of the pipeline is identical; everything that differs follows from the consequent form.</w:t>
      </w:r>
    </w:p>
    <w:p w14:paraId="3FC2F046" w14:textId="636B1DBA" w:rsidR="00A54CE9" w:rsidRPr="000C37D1" w:rsidRDefault="00A54CE9" w:rsidP="00A54CE9">
      <w:pPr>
        <w:pStyle w:val="Caption"/>
        <w:keepNext/>
      </w:pPr>
      <w:bookmarkStart w:id="79" w:name="_RefTblMTS"/>
      <w:bookmarkStart w:id="80" w:name="_Toc236574048"/>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2</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2</w:t>
      </w:r>
      <w:r w:rsidR="004A4810" w:rsidRPr="000C37D1">
        <w:fldChar w:fldCharType="end"/>
      </w:r>
      <w:bookmarkEnd w:id="79"/>
      <w:r w:rsidRPr="000C37D1">
        <w:t xml:space="preserve"> Mamdani and zero-order Takagi-Sugeno inference compared</w:t>
      </w:r>
      <w:bookmarkEnd w:id="80"/>
    </w:p>
    <w:tbl>
      <w:tblPr>
        <w:tblStyle w:val="PlainTable2"/>
        <w:tblW w:w="5000" w:type="pct"/>
        <w:tblLayout w:type="fixed"/>
        <w:tblLook w:val="04A0" w:firstRow="1" w:lastRow="0" w:firstColumn="1" w:lastColumn="0" w:noHBand="0" w:noVBand="1"/>
      </w:tblPr>
      <w:tblGrid>
        <w:gridCol w:w="1559"/>
        <w:gridCol w:w="2976"/>
        <w:gridCol w:w="3512"/>
      </w:tblGrid>
      <w:tr w:rsidR="00A54CE9" w:rsidRPr="000C37D1"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Pr="000C37D1" w:rsidRDefault="00A54CE9" w:rsidP="00ED5106">
            <w:r w:rsidRPr="000C37D1">
              <w:t>Aspect</w:t>
            </w:r>
          </w:p>
        </w:tc>
        <w:tc>
          <w:tcPr>
            <w:tcW w:w="1849" w:type="pct"/>
          </w:tcPr>
          <w:p w14:paraId="7577EB33" w14:textId="77777777" w:rsidR="00A54CE9" w:rsidRPr="000C37D1" w:rsidRDefault="00A54CE9" w:rsidP="00ED5106">
            <w:pPr>
              <w:cnfStyle w:val="100000000000" w:firstRow="1" w:lastRow="0" w:firstColumn="0" w:lastColumn="0" w:oddVBand="0" w:evenVBand="0" w:oddHBand="0" w:evenHBand="0" w:firstRowFirstColumn="0" w:firstRowLastColumn="0" w:lastRowFirstColumn="0" w:lastRowLastColumn="0"/>
            </w:pPr>
            <w:r w:rsidRPr="000C37D1">
              <w:t>Mamdani</w:t>
            </w:r>
          </w:p>
        </w:tc>
        <w:tc>
          <w:tcPr>
            <w:tcW w:w="2182" w:type="pct"/>
          </w:tcPr>
          <w:p w14:paraId="1486FFD6" w14:textId="77777777" w:rsidR="00A54CE9" w:rsidRPr="000C37D1" w:rsidRDefault="00A54CE9" w:rsidP="00ED5106">
            <w:pPr>
              <w:cnfStyle w:val="100000000000" w:firstRow="1" w:lastRow="0" w:firstColumn="0" w:lastColumn="0" w:oddVBand="0" w:evenVBand="0" w:oddHBand="0" w:evenHBand="0" w:firstRowFirstColumn="0" w:firstRowLastColumn="0" w:lastRowFirstColumn="0" w:lastRowLastColumn="0"/>
            </w:pPr>
            <w:r w:rsidRPr="000C37D1">
              <w:t>Takagi-Sugeno (zero-order)</w:t>
            </w:r>
          </w:p>
        </w:tc>
      </w:tr>
      <w:tr w:rsidR="00A54CE9" w:rsidRPr="000C37D1"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Pr="000C37D1" w:rsidRDefault="00A54CE9" w:rsidP="00ED5106">
            <w:r w:rsidRPr="000C37D1">
              <w:t>Consequent form</w:t>
            </w:r>
          </w:p>
        </w:tc>
        <w:tc>
          <w:tcPr>
            <w:tcW w:w="1849" w:type="pct"/>
          </w:tcPr>
          <w:p w14:paraId="51A18599" w14:textId="77777777" w:rsidR="00A54CE9" w:rsidRPr="000C37D1" w:rsidRDefault="00A54CE9" w:rsidP="00ED5106">
            <w:pPr>
              <w:cnfStyle w:val="000000100000" w:firstRow="0" w:lastRow="0" w:firstColumn="0" w:lastColumn="0" w:oddVBand="0" w:evenVBand="0" w:oddHBand="1" w:evenHBand="0" w:firstRowFirstColumn="0" w:firstRowLastColumn="0" w:lastRowFirstColumn="0" w:lastRowLastColumn="0"/>
            </w:pPr>
            <w:r w:rsidRPr="000C37D1">
              <w:t>Fuzzy set over the output universe</w:t>
            </w:r>
          </w:p>
        </w:tc>
        <w:tc>
          <w:tcPr>
            <w:tcW w:w="2182" w:type="pct"/>
          </w:tcPr>
          <w:p w14:paraId="3C8F2862" w14:textId="77777777" w:rsidR="00A54CE9" w:rsidRPr="000C37D1" w:rsidRDefault="00A54CE9" w:rsidP="00ED5106">
            <w:pPr>
              <w:cnfStyle w:val="000000100000" w:firstRow="0" w:lastRow="0" w:firstColumn="0" w:lastColumn="0" w:oddVBand="0" w:evenVBand="0" w:oddHBand="1" w:evenHBand="0" w:firstRowFirstColumn="0" w:firstRowLastColumn="0" w:lastRowFirstColumn="0" w:lastRowLastColumn="0"/>
            </w:pPr>
            <w:r w:rsidRPr="000C37D1">
              <w:t>Crisp value in [0,1] per rule</w:t>
            </w:r>
          </w:p>
        </w:tc>
      </w:tr>
      <w:tr w:rsidR="00A54CE9" w:rsidRPr="000C37D1"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Pr="000C37D1" w:rsidRDefault="00A54CE9" w:rsidP="00ED5106">
            <w:r w:rsidRPr="000C37D1">
              <w:t>Output computation</w:t>
            </w:r>
          </w:p>
        </w:tc>
        <w:tc>
          <w:tcPr>
            <w:tcW w:w="1849" w:type="pct"/>
          </w:tcPr>
          <w:p w14:paraId="3F8FD0E6" w14:textId="77777777" w:rsidR="00A54CE9" w:rsidRPr="000C37D1" w:rsidRDefault="00A54CE9" w:rsidP="00ED5106">
            <w:pPr>
              <w:cnfStyle w:val="000000000000" w:firstRow="0" w:lastRow="0" w:firstColumn="0" w:lastColumn="0" w:oddVBand="0" w:evenVBand="0" w:oddHBand="0" w:evenHBand="0" w:firstRowFirstColumn="0" w:firstRowLastColumn="0" w:lastRowFirstColumn="0" w:lastRowLastColumn="0"/>
            </w:pPr>
            <w:r w:rsidRPr="000C37D1">
              <w:t>Clip, aggregate, then defuzzify by centroid</w:t>
            </w:r>
          </w:p>
        </w:tc>
        <w:tc>
          <w:tcPr>
            <w:tcW w:w="2182" w:type="pct"/>
          </w:tcPr>
          <w:p w14:paraId="0B4DE478" w14:textId="77777777" w:rsidR="00A54CE9" w:rsidRPr="000C37D1" w:rsidRDefault="00A54CE9" w:rsidP="00ED5106">
            <w:pPr>
              <w:cnfStyle w:val="000000000000" w:firstRow="0" w:lastRow="0" w:firstColumn="0" w:lastColumn="0" w:oddVBand="0" w:evenVBand="0" w:oddHBand="0" w:evenHBand="0" w:firstRowFirstColumn="0" w:firstRowLastColumn="0" w:lastRowFirstColumn="0" w:lastRowLastColumn="0"/>
            </w:pPr>
            <w:r w:rsidRPr="000C37D1">
              <w:t>Firing-strength weighted average, closed form</w:t>
            </w:r>
          </w:p>
        </w:tc>
      </w:tr>
      <w:tr w:rsidR="00A54CE9" w:rsidRPr="000C37D1"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Pr="000C37D1" w:rsidRDefault="00A54CE9" w:rsidP="00ED5106">
            <w:r w:rsidRPr="000C37D1">
              <w:t>Cost per evaluation</w:t>
            </w:r>
          </w:p>
        </w:tc>
        <w:tc>
          <w:tcPr>
            <w:tcW w:w="1849" w:type="pct"/>
          </w:tcPr>
          <w:p w14:paraId="704162E2" w14:textId="77777777" w:rsidR="00A54CE9" w:rsidRPr="000C37D1" w:rsidRDefault="00A54CE9" w:rsidP="00ED5106">
            <w:pPr>
              <w:cnfStyle w:val="000000100000" w:firstRow="0" w:lastRow="0" w:firstColumn="0" w:lastColumn="0" w:oddVBand="0" w:evenVBand="0" w:oddHBand="1" w:evenHBand="0" w:firstRowFirstColumn="0" w:firstRowLastColumn="0" w:lastRowFirstColumn="0" w:lastRowLastColumn="0"/>
            </w:pPr>
            <w:r w:rsidRPr="000C37D1">
              <w:t>Numeric integration over the output universe</w:t>
            </w:r>
          </w:p>
        </w:tc>
        <w:tc>
          <w:tcPr>
            <w:tcW w:w="2182" w:type="pct"/>
          </w:tcPr>
          <w:p w14:paraId="177B734A" w14:textId="77777777" w:rsidR="00A54CE9" w:rsidRPr="000C37D1" w:rsidRDefault="00A54CE9" w:rsidP="00ED5106">
            <w:pPr>
              <w:cnfStyle w:val="000000100000" w:firstRow="0" w:lastRow="0" w:firstColumn="0" w:lastColumn="0" w:oddVBand="0" w:evenVBand="0" w:oddHBand="1" w:evenHBand="0" w:firstRowFirstColumn="0" w:firstRowLastColumn="0" w:lastRowFirstColumn="0" w:lastRowLastColumn="0"/>
            </w:pPr>
            <w:r w:rsidRPr="000C37D1">
              <w:t>One multiply-add per active rule</w:t>
            </w:r>
          </w:p>
        </w:tc>
      </w:tr>
      <w:tr w:rsidR="00A54CE9" w:rsidRPr="000C37D1"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Pr="000C37D1" w:rsidRDefault="00A54CE9" w:rsidP="00ED5106">
            <w:r w:rsidRPr="000C37D1">
              <w:t>Output surface</w:t>
            </w:r>
          </w:p>
        </w:tc>
        <w:tc>
          <w:tcPr>
            <w:tcW w:w="1849" w:type="pct"/>
          </w:tcPr>
          <w:p w14:paraId="619BEE03" w14:textId="77777777" w:rsidR="00A54CE9" w:rsidRPr="000C37D1" w:rsidRDefault="00A54CE9" w:rsidP="00ED5106">
            <w:pPr>
              <w:cnfStyle w:val="000000000000" w:firstRow="0" w:lastRow="0" w:firstColumn="0" w:lastColumn="0" w:oddVBand="0" w:evenVBand="0" w:oddHBand="0" w:evenHBand="0" w:firstRowFirstColumn="0" w:firstRowLastColumn="0" w:lastRowFirstColumn="0" w:lastRowLastColumn="0"/>
            </w:pPr>
            <w:r w:rsidRPr="000C37D1">
              <w:t>Piecewise, plateaus between rule cores</w:t>
            </w:r>
          </w:p>
        </w:tc>
        <w:tc>
          <w:tcPr>
            <w:tcW w:w="2182" w:type="pct"/>
          </w:tcPr>
          <w:p w14:paraId="3606C8D9" w14:textId="77777777" w:rsidR="00A54CE9" w:rsidRPr="000C37D1" w:rsidRDefault="00A54CE9" w:rsidP="00ED5106">
            <w:pPr>
              <w:cnfStyle w:val="000000000000" w:firstRow="0" w:lastRow="0" w:firstColumn="0" w:lastColumn="0" w:oddVBand="0" w:evenVBand="0" w:oddHBand="0" w:evenHBand="0" w:firstRowFirstColumn="0" w:firstRowLastColumn="0" w:lastRowFirstColumn="0" w:lastRowLastColumn="0"/>
            </w:pPr>
            <w:r w:rsidRPr="000C37D1">
              <w:t>Smooth interpolation between rule actions</w:t>
            </w:r>
          </w:p>
        </w:tc>
      </w:tr>
      <w:tr w:rsidR="00A54CE9" w:rsidRPr="000C37D1"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Pr="000C37D1" w:rsidRDefault="00A54CE9" w:rsidP="00ED5106">
            <w:r w:rsidRPr="000C37D1">
              <w:t>Adaptation surface</w:t>
            </w:r>
          </w:p>
        </w:tc>
        <w:tc>
          <w:tcPr>
            <w:tcW w:w="1849" w:type="pct"/>
          </w:tcPr>
          <w:p w14:paraId="034FBA45" w14:textId="77777777" w:rsidR="00A54CE9" w:rsidRPr="000C37D1" w:rsidRDefault="00A54CE9" w:rsidP="00ED5106">
            <w:pPr>
              <w:cnfStyle w:val="000000100000" w:firstRow="0" w:lastRow="0" w:firstColumn="0" w:lastColumn="0" w:oddVBand="0" w:evenVBand="0" w:oddHBand="1" w:evenHBand="0" w:firstRowFirstColumn="0" w:firstRowLastColumn="0" w:lastRowFirstColumn="0" w:lastRowLastColumn="0"/>
            </w:pPr>
            <w:r w:rsidRPr="000C37D1">
              <w:t>Membership geometry only</w:t>
            </w:r>
          </w:p>
        </w:tc>
        <w:tc>
          <w:tcPr>
            <w:tcW w:w="2182" w:type="pct"/>
          </w:tcPr>
          <w:p w14:paraId="24A9AB28" w14:textId="77777777" w:rsidR="00A54CE9" w:rsidRPr="000C37D1" w:rsidRDefault="00A54CE9" w:rsidP="00ED5106">
            <w:pPr>
              <w:cnfStyle w:val="000000100000" w:firstRow="0" w:lastRow="0" w:firstColumn="0" w:lastColumn="0" w:oddVBand="0" w:evenVBand="0" w:oddHBand="1" w:evenHBand="0" w:firstRowFirstColumn="0" w:firstRowLastColumn="0" w:lastRowFirstColumn="0" w:lastRowLastColumn="0"/>
            </w:pPr>
            <w:r w:rsidRPr="000C37D1">
              <w:t>Memberships and consequent values; consequents are bounded numbers a learner can nudge</w:t>
            </w:r>
          </w:p>
        </w:tc>
      </w:tr>
      <w:tr w:rsidR="00A54CE9" w:rsidRPr="000C37D1"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Pr="000C37D1" w:rsidRDefault="00A54CE9" w:rsidP="00ED5106">
            <w:r w:rsidRPr="000C37D1">
              <w:t>Verification of a generated rule</w:t>
            </w:r>
          </w:p>
        </w:tc>
        <w:tc>
          <w:tcPr>
            <w:tcW w:w="1849" w:type="pct"/>
          </w:tcPr>
          <w:p w14:paraId="20EE7227" w14:textId="77777777" w:rsidR="00A54CE9" w:rsidRPr="000C37D1" w:rsidRDefault="00A54CE9" w:rsidP="00ED5106">
            <w:pPr>
              <w:cnfStyle w:val="000000000000" w:firstRow="0" w:lastRow="0" w:firstColumn="0" w:lastColumn="0" w:oddVBand="0" w:evenVBand="0" w:oddHBand="0" w:evenHBand="0" w:firstRowFirstColumn="0" w:firstRowLastColumn="0" w:lastRowFirstColumn="0" w:lastRowLastColumn="0"/>
            </w:pPr>
            <w:r w:rsidRPr="000C37D1">
              <w:t>Requires defuzzification semantics per proposal</w:t>
            </w:r>
          </w:p>
        </w:tc>
        <w:tc>
          <w:tcPr>
            <w:tcW w:w="2182" w:type="pct"/>
          </w:tcPr>
          <w:p w14:paraId="769E1290" w14:textId="77777777" w:rsidR="00A54CE9" w:rsidRPr="000C37D1" w:rsidRDefault="00A54CE9" w:rsidP="00ED5106">
            <w:pPr>
              <w:cnfStyle w:val="000000000000" w:firstRow="0" w:lastRow="0" w:firstColumn="0" w:lastColumn="0" w:oddVBand="0" w:evenVBand="0" w:oddHBand="0" w:evenHBand="0" w:firstRowFirstColumn="0" w:firstRowLastColumn="0" w:lastRowFirstColumn="0" w:lastRowLastColumn="0"/>
            </w:pPr>
            <w:r w:rsidRPr="000C37D1">
              <w:t>Consequents are auditable numbers; simulation gates compare scalars</w:t>
            </w:r>
          </w:p>
        </w:tc>
      </w:tr>
      <w:tr w:rsidR="00A54CE9" w:rsidRPr="000C37D1"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Pr="000C37D1" w:rsidRDefault="00A54CE9" w:rsidP="00ED5106">
            <w:r w:rsidRPr="000C37D1">
              <w:t>Interpretability</w:t>
            </w:r>
          </w:p>
        </w:tc>
        <w:tc>
          <w:tcPr>
            <w:tcW w:w="1849" w:type="pct"/>
          </w:tcPr>
          <w:p w14:paraId="3B3BDE17" w14:textId="77777777" w:rsidR="00A54CE9" w:rsidRPr="000C37D1" w:rsidRDefault="00A54CE9" w:rsidP="00ED5106">
            <w:pPr>
              <w:cnfStyle w:val="000000100000" w:firstRow="0" w:lastRow="0" w:firstColumn="0" w:lastColumn="0" w:oddVBand="0" w:evenVBand="0" w:oddHBand="1" w:evenHBand="0" w:firstRowFirstColumn="0" w:firstRowLastColumn="0" w:lastRowFirstColumn="0" w:lastRowLastColumn="0"/>
            </w:pPr>
            <w:r w:rsidRPr="000C37D1">
              <w:t>Linguistic input and output</w:t>
            </w:r>
          </w:p>
        </w:tc>
        <w:tc>
          <w:tcPr>
            <w:tcW w:w="2182" w:type="pct"/>
          </w:tcPr>
          <w:p w14:paraId="02C3F9D7" w14:textId="77777777" w:rsidR="00A54CE9" w:rsidRPr="000C37D1" w:rsidRDefault="00A54CE9" w:rsidP="00ED5106">
            <w:pPr>
              <w:cnfStyle w:val="000000100000" w:firstRow="0" w:lastRow="0" w:firstColumn="0" w:lastColumn="0" w:oddVBand="0" w:evenVBand="0" w:oddHBand="1" w:evenHBand="0" w:firstRowFirstColumn="0" w:firstRowLastColumn="0" w:lastRowFirstColumn="0" w:lastRowLastColumn="0"/>
            </w:pPr>
            <w:r w:rsidRPr="000C37D1">
              <w:t>Linguistic antecedents; numeric output read as an intensity command</w:t>
            </w:r>
          </w:p>
        </w:tc>
      </w:tr>
    </w:tbl>
    <w:p w14:paraId="55423B0A" w14:textId="5CAE550F" w:rsidR="00022A64" w:rsidRPr="000C37D1" w:rsidRDefault="00022A64" w:rsidP="00D25AA8">
      <w:pPr>
        <w:pStyle w:val="ParText"/>
      </w:pPr>
      <w:r w:rsidRPr="000C37D1">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7D0A0885" w:rsidR="00D25AA8" w:rsidRPr="000C37D1" w:rsidRDefault="00D25AA8" w:rsidP="00D25AA8">
      <w:pPr>
        <w:pStyle w:val="Caption"/>
        <w:jc w:val="center"/>
        <w:pPrChange w:id="910001" w:author="Claude" w:date="2026-08-02T13:00:00Z">
          <w:pPr>
            <w:jc w:val="center"/>
          </w:pPr>
        </w:pPrChange>
      </w:pPr>
      <w:bookmarkStart w:id="81" w:name="_RefFigMTS"/>
      <w:bookmarkStart w:id="82" w:name="_Toc236574083"/>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176257">
        <w:rPr>
          <w:noProof/>
        </w:rPr>
        <w:t>2</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176257">
        <w:rPr>
          <w:noProof/>
        </w:rPr>
        <w:t>4</w:t>
      </w:r>
      <w:r w:rsidR="00840146" w:rsidRPr="000C37D1">
        <w:fldChar w:fldCharType="end"/>
      </w:r>
      <w:bookmarkEnd w:id="81"/>
      <w:r w:rsidRPr="000C37D1">
        <w:t xml:space="preserve"> Mamdani and zero-order Takagi-Sugeno inference pipelines</w:t>
      </w:r>
      <w:bookmarkEnd w:id="82"/>
    </w:p>
    <w:p w14:paraId="101941BF" w14:textId="77777777" w:rsidR="00022A64" w:rsidRPr="000C37D1" w:rsidRDefault="00D25AA8" w:rsidP="00D25AA8">
      <w:pPr>
        <w:pStyle w:val="ParText"/>
      </w:pPr>
      <w:r w:rsidRPr="000C37D1">
        <w:rPr>
          <w:b/>
          <w:bCs/>
        </w:rPr>
        <w:t>The choice of Takagi-Sugeno</w:t>
      </w:r>
      <w:r w:rsidRPr="000C37D1">
        <w:t xml:space="preserve"> in DisasterAware follows from four requirements of the architecture</w:t>
      </w:r>
      <w:r w:rsidR="00022A64" w:rsidRPr="000C37D1">
        <w:t>:</w:t>
      </w:r>
    </w:p>
    <w:p w14:paraId="6B8C7517" w14:textId="47E715F7" w:rsidR="00022A64" w:rsidRPr="000C37D1" w:rsidRDefault="00022A64">
      <w:pPr>
        <w:pStyle w:val="ParText"/>
        <w:numPr>
          <w:ilvl w:val="0"/>
          <w:numId w:val="14"/>
        </w:numPr>
      </w:pPr>
      <w:r w:rsidRPr="000C37D1">
        <w:rPr>
          <w:b/>
          <w:bCs/>
        </w:rPr>
        <w:t>E</w:t>
      </w:r>
      <w:r w:rsidR="00D25AA8" w:rsidRPr="000C37D1">
        <w:rPr>
          <w:b/>
          <w:bCs/>
        </w:rPr>
        <w:t>valuation economics</w:t>
      </w:r>
      <w:r w:rsidR="00D25AA8" w:rsidRPr="000C37D1">
        <w:t xml:space="preserve">: </w:t>
      </w:r>
      <w:r w:rsidR="00A54CE9" w:rsidRPr="000C37D1">
        <w:t>E</w:t>
      </w:r>
      <w:r w:rsidR="00D25AA8" w:rsidRPr="000C37D1">
        <w:t xml:space="preserve">very candidate decision and every adaptation trial is judged inside shadow </w:t>
      </w:r>
      <w:r w:rsidR="002B6265" w:rsidRPr="000C37D1">
        <w:t>forecasts</w:t>
      </w:r>
      <w:r w:rsidR="00D25AA8" w:rsidRPr="000C37D1">
        <w:t xml:space="preserve">, so the inference closed form of </w:t>
      </w:r>
      <w:r w:rsidR="00D25AA8" w:rsidRPr="000C37D1">
        <w:fldChar w:fldCharType="begin"/>
      </w:r>
      <w:r w:rsidR="00D25AA8" w:rsidRPr="000C37D1">
        <w:instrText xml:space="preserve"> REF _RefEqTS0 \h </w:instrText>
      </w:r>
      <w:r w:rsidR="00D25AA8" w:rsidRPr="000C37D1">
        <w:fldChar w:fldCharType="separate"/>
      </w:r>
      <w:r w:rsidR="00772963" w:rsidRPr="000C37D1">
        <w:t xml:space="preserve">( </w:t>
      </w:r>
      <w:r w:rsidR="00772963">
        <w:rPr>
          <w:noProof/>
        </w:rPr>
        <w:t>6</w:t>
      </w:r>
      <w:r w:rsidR="00772963" w:rsidRPr="000C37D1">
        <w:t xml:space="preserve"> )</w:t>
      </w:r>
      <w:r w:rsidR="00D25AA8" w:rsidRPr="000C37D1">
        <w:fldChar w:fldCharType="end"/>
      </w:r>
      <w:r w:rsidR="00D25AA8" w:rsidRPr="000C37D1">
        <w:t xml:space="preserve"> is executed thousands of times per incident; a per-evaluation centroid integration would price the forecast loop out of its decision cycle.</w:t>
      </w:r>
    </w:p>
    <w:p w14:paraId="21E3191C" w14:textId="48ACA9C1" w:rsidR="00022A64" w:rsidRPr="000C37D1" w:rsidRDefault="00022A64">
      <w:pPr>
        <w:pStyle w:val="ParText"/>
        <w:numPr>
          <w:ilvl w:val="0"/>
          <w:numId w:val="14"/>
        </w:numPr>
      </w:pPr>
      <w:r w:rsidRPr="000C37D1">
        <w:rPr>
          <w:b/>
          <w:bCs/>
        </w:rPr>
        <w:t>A</w:t>
      </w:r>
      <w:r w:rsidR="00D25AA8" w:rsidRPr="000C37D1">
        <w:rPr>
          <w:b/>
          <w:bCs/>
        </w:rPr>
        <w:t>ctuation semantics</w:t>
      </w:r>
      <w:r w:rsidR="00D25AA8" w:rsidRPr="000C37D1">
        <w:t xml:space="preserve">: </w:t>
      </w:r>
      <w:r w:rsidR="00335093" w:rsidRPr="000C37D1">
        <w:t>The outputs of the decision layer are intensity commands on the interventio</w:t>
      </w:r>
      <w:r w:rsidR="00761E08" w:rsidRPr="000C37D1">
        <w:t>ns</w:t>
      </w:r>
      <w:r w:rsidR="00335093" w:rsidRPr="000C37D1">
        <w:t>, and a zero-order consequent is exactly such a command; Mamdani would compute a linguistic output only to defuzzify it back into the number the actuator needed all along.</w:t>
      </w:r>
    </w:p>
    <w:p w14:paraId="442239EB" w14:textId="77777777" w:rsidR="00022A64" w:rsidRPr="000C37D1" w:rsidRDefault="00022A64">
      <w:pPr>
        <w:pStyle w:val="ParText"/>
        <w:numPr>
          <w:ilvl w:val="0"/>
          <w:numId w:val="14"/>
        </w:numPr>
      </w:pPr>
      <w:r w:rsidRPr="000C37D1">
        <w:rPr>
          <w:b/>
          <w:bCs/>
        </w:rPr>
        <w:t>A</w:t>
      </w:r>
      <w:r w:rsidR="00D25AA8" w:rsidRPr="000C37D1">
        <w:rPr>
          <w:b/>
          <w:bCs/>
        </w:rPr>
        <w:t>daptivity</w:t>
      </w:r>
      <w:r w:rsidR="00D25AA8" w:rsidRPr="000C37D1">
        <w:t xml:space="preserve">: </w:t>
      </w:r>
      <w:r w:rsidR="002415EE" w:rsidRPr="000C37D1">
        <w:t>T</w:t>
      </w:r>
      <w:r w:rsidR="00D25AA8" w:rsidRPr="000C37D1">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Pr="000C37D1" w:rsidRDefault="00022A64">
      <w:pPr>
        <w:pStyle w:val="ParText"/>
        <w:numPr>
          <w:ilvl w:val="0"/>
          <w:numId w:val="14"/>
        </w:numPr>
      </w:pPr>
      <w:r w:rsidRPr="000C37D1">
        <w:rPr>
          <w:b/>
          <w:bCs/>
        </w:rPr>
        <w:t>I</w:t>
      </w:r>
      <w:r w:rsidR="00D25AA8" w:rsidRPr="000C37D1">
        <w:rPr>
          <w:b/>
          <w:bCs/>
        </w:rPr>
        <w:t>nterpretability</w:t>
      </w:r>
      <w:r w:rsidR="00D25AA8" w:rsidRPr="000C37D1">
        <w:t xml:space="preserve"> is retained where it matters</w:t>
      </w:r>
      <w:r w:rsidR="0033073D" w:rsidRPr="000C37D1">
        <w:t>.</w:t>
      </w:r>
      <w:r w:rsidR="00D25AA8" w:rsidRPr="000C37D1">
        <w:t xml:space="preserve"> </w:t>
      </w:r>
      <w:r w:rsidR="0033073D" w:rsidRPr="000C37D1">
        <w:t>T</w:t>
      </w:r>
      <w:r w:rsidR="00D25AA8" w:rsidRPr="000C37D1">
        <w:t xml:space="preserve">he antecedents remain linguistic over the concept vocabulary, so every decision still reads as a </w:t>
      </w:r>
      <w:r w:rsidR="00D25AA8" w:rsidRPr="000C37D1">
        <w:lastRenderedPageBreak/>
        <w:t>sentence, while the numeric consequent is the part a commander audits as a dosage rather than a word.</w:t>
      </w:r>
    </w:p>
    <w:p w14:paraId="4DBE919A" w14:textId="6A8D847B" w:rsidR="00D25AA8" w:rsidRPr="000C37D1" w:rsidRDefault="00D25AA8" w:rsidP="00D25AA8">
      <w:pPr>
        <w:pStyle w:val="ParText"/>
      </w:pPr>
      <w:r w:rsidRPr="000C37D1">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0C37D1">
        <w:t xml:space="preserve">The decision path, by contrast, is Takagi-Sugeno throughout. It takes crisp inputs and produces crisp outputs, it is differentiable in its parameters, and it is </w:t>
      </w:r>
      <w:r w:rsidR="008C54F6" w:rsidRPr="000C37D1">
        <w:t>inexpensive</w:t>
      </w:r>
      <w:r w:rsidR="00C452D4" w:rsidRPr="000C37D1">
        <w:t xml:space="preserve"> enough to run inside the </w:t>
      </w:r>
      <w:r w:rsidR="002B6265" w:rsidRPr="000C37D1">
        <w:t xml:space="preserve">shadow forecasts </w:t>
      </w:r>
      <w:r w:rsidR="00C452D4" w:rsidRPr="000C37D1">
        <w:t xml:space="preserve">that test a candidate before it is trusted. </w:t>
      </w:r>
    </w:p>
    <w:p w14:paraId="2508EC48" w14:textId="5E7E19B3" w:rsidR="00E60383" w:rsidRPr="000C37D1" w:rsidRDefault="00000000">
      <w:pPr>
        <w:pStyle w:val="Heading3"/>
      </w:pPr>
      <w:bookmarkStart w:id="83" w:name="_Toc236573979"/>
      <w:r w:rsidRPr="000C37D1">
        <w:t>The Rule Explosion Problem</w:t>
      </w:r>
      <w:bookmarkEnd w:id="83"/>
    </w:p>
    <w:p w14:paraId="625D519B" w14:textId="3F689BF4" w:rsidR="00E60383" w:rsidRPr="000C37D1" w:rsidRDefault="00000000">
      <w:pPr>
        <w:pStyle w:val="ParText"/>
      </w:pPr>
      <w:r w:rsidRPr="000C37D1">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0C37D1">
        <w:fldChar w:fldCharType="begin"/>
      </w:r>
      <w:r w:rsidRPr="000C37D1">
        <w:instrText xml:space="preserve"> REF _RefEqB06 \h </w:instrText>
      </w:r>
      <w:r w:rsidRPr="000C37D1">
        <w:fldChar w:fldCharType="separate"/>
      </w:r>
      <w:r w:rsidR="00772963" w:rsidRPr="000C37D1">
        <w:t xml:space="preserve">( </w:t>
      </w:r>
      <w:r w:rsidR="00772963">
        <w:rPr>
          <w:noProof/>
        </w:rPr>
        <w:t>7</w:t>
      </w:r>
      <w:r w:rsidR="00772963" w:rsidRPr="000C37D1">
        <w:t xml:space="preserve"> )</w:t>
      </w:r>
      <w:r w:rsidRPr="000C37D1">
        <w:fldChar w:fldCharType="end"/>
      </w:r>
      <w:r w:rsidRPr="000C37D1">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0C37D1">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0C37D1">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0C37D1">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0C37D1">
        <w:t xml:space="preserve"> rules. A base of this size cannot be elicited from experts, maintained by engineers, or audited by operators </w:t>
      </w:r>
      <w:sdt>
        <w:sdtPr>
          <w:id w:val="815619062"/>
          <w:citation/>
        </w:sdtPr>
        <w:sdtContent>
          <w:r w:rsidRPr="000C37D1">
            <w:fldChar w:fldCharType="begin"/>
          </w:r>
          <w:r w:rsidRPr="000C37D1">
            <w:instrText xml:space="preserve"> CITATION Mendel2017 \l 1055 </w:instrText>
          </w:r>
          <w:r w:rsidRPr="000C37D1">
            <w:fldChar w:fldCharType="separate"/>
          </w:r>
          <w:r w:rsidR="00772963">
            <w:rPr>
              <w:noProof/>
            </w:rPr>
            <w:t>(Mendel, 2017)</w:t>
          </w:r>
          <w:r w:rsidRPr="000C37D1">
            <w:fldChar w:fldCharType="end"/>
          </w:r>
        </w:sdtContent>
      </w:sdt>
      <w:r w:rsidRPr="000C37D1">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C37D1" w14:paraId="46FCCCD4" w14:textId="77777777" w:rsidTr="0054511D">
        <w:tc>
          <w:tcPr>
            <w:tcW w:w="4547" w:type="pct"/>
            <w:vAlign w:val="center"/>
          </w:tcPr>
          <w:p w14:paraId="3110A424" w14:textId="77777777" w:rsidR="00E60383" w:rsidRPr="000C37D1"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0F387C53" w:rsidR="00E60383" w:rsidRPr="000C37D1" w:rsidRDefault="00000000" w:rsidP="00022A64">
            <w:pPr>
              <w:pStyle w:val="ParEq"/>
            </w:pPr>
            <w:bookmarkStart w:id="84" w:name="_RefEqB06"/>
            <w:r w:rsidRPr="000C37D1">
              <w:t xml:space="preserve">( </w:t>
            </w:r>
            <w:r w:rsidRPr="000C37D1">
              <w:fldChar w:fldCharType="begin"/>
            </w:r>
            <w:r w:rsidRPr="000C37D1">
              <w:instrText xml:space="preserve"> SEQ ( \* ARABIC </w:instrText>
            </w:r>
            <w:r w:rsidRPr="000C37D1">
              <w:fldChar w:fldCharType="separate"/>
            </w:r>
            <w:r w:rsidR="00772963">
              <w:rPr>
                <w:noProof/>
              </w:rPr>
              <w:t>7</w:t>
            </w:r>
            <w:r w:rsidRPr="000C37D1">
              <w:fldChar w:fldCharType="end"/>
            </w:r>
            <w:r w:rsidRPr="000C37D1">
              <w:t xml:space="preserve"> )</w:t>
            </w:r>
            <w:bookmarkEnd w:id="84"/>
          </w:p>
        </w:tc>
      </w:tr>
    </w:tbl>
    <w:p w14:paraId="3C220558" w14:textId="77777777" w:rsidR="00E60383" w:rsidRPr="000C37D1" w:rsidRDefault="00000000">
      <w:pPr>
        <w:pStyle w:val="Heading3"/>
      </w:pPr>
      <w:bookmarkStart w:id="85" w:name="_Toc236573980"/>
      <w:r w:rsidRPr="000C37D1">
        <w:t>Concepts as an Intermediate Abstraction</w:t>
      </w:r>
      <w:bookmarkEnd w:id="85"/>
    </w:p>
    <w:p w14:paraId="7CC104A8" w14:textId="586D6012" w:rsidR="000E1725" w:rsidRPr="000C37D1" w:rsidRDefault="00000000">
      <w:pPr>
        <w:pStyle w:val="ParText"/>
      </w:pPr>
      <w:r w:rsidRPr="000C37D1">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0C37D1">
        <w:lastRenderedPageBreak/>
        <w:t xml:space="preserve">concept, operational priority, serves cross-region coordination. The questions, the decision concepts, and what constructs each are listed in </w:t>
      </w:r>
      <w:r w:rsidRPr="000C37D1">
        <w:fldChar w:fldCharType="begin"/>
      </w:r>
      <w:r w:rsidRPr="000C37D1">
        <w:instrText xml:space="preserve"> REF _RefTblQ \h </w:instrText>
      </w:r>
      <w:r w:rsidRPr="000C37D1">
        <w:fldChar w:fldCharType="separate"/>
      </w:r>
      <w:r w:rsidR="00772963" w:rsidRPr="000C37D1">
        <w:t xml:space="preserve">Table </w:t>
      </w:r>
      <w:r w:rsidR="00772963">
        <w:rPr>
          <w:noProof/>
        </w:rPr>
        <w:t>2</w:t>
      </w:r>
      <w:r w:rsidR="00772963" w:rsidRPr="000C37D1">
        <w:t>.</w:t>
      </w:r>
      <w:r w:rsidR="00772963">
        <w:rPr>
          <w:noProof/>
        </w:rPr>
        <w:t>3</w:t>
      </w:r>
      <w:r w:rsidRPr="000C37D1">
        <w:fldChar w:fldCharType="end"/>
      </w:r>
      <w:r w:rsidRPr="000C37D1">
        <w:t>.</w:t>
      </w:r>
    </w:p>
    <w:p w14:paraId="4DEED09D" w14:textId="1C928E01" w:rsidR="000E1725" w:rsidRPr="000C37D1" w:rsidRDefault="00000000" w:rsidP="00E216D6">
      <w:pPr>
        <w:pStyle w:val="Caption"/>
      </w:pPr>
      <w:bookmarkStart w:id="86" w:name="_RefTblQ"/>
      <w:bookmarkStart w:id="87" w:name="_Ref234529138"/>
      <w:bookmarkStart w:id="88" w:name="_Toc236574049"/>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2</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3</w:t>
      </w:r>
      <w:r w:rsidR="004A4810" w:rsidRPr="000C37D1">
        <w:fldChar w:fldCharType="end"/>
      </w:r>
      <w:bookmarkEnd w:id="86"/>
      <w:r w:rsidRPr="000C37D1">
        <w:t xml:space="preserve"> Operational questions and the decision concepts derived from them</w:t>
      </w:r>
      <w:bookmarkEnd w:id="87"/>
      <w:bookmarkEnd w:id="88"/>
    </w:p>
    <w:tbl>
      <w:tblPr>
        <w:tblStyle w:val="PlainTable2"/>
        <w:tblW w:w="5000" w:type="pct"/>
        <w:tblLook w:val="04A0" w:firstRow="1" w:lastRow="0" w:firstColumn="1" w:lastColumn="0" w:noHBand="0" w:noVBand="1"/>
      </w:tblPr>
      <w:tblGrid>
        <w:gridCol w:w="4212"/>
        <w:gridCol w:w="3835"/>
      </w:tblGrid>
      <w:tr w:rsidR="00E216D6" w:rsidRPr="000C37D1"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0C37D1" w:rsidRDefault="00000000" w:rsidP="004058B5">
            <w:pPr>
              <w:pStyle w:val="TableText"/>
            </w:pPr>
            <w:r w:rsidRPr="000C37D1">
              <w:t>Operational question</w:t>
            </w:r>
          </w:p>
        </w:tc>
        <w:tc>
          <w:tcPr>
            <w:tcW w:w="2383" w:type="pct"/>
          </w:tcPr>
          <w:p w14:paraId="10C19001" w14:textId="77777777" w:rsidR="000E1725" w:rsidRPr="000C37D1"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0C37D1">
              <w:t>Decision concept</w:t>
            </w:r>
          </w:p>
        </w:tc>
      </w:tr>
      <w:tr w:rsidR="00E216D6" w:rsidRPr="000C37D1"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0C37D1" w:rsidRDefault="00000000" w:rsidP="004058B5">
            <w:pPr>
              <w:pStyle w:val="TableText"/>
            </w:pPr>
            <w:r w:rsidRPr="000C37D1">
              <w:t>How severe is the fire threat in this cell?</w:t>
            </w:r>
          </w:p>
        </w:tc>
        <w:tc>
          <w:tcPr>
            <w:tcW w:w="2383" w:type="pct"/>
          </w:tcPr>
          <w:p w14:paraId="631C12A5" w14:textId="77777777" w:rsidR="000E1725" w:rsidRPr="000C37D1"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0C37D1">
              <w:t>Fire Threat Level</w:t>
            </w:r>
          </w:p>
        </w:tc>
      </w:tr>
      <w:tr w:rsidR="00E216D6" w:rsidRPr="000C37D1"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0C37D1" w:rsidRDefault="00000000" w:rsidP="004058B5">
            <w:pPr>
              <w:pStyle w:val="TableText"/>
            </w:pPr>
            <w:r w:rsidRPr="000C37D1">
              <w:t>Can an intervention feasibly be mounted here?</w:t>
            </w:r>
          </w:p>
        </w:tc>
        <w:tc>
          <w:tcPr>
            <w:tcW w:w="2383" w:type="pct"/>
          </w:tcPr>
          <w:p w14:paraId="69666E24" w14:textId="77777777" w:rsidR="000E1725" w:rsidRPr="000C37D1"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0C37D1">
              <w:t>Suppression Feasibility</w:t>
            </w:r>
          </w:p>
        </w:tc>
      </w:tr>
      <w:tr w:rsidR="00E216D6" w:rsidRPr="000C37D1"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0C37D1" w:rsidRDefault="00000000" w:rsidP="004058B5">
            <w:pPr>
              <w:pStyle w:val="TableText"/>
            </w:pPr>
            <w:r w:rsidRPr="000C37D1">
              <w:t>How exposed are the assets here?</w:t>
            </w:r>
          </w:p>
        </w:tc>
        <w:tc>
          <w:tcPr>
            <w:tcW w:w="2383" w:type="pct"/>
          </w:tcPr>
          <w:p w14:paraId="55E7AF88" w14:textId="77777777" w:rsidR="000E1725" w:rsidRPr="000C37D1"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0C37D1">
              <w:t>Asset Exposure Risk</w:t>
            </w:r>
          </w:p>
        </w:tc>
      </w:tr>
      <w:tr w:rsidR="00E216D6" w:rsidRPr="000C37D1"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0C37D1" w:rsidRDefault="00000000" w:rsidP="004058B5">
            <w:pPr>
              <w:pStyle w:val="TableText"/>
            </w:pPr>
            <w:r w:rsidRPr="000C37D1">
              <w:t>How urgent is action here?</w:t>
            </w:r>
          </w:p>
        </w:tc>
        <w:tc>
          <w:tcPr>
            <w:tcW w:w="2383" w:type="pct"/>
          </w:tcPr>
          <w:p w14:paraId="7C476DE9" w14:textId="77777777" w:rsidR="000E1725" w:rsidRPr="000C37D1"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0C37D1">
              <w:t>Intervention Urgency</w:t>
            </w:r>
          </w:p>
        </w:tc>
      </w:tr>
      <w:tr w:rsidR="00E216D6" w:rsidRPr="000C37D1"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0C37D1" w:rsidRDefault="00000000" w:rsidP="004058B5">
            <w:pPr>
              <w:pStyle w:val="TableText"/>
            </w:pPr>
            <w:r w:rsidRPr="000C37D1">
              <w:t>Is evacuation pressure building here?</w:t>
            </w:r>
          </w:p>
        </w:tc>
        <w:tc>
          <w:tcPr>
            <w:tcW w:w="2383" w:type="pct"/>
          </w:tcPr>
          <w:p w14:paraId="09E3CEBE" w14:textId="77777777" w:rsidR="000E1725" w:rsidRPr="000C37D1"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0C37D1">
              <w:t>Evacuation Pressure</w:t>
            </w:r>
          </w:p>
        </w:tc>
      </w:tr>
    </w:tbl>
    <w:p w14:paraId="1CEF5475" w14:textId="77777777" w:rsidR="00C452D4" w:rsidRPr="000C37D1" w:rsidRDefault="00C452D4">
      <w:pPr>
        <w:pStyle w:val="ParText"/>
      </w:pPr>
    </w:p>
    <w:p w14:paraId="4A789F79" w14:textId="4A971AF2" w:rsidR="00B719EF" w:rsidRPr="000C37D1" w:rsidRDefault="00000000">
      <w:pPr>
        <w:pStyle w:val="ParText"/>
      </w:pPr>
      <w:r w:rsidRPr="000C37D1">
        <w:t xml:space="preserve">The derivation follows two principles </w:t>
      </w:r>
      <w:r w:rsidRPr="000C37D1">
        <w:rPr>
          <w:b/>
          <w:bCs/>
        </w:rPr>
        <w:t>Each question must be one that incident commanders demonstrably ask during response operations</w:t>
      </w:r>
      <w:r w:rsidRPr="000C37D1">
        <w:t xml:space="preserve"> </w:t>
      </w:r>
      <w:sdt>
        <w:sdtPr>
          <w:id w:val="815668003"/>
          <w:citation/>
        </w:sdtPr>
        <w:sdtContent>
          <w:r w:rsidRPr="000C37D1">
            <w:fldChar w:fldCharType="begin"/>
          </w:r>
          <w:r w:rsidRPr="000C37D1">
            <w:instrText xml:space="preserve"> CITATION ThompsonCalkin2011 \l 1055  \m Klein1998 </w:instrText>
          </w:r>
          <w:r w:rsidRPr="000C37D1">
            <w:fldChar w:fldCharType="separate"/>
          </w:r>
          <w:r w:rsidR="00772963">
            <w:rPr>
              <w:noProof/>
            </w:rPr>
            <w:t>(Thompson &amp; Calkin, 2011; Klein, 2017)</w:t>
          </w:r>
          <w:r w:rsidRPr="000C37D1">
            <w:fldChar w:fldCharType="end"/>
          </w:r>
        </w:sdtContent>
      </w:sdt>
      <w:r w:rsidRPr="000C37D1">
        <w:t xml:space="preserve">, and </w:t>
      </w:r>
      <w:r w:rsidRPr="000C37D1">
        <w:rPr>
          <w:b/>
          <w:bCs/>
        </w:rPr>
        <w:t>each concept must answer its question completely while answering no other, which keeps the concept set complementary and free of redundancy</w:t>
      </w:r>
      <w:r w:rsidRPr="000C37D1">
        <w:t xml:space="preserve">. </w:t>
      </w:r>
    </w:p>
    <w:p w14:paraId="22887F0A" w14:textId="0E066E21" w:rsidR="004A6192" w:rsidRPr="000C37D1" w:rsidRDefault="00000000">
      <w:pPr>
        <w:pStyle w:val="ParText"/>
      </w:pPr>
      <w:r w:rsidRPr="000C37D1">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0C37D1">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0C37D1">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0C37D1">
        <w:t xml:space="preserve"> features each, the rule burden collapses from a product to a sum, as summarized in </w:t>
      </w:r>
      <w:r w:rsidRPr="000C37D1">
        <w:fldChar w:fldCharType="begin"/>
      </w:r>
      <w:r w:rsidRPr="000C37D1">
        <w:instrText xml:space="preserve"> REF _RefEqB07 \h </w:instrText>
      </w:r>
      <w:r w:rsidRPr="000C37D1">
        <w:fldChar w:fldCharType="separate"/>
      </w:r>
      <w:r w:rsidR="00772963" w:rsidRPr="000C37D1">
        <w:t xml:space="preserve">( </w:t>
      </w:r>
      <w:r w:rsidR="00772963">
        <w:rPr>
          <w:noProof/>
        </w:rPr>
        <w:t>8</w:t>
      </w:r>
      <w:r w:rsidR="00772963" w:rsidRPr="000C37D1">
        <w:t xml:space="preserve"> )</w:t>
      </w:r>
      <w:r w:rsidRPr="000C37D1">
        <w:fldChar w:fldCharType="end"/>
      </w:r>
      <w:r w:rsidRPr="000C37D1">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C37D1" w14:paraId="5E0CA883" w14:textId="77777777" w:rsidTr="00E01CFE">
        <w:tc>
          <w:tcPr>
            <w:tcW w:w="4547" w:type="pct"/>
            <w:vAlign w:val="center"/>
          </w:tcPr>
          <w:p w14:paraId="45B765E0" w14:textId="63ECA5C1" w:rsidR="004A6192" w:rsidRPr="000C37D1"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0D6276DA" w:rsidR="004A6192" w:rsidRPr="000C37D1" w:rsidRDefault="004A6192" w:rsidP="00022A64">
            <w:pPr>
              <w:pStyle w:val="ParEq"/>
            </w:pPr>
            <w:bookmarkStart w:id="89" w:name="_RefEqB07"/>
            <w:r w:rsidRPr="000C37D1">
              <w:t xml:space="preserve">( </w:t>
            </w:r>
            <w:r w:rsidRPr="000C37D1">
              <w:fldChar w:fldCharType="begin"/>
            </w:r>
            <w:r w:rsidRPr="000C37D1">
              <w:instrText xml:space="preserve"> SEQ ( \* ARABIC </w:instrText>
            </w:r>
            <w:r w:rsidRPr="000C37D1">
              <w:fldChar w:fldCharType="separate"/>
            </w:r>
            <w:r w:rsidR="00772963">
              <w:rPr>
                <w:noProof/>
              </w:rPr>
              <w:t>8</w:t>
            </w:r>
            <w:r w:rsidRPr="000C37D1">
              <w:fldChar w:fldCharType="end"/>
            </w:r>
            <w:r w:rsidRPr="000C37D1">
              <w:t xml:space="preserve"> )</w:t>
            </w:r>
            <w:bookmarkEnd w:id="89"/>
          </w:p>
        </w:tc>
      </w:tr>
    </w:tbl>
    <w:p w14:paraId="5FBCD5E2" w14:textId="304FE9CE" w:rsidR="00DC608C" w:rsidRPr="000C37D1" w:rsidRDefault="00000000">
      <w:pPr>
        <w:pStyle w:val="ParText"/>
      </w:pPr>
      <w:r w:rsidRPr="000C37D1">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0C37D1">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0C37D1">
        <w:t xml:space="preserve"> the largest number of features feeding a single concept; a reduction whose exact magnitude for the configuration of this thesis is established in the decision </w:t>
      </w:r>
      <w:r w:rsidRPr="000C37D1">
        <w:lastRenderedPageBreak/>
        <w:t>support system chapter. The intermediate layer provides more than combinatorial economy. Concepts constitute the traceability vocabulary of the entire framework</w:t>
      </w:r>
      <w:r w:rsidR="0033073D" w:rsidRPr="000C37D1">
        <w:t>.</w:t>
      </w:r>
      <w:r w:rsidRPr="000C37D1">
        <w:t xml:space="preserve"> </w:t>
      </w:r>
      <w:r w:rsidR="0033073D" w:rsidRPr="000C37D1">
        <w:t>E</w:t>
      </w:r>
      <w:r w:rsidRPr="000C37D1">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rsidRPr="000C37D1">
        <w:t>.</w:t>
      </w:r>
      <w:r w:rsidRPr="000C37D1">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0C37D1">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0C37D1">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0C37D1">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0C37D1">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0C37D1">
        <w:t xml:space="preserve"> combinations, and the evolving rule base instantiates only the small active subset that observed situations require.</w:t>
      </w:r>
    </w:p>
    <w:p w14:paraId="5ACD985E" w14:textId="3101E3E8" w:rsidR="00DC608C" w:rsidRPr="000C37D1" w:rsidRDefault="00000000">
      <w:pPr>
        <w:pStyle w:val="ParText"/>
      </w:pPr>
      <w:r w:rsidRPr="000C37D1">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0C37D1">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0C37D1">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rsidRPr="000C37D1">
        <w:t>.</w:t>
      </w:r>
      <w:r w:rsidRPr="000C37D1">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0C37D1" w:rsidRDefault="00000000" w:rsidP="00A44E5A">
      <w:pPr>
        <w:pStyle w:val="Heading2"/>
      </w:pPr>
      <w:bookmarkStart w:id="90" w:name="_Toc236573981"/>
      <w:r w:rsidRPr="000C37D1">
        <w:t>The Decision Space: Actions and Their Evaluation</w:t>
      </w:r>
      <w:bookmarkEnd w:id="90"/>
    </w:p>
    <w:p w14:paraId="2406E5A9" w14:textId="3BAC2F91" w:rsidR="00BB15F3" w:rsidRPr="000C37D1" w:rsidRDefault="00000000">
      <w:pPr>
        <w:pStyle w:val="ParText"/>
      </w:pPr>
      <w:r w:rsidRPr="000C37D1">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0C37D1" w:rsidRDefault="00D45046" w:rsidP="00CA0A52">
      <w:pPr>
        <w:pStyle w:val="Heading3"/>
      </w:pPr>
      <w:bookmarkStart w:id="91" w:name="_Toc236573982"/>
      <w:r w:rsidRPr="000C37D1">
        <w:lastRenderedPageBreak/>
        <w:t>Actions and Interventions in Wildfire Decision Support</w:t>
      </w:r>
      <w:bookmarkEnd w:id="91"/>
    </w:p>
    <w:p w14:paraId="19F52DBF" w14:textId="5D833545" w:rsidR="000440C1" w:rsidRPr="000C37D1" w:rsidRDefault="00000000" w:rsidP="0007627B">
      <w:pPr>
        <w:pStyle w:val="ParText"/>
      </w:pPr>
      <w:r w:rsidRPr="000C37D1">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0C37D1">
            <w:fldChar w:fldCharType="begin"/>
          </w:r>
          <w:r w:rsidRPr="000C37D1">
            <w:instrText xml:space="preserve"> CITATION ThompsonCalkin2011 \l 1055  \m PachecoEtAl2015 </w:instrText>
          </w:r>
          <w:r w:rsidRPr="000C37D1">
            <w:fldChar w:fldCharType="separate"/>
          </w:r>
          <w:r w:rsidR="00772963">
            <w:rPr>
              <w:noProof/>
            </w:rPr>
            <w:t>(Thompson &amp; Calkin, 2011; Pacheco, 2015)</w:t>
          </w:r>
          <w:r w:rsidRPr="000C37D1">
            <w:fldChar w:fldCharType="end"/>
          </w:r>
        </w:sdtContent>
      </w:sdt>
      <w:r w:rsidRPr="000C37D1">
        <w:t xml:space="preserve">. Six intervention types cover the levers reported in the wildfire response literature. </w:t>
      </w:r>
    </w:p>
    <w:p w14:paraId="47D27CF3" w14:textId="7A8F00B8" w:rsidR="0007627B" w:rsidRPr="000C37D1" w:rsidRDefault="00000000" w:rsidP="0007627B">
      <w:pPr>
        <w:pStyle w:val="ParText"/>
        <w:rPr>
          <w:b/>
          <w:bCs/>
        </w:rPr>
      </w:pPr>
      <w:r w:rsidRPr="000C37D1">
        <w:fldChar w:fldCharType="begin"/>
      </w:r>
      <w:r w:rsidRPr="000C37D1">
        <w:instrText xml:space="preserve"> REF _Ref300000202 \h </w:instrText>
      </w:r>
      <w:r w:rsidRPr="000C37D1">
        <w:fldChar w:fldCharType="separate"/>
      </w:r>
      <w:r w:rsidR="00772963" w:rsidRPr="000C37D1">
        <w:t xml:space="preserve">Table </w:t>
      </w:r>
      <w:r w:rsidR="00772963">
        <w:rPr>
          <w:noProof/>
        </w:rPr>
        <w:t>2</w:t>
      </w:r>
      <w:r w:rsidR="00772963" w:rsidRPr="000C37D1">
        <w:t>.</w:t>
      </w:r>
      <w:r w:rsidR="00772963">
        <w:rPr>
          <w:noProof/>
        </w:rPr>
        <w:t>4</w:t>
      </w:r>
      <w:r w:rsidRPr="000C37D1">
        <w:fldChar w:fldCharType="end"/>
      </w:r>
      <w:r w:rsidRPr="000C37D1">
        <w:t xml:space="preserve"> lists each type, the concrete orders it represents, </w:t>
      </w:r>
      <w:r w:rsidR="00761E08" w:rsidRPr="000C37D1">
        <w:t>the input-level effect through which it acts on the simulation input</w:t>
      </w:r>
      <w:r w:rsidRPr="000C37D1">
        <w:t xml:space="preserve">s, and the literature that grounds it. The list is short and closed at the level of types, which keeps the action vocabulary interpretable and allows every recommendation to be read as an executable order; </w:t>
      </w:r>
      <w:r w:rsidRPr="000C37D1">
        <w:rPr>
          <w:b/>
          <w:bCs/>
        </w:rPr>
        <w:t>openness enters not through the invention of new types but through the generation of new rules over the same types.</w:t>
      </w:r>
    </w:p>
    <w:p w14:paraId="699CB27F" w14:textId="4BC286A8" w:rsidR="00EE6BC5" w:rsidRPr="000C37D1" w:rsidRDefault="00335093" w:rsidP="00EE6BC5">
      <w:pPr>
        <w:pStyle w:val="ParText"/>
      </w:pPr>
      <w:r w:rsidRPr="000C37D1">
        <w:t xml:space="preserve">Beyond these six doctrine intervention types, the simulator implements a small library of discoverable actuators, water drafting, aerial retardant drop, and tactical burn, whose physical effects are validated in the engine but which no seed rule orders. These actuators are announced to the generative stage together with their map availability, so a water-dependent tactic is offered only where the map carries a water body. A rule that recruits one of them records the system reaching beyond its seeded doctrine into a validated capability, and it enters the rule base only through the verification gates of </w:t>
      </w:r>
      <w:r w:rsidR="00EE6BC5" w:rsidRPr="000C37D1">
        <w:t xml:space="preserve">Section </w:t>
      </w:r>
      <w:r w:rsidR="00EE6BC5" w:rsidRPr="000C37D1">
        <w:fldChar w:fldCharType="begin"/>
      </w:r>
      <w:r w:rsidR="00EE6BC5" w:rsidRPr="000C37D1">
        <w:instrText xml:space="preserve"> REF _Ref236090998 \r \h </w:instrText>
      </w:r>
      <w:r w:rsidR="00EE6BC5" w:rsidRPr="000C37D1">
        <w:fldChar w:fldCharType="separate"/>
      </w:r>
      <w:r w:rsidR="00772963">
        <w:t>4.5</w:t>
      </w:r>
      <w:r w:rsidR="00EE6BC5" w:rsidRPr="000C37D1">
        <w:fldChar w:fldCharType="end"/>
      </w:r>
      <w:r w:rsidR="00EE6BC5" w:rsidRPr="000C37D1">
        <w:t>. The generative stage never defines a new physical effect; it composes and deploys the effects the simulator already provides.</w:t>
      </w:r>
    </w:p>
    <w:p w14:paraId="5432E06F" w14:textId="33A51A02" w:rsidR="00156FCD" w:rsidRPr="000C37D1" w:rsidRDefault="00000000">
      <w:pPr>
        <w:pStyle w:val="Caption"/>
      </w:pPr>
      <w:bookmarkStart w:id="92" w:name="_Ref300000202"/>
      <w:bookmarkStart w:id="93" w:name="_Toc236574050"/>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2</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4</w:t>
      </w:r>
      <w:r w:rsidR="004A4810" w:rsidRPr="000C37D1">
        <w:fldChar w:fldCharType="end"/>
      </w:r>
      <w:bookmarkEnd w:id="92"/>
      <w:r w:rsidRPr="000C37D1">
        <w:t xml:space="preserve"> Intervention types, representative orders, and input-level effects</w:t>
      </w:r>
      <w:bookmarkEnd w:id="93"/>
    </w:p>
    <w:tbl>
      <w:tblPr>
        <w:tblStyle w:val="PlainTable2"/>
        <w:tblW w:w="5000" w:type="pct"/>
        <w:tblLook w:val="04A0" w:firstRow="1" w:lastRow="0" w:firstColumn="1" w:lastColumn="0" w:noHBand="0" w:noVBand="1"/>
      </w:tblPr>
      <w:tblGrid>
        <w:gridCol w:w="2836"/>
        <w:gridCol w:w="2578"/>
        <w:gridCol w:w="2633"/>
      </w:tblGrid>
      <w:tr w:rsidR="001048D3" w:rsidRPr="000C37D1"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0C37D1" w:rsidRDefault="001048D3" w:rsidP="0067724C">
            <w:pPr>
              <w:pStyle w:val="TableText"/>
              <w:jc w:val="left"/>
            </w:pPr>
            <w:r w:rsidRPr="000C37D1">
              <w:t xml:space="preserve">Intervention </w:t>
            </w:r>
          </w:p>
        </w:tc>
        <w:tc>
          <w:tcPr>
            <w:tcW w:w="1602" w:type="pct"/>
          </w:tcPr>
          <w:p w14:paraId="234BE8DC" w14:textId="77777777" w:rsidR="001048D3" w:rsidRPr="000C37D1"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0C37D1">
              <w:t>Representative orders</w:t>
            </w:r>
          </w:p>
        </w:tc>
        <w:tc>
          <w:tcPr>
            <w:tcW w:w="1636" w:type="pct"/>
          </w:tcPr>
          <w:p w14:paraId="323100BC" w14:textId="77777777" w:rsidR="001048D3" w:rsidRPr="000C37D1"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0C37D1">
              <w:t>Input-level effect</w:t>
            </w:r>
          </w:p>
        </w:tc>
      </w:tr>
      <w:tr w:rsidR="001048D3" w:rsidRPr="000C37D1"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730292DF" w:rsidR="001048D3" w:rsidRPr="000C37D1" w:rsidRDefault="001048D3" w:rsidP="0067724C">
            <w:pPr>
              <w:pStyle w:val="TableText"/>
              <w:jc w:val="left"/>
              <w:rPr>
                <w:i/>
                <w:iCs/>
              </w:rPr>
            </w:pPr>
            <w:r w:rsidRPr="000C37D1">
              <w:t>Suppression effort</w:t>
            </w:r>
            <w:r w:rsidRPr="000C37D1">
              <w:rPr>
                <w:i/>
                <w:iCs/>
              </w:rPr>
              <w:t xml:space="preserve"> </w:t>
            </w:r>
            <w:sdt>
              <w:sdtPr>
                <w:rPr>
                  <w:i/>
                  <w:iCs/>
                </w:rPr>
                <w:id w:val="815608064"/>
                <w:citation/>
              </w:sdtPr>
              <w:sdtContent>
                <w:r w:rsidRPr="000C37D1">
                  <w:rPr>
                    <w:i/>
                    <w:iCs/>
                  </w:rPr>
                  <w:fldChar w:fldCharType="begin"/>
                </w:r>
                <w:r w:rsidRPr="000C37D1">
                  <w:rPr>
                    <w:b w:val="0"/>
                    <w:bCs w:val="0"/>
                    <w:i/>
                    <w:iCs/>
                  </w:rPr>
                  <w:instrText xml:space="preserve"> CITATION Mar07 \l 1055 </w:instrText>
                </w:r>
                <w:r w:rsidRPr="000C37D1">
                  <w:rPr>
                    <w:i/>
                    <w:iCs/>
                  </w:rPr>
                  <w:fldChar w:fldCharType="separate"/>
                </w:r>
                <w:r w:rsidR="00772963">
                  <w:rPr>
                    <w:noProof/>
                  </w:rPr>
                  <w:t>(Martell D. L., 2007)</w:t>
                </w:r>
                <w:r w:rsidRPr="000C37D1">
                  <w:rPr>
                    <w:i/>
                    <w:iCs/>
                  </w:rPr>
                  <w:fldChar w:fldCharType="end"/>
                </w:r>
              </w:sdtContent>
            </w:sdt>
          </w:p>
        </w:tc>
        <w:tc>
          <w:tcPr>
            <w:tcW w:w="1602" w:type="pct"/>
          </w:tcPr>
          <w:p w14:paraId="17CECEA8" w14:textId="77777777" w:rsidR="001048D3" w:rsidRPr="000C37D1"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0C37D1">
              <w:t xml:space="preserve">Direct attack on the active front; indirect attack with backburns </w:t>
            </w:r>
            <w:r w:rsidRPr="000C37D1">
              <w:lastRenderedPageBreak/>
              <w:t>and aerial retardant drops</w:t>
            </w:r>
          </w:p>
        </w:tc>
        <w:tc>
          <w:tcPr>
            <w:tcW w:w="1636" w:type="pct"/>
          </w:tcPr>
          <w:p w14:paraId="73DAB7C7" w14:textId="77777777" w:rsidR="001048D3" w:rsidRPr="000C37D1"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0C37D1">
              <w:lastRenderedPageBreak/>
              <w:t>Reduces local fire intensity and the ignition probability of neighboring cells</w:t>
            </w:r>
          </w:p>
        </w:tc>
      </w:tr>
      <w:tr w:rsidR="001048D3" w:rsidRPr="000C37D1"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48A1C2ED" w:rsidR="001048D3" w:rsidRPr="000C37D1" w:rsidRDefault="001048D3" w:rsidP="0067724C">
            <w:pPr>
              <w:pStyle w:val="TableText"/>
              <w:jc w:val="left"/>
              <w:rPr>
                <w:i/>
                <w:iCs/>
              </w:rPr>
            </w:pPr>
            <w:r w:rsidRPr="000C37D1">
              <w:t>Resource deployment</w:t>
            </w:r>
            <w:r w:rsidRPr="000C37D1">
              <w:rPr>
                <w:i/>
                <w:iCs/>
              </w:rPr>
              <w:t xml:space="preserve"> </w:t>
            </w:r>
            <w:sdt>
              <w:sdtPr>
                <w:rPr>
                  <w:i/>
                  <w:iCs/>
                </w:rPr>
                <w:id w:val="815608073"/>
                <w:citation/>
              </w:sdtPr>
              <w:sdtContent>
                <w:r w:rsidRPr="000C37D1">
                  <w:rPr>
                    <w:i/>
                    <w:iCs/>
                  </w:rPr>
                  <w:fldChar w:fldCharType="begin"/>
                </w:r>
                <w:r w:rsidRPr="000C37D1">
                  <w:rPr>
                    <w:b w:val="0"/>
                    <w:bCs w:val="0"/>
                    <w:i/>
                    <w:iCs/>
                  </w:rPr>
                  <w:instrText xml:space="preserve"> CITATION Oliveira2022 \l 1055  \m Pais2021 </w:instrText>
                </w:r>
                <w:r w:rsidRPr="000C37D1">
                  <w:rPr>
                    <w:i/>
                    <w:iCs/>
                  </w:rPr>
                  <w:fldChar w:fldCharType="separate"/>
                </w:r>
                <w:r w:rsidR="00772963">
                  <w:rPr>
                    <w:noProof/>
                  </w:rPr>
                  <w:t>(Oliveira, Barros, Ager, &amp; Fernandes, 2022; Pais, Carrasco, Moudio, &amp; Shen, 2021)</w:t>
                </w:r>
                <w:r w:rsidRPr="000C37D1">
                  <w:rPr>
                    <w:i/>
                    <w:iCs/>
                  </w:rPr>
                  <w:fldChar w:fldCharType="end"/>
                </w:r>
              </w:sdtContent>
            </w:sdt>
          </w:p>
        </w:tc>
        <w:tc>
          <w:tcPr>
            <w:tcW w:w="1602" w:type="pct"/>
          </w:tcPr>
          <w:p w14:paraId="558653FE" w14:textId="77777777" w:rsidR="001048D3" w:rsidRPr="000C37D1"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0C37D1">
              <w:t>Dispatch, staging, and repositioning of crews, engines, and aircraft across regions</w:t>
            </w:r>
          </w:p>
        </w:tc>
        <w:tc>
          <w:tcPr>
            <w:tcW w:w="1636" w:type="pct"/>
          </w:tcPr>
          <w:p w14:paraId="1D5124F9" w14:textId="77777777" w:rsidR="001048D3" w:rsidRPr="000C37D1"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0C37D1">
              <w:t>Changes the suppression capacity available to each region</w:t>
            </w:r>
          </w:p>
        </w:tc>
      </w:tr>
      <w:tr w:rsidR="001048D3" w:rsidRPr="000C37D1"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03C33931" w:rsidR="001048D3" w:rsidRPr="000C37D1" w:rsidRDefault="001048D3" w:rsidP="0067724C">
            <w:pPr>
              <w:pStyle w:val="TableText"/>
              <w:jc w:val="left"/>
              <w:rPr>
                <w:i/>
                <w:iCs/>
              </w:rPr>
            </w:pPr>
            <w:r w:rsidRPr="000C37D1">
              <w:t>Containment line</w:t>
            </w:r>
            <w:r w:rsidRPr="000C37D1">
              <w:rPr>
                <w:i/>
                <w:iCs/>
              </w:rPr>
              <w:t xml:space="preserve"> </w:t>
            </w:r>
            <w:sdt>
              <w:sdtPr>
                <w:rPr>
                  <w:i/>
                  <w:iCs/>
                </w:rPr>
                <w:id w:val="815608082"/>
                <w:citation/>
              </w:sdtPr>
              <w:sdtContent>
                <w:r w:rsidRPr="000C37D1">
                  <w:rPr>
                    <w:i/>
                    <w:iCs/>
                  </w:rPr>
                  <w:fldChar w:fldCharType="begin"/>
                </w:r>
                <w:r w:rsidRPr="000C37D1">
                  <w:rPr>
                    <w:b w:val="0"/>
                    <w:bCs w:val="0"/>
                    <w:i/>
                    <w:iCs/>
                  </w:rPr>
                  <w:instrText xml:space="preserve"> CITATION Ager2010 \l 1055 </w:instrText>
                </w:r>
                <w:r w:rsidRPr="000C37D1">
                  <w:rPr>
                    <w:i/>
                    <w:iCs/>
                  </w:rPr>
                  <w:fldChar w:fldCharType="separate"/>
                </w:r>
                <w:r w:rsidR="00772963">
                  <w:rPr>
                    <w:noProof/>
                  </w:rPr>
                  <w:t>(Ager, Vaillant, &amp; Finney, 2010)</w:t>
                </w:r>
                <w:r w:rsidRPr="000C37D1">
                  <w:rPr>
                    <w:i/>
                    <w:iCs/>
                  </w:rPr>
                  <w:fldChar w:fldCharType="end"/>
                </w:r>
              </w:sdtContent>
            </w:sdt>
          </w:p>
        </w:tc>
        <w:tc>
          <w:tcPr>
            <w:tcW w:w="1602" w:type="pct"/>
          </w:tcPr>
          <w:p w14:paraId="7404E328" w14:textId="77777777" w:rsidR="001048D3" w:rsidRPr="000C37D1"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0C37D1">
              <w:t>Firebreak construction and control-line placement along selected boundaries</w:t>
            </w:r>
          </w:p>
        </w:tc>
        <w:tc>
          <w:tcPr>
            <w:tcW w:w="1636" w:type="pct"/>
          </w:tcPr>
          <w:p w14:paraId="7A8B5B0E" w14:textId="77777777" w:rsidR="001048D3" w:rsidRPr="000C37D1"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0C37D1">
              <w:t>Removes fuel along the line and blocks propagation paths</w:t>
            </w:r>
          </w:p>
        </w:tc>
      </w:tr>
      <w:tr w:rsidR="001048D3" w:rsidRPr="000C37D1"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2E811DD9" w:rsidR="001048D3" w:rsidRPr="000C37D1" w:rsidRDefault="001048D3" w:rsidP="0067724C">
            <w:pPr>
              <w:pStyle w:val="TableText"/>
              <w:jc w:val="left"/>
              <w:rPr>
                <w:i/>
                <w:iCs/>
              </w:rPr>
            </w:pPr>
            <w:r w:rsidRPr="000C37D1">
              <w:t>Asset protection</w:t>
            </w:r>
            <w:r w:rsidRPr="000C37D1">
              <w:rPr>
                <w:i/>
                <w:iCs/>
              </w:rPr>
              <w:t xml:space="preserve"> </w:t>
            </w:r>
            <w:sdt>
              <w:sdtPr>
                <w:rPr>
                  <w:i/>
                  <w:iCs/>
                </w:rPr>
                <w:id w:val="815608091"/>
                <w:citation/>
              </w:sdtPr>
              <w:sdtContent>
                <w:r w:rsidRPr="000C37D1">
                  <w:rPr>
                    <w:i/>
                    <w:iCs/>
                  </w:rPr>
                  <w:fldChar w:fldCharType="begin"/>
                </w:r>
                <w:r w:rsidRPr="000C37D1">
                  <w:rPr>
                    <w:b w:val="0"/>
                    <w:bCs w:val="0"/>
                    <w:i/>
                    <w:iCs/>
                  </w:rPr>
                  <w:instrText xml:space="preserve"> CITATION Calkin2021 \l 1055  \m NoonanWright2011 </w:instrText>
                </w:r>
                <w:r w:rsidRPr="000C37D1">
                  <w:rPr>
                    <w:i/>
                    <w:iCs/>
                  </w:rPr>
                  <w:fldChar w:fldCharType="separate"/>
                </w:r>
                <w:r w:rsidR="00772963">
                  <w:rPr>
                    <w:noProof/>
                  </w:rPr>
                  <w:t>(Calkin, O'Connor, Thompson, &amp; Stratton, 2021; Noonan-Wright, et al., 2011)</w:t>
                </w:r>
                <w:r w:rsidRPr="000C37D1">
                  <w:rPr>
                    <w:i/>
                    <w:iCs/>
                  </w:rPr>
                  <w:fldChar w:fldCharType="end"/>
                </w:r>
              </w:sdtContent>
            </w:sdt>
          </w:p>
        </w:tc>
        <w:tc>
          <w:tcPr>
            <w:tcW w:w="1602" w:type="pct"/>
          </w:tcPr>
          <w:p w14:paraId="37F54BEA" w14:textId="77777777" w:rsidR="001048D3" w:rsidRPr="000C37D1"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0C37D1">
              <w:t>Point protection of structures and critical infrastructure in the fire path</w:t>
            </w:r>
          </w:p>
        </w:tc>
        <w:tc>
          <w:tcPr>
            <w:tcW w:w="1636" w:type="pct"/>
          </w:tcPr>
          <w:p w14:paraId="586E20EE" w14:textId="77777777" w:rsidR="001048D3" w:rsidRPr="000C37D1"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0C37D1">
              <w:t>Lowers the loss suffered by a protected asset if the fire reaches it</w:t>
            </w:r>
          </w:p>
        </w:tc>
      </w:tr>
      <w:tr w:rsidR="001048D3" w:rsidRPr="000C37D1"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0EA35AB9" w:rsidR="001048D3" w:rsidRPr="000C37D1" w:rsidRDefault="001048D3" w:rsidP="0067724C">
            <w:pPr>
              <w:pStyle w:val="TableText"/>
              <w:jc w:val="left"/>
              <w:rPr>
                <w:i/>
                <w:iCs/>
              </w:rPr>
            </w:pPr>
            <w:r w:rsidRPr="000C37D1">
              <w:t>Evacuation</w:t>
            </w:r>
            <w:r w:rsidRPr="000C37D1">
              <w:rPr>
                <w:i/>
                <w:iCs/>
              </w:rPr>
              <w:t xml:space="preserve"> </w:t>
            </w:r>
            <w:sdt>
              <w:sdtPr>
                <w:rPr>
                  <w:i/>
                  <w:iCs/>
                </w:rPr>
                <w:id w:val="815608100"/>
                <w:citation/>
              </w:sdtPr>
              <w:sdtContent>
                <w:r w:rsidRPr="000C37D1">
                  <w:rPr>
                    <w:i/>
                    <w:iCs/>
                  </w:rPr>
                  <w:fldChar w:fldCharType="begin"/>
                </w:r>
                <w:r w:rsidRPr="000C37D1">
                  <w:rPr>
                    <w:b w:val="0"/>
                    <w:bCs w:val="0"/>
                    <w:i/>
                    <w:iCs/>
                  </w:rPr>
                  <w:instrText xml:space="preserve"> CITATION Tur04 \l 1055 </w:instrText>
                </w:r>
                <w:r w:rsidRPr="000C37D1">
                  <w:rPr>
                    <w:i/>
                    <w:iCs/>
                  </w:rPr>
                  <w:fldChar w:fldCharType="separate"/>
                </w:r>
                <w:r w:rsidR="00772963">
                  <w:rPr>
                    <w:noProof/>
                  </w:rPr>
                  <w:t>(Turoff, 2004)</w:t>
                </w:r>
                <w:r w:rsidRPr="000C37D1">
                  <w:rPr>
                    <w:i/>
                    <w:iCs/>
                  </w:rPr>
                  <w:fldChar w:fldCharType="end"/>
                </w:r>
              </w:sdtContent>
            </w:sdt>
          </w:p>
        </w:tc>
        <w:tc>
          <w:tcPr>
            <w:tcW w:w="1602" w:type="pct"/>
          </w:tcPr>
          <w:p w14:paraId="0FF6AAF3" w14:textId="77777777" w:rsidR="001048D3" w:rsidRPr="000C37D1"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0C37D1">
              <w:t>Evacuation orders, shelter-in-place, staging of the exposed population</w:t>
            </w:r>
          </w:p>
        </w:tc>
        <w:tc>
          <w:tcPr>
            <w:tcW w:w="1636" w:type="pct"/>
          </w:tcPr>
          <w:p w14:paraId="0508F509" w14:textId="77777777" w:rsidR="001048D3" w:rsidRPr="000C37D1"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0C37D1">
              <w:t>Reduces population exposure in threatened cells</w:t>
            </w:r>
          </w:p>
        </w:tc>
      </w:tr>
      <w:tr w:rsidR="001048D3" w:rsidRPr="000C37D1"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3D698539" w:rsidR="001048D3" w:rsidRPr="000C37D1" w:rsidRDefault="001048D3" w:rsidP="0067724C">
            <w:pPr>
              <w:pStyle w:val="TableText"/>
              <w:jc w:val="left"/>
              <w:rPr>
                <w:i/>
                <w:iCs/>
              </w:rPr>
            </w:pPr>
            <w:r w:rsidRPr="000C37D1">
              <w:t>Public warning</w:t>
            </w:r>
            <w:r w:rsidRPr="000C37D1">
              <w:rPr>
                <w:i/>
                <w:iCs/>
              </w:rPr>
              <w:t xml:space="preserve"> </w:t>
            </w:r>
            <w:sdt>
              <w:sdtPr>
                <w:rPr>
                  <w:i/>
                  <w:iCs/>
                </w:rPr>
                <w:id w:val="815608109"/>
                <w:citation/>
              </w:sdtPr>
              <w:sdtContent>
                <w:r w:rsidRPr="000C37D1">
                  <w:rPr>
                    <w:i/>
                    <w:iCs/>
                  </w:rPr>
                  <w:fldChar w:fldCharType="begin"/>
                </w:r>
                <w:r w:rsidRPr="000C37D1">
                  <w:rPr>
                    <w:b w:val="0"/>
                    <w:bCs w:val="0"/>
                    <w:i/>
                    <w:iCs/>
                  </w:rPr>
                  <w:instrText xml:space="preserve"> CITATION Comfort2019 \l 1055 </w:instrText>
                </w:r>
                <w:r w:rsidRPr="000C37D1">
                  <w:rPr>
                    <w:i/>
                    <w:iCs/>
                  </w:rPr>
                  <w:fldChar w:fldCharType="separate"/>
                </w:r>
                <w:r w:rsidR="00772963">
                  <w:rPr>
                    <w:noProof/>
                  </w:rPr>
                  <w:t>(Comfort, Boin, &amp; Demchak, 2010)</w:t>
                </w:r>
                <w:r w:rsidRPr="000C37D1">
                  <w:rPr>
                    <w:i/>
                    <w:iCs/>
                  </w:rPr>
                  <w:fldChar w:fldCharType="end"/>
                </w:r>
              </w:sdtContent>
            </w:sdt>
          </w:p>
        </w:tc>
        <w:tc>
          <w:tcPr>
            <w:tcW w:w="1602" w:type="pct"/>
          </w:tcPr>
          <w:p w14:paraId="19A88F10" w14:textId="77777777" w:rsidR="001048D3" w:rsidRPr="000C37D1"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0C37D1">
              <w:t>Alerts and information updates issued to the affected public</w:t>
            </w:r>
          </w:p>
        </w:tc>
        <w:tc>
          <w:tcPr>
            <w:tcW w:w="1636" w:type="pct"/>
          </w:tcPr>
          <w:p w14:paraId="7285102F" w14:textId="77777777" w:rsidR="001048D3" w:rsidRPr="000C37D1"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0C37D1">
              <w:t>Raises preparedness and shortens evacuation lead time</w:t>
            </w:r>
          </w:p>
        </w:tc>
      </w:tr>
    </w:tbl>
    <w:p w14:paraId="3DE0E026" w14:textId="77777777" w:rsidR="0067724C" w:rsidRPr="000C37D1" w:rsidRDefault="0067724C" w:rsidP="0007627B">
      <w:pPr>
        <w:pStyle w:val="ParText"/>
      </w:pPr>
    </w:p>
    <w:p w14:paraId="6D5860C7" w14:textId="64B0B3DD" w:rsidR="00733E7F" w:rsidRPr="000C37D1" w:rsidRDefault="00000000" w:rsidP="0007627B">
      <w:pPr>
        <w:pStyle w:val="ParText"/>
      </w:pPr>
      <w:r w:rsidRPr="000C37D1">
        <w:t xml:space="preserve">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w:t>
      </w:r>
      <w:r w:rsidRPr="000C37D1">
        <w:lastRenderedPageBreak/>
        <w:t>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0C37D1" w:rsidRDefault="00000000" w:rsidP="00A44E5A">
      <w:pPr>
        <w:pStyle w:val="ParText"/>
      </w:pPr>
      <w:r w:rsidRPr="000C37D1">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0C37D1" w:rsidRDefault="00000000" w:rsidP="00A44E5A">
      <w:pPr>
        <w:pStyle w:val="Heading3"/>
      </w:pPr>
      <w:bookmarkStart w:id="94" w:name="_Toc236573983"/>
      <w:r w:rsidRPr="000C37D1">
        <w:t>Decision Cost and Its Components</w:t>
      </w:r>
      <w:bookmarkEnd w:id="94"/>
    </w:p>
    <w:p w14:paraId="080DD1C3" w14:textId="12F59408" w:rsidR="009A2659" w:rsidRPr="000C37D1" w:rsidRDefault="00000000" w:rsidP="00A44E5A">
      <w:pPr>
        <w:pStyle w:val="ParText"/>
      </w:pPr>
      <w:r w:rsidRPr="000C37D1">
        <w:t>A candidate intervention is evaluated through its expected cost. Wildfire economics quantifies this through the cost-plus-loss principle</w:t>
      </w:r>
      <w:r w:rsidR="0033073D" w:rsidRPr="000C37D1">
        <w:t>.</w:t>
      </w:r>
      <w:r w:rsidRPr="000C37D1">
        <w:t xml:space="preserve"> The total cost of a response comprises the expenditure on suppression and the net value lost to the fire </w:t>
      </w:r>
      <w:sdt>
        <w:sdtPr>
          <w:id w:val="815583507"/>
          <w:citation/>
        </w:sdtPr>
        <w:sdtContent>
          <w:r w:rsidRPr="000C37D1">
            <w:fldChar w:fldCharType="begin"/>
          </w:r>
          <w:r w:rsidRPr="000C37D1">
            <w:instrText xml:space="preserve"> CITATION Mar07 \l 1055  \m ThompsonCalkin2011 </w:instrText>
          </w:r>
          <w:r w:rsidRPr="000C37D1">
            <w:fldChar w:fldCharType="separate"/>
          </w:r>
          <w:r w:rsidR="00772963">
            <w:rPr>
              <w:noProof/>
            </w:rPr>
            <w:t>(Martell D. L., 2007; Thompson &amp; Calkin, 2011)</w:t>
          </w:r>
          <w:r w:rsidRPr="000C37D1">
            <w:fldChar w:fldCharType="end"/>
          </w:r>
        </w:sdtContent>
      </w:sdt>
      <w:r w:rsidRPr="000C37D1">
        <w:t xml:space="preserve">. DisasterAware adopts the same additive form, so the cost of a decision is the weighted sum of the response effort it spends and the losses it fails to prevent, in the form given in </w:t>
      </w:r>
      <w:r w:rsidRPr="000C37D1">
        <w:fldChar w:fldCharType="begin"/>
      </w:r>
      <w:r w:rsidRPr="000C37D1">
        <w:instrText xml:space="preserve"> REF _RefEqB08 \h </w:instrText>
      </w:r>
      <w:r w:rsidRPr="000C37D1">
        <w:fldChar w:fldCharType="separate"/>
      </w:r>
      <w:r w:rsidR="00772963" w:rsidRPr="000C37D1">
        <w:t xml:space="preserve">( </w:t>
      </w:r>
      <w:r w:rsidR="00772963">
        <w:rPr>
          <w:noProof/>
        </w:rPr>
        <w:t>9</w:t>
      </w:r>
      <w:r w:rsidR="00772963" w:rsidRPr="000C37D1">
        <w:t xml:space="preserve"> )</w:t>
      </w:r>
      <w:r w:rsidRPr="000C37D1">
        <w:fldChar w:fldCharType="end"/>
      </w:r>
      <w:r w:rsidRPr="000C37D1">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C37D1" w14:paraId="4F0922D8" w14:textId="77777777">
        <w:tc>
          <w:tcPr>
            <w:tcW w:w="4547" w:type="pct"/>
            <w:vAlign w:val="center"/>
          </w:tcPr>
          <w:p w14:paraId="0757D7D4" w14:textId="4EE62F3D" w:rsidR="00E60383" w:rsidRPr="000C37D1"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2B614121" w:rsidR="00E60383" w:rsidRPr="000C37D1" w:rsidRDefault="00000000" w:rsidP="00605AF3">
            <w:pPr>
              <w:pStyle w:val="ParEq"/>
            </w:pPr>
            <w:bookmarkStart w:id="95" w:name="_RefEqB08"/>
            <w:r w:rsidRPr="000C37D1">
              <w:t xml:space="preserve">( </w:t>
            </w:r>
            <w:r w:rsidRPr="000C37D1">
              <w:fldChar w:fldCharType="begin"/>
            </w:r>
            <w:r w:rsidRPr="000C37D1">
              <w:instrText xml:space="preserve"> SEQ ( \* ARABIC </w:instrText>
            </w:r>
            <w:r w:rsidRPr="000C37D1">
              <w:fldChar w:fldCharType="separate"/>
            </w:r>
            <w:r w:rsidR="00772963">
              <w:rPr>
                <w:noProof/>
              </w:rPr>
              <w:t>9</w:t>
            </w:r>
            <w:r w:rsidRPr="000C37D1">
              <w:fldChar w:fldCharType="end"/>
            </w:r>
            <w:r w:rsidRPr="000C37D1">
              <w:t xml:space="preserve"> )</w:t>
            </w:r>
            <w:bookmarkEnd w:id="95"/>
          </w:p>
        </w:tc>
      </w:tr>
    </w:tbl>
    <w:p w14:paraId="1534EA7A" w14:textId="1FFD03E6" w:rsidR="009A2659" w:rsidRPr="000C37D1" w:rsidRDefault="00000000" w:rsidP="00A44E5A">
      <w:pPr>
        <w:pStyle w:val="ParText"/>
      </w:pPr>
      <w:r w:rsidRPr="000C37D1">
        <w:t xml:space="preserve">In </w:t>
      </w:r>
      <w:r w:rsidRPr="000C37D1">
        <w:fldChar w:fldCharType="begin"/>
      </w:r>
      <w:r w:rsidRPr="000C37D1">
        <w:instrText xml:space="preserve"> REF _RefEqB08 \h </w:instrText>
      </w:r>
      <w:r w:rsidRPr="000C37D1">
        <w:fldChar w:fldCharType="separate"/>
      </w:r>
      <w:r w:rsidR="00772963" w:rsidRPr="000C37D1">
        <w:t xml:space="preserve">( </w:t>
      </w:r>
      <w:r w:rsidR="00772963">
        <w:rPr>
          <w:noProof/>
        </w:rPr>
        <w:t>9</w:t>
      </w:r>
      <w:r w:rsidR="00772963" w:rsidRPr="000C37D1">
        <w:t xml:space="preserve"> )</w:t>
      </w:r>
      <w:r w:rsidRPr="000C37D1">
        <w:fldChar w:fldCharType="end"/>
      </w:r>
      <w:r w:rsidRPr="000C37D1">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0C37D1">
        <w:t xml:space="preserve"> denotes the intervention field at decision step </w:t>
      </w:r>
      <m:oMath>
        <m:r>
          <w:rPr>
            <w:rFonts w:ascii="Cambria Math" w:hAnsi="Cambria Math"/>
          </w:rPr>
          <m:t>k</m:t>
        </m:r>
      </m:oMath>
      <w:r w:rsidRPr="000C37D1">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0C37D1">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0C37D1">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0C37D1">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0C37D1">
            <w:fldChar w:fldCharType="begin"/>
          </w:r>
          <w:r w:rsidRPr="000C37D1">
            <w:instrText xml:space="preserve"> CITATION Pais2021 \l 1055 </w:instrText>
          </w:r>
          <w:r w:rsidRPr="000C37D1">
            <w:fldChar w:fldCharType="separate"/>
          </w:r>
          <w:r w:rsidR="00772963">
            <w:rPr>
              <w:noProof/>
            </w:rPr>
            <w:t>(Pais, Carrasco, Moudio, &amp; Shen, 2021)</w:t>
          </w:r>
          <w:r w:rsidRPr="000C37D1">
            <w:fldChar w:fldCharType="end"/>
          </w:r>
        </w:sdtContent>
      </w:sdt>
      <w:r w:rsidRPr="000C37D1">
        <w:t xml:space="preserve">; population exposure captures life safety; a response cost captures the resources committed by every ordered action, not only suppression; deployment, evacuation logistics, and public warning all contribute in proportion to the intensity at which they are applied, </w:t>
      </w:r>
      <w:r w:rsidRPr="000C37D1">
        <w:lastRenderedPageBreak/>
        <w:t xml:space="preserve">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0C37D1">
        <w:fldChar w:fldCharType="begin"/>
      </w:r>
      <w:r w:rsidRPr="000C37D1">
        <w:instrText xml:space="preserve"> REF _RefTblC \h </w:instrText>
      </w:r>
      <w:r w:rsidRPr="000C37D1">
        <w:fldChar w:fldCharType="separate"/>
      </w:r>
      <w:r w:rsidR="00772963" w:rsidRPr="000C37D1">
        <w:t xml:space="preserve">Table </w:t>
      </w:r>
      <w:r w:rsidR="00772963">
        <w:rPr>
          <w:noProof/>
        </w:rPr>
        <w:t>2</w:t>
      </w:r>
      <w:r w:rsidR="00772963" w:rsidRPr="000C37D1">
        <w:t>.</w:t>
      </w:r>
      <w:r w:rsidR="00772963">
        <w:rPr>
          <w:noProof/>
        </w:rPr>
        <w:t>5</w:t>
      </w:r>
      <w:r w:rsidRPr="000C37D1">
        <w:fldChar w:fldCharType="end"/>
      </w:r>
      <w:r w:rsidRPr="000C37D1">
        <w:t>.</w:t>
      </w:r>
    </w:p>
    <w:p w14:paraId="6738C78D" w14:textId="6993598E" w:rsidR="00DC608C" w:rsidRPr="000C37D1" w:rsidRDefault="00000000">
      <w:pPr>
        <w:pStyle w:val="ParText"/>
      </w:pPr>
      <w:r w:rsidRPr="000C37D1">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0C37D1">
        <w:t xml:space="preserve"> are not free parameters. Their initial ordering follows the priority-setting literature</w:t>
      </w:r>
      <w:r w:rsidR="000F022C" w:rsidRPr="000C37D1">
        <w:t xml:space="preserve"> </w:t>
      </w:r>
      <w:sdt>
        <w:sdtPr>
          <w:id w:val="1981798312"/>
          <w:citation/>
        </w:sdtPr>
        <w:sdtContent>
          <w:r w:rsidR="000F022C" w:rsidRPr="000C37D1">
            <w:fldChar w:fldCharType="begin"/>
          </w:r>
          <w:r w:rsidR="000F022C" w:rsidRPr="000C37D1">
            <w:instrText xml:space="preserve"> CITATION Dunn2017 \l 1033 </w:instrText>
          </w:r>
          <w:r w:rsidR="000F022C" w:rsidRPr="000C37D1">
            <w:fldChar w:fldCharType="separate"/>
          </w:r>
          <w:r w:rsidR="00772963">
            <w:rPr>
              <w:noProof/>
            </w:rPr>
            <w:t>(Dunn, Calkin, &amp; Thompson, 2017)</w:t>
          </w:r>
          <w:r w:rsidR="000F022C" w:rsidRPr="000C37D1">
            <w:fldChar w:fldCharType="end"/>
          </w:r>
        </w:sdtContent>
      </w:sdt>
      <w:r w:rsidRPr="000C37D1">
        <w:t xml:space="preserve">, using pairwise comparison in the tradition of the analytic hierarchy process over the doctrine of wildfire risk management </w:t>
      </w:r>
      <w:sdt>
        <w:sdtPr>
          <w:id w:val="815704123"/>
          <w:citation/>
        </w:sdtPr>
        <w:sdtContent>
          <w:r w:rsidRPr="000C37D1">
            <w:fldChar w:fldCharType="begin"/>
          </w:r>
          <w:r w:rsidRPr="000C37D1">
            <w:instrText xml:space="preserve"> CITATION Saaty1980 \l 1055  \m ThompsonCalkin2011 </w:instrText>
          </w:r>
          <w:r w:rsidRPr="000C37D1">
            <w:fldChar w:fldCharType="separate"/>
          </w:r>
          <w:r w:rsidR="00772963">
            <w:rPr>
              <w:noProof/>
            </w:rPr>
            <w:t>(Saaty, 1980; Thompson &amp; Calkin, 2011)</w:t>
          </w:r>
          <w:r w:rsidRPr="000C37D1">
            <w:fldChar w:fldCharType="end"/>
          </w:r>
        </w:sdtContent>
      </w:sdt>
      <w:r w:rsidRPr="000C37D1">
        <w:t xml:space="preserve">; the vector is then normalized to sum to one, as </w:t>
      </w:r>
      <w:r w:rsidRPr="000C37D1">
        <w:fldChar w:fldCharType="begin"/>
      </w:r>
      <w:r w:rsidRPr="000C37D1">
        <w:instrText xml:space="preserve"> REF _RefEqB08 \h </w:instrText>
      </w:r>
      <w:r w:rsidRPr="000C37D1">
        <w:fldChar w:fldCharType="separate"/>
      </w:r>
      <w:r w:rsidR="00772963" w:rsidRPr="000C37D1">
        <w:t xml:space="preserve">( </w:t>
      </w:r>
      <w:r w:rsidR="00772963">
        <w:rPr>
          <w:noProof/>
        </w:rPr>
        <w:t>9</w:t>
      </w:r>
      <w:r w:rsidR="00772963" w:rsidRPr="000C37D1">
        <w:t xml:space="preserve"> )</w:t>
      </w:r>
      <w:r w:rsidRPr="000C37D1">
        <w:fldChar w:fldCharType="end"/>
      </w:r>
      <w:r w:rsidRPr="000C37D1">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0C37D1">
        <w:t>, which places life safety first and asset protection second, in line with published incident-management priority orderings; the evaluation chapter perturbs each weight to confirm that the qualitative conclusions remain stable.</w:t>
      </w:r>
    </w:p>
    <w:p w14:paraId="25F6A110" w14:textId="24A2960E" w:rsidR="001545DC" w:rsidRPr="000C37D1" w:rsidRDefault="00000000">
      <w:pPr>
        <w:pStyle w:val="Caption"/>
      </w:pPr>
      <w:bookmarkStart w:id="96" w:name="_RefTblC"/>
      <w:bookmarkStart w:id="97" w:name="_Toc236574051"/>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2</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5</w:t>
      </w:r>
      <w:r w:rsidR="004A4810" w:rsidRPr="000C37D1">
        <w:fldChar w:fldCharType="end"/>
      </w:r>
      <w:bookmarkEnd w:id="96"/>
      <w:r w:rsidRPr="000C37D1">
        <w:t xml:space="preserve"> Decision cost components, their scope, and their rationale</w:t>
      </w:r>
      <w:bookmarkEnd w:id="97"/>
    </w:p>
    <w:tbl>
      <w:tblPr>
        <w:tblStyle w:val="PlainTable2"/>
        <w:tblW w:w="5000" w:type="pct"/>
        <w:tblLook w:val="04A0" w:firstRow="1" w:lastRow="0" w:firstColumn="1" w:lastColumn="0" w:noHBand="0" w:noVBand="1"/>
      </w:tblPr>
      <w:tblGrid>
        <w:gridCol w:w="1352"/>
        <w:gridCol w:w="4320"/>
        <w:gridCol w:w="2375"/>
      </w:tblGrid>
      <w:tr w:rsidR="00616403" w:rsidRPr="000C37D1"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0C37D1" w:rsidRDefault="00616403">
            <w:pPr>
              <w:pStyle w:val="TableText"/>
            </w:pPr>
            <w:r w:rsidRPr="000C37D1">
              <w:t xml:space="preserve">Cost </w:t>
            </w:r>
          </w:p>
        </w:tc>
        <w:tc>
          <w:tcPr>
            <w:tcW w:w="2684" w:type="pct"/>
          </w:tcPr>
          <w:p w14:paraId="5A0CB4BF" w14:textId="382B5482" w:rsidR="00616403" w:rsidRPr="000C37D1"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0C37D1">
              <w:t>What it prices</w:t>
            </w:r>
          </w:p>
        </w:tc>
        <w:tc>
          <w:tcPr>
            <w:tcW w:w="1476" w:type="pct"/>
          </w:tcPr>
          <w:p w14:paraId="00B036BB" w14:textId="30F768B3" w:rsidR="00616403" w:rsidRPr="000C37D1" w:rsidRDefault="00616403">
            <w:pPr>
              <w:pStyle w:val="TableText"/>
              <w:cnfStyle w:val="100000000000" w:firstRow="1" w:lastRow="0" w:firstColumn="0" w:lastColumn="0" w:oddVBand="0" w:evenVBand="0" w:oddHBand="0" w:evenHBand="0" w:firstRowFirstColumn="0" w:firstRowLastColumn="0" w:lastRowFirstColumn="0" w:lastRowLastColumn="0"/>
            </w:pPr>
            <w:r w:rsidRPr="000C37D1">
              <w:t xml:space="preserve">Normalization </w:t>
            </w:r>
          </w:p>
        </w:tc>
      </w:tr>
      <w:tr w:rsidR="00616403" w:rsidRPr="000C37D1"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0C37D1" w:rsidRDefault="00616403">
            <w:pPr>
              <w:pStyle w:val="TableText"/>
            </w:pPr>
            <w:r w:rsidRPr="000C37D1">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178F9033" w:rsidR="00616403" w:rsidRPr="000C37D1"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0C37D1">
              <w:t xml:space="preserve">Land and ecological loss over the affected cells. </w:t>
            </w:r>
            <w:sdt>
              <w:sdtPr>
                <w:rPr>
                  <w:i/>
                  <w:iCs/>
                </w:rPr>
                <w:id w:val="815668052"/>
                <w:citation/>
              </w:sdtPr>
              <w:sdtContent>
                <w:r w:rsidRPr="000C37D1">
                  <w:rPr>
                    <w:i/>
                    <w:iCs/>
                  </w:rPr>
                  <w:fldChar w:fldCharType="begin"/>
                </w:r>
                <w:r w:rsidRPr="000C37D1">
                  <w:rPr>
                    <w:i/>
                    <w:iCs/>
                  </w:rPr>
                  <w:instrText xml:space="preserve"> CITATION Mar07 \l 1055  \m ThompsonCalkin2011 </w:instrText>
                </w:r>
                <w:r w:rsidRPr="000C37D1">
                  <w:rPr>
                    <w:i/>
                    <w:iCs/>
                  </w:rPr>
                  <w:fldChar w:fldCharType="separate"/>
                </w:r>
                <w:r w:rsidR="00772963">
                  <w:rPr>
                    <w:noProof/>
                  </w:rPr>
                  <w:t>(Martell D. L., 2007; Thompson &amp; Calkin, 2011)</w:t>
                </w:r>
                <w:r w:rsidRPr="000C37D1">
                  <w:rPr>
                    <w:i/>
                    <w:iCs/>
                  </w:rPr>
                  <w:fldChar w:fldCharType="end"/>
                </w:r>
              </w:sdtContent>
            </w:sdt>
            <w:r w:rsidRPr="000C37D1">
              <w:rPr>
                <w:i/>
                <w:iCs/>
              </w:rPr>
              <w:t xml:space="preserve"> cost-plus-loss tradition</w:t>
            </w:r>
          </w:p>
        </w:tc>
        <w:tc>
          <w:tcPr>
            <w:tcW w:w="1476" w:type="pct"/>
          </w:tcPr>
          <w:p w14:paraId="4AE3AE52" w14:textId="3C1E3F07" w:rsidR="00616403" w:rsidRPr="000C37D1" w:rsidRDefault="00616403">
            <w:pPr>
              <w:pStyle w:val="TableText"/>
              <w:cnfStyle w:val="000000100000" w:firstRow="0" w:lastRow="0" w:firstColumn="0" w:lastColumn="0" w:oddVBand="0" w:evenVBand="0" w:oddHBand="1" w:evenHBand="0" w:firstRowFirstColumn="0" w:firstRowLastColumn="0" w:lastRowFirstColumn="0" w:lastRowLastColumn="0"/>
            </w:pPr>
            <w:r w:rsidRPr="000C37D1">
              <w:t>Burned cells divided by the burnable cells of the scenario</w:t>
            </w:r>
          </w:p>
        </w:tc>
      </w:tr>
      <w:tr w:rsidR="00616403" w:rsidRPr="000C37D1"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0C37D1" w:rsidRDefault="00616403">
            <w:pPr>
              <w:pStyle w:val="TableText"/>
            </w:pPr>
            <w:r w:rsidRPr="000C37D1">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523B16F2" w:rsidR="00616403" w:rsidRPr="000C37D1"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0C37D1">
              <w:t xml:space="preserve">Structures in the wildland-urban interface together with power, transport, and facilities whose failure cascades beyond the fire. </w:t>
            </w:r>
            <w:sdt>
              <w:sdtPr>
                <w:id w:val="815704116"/>
                <w:citation/>
              </w:sdtPr>
              <w:sdtEndPr>
                <w:rPr>
                  <w:i/>
                  <w:iCs/>
                </w:rPr>
              </w:sdtEndPr>
              <w:sdtContent>
                <w:r w:rsidRPr="000C37D1">
                  <w:rPr>
                    <w:i/>
                    <w:iCs/>
                  </w:rPr>
                  <w:fldChar w:fldCharType="begin"/>
                </w:r>
                <w:r w:rsidRPr="000C37D1">
                  <w:rPr>
                    <w:i/>
                    <w:iCs/>
                  </w:rPr>
                  <w:instrText xml:space="preserve"> CITATION Calkin2021 \l 1055  \m Pais2021 </w:instrText>
                </w:r>
                <w:r w:rsidRPr="000C37D1">
                  <w:rPr>
                    <w:i/>
                    <w:iCs/>
                  </w:rPr>
                  <w:fldChar w:fldCharType="separate"/>
                </w:r>
                <w:r w:rsidR="00772963">
                  <w:rPr>
                    <w:noProof/>
                  </w:rPr>
                  <w:t>(Calkin, O'Connor, Thompson, &amp; Stratton, 2021; Pais, Carrasco, Moudio, &amp; Shen, 2021)</w:t>
                </w:r>
                <w:r w:rsidRPr="000C37D1">
                  <w:rPr>
                    <w:i/>
                    <w:iCs/>
                  </w:rPr>
                  <w:fldChar w:fldCharType="end"/>
                </w:r>
              </w:sdtContent>
            </w:sdt>
            <w:r w:rsidRPr="000C37D1">
              <w:rPr>
                <w:i/>
                <w:iCs/>
              </w:rPr>
              <w:t xml:space="preserve"> values-at-risk doctrine and downstream protection value</w:t>
            </w:r>
          </w:p>
        </w:tc>
        <w:tc>
          <w:tcPr>
            <w:tcW w:w="1476" w:type="pct"/>
          </w:tcPr>
          <w:p w14:paraId="65F9AF13" w14:textId="77777777" w:rsidR="00616403" w:rsidRPr="000C37D1" w:rsidRDefault="00616403">
            <w:pPr>
              <w:pStyle w:val="TableText"/>
              <w:cnfStyle w:val="000000000000" w:firstRow="0" w:lastRow="0" w:firstColumn="0" w:lastColumn="0" w:oddVBand="0" w:evenVBand="0" w:oddHBand="0" w:evenHBand="0" w:firstRowFirstColumn="0" w:firstRowLastColumn="0" w:lastRowFirstColumn="0" w:lastRowLastColumn="0"/>
            </w:pPr>
            <w:r w:rsidRPr="000C37D1">
              <w:t>Value lost divided by the total exposed value</w:t>
            </w:r>
          </w:p>
        </w:tc>
      </w:tr>
      <w:tr w:rsidR="00616403" w:rsidRPr="000C37D1"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0C37D1" w:rsidRDefault="00616403">
            <w:pPr>
              <w:pStyle w:val="TableText"/>
            </w:pPr>
            <w:r w:rsidRPr="000C37D1">
              <w:lastRenderedPageBreak/>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207B53D9" w:rsidR="00616403" w:rsidRPr="000C37D1"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0C37D1">
              <w:t xml:space="preserve">Life safety of the exposed population. </w:t>
            </w:r>
            <w:sdt>
              <w:sdtPr>
                <w:rPr>
                  <w:i/>
                  <w:iCs/>
                </w:rPr>
                <w:id w:val="815668058"/>
                <w:citation/>
              </w:sdtPr>
              <w:sdtContent>
                <w:r w:rsidRPr="000C37D1">
                  <w:rPr>
                    <w:i/>
                    <w:iCs/>
                  </w:rPr>
                  <w:fldChar w:fldCharType="begin"/>
                </w:r>
                <w:r w:rsidRPr="000C37D1">
                  <w:rPr>
                    <w:i/>
                    <w:iCs/>
                  </w:rPr>
                  <w:instrText xml:space="preserve"> CITATION Tur04 \l 1055  \m Comfort2019 </w:instrText>
                </w:r>
                <w:r w:rsidRPr="000C37D1">
                  <w:rPr>
                    <w:i/>
                    <w:iCs/>
                  </w:rPr>
                  <w:fldChar w:fldCharType="separate"/>
                </w:r>
                <w:r w:rsidR="00772963">
                  <w:rPr>
                    <w:noProof/>
                  </w:rPr>
                  <w:t>(Turoff, 2004; Comfort, Boin, &amp; Demchak, 2010)</w:t>
                </w:r>
                <w:r w:rsidRPr="000C37D1">
                  <w:rPr>
                    <w:i/>
                    <w:iCs/>
                  </w:rPr>
                  <w:fldChar w:fldCharType="end"/>
                </w:r>
              </w:sdtContent>
            </w:sdt>
            <w:r w:rsidRPr="000C37D1">
              <w:rPr>
                <w:i/>
                <w:iCs/>
              </w:rPr>
              <w:t xml:space="preserve"> emergency management priority</w:t>
            </w:r>
          </w:p>
        </w:tc>
        <w:tc>
          <w:tcPr>
            <w:tcW w:w="1476" w:type="pct"/>
          </w:tcPr>
          <w:p w14:paraId="59C38A28" w14:textId="77777777" w:rsidR="00616403" w:rsidRPr="000C37D1" w:rsidRDefault="00616403">
            <w:pPr>
              <w:pStyle w:val="TableText"/>
              <w:cnfStyle w:val="000000100000" w:firstRow="0" w:lastRow="0" w:firstColumn="0" w:lastColumn="0" w:oddVBand="0" w:evenVBand="0" w:oddHBand="1" w:evenHBand="0" w:firstRowFirstColumn="0" w:firstRowLastColumn="0" w:lastRowFirstColumn="0" w:lastRowLastColumn="0"/>
            </w:pPr>
            <w:r w:rsidRPr="000C37D1">
              <w:t>Person-steps exposed divided by the population at risk times the horizon</w:t>
            </w:r>
          </w:p>
        </w:tc>
      </w:tr>
      <w:tr w:rsidR="00616403" w:rsidRPr="000C37D1"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0C37D1" w:rsidRDefault="00616403">
            <w:pPr>
              <w:pStyle w:val="TableText"/>
            </w:pPr>
            <w:r w:rsidRPr="000C37D1">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0C37D1"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0C37D1">
              <w:t xml:space="preserve">Every ordered action, priced by applied intensity, including deployment, evacuation logistics, and warning. </w:t>
            </w:r>
            <w:r w:rsidRPr="000C37D1">
              <w:rPr>
                <w:i/>
                <w:iCs/>
              </w:rPr>
              <w:t>Prevents the adaptation loop from treating protective actions as free</w:t>
            </w:r>
          </w:p>
        </w:tc>
        <w:tc>
          <w:tcPr>
            <w:tcW w:w="1476" w:type="pct"/>
          </w:tcPr>
          <w:p w14:paraId="3AAF8E88" w14:textId="77777777" w:rsidR="00616403" w:rsidRPr="000C37D1" w:rsidRDefault="00616403">
            <w:pPr>
              <w:pStyle w:val="TableText"/>
              <w:cnfStyle w:val="000000000000" w:firstRow="0" w:lastRow="0" w:firstColumn="0" w:lastColumn="0" w:oddVBand="0" w:evenVBand="0" w:oddHBand="0" w:evenHBand="0" w:firstRowFirstColumn="0" w:firstRowLastColumn="0" w:lastRowFirstColumn="0" w:lastRowLastColumn="0"/>
            </w:pPr>
            <w:r w:rsidRPr="000C37D1">
              <w:t>Committed capacity divided by the total available capacity</w:t>
            </w:r>
          </w:p>
        </w:tc>
      </w:tr>
      <w:tr w:rsidR="00616403" w:rsidRPr="000C37D1"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0C37D1" w:rsidRDefault="00616403">
            <w:pPr>
              <w:pStyle w:val="TableText"/>
            </w:pPr>
            <w:r w:rsidRPr="000C37D1">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31E9BF48" w:rsidR="00616403" w:rsidRPr="000C37D1"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0C37D1">
              <w:t xml:space="preserve">Mean number of decision steps between threat onset in a cell and the first intervention reaching it. </w:t>
            </w:r>
            <w:sdt>
              <w:sdtPr>
                <w:id w:val="815668061"/>
                <w:citation/>
              </w:sdtPr>
              <w:sdtContent>
                <w:r w:rsidRPr="000C37D1">
                  <w:fldChar w:fldCharType="begin"/>
                </w:r>
                <w:r w:rsidRPr="000C37D1">
                  <w:instrText xml:space="preserve"> CITATION FrenchEtAl2019 \l 1055 </w:instrText>
                </w:r>
                <w:r w:rsidRPr="000C37D1">
                  <w:fldChar w:fldCharType="separate"/>
                </w:r>
                <w:r w:rsidR="00772963">
                  <w:rPr>
                    <w:noProof/>
                  </w:rPr>
                  <w:t>(French, Maule, &amp; Papamichail, 2019)</w:t>
                </w:r>
                <w:r w:rsidRPr="000C37D1">
                  <w:fldChar w:fldCharType="end"/>
                </w:r>
              </w:sdtContent>
            </w:sdt>
            <w:r w:rsidRPr="000C37D1">
              <w:t xml:space="preserve"> </w:t>
            </w:r>
            <w:r w:rsidRPr="000C37D1">
              <w:rPr>
                <w:i/>
                <w:iCs/>
              </w:rPr>
              <w:t>timeliness affects every other loss</w:t>
            </w:r>
          </w:p>
        </w:tc>
        <w:tc>
          <w:tcPr>
            <w:tcW w:w="1476" w:type="pct"/>
          </w:tcPr>
          <w:p w14:paraId="2FBE57F0" w14:textId="77777777" w:rsidR="00616403" w:rsidRPr="000C37D1" w:rsidRDefault="00616403">
            <w:pPr>
              <w:pStyle w:val="TableText"/>
              <w:cnfStyle w:val="000000100000" w:firstRow="0" w:lastRow="0" w:firstColumn="0" w:lastColumn="0" w:oddVBand="0" w:evenVBand="0" w:oddHBand="1" w:evenHBand="0" w:firstRowFirstColumn="0" w:firstRowLastColumn="0" w:lastRowFirstColumn="0" w:lastRowLastColumn="0"/>
            </w:pPr>
            <w:r w:rsidRPr="000C37D1">
              <w:t>Delay steps divided by the scenario horizon</w:t>
            </w:r>
          </w:p>
        </w:tc>
      </w:tr>
    </w:tbl>
    <w:p w14:paraId="782510AD" w14:textId="77777777" w:rsidR="000E1725" w:rsidRPr="000C37D1" w:rsidRDefault="000E1725" w:rsidP="00A44E5A">
      <w:pPr>
        <w:pStyle w:val="ParText"/>
      </w:pPr>
    </w:p>
    <w:p w14:paraId="2A140C7C" w14:textId="55379A5E" w:rsidR="009A2659" w:rsidRPr="000C37D1" w:rsidRDefault="00000000" w:rsidP="00A44E5A">
      <w:pPr>
        <w:pStyle w:val="ParText"/>
      </w:pPr>
      <w:r w:rsidRPr="000C37D1">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rsidRPr="000C37D1">
        <w:t>.</w:t>
      </w:r>
      <w:r w:rsidRPr="000C37D1">
        <w:t xml:space="preserve"> </w:t>
      </w:r>
      <w:r w:rsidR="00C512E9" w:rsidRPr="000C37D1">
        <w:t>B</w:t>
      </w:r>
      <w:r w:rsidRPr="000C37D1">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07B3F21B" w:rsidR="000976BF" w:rsidRPr="000C37D1" w:rsidRDefault="00000000">
      <w:pPr>
        <w:pStyle w:val="ParText"/>
      </w:pPr>
      <w:r w:rsidRPr="000C37D1">
        <w:t xml:space="preserve">These reference scales also make the model transferable to a live incident. In the field the static scenario totals are replaced by a rolling reference envelope, namely the burned area, the exposed value, and the exposed population that the spread </w:t>
      </w:r>
      <w:r w:rsidRPr="000C37D1">
        <w:lastRenderedPageBreak/>
        <w:t>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rsidRPr="000C37D1">
        <w:t>.</w:t>
      </w:r>
      <w:r w:rsidRPr="000C37D1">
        <w:t xml:space="preserve"> </w:t>
      </w:r>
      <w:r w:rsidR="00AA15C3" w:rsidRPr="000C37D1">
        <w:t>A</w:t>
      </w:r>
      <w:r w:rsidRPr="000C37D1">
        <w:t xml:space="preserve"> candidate whose predicted population exposure exceeds a hard ceiling is rejected at the acceptance gate outright, which aligns the weighted model with the doctrine that treats life safety as an inviolable constraint.</w:t>
      </w:r>
    </w:p>
    <w:p w14:paraId="5E2FB36F" w14:textId="560E0363" w:rsidR="009A2659" w:rsidRPr="000C37D1" w:rsidRDefault="00000000" w:rsidP="00A44E5A">
      <w:pPr>
        <w:pStyle w:val="ParText"/>
      </w:pPr>
      <w:r w:rsidRPr="000C37D1">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0C37D1" w:rsidRDefault="00000000">
      <w:pPr>
        <w:pStyle w:val="Heading3"/>
      </w:pPr>
      <w:bookmarkStart w:id="98" w:name="_Toc236573984"/>
      <w:r w:rsidRPr="000C37D1">
        <w:t>Satisficing Acceptance and the Graduated Fail-Safe</w:t>
      </w:r>
      <w:bookmarkEnd w:id="98"/>
    </w:p>
    <w:p w14:paraId="5C7A6298" w14:textId="48A43082" w:rsidR="00E60383" w:rsidRPr="000C37D1" w:rsidRDefault="00000000">
      <w:pPr>
        <w:pStyle w:val="ParText"/>
      </w:pPr>
      <w:r w:rsidRPr="000C37D1">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0C37D1">
            <w:fldChar w:fldCharType="begin"/>
          </w:r>
          <w:r w:rsidRPr="000C37D1">
            <w:instrText xml:space="preserve"> CITATION Pap87 \l 1055 </w:instrText>
          </w:r>
          <w:r w:rsidRPr="000C37D1">
            <w:fldChar w:fldCharType="separate"/>
          </w:r>
          <w:r w:rsidR="00772963">
            <w:rPr>
              <w:noProof/>
            </w:rPr>
            <w:t>(Papadimitriou &amp; Tsitsiklis, 1987)</w:t>
          </w:r>
          <w:r w:rsidRPr="000C37D1">
            <w:fldChar w:fldCharType="end"/>
          </w:r>
        </w:sdtContent>
      </w:sdt>
      <w:r w:rsidRPr="000C37D1">
        <w:t xml:space="preserve"> and presupposes information that incomplete observation cannot supply. DisasterAware follows the satisficing principle of bounded rationality </w:t>
      </w:r>
      <w:sdt>
        <w:sdtPr>
          <w:id w:val="815619010"/>
          <w:citation/>
        </w:sdtPr>
        <w:sdtContent>
          <w:r w:rsidRPr="000C37D1">
            <w:fldChar w:fldCharType="begin"/>
          </w:r>
          <w:r w:rsidRPr="000C37D1">
            <w:instrText xml:space="preserve"> CITATION Sim56 \l 1055  \m Gig01 </w:instrText>
          </w:r>
          <w:r w:rsidR="00F129F8" w:rsidRPr="000C37D1">
            <w:instrText xml:space="preserve"> \m Simon1996</w:instrText>
          </w:r>
          <w:r w:rsidRPr="000C37D1">
            <w:fldChar w:fldCharType="separate"/>
          </w:r>
          <w:r w:rsidR="00772963">
            <w:rPr>
              <w:noProof/>
            </w:rPr>
            <w:t>(Simon H. A., 1956; Gigerenzer &amp; Selten, 2001; Simon H. , The Sciences of the Artificial, 1996)</w:t>
          </w:r>
          <w:r w:rsidRPr="000C37D1">
            <w:fldChar w:fldCharType="end"/>
          </w:r>
        </w:sdtContent>
      </w:sdt>
      <w:r w:rsidR="008572B6" w:rsidRPr="000C37D1">
        <w:t>.</w:t>
      </w:r>
      <w:r w:rsidRPr="000C37D1">
        <w:t xml:space="preserve"> </w:t>
      </w:r>
      <w:r w:rsidR="008572B6" w:rsidRPr="000C37D1">
        <w:t>A</w:t>
      </w:r>
      <w:r w:rsidRPr="000C37D1">
        <w:t xml:space="preserve"> candidate intervention is accepted as its expected cost clears an adaptive threshold, as </w:t>
      </w:r>
      <w:r w:rsidRPr="000C37D1">
        <w:fldChar w:fldCharType="begin"/>
      </w:r>
      <w:r w:rsidRPr="000C37D1">
        <w:instrText xml:space="preserve"> REF _RefEqB09 \h </w:instrText>
      </w:r>
      <w:r w:rsidRPr="000C37D1">
        <w:fldChar w:fldCharType="separate"/>
      </w:r>
      <w:r w:rsidR="00772963" w:rsidRPr="000C37D1">
        <w:t xml:space="preserve">( </w:t>
      </w:r>
      <w:r w:rsidR="00772963">
        <w:rPr>
          <w:noProof/>
        </w:rPr>
        <w:t>10</w:t>
      </w:r>
      <w:r w:rsidR="00772963" w:rsidRPr="000C37D1">
        <w:t xml:space="preserve"> )</w:t>
      </w:r>
      <w:r w:rsidRPr="000C37D1">
        <w:fldChar w:fldCharType="end"/>
      </w:r>
      <w:r w:rsidRPr="000C37D1">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0C37D1" w14:paraId="494D5058" w14:textId="77777777" w:rsidTr="00F129F8">
        <w:tc>
          <w:tcPr>
            <w:tcW w:w="4404" w:type="pct"/>
            <w:vAlign w:val="center"/>
          </w:tcPr>
          <w:p w14:paraId="5E253690" w14:textId="77777777" w:rsidR="00E60383" w:rsidRPr="000C37D1"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5AB349D4" w:rsidR="00E60383" w:rsidRPr="000C37D1" w:rsidRDefault="00000000" w:rsidP="00444FDD">
            <w:pPr>
              <w:pStyle w:val="ParEq"/>
            </w:pPr>
            <w:bookmarkStart w:id="99" w:name="_RefEqB09"/>
            <w:r w:rsidRPr="000C37D1">
              <w:t xml:space="preserve">( </w:t>
            </w:r>
            <w:r w:rsidRPr="000C37D1">
              <w:fldChar w:fldCharType="begin"/>
            </w:r>
            <w:r w:rsidRPr="000C37D1">
              <w:instrText xml:space="preserve"> SEQ ( \* ARABIC </w:instrText>
            </w:r>
            <w:r w:rsidRPr="000C37D1">
              <w:fldChar w:fldCharType="separate"/>
            </w:r>
            <w:r w:rsidR="00772963">
              <w:rPr>
                <w:noProof/>
              </w:rPr>
              <w:t>10</w:t>
            </w:r>
            <w:r w:rsidRPr="000C37D1">
              <w:fldChar w:fldCharType="end"/>
            </w:r>
            <w:r w:rsidRPr="000C37D1">
              <w:t xml:space="preserve"> )</w:t>
            </w:r>
            <w:bookmarkEnd w:id="99"/>
          </w:p>
        </w:tc>
      </w:tr>
    </w:tbl>
    <w:p w14:paraId="3610275F" w14:textId="1E61FE23" w:rsidR="00E60383" w:rsidRPr="000C37D1" w:rsidRDefault="00000000">
      <w:pPr>
        <w:pStyle w:val="ParText"/>
      </w:pPr>
      <w:r w:rsidRPr="000C37D1">
        <w:t xml:space="preserve">In </w:t>
      </w:r>
      <w:r w:rsidRPr="000C37D1">
        <w:fldChar w:fldCharType="begin"/>
      </w:r>
      <w:r w:rsidRPr="000C37D1">
        <w:instrText xml:space="preserve"> REF _RefEqB09 \h </w:instrText>
      </w:r>
      <w:r w:rsidRPr="000C37D1">
        <w:fldChar w:fldCharType="separate"/>
      </w:r>
      <w:r w:rsidR="00772963" w:rsidRPr="000C37D1">
        <w:t xml:space="preserve">( </w:t>
      </w:r>
      <w:r w:rsidR="00772963">
        <w:rPr>
          <w:noProof/>
        </w:rPr>
        <w:t>10</w:t>
      </w:r>
      <w:r w:rsidR="00772963" w:rsidRPr="000C37D1">
        <w:t xml:space="preserve"> )</w:t>
      </w:r>
      <w:r w:rsidRPr="000C37D1">
        <w:fldChar w:fldCharType="end"/>
      </w:r>
      <w:r w:rsidRPr="000C37D1">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0C37D1">
        <w:t xml:space="preserve"> denotes the acceptance threshold at step </w:t>
      </w:r>
      <m:oMath>
        <m:r>
          <w:rPr>
            <w:rFonts w:ascii="Cambria Math" w:hAnsi="Cambria Math"/>
          </w:rPr>
          <m:t>k</m:t>
        </m:r>
      </m:oMath>
      <w:r w:rsidRPr="000C37D1">
        <w:t xml:space="preserve">. </w:t>
      </w:r>
      <w:r w:rsidR="00D854A7" w:rsidRPr="000C37D1">
        <w:t xml:space="preserve">Its initial value derives from the reference envelope that normalizes the cost terms. The cost of the uncontrolled, </w:t>
      </w:r>
      <w:r w:rsidR="00D854A7" w:rsidRPr="000C37D1">
        <w:lastRenderedPageBreak/>
        <w:t xml:space="preserve">do-nothing forecast over the operational period sets the scale, and the threshold is a fixed fraction of it, 0.35 by default in this thesis. </w:t>
      </w:r>
      <w:r w:rsidRPr="000C37D1">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0C37D1">
        <w:fldChar w:fldCharType="begin"/>
      </w:r>
      <w:r w:rsidRPr="000C37D1">
        <w:instrText xml:space="preserve"> REF _RefEqB10 \h </w:instrText>
      </w:r>
      <w:r w:rsidRPr="000C37D1">
        <w:fldChar w:fldCharType="separate"/>
      </w:r>
      <w:r w:rsidR="00772963" w:rsidRPr="000C37D1">
        <w:t xml:space="preserve">( </w:t>
      </w:r>
      <w:r w:rsidR="00772963">
        <w:rPr>
          <w:noProof/>
        </w:rPr>
        <w:t>11</w:t>
      </w:r>
      <w:r w:rsidR="00772963" w:rsidRPr="000C37D1">
        <w:t xml:space="preserve"> )</w:t>
      </w:r>
      <w:r w:rsidRPr="000C37D1">
        <w:fldChar w:fldCharType="end"/>
      </w:r>
      <w:r w:rsidR="00D854A7" w:rsidRPr="000C37D1">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0C37D1" w14:paraId="17B3826D" w14:textId="77777777" w:rsidTr="008572B6">
        <w:tc>
          <w:tcPr>
            <w:tcW w:w="4492" w:type="pct"/>
            <w:vAlign w:val="center"/>
          </w:tcPr>
          <w:p w14:paraId="24C33477" w14:textId="77777777" w:rsidR="00E60383" w:rsidRPr="000C37D1"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7583A966" w:rsidR="00E60383" w:rsidRPr="000C37D1" w:rsidRDefault="00000000" w:rsidP="00D854A7">
            <w:pPr>
              <w:pStyle w:val="ParEq"/>
            </w:pPr>
            <w:bookmarkStart w:id="100" w:name="_RefEqB10"/>
            <w:r w:rsidRPr="000C37D1">
              <w:t xml:space="preserve">( </w:t>
            </w:r>
            <w:r w:rsidRPr="000C37D1">
              <w:fldChar w:fldCharType="begin"/>
            </w:r>
            <w:r w:rsidRPr="000C37D1">
              <w:instrText xml:space="preserve"> SEQ ( \* ARABIC </w:instrText>
            </w:r>
            <w:r w:rsidRPr="000C37D1">
              <w:fldChar w:fldCharType="separate"/>
            </w:r>
            <w:r w:rsidR="00772963">
              <w:rPr>
                <w:noProof/>
              </w:rPr>
              <w:t>11</w:t>
            </w:r>
            <w:r w:rsidRPr="000C37D1">
              <w:fldChar w:fldCharType="end"/>
            </w:r>
            <w:r w:rsidRPr="000C37D1">
              <w:t xml:space="preserve"> )</w:t>
            </w:r>
            <w:bookmarkEnd w:id="100"/>
          </w:p>
        </w:tc>
      </w:tr>
    </w:tbl>
    <w:p w14:paraId="5C9F5E92" w14:textId="7C92F8BF" w:rsidR="00E60383" w:rsidRPr="000C37D1" w:rsidRDefault="00000000">
      <w:pPr>
        <w:pStyle w:val="ParText"/>
      </w:pPr>
      <w:r w:rsidRPr="000C37D1">
        <w:t xml:space="preserve">In </w:t>
      </w:r>
      <w:r w:rsidRPr="000C37D1">
        <w:fldChar w:fldCharType="begin"/>
      </w:r>
      <w:r w:rsidRPr="000C37D1">
        <w:instrText xml:space="preserve"> REF _RefEqB10 \h </w:instrText>
      </w:r>
      <w:r w:rsidRPr="000C37D1">
        <w:fldChar w:fldCharType="separate"/>
      </w:r>
      <w:r w:rsidR="00772963" w:rsidRPr="000C37D1">
        <w:t xml:space="preserve">( </w:t>
      </w:r>
      <w:r w:rsidR="00772963">
        <w:rPr>
          <w:noProof/>
        </w:rPr>
        <w:t>11</w:t>
      </w:r>
      <w:r w:rsidR="00772963" w:rsidRPr="000C37D1">
        <w:t xml:space="preserve"> )</w:t>
      </w:r>
      <w:r w:rsidRPr="000C37D1">
        <w:fldChar w:fldCharType="end"/>
      </w:r>
      <w:r w:rsidRPr="000C37D1">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0C37D1">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0C37D1">
        <w:t xml:space="preserve"> the attenuation weight set by decision quality</w:t>
      </w:r>
      <w:r w:rsidR="00C512E9" w:rsidRPr="000C37D1">
        <w:t>.</w:t>
      </w:r>
      <w:r w:rsidRPr="000C37D1">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0C37D1" w:rsidRDefault="00000000">
      <w:pPr>
        <w:pStyle w:val="ParText"/>
      </w:pPr>
      <w:r w:rsidRPr="000C37D1">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0C37D1">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0C37D1" w:rsidRDefault="00000000">
      <w:pPr>
        <w:pStyle w:val="Heading3"/>
      </w:pPr>
      <w:bookmarkStart w:id="101" w:name="_Toc236573985"/>
      <w:r w:rsidRPr="000C37D1">
        <w:t>Epistemic Uncertainty, Traceability, and Sensitivity</w:t>
      </w:r>
      <w:bookmarkEnd w:id="101"/>
    </w:p>
    <w:p w14:paraId="24840BAB" w14:textId="583358C9" w:rsidR="00E60383" w:rsidRPr="000C37D1" w:rsidRDefault="00000000">
      <w:pPr>
        <w:pStyle w:val="ParText"/>
      </w:pPr>
      <w:r w:rsidRPr="000C37D1">
        <w:t>The uncertainty that dominates an active incident is epistemic rather than aleatory</w:t>
      </w:r>
      <w:r w:rsidR="00C512E9" w:rsidRPr="000C37D1">
        <w:t>.</w:t>
      </w:r>
      <w:r w:rsidRPr="000C37D1">
        <w:t xml:space="preserve"> </w:t>
      </w:r>
      <w:r w:rsidR="00C512E9" w:rsidRPr="000C37D1">
        <w:t>T</w:t>
      </w:r>
      <w:r w:rsidRPr="000C37D1">
        <w:t xml:space="preserve">he state is under-observed, not merely noisy </w:t>
      </w:r>
      <w:sdt>
        <w:sdtPr>
          <w:id w:val="815619030"/>
          <w:citation/>
        </w:sdtPr>
        <w:sdtContent>
          <w:r w:rsidRPr="000C37D1">
            <w:fldChar w:fldCharType="begin"/>
          </w:r>
          <w:r w:rsidRPr="000C37D1">
            <w:instrText xml:space="preserve"> CITATION Mor90 \l 1055  \m Placeholder1 </w:instrText>
          </w:r>
          <w:r w:rsidRPr="000C37D1">
            <w:fldChar w:fldCharType="separate"/>
          </w:r>
          <w:r w:rsidR="00772963">
            <w:rPr>
              <w:noProof/>
            </w:rPr>
            <w:t>(Morgan &amp; Henrion, 1990; Walker, et al., 2003)</w:t>
          </w:r>
          <w:r w:rsidRPr="000C37D1">
            <w:fldChar w:fldCharType="end"/>
          </w:r>
        </w:sdtContent>
      </w:sdt>
      <w:r w:rsidRPr="000C37D1">
        <w:t xml:space="preserve">. Bayesian updating and Dempster-Shafer belief calibration both presuppose distributional knowledge that cell-level, real-time sensing does not supply </w:t>
      </w:r>
      <w:sdt>
        <w:sdtPr>
          <w:id w:val="815619032"/>
          <w:citation/>
        </w:sdtPr>
        <w:sdtContent>
          <w:r w:rsidRPr="000C37D1">
            <w:fldChar w:fldCharType="begin"/>
          </w:r>
          <w:r w:rsidR="00C512E9" w:rsidRPr="000C37D1">
            <w:instrText xml:space="preserve">CITATION Pea88 \m Sha76 \m Zad86 \t  \l 1055 </w:instrText>
          </w:r>
          <w:r w:rsidRPr="000C37D1">
            <w:fldChar w:fldCharType="separate"/>
          </w:r>
          <w:r w:rsidR="00772963">
            <w:rPr>
              <w:noProof/>
            </w:rPr>
            <w:t>(Pearl, 1988; Shafer, 1976; Zadeh, 1986)</w:t>
          </w:r>
          <w:r w:rsidRPr="000C37D1">
            <w:fldChar w:fldCharType="end"/>
          </w:r>
        </w:sdtContent>
      </w:sdt>
      <w:r w:rsidRPr="000C37D1">
        <w:t xml:space="preserve">. DisasterAware instead employs </w:t>
      </w:r>
      <w:r w:rsidRPr="000C37D1">
        <w:lastRenderedPageBreak/>
        <w:t xml:space="preserve">confidence gating. Every concept activation is blended with a persistence-based estimate in proportion to the confidence of the observations that produced it, following </w:t>
      </w:r>
      <w:r w:rsidRPr="000C37D1">
        <w:fldChar w:fldCharType="begin"/>
      </w:r>
      <w:r w:rsidRPr="000C37D1">
        <w:instrText xml:space="preserve"> REF _RefEqB11 \h </w:instrText>
      </w:r>
      <w:r w:rsidRPr="000C37D1">
        <w:fldChar w:fldCharType="separate"/>
      </w:r>
      <w:r w:rsidR="00772963" w:rsidRPr="000C37D1">
        <w:t xml:space="preserve">( </w:t>
      </w:r>
      <w:r w:rsidR="00772963">
        <w:rPr>
          <w:noProof/>
        </w:rPr>
        <w:t>12</w:t>
      </w:r>
      <w:r w:rsidR="00772963" w:rsidRPr="000C37D1">
        <w:t xml:space="preserve"> )</w:t>
      </w:r>
      <w:r w:rsidRPr="000C37D1">
        <w:fldChar w:fldCharType="end"/>
      </w:r>
      <w:r w:rsidRPr="000C37D1">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0C37D1">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0C37D1">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0C37D1">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0C37D1" w14:paraId="0F24E902" w14:textId="77777777" w:rsidTr="004F48B3">
        <w:tc>
          <w:tcPr>
            <w:tcW w:w="4404" w:type="pct"/>
            <w:vAlign w:val="center"/>
          </w:tcPr>
          <w:p w14:paraId="78C05D62" w14:textId="77777777" w:rsidR="00E60383" w:rsidRPr="000C37D1"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30DAA82A" w:rsidR="00E60383" w:rsidRPr="000C37D1" w:rsidRDefault="00000000" w:rsidP="00A20B34">
            <w:pPr>
              <w:pStyle w:val="ParEq"/>
            </w:pPr>
            <w:bookmarkStart w:id="102" w:name="_RefEqB11"/>
            <w:r w:rsidRPr="000C37D1">
              <w:t xml:space="preserve">( </w:t>
            </w:r>
            <w:r w:rsidRPr="000C37D1">
              <w:fldChar w:fldCharType="begin"/>
            </w:r>
            <w:r w:rsidRPr="000C37D1">
              <w:instrText xml:space="preserve"> SEQ ( \* ARABIC </w:instrText>
            </w:r>
            <w:r w:rsidRPr="000C37D1">
              <w:fldChar w:fldCharType="separate"/>
            </w:r>
            <w:r w:rsidR="00772963">
              <w:rPr>
                <w:noProof/>
              </w:rPr>
              <w:t>12</w:t>
            </w:r>
            <w:r w:rsidRPr="000C37D1">
              <w:fldChar w:fldCharType="end"/>
            </w:r>
            <w:r w:rsidRPr="000C37D1">
              <w:t xml:space="preserve"> )</w:t>
            </w:r>
            <w:bookmarkEnd w:id="102"/>
          </w:p>
        </w:tc>
      </w:tr>
    </w:tbl>
    <w:p w14:paraId="47CB328A" w14:textId="6517128E" w:rsidR="007406A0" w:rsidRPr="000C37D1" w:rsidRDefault="00000000" w:rsidP="007406A0">
      <w:pPr>
        <w:pStyle w:val="ParText"/>
      </w:pPr>
      <w:r w:rsidRPr="000C37D1">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0C37D1">
            <w:fldChar w:fldCharType="begin"/>
          </w:r>
          <w:r w:rsidRPr="000C37D1">
            <w:instrText xml:space="preserve"> CITATION RibeiroEtAl2016 \l 1055  \m GuidottiEtAl2018 </w:instrText>
          </w:r>
          <w:r w:rsidRPr="000C37D1">
            <w:fldChar w:fldCharType="separate"/>
          </w:r>
          <w:r w:rsidR="00772963">
            <w:rPr>
              <w:noProof/>
            </w:rPr>
            <w:t>(Ribeiro, Singh, &amp; Guestrin, 2016; Guidotti, et al., 2018)</w:t>
          </w:r>
          <w:r w:rsidRPr="000C37D1">
            <w:fldChar w:fldCharType="end"/>
          </w:r>
        </w:sdtContent>
      </w:sdt>
      <w:r w:rsidRPr="000C37D1">
        <w:t xml:space="preserve">. On this chain, a sensitivity analysis quantifies how a perturbation of an input, a membership parameter, or a priority weight propagates to the decision, as in </w:t>
      </w:r>
      <w:r w:rsidRPr="000C37D1">
        <w:fldChar w:fldCharType="begin"/>
      </w:r>
      <w:r w:rsidRPr="000C37D1">
        <w:instrText xml:space="preserve"> REF _RefEqB12 \h </w:instrText>
      </w:r>
      <w:r w:rsidRPr="000C37D1">
        <w:fldChar w:fldCharType="separate"/>
      </w:r>
      <w:r w:rsidR="00772963" w:rsidRPr="000C37D1">
        <w:t xml:space="preserve">( </w:t>
      </w:r>
      <w:r w:rsidR="00772963">
        <w:rPr>
          <w:noProof/>
        </w:rPr>
        <w:t>13</w:t>
      </w:r>
      <w:r w:rsidR="00772963" w:rsidRPr="000C37D1">
        <w:t xml:space="preserve"> )</w:t>
      </w:r>
      <w:r w:rsidRPr="000C37D1">
        <w:fldChar w:fldCharType="end"/>
      </w:r>
      <w:r w:rsidR="007406A0" w:rsidRPr="000C37D1">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0C37D1">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0C37D1">
        <w:t xml:space="preserve"> induced by a change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0C37D1">
        <w:t xml:space="preserve">. </w:t>
      </w:r>
      <w:r w:rsidR="007406A0" w:rsidRPr="000C37D1">
        <w:fldChar w:fldCharType="begin"/>
      </w:r>
      <w:r w:rsidR="007406A0" w:rsidRPr="000C37D1">
        <w:instrText xml:space="preserve"> REF _RefTblT \h </w:instrText>
      </w:r>
      <w:r w:rsidR="007406A0" w:rsidRPr="000C37D1">
        <w:fldChar w:fldCharType="separate"/>
      </w:r>
      <w:r w:rsidR="00772963" w:rsidRPr="000C37D1">
        <w:t xml:space="preserve">Table </w:t>
      </w:r>
      <w:r w:rsidR="00772963">
        <w:rPr>
          <w:noProof/>
        </w:rPr>
        <w:t>2</w:t>
      </w:r>
      <w:r w:rsidR="00772963" w:rsidRPr="000C37D1">
        <w:t>.</w:t>
      </w:r>
      <w:r w:rsidR="00772963">
        <w:rPr>
          <w:noProof/>
        </w:rPr>
        <w:t>6</w:t>
      </w:r>
      <w:r w:rsidR="007406A0" w:rsidRPr="000C37D1">
        <w:fldChar w:fldCharType="end"/>
      </w:r>
      <w:r w:rsidR="007406A0" w:rsidRPr="000C37D1">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0C37D1" w14:paraId="6BC708A9" w14:textId="77777777" w:rsidTr="004F48B3">
        <w:tc>
          <w:tcPr>
            <w:tcW w:w="4404" w:type="pct"/>
            <w:vAlign w:val="center"/>
          </w:tcPr>
          <w:p w14:paraId="353ABE03" w14:textId="2EE2D3A7" w:rsidR="00E60383" w:rsidRPr="000C37D1"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34324DBE" w:rsidR="00E60383" w:rsidRPr="000C37D1" w:rsidRDefault="00000000" w:rsidP="0085040B">
            <w:pPr>
              <w:pStyle w:val="ParEq"/>
            </w:pPr>
            <w:bookmarkStart w:id="103" w:name="_RefEqB12"/>
            <w:r w:rsidRPr="000C37D1">
              <w:t xml:space="preserve">( </w:t>
            </w:r>
            <w:r w:rsidRPr="000C37D1">
              <w:fldChar w:fldCharType="begin"/>
            </w:r>
            <w:r w:rsidRPr="000C37D1">
              <w:instrText xml:space="preserve"> SEQ ( \* ARABIC </w:instrText>
            </w:r>
            <w:r w:rsidRPr="000C37D1">
              <w:fldChar w:fldCharType="separate"/>
            </w:r>
            <w:r w:rsidR="00772963">
              <w:rPr>
                <w:noProof/>
              </w:rPr>
              <w:t>13</w:t>
            </w:r>
            <w:r w:rsidRPr="000C37D1">
              <w:fldChar w:fldCharType="end"/>
            </w:r>
            <w:r w:rsidRPr="000C37D1">
              <w:t xml:space="preserve"> )</w:t>
            </w:r>
            <w:bookmarkEnd w:id="103"/>
          </w:p>
        </w:tc>
      </w:tr>
    </w:tbl>
    <w:p w14:paraId="282EC340" w14:textId="27AE65DD" w:rsidR="00DC608C" w:rsidRPr="000C37D1" w:rsidRDefault="00000000">
      <w:pPr>
        <w:pStyle w:val="Caption"/>
      </w:pPr>
      <w:bookmarkStart w:id="104" w:name="_RefTblT"/>
      <w:bookmarkStart w:id="105" w:name="_Toc236574052"/>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2</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6</w:t>
      </w:r>
      <w:r w:rsidR="004A4810" w:rsidRPr="000C37D1">
        <w:fldChar w:fldCharType="end"/>
      </w:r>
      <w:bookmarkEnd w:id="104"/>
      <w:r w:rsidRPr="000C37D1">
        <w:t xml:space="preserve"> Scope of traceability and sensitivity analysis</w:t>
      </w:r>
      <w:bookmarkEnd w:id="105"/>
    </w:p>
    <w:tbl>
      <w:tblPr>
        <w:tblStyle w:val="PlainTable2"/>
        <w:tblW w:w="5000" w:type="pct"/>
        <w:tblLook w:val="04A0" w:firstRow="1" w:lastRow="0" w:firstColumn="1" w:lastColumn="0" w:noHBand="0" w:noVBand="1"/>
      </w:tblPr>
      <w:tblGrid>
        <w:gridCol w:w="2124"/>
        <w:gridCol w:w="5923"/>
      </w:tblGrid>
      <w:tr w:rsidR="00DC608C" w:rsidRPr="000C37D1"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0C37D1" w:rsidRDefault="00000000">
            <w:pPr>
              <w:pStyle w:val="TableText"/>
            </w:pPr>
            <w:r w:rsidRPr="000C37D1">
              <w:t>Scope</w:t>
            </w:r>
          </w:p>
        </w:tc>
        <w:tc>
          <w:tcPr>
            <w:tcW w:w="3680" w:type="pct"/>
          </w:tcPr>
          <w:p w14:paraId="53C00DA7" w14:textId="77777777" w:rsidR="00DC608C" w:rsidRPr="000C37D1" w:rsidRDefault="00000000">
            <w:pPr>
              <w:pStyle w:val="TableText"/>
              <w:cnfStyle w:val="100000000000" w:firstRow="1" w:lastRow="0" w:firstColumn="0" w:lastColumn="0" w:oddVBand="0" w:evenVBand="0" w:oddHBand="0" w:evenHBand="0" w:firstRowFirstColumn="0" w:firstRowLastColumn="0" w:lastRowFirstColumn="0" w:lastRowLastColumn="0"/>
            </w:pPr>
            <w:r w:rsidRPr="000C37D1">
              <w:t>Content</w:t>
            </w:r>
          </w:p>
        </w:tc>
      </w:tr>
      <w:tr w:rsidR="00DC608C" w:rsidRPr="000C37D1"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0C37D1" w:rsidRDefault="00000000">
            <w:pPr>
              <w:pStyle w:val="TableText"/>
            </w:pPr>
            <w:r w:rsidRPr="000C37D1">
              <w:t>Traced for every decision</w:t>
            </w:r>
          </w:p>
        </w:tc>
        <w:tc>
          <w:tcPr>
            <w:tcW w:w="3680" w:type="pct"/>
          </w:tcPr>
          <w:p w14:paraId="74AAAE89" w14:textId="77777777" w:rsidR="00DC608C"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Concept activations, the rules they fired with their firing strengths, and the observation confidence behind each input</w:t>
            </w:r>
          </w:p>
        </w:tc>
      </w:tr>
      <w:tr w:rsidR="00DC608C" w:rsidRPr="000C37D1"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0C37D1" w:rsidRDefault="00000000">
            <w:pPr>
              <w:pStyle w:val="TableText"/>
            </w:pPr>
            <w:r w:rsidRPr="000C37D1">
              <w:t>Sensed from the field</w:t>
            </w:r>
          </w:p>
        </w:tc>
        <w:tc>
          <w:tcPr>
            <w:tcW w:w="3680" w:type="pct"/>
          </w:tcPr>
          <w:p w14:paraId="03385008" w14:textId="77777777"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0C37D1">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0C37D1">
              <w:t>; nothing hidden from observation enters the decision path</w:t>
            </w:r>
          </w:p>
        </w:tc>
      </w:tr>
      <w:tr w:rsidR="00DC608C" w:rsidRPr="000C37D1"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0C37D1" w:rsidRDefault="00000000">
            <w:pPr>
              <w:pStyle w:val="TableText"/>
            </w:pPr>
            <w:r w:rsidRPr="000C37D1">
              <w:t>Sensitivity inputs (what is varied)</w:t>
            </w:r>
          </w:p>
        </w:tc>
        <w:tc>
          <w:tcPr>
            <w:tcW w:w="3680" w:type="pct"/>
          </w:tcPr>
          <w:p w14:paraId="084458B6" w14:textId="77777777" w:rsidR="00DC608C" w:rsidRPr="000C37D1" w:rsidRDefault="00000000">
            <w:pPr>
              <w:pStyle w:val="TableText"/>
              <w:cnfStyle w:val="000000100000" w:firstRow="0" w:lastRow="0" w:firstColumn="0" w:lastColumn="0" w:oddVBand="0" w:evenVBand="0" w:oddHBand="1" w:evenHBand="0" w:firstRowFirstColumn="0" w:firstRowLastColumn="0" w:lastRowFirstColumn="0" w:lastRowLastColumn="0"/>
            </w:pPr>
            <w:r w:rsidRPr="000C37D1">
              <w:t xml:space="preserve">Features </w:t>
            </w:r>
            <m:oMath>
              <m:r>
                <w:rPr>
                  <w:rFonts w:ascii="Cambria Math" w:hAnsi="Cambria Math"/>
                </w:rPr>
                <m:t>z</m:t>
              </m:r>
            </m:oMath>
            <w:r w:rsidRPr="000C37D1">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0C37D1"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0C37D1" w:rsidRDefault="00000000">
            <w:pPr>
              <w:pStyle w:val="TableText"/>
            </w:pPr>
            <w:r w:rsidRPr="000C37D1">
              <w:t>Sensitivity outputs (what is observed)</w:t>
            </w:r>
          </w:p>
        </w:tc>
        <w:tc>
          <w:tcPr>
            <w:tcW w:w="3680" w:type="pct"/>
          </w:tcPr>
          <w:p w14:paraId="7573A1C6" w14:textId="77777777" w:rsidR="00DC608C" w:rsidRPr="000C37D1" w:rsidRDefault="00000000">
            <w:pPr>
              <w:pStyle w:val="TableText"/>
              <w:cnfStyle w:val="000000000000" w:firstRow="0" w:lastRow="0" w:firstColumn="0" w:lastColumn="0" w:oddVBand="0" w:evenVBand="0" w:oddHBand="0" w:evenHBand="0" w:firstRowFirstColumn="0" w:firstRowLastColumn="0" w:lastRowFirstColumn="0" w:lastRowLastColumn="0"/>
            </w:pPr>
            <w:r w:rsidRPr="000C37D1">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0C37D1">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0C37D1">
              <w:t>, and the acceptance outcome</w:t>
            </w:r>
          </w:p>
        </w:tc>
      </w:tr>
    </w:tbl>
    <w:p w14:paraId="6863548D" w14:textId="5106151A" w:rsidR="00AF56FF" w:rsidRPr="000C37D1" w:rsidRDefault="00AF56FF" w:rsidP="00AF56FF">
      <w:pPr>
        <w:pStyle w:val="Heading3"/>
      </w:pPr>
      <w:bookmarkStart w:id="106" w:name="_Toc236573986"/>
      <w:r w:rsidRPr="000C37D1">
        <w:lastRenderedPageBreak/>
        <w:t>Generative Models and Large Language Models</w:t>
      </w:r>
      <w:bookmarkEnd w:id="106"/>
    </w:p>
    <w:p w14:paraId="278ACAC2" w14:textId="0AE0458C" w:rsidR="00AF56FF" w:rsidRPr="000C37D1" w:rsidRDefault="00AF56FF" w:rsidP="00AF56FF">
      <w:pPr>
        <w:pStyle w:val="ParText"/>
      </w:pPr>
      <w:r w:rsidRPr="000C37D1">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0C37D1">
        <w:t xml:space="preserve"> </w:t>
      </w:r>
      <w:sdt>
        <w:sdtPr>
          <w:id w:val="870000002"/>
          <w:citation/>
        </w:sdtPr>
        <w:sdtContent>
          <w:r w:rsidR="00AC7C88" w:rsidRPr="000C37D1">
            <w:fldChar w:fldCharType="begin"/>
          </w:r>
          <w:r w:rsidR="00AC7C88" w:rsidRPr="000C37D1">
            <w:instrText xml:space="preserve">CITATION Vaswani2017 \m Brown2020 \l 1055 </w:instrText>
          </w:r>
          <w:r w:rsidR="00AC7C88" w:rsidRPr="000C37D1">
            <w:fldChar w:fldCharType="separate"/>
          </w:r>
          <w:r w:rsidR="00772963">
            <w:rPr>
              <w:noProof/>
            </w:rPr>
            <w:t>(Vaswani, et al., 2017; Brown, et al., Language models are few-shot learners, 2020)</w:t>
          </w:r>
          <w:r w:rsidR="00AC7C88" w:rsidRPr="000C37D1">
            <w:fldChar w:fldCharType="end"/>
          </w:r>
        </w:sdtContent>
      </w:sdt>
      <w:r w:rsidR="00AC7C88" w:rsidRPr="000C37D1">
        <w:t xml:space="preserve"> </w:t>
      </w:r>
      <w:r w:rsidRPr="000C37D1">
        <w:t>Through this pre-training it acquires broad linguistic competence and a wide</w:t>
      </w:r>
      <w:r w:rsidR="00277534" w:rsidRPr="000C37D1">
        <w:t xml:space="preserve"> </w:t>
      </w:r>
      <w:r w:rsidRPr="000C37D1">
        <w:t>store of world knowledge, which it can recombine into text that follows the structure and the vocabulary asked of it.</w:t>
      </w:r>
    </w:p>
    <w:p w14:paraId="12913119" w14:textId="3C89CDC4" w:rsidR="00AF56FF" w:rsidRPr="000C37D1" w:rsidRDefault="00AF56FF" w:rsidP="00AF56FF">
      <w:pPr>
        <w:pStyle w:val="ParText"/>
      </w:pPr>
      <w:r w:rsidRPr="000C37D1">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rsidRPr="000C37D1">
            <w:fldChar w:fldCharType="begin"/>
          </w:r>
          <w:r w:rsidR="00AC7C88" w:rsidRPr="000C37D1">
            <w:instrText xml:space="preserve">CITATION Placeholder2 \t  \l 1055 </w:instrText>
          </w:r>
          <w:r w:rsidR="00AC7C88" w:rsidRPr="000C37D1">
            <w:fldChar w:fldCharType="separate"/>
          </w:r>
          <w:r w:rsidR="00772963">
            <w:rPr>
              <w:noProof/>
            </w:rPr>
            <w:t>(Brown, et al., 2020)</w:t>
          </w:r>
          <w:r w:rsidR="00AC7C88" w:rsidRPr="000C37D1">
            <w:fldChar w:fldCharType="end"/>
          </w:r>
        </w:sdtContent>
      </w:sdt>
      <w:r w:rsidRPr="000C37D1">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34EE23EB" w:rsidR="00AF56FF" w:rsidRPr="000C37D1" w:rsidRDefault="00AF56FF" w:rsidP="00AF56FF">
      <w:pPr>
        <w:pStyle w:val="ParText"/>
      </w:pPr>
      <w:r w:rsidRPr="000C37D1">
        <w:t>In</w:t>
      </w:r>
      <w:r w:rsidR="00A20B34" w:rsidRPr="000C37D1">
        <w:t xml:space="preserve"> DSS</w:t>
      </w:r>
      <w:r w:rsidRPr="000C37D1">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rsidRPr="000C37D1">
        <w:t xml:space="preserve"> </w:t>
      </w:r>
      <w:sdt>
        <w:sdtPr>
          <w:id w:val="1964682995"/>
          <w:citation/>
        </w:sdtPr>
        <w:sdtContent>
          <w:r w:rsidR="00F129F8" w:rsidRPr="000C37D1">
            <w:fldChar w:fldCharType="begin"/>
          </w:r>
          <w:r w:rsidR="00F129F8" w:rsidRPr="000C37D1">
            <w:instrText xml:space="preserve"> CITATION Con16 \l 1033 </w:instrText>
          </w:r>
          <w:r w:rsidR="00F129F8" w:rsidRPr="000C37D1">
            <w:fldChar w:fldCharType="separate"/>
          </w:r>
          <w:r w:rsidR="00772963">
            <w:rPr>
              <w:noProof/>
            </w:rPr>
            <w:t>(Amodei, et al., 2016)</w:t>
          </w:r>
          <w:r w:rsidR="00F129F8" w:rsidRPr="000C37D1">
            <w:fldChar w:fldCharType="end"/>
          </w:r>
        </w:sdtContent>
      </w:sdt>
      <w:r w:rsidRPr="000C37D1">
        <w:t>, a failure often called hallucination</w:t>
      </w:r>
      <w:r w:rsidR="00483D22" w:rsidRPr="000C37D1">
        <w:t xml:space="preserve"> </w:t>
      </w:r>
      <w:sdt>
        <w:sdtPr>
          <w:id w:val="870000004"/>
          <w:citation/>
        </w:sdtPr>
        <w:sdtContent>
          <w:r w:rsidR="00483D22" w:rsidRPr="000C37D1">
            <w:fldChar w:fldCharType="begin"/>
          </w:r>
          <w:r w:rsidR="006F49F6" w:rsidRPr="000C37D1">
            <w:instrText xml:space="preserve">CITATION Ji2023 \l 1055 </w:instrText>
          </w:r>
          <w:r w:rsidR="00483D22" w:rsidRPr="000C37D1">
            <w:fldChar w:fldCharType="separate"/>
          </w:r>
          <w:r w:rsidR="00772963">
            <w:rPr>
              <w:noProof/>
            </w:rPr>
            <w:t>(Ji, et al., 2023)</w:t>
          </w:r>
          <w:r w:rsidR="00483D22" w:rsidRPr="000C37D1">
            <w:fldChar w:fldCharType="end"/>
          </w:r>
        </w:sdtContent>
      </w:sdt>
      <w:r w:rsidR="00483D22" w:rsidRPr="000C37D1">
        <w:t>,</w:t>
      </w:r>
      <w:r w:rsidRPr="000C37D1">
        <w:t xml:space="preserve"> </w:t>
      </w:r>
      <w:r w:rsidR="00483D22" w:rsidRPr="000C37D1">
        <w:t>a</w:t>
      </w:r>
      <w:r w:rsidRPr="000C37D1">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rsidRPr="000C37D1">
            <w:fldChar w:fldCharType="begin"/>
          </w:r>
          <w:r w:rsidR="006F49F6" w:rsidRPr="000C37D1">
            <w:instrText xml:space="preserve">CITATION Mohammadi2025 \l 1055 </w:instrText>
          </w:r>
          <w:r w:rsidR="006F49F6" w:rsidRPr="000C37D1">
            <w:fldChar w:fldCharType="separate"/>
          </w:r>
          <w:r w:rsidR="00772963">
            <w:rPr>
              <w:noProof/>
            </w:rPr>
            <w:t>(Mohammadi, Alesheikh, &amp; Alimohammadi, 2025)</w:t>
          </w:r>
          <w:r w:rsidR="006F49F6" w:rsidRPr="000C37D1">
            <w:fldChar w:fldCharType="end"/>
          </w:r>
        </w:sdtContent>
      </w:sdt>
      <w:r w:rsidR="006F49F6" w:rsidRPr="000C37D1">
        <w:t>.</w:t>
      </w:r>
    </w:p>
    <w:p w14:paraId="163DE1CB" w14:textId="47D330C2" w:rsidR="007B46B6" w:rsidRPr="000C37D1" w:rsidRDefault="007B46B6" w:rsidP="007B46B6">
      <w:pPr>
        <w:pStyle w:val="Heading3"/>
      </w:pPr>
      <w:bookmarkStart w:id="107" w:name="_Toc236573987"/>
      <w:r w:rsidRPr="000C37D1">
        <w:t>Adaptive and Generative Decision Loops</w:t>
      </w:r>
      <w:bookmarkEnd w:id="107"/>
    </w:p>
    <w:p w14:paraId="5F0BF59F" w14:textId="6DC42A29" w:rsidR="007B46B6" w:rsidRPr="000C37D1" w:rsidRDefault="007B46B6" w:rsidP="007B46B6">
      <w:pPr>
        <w:pStyle w:val="ParText"/>
      </w:pPr>
      <w:r w:rsidRPr="000C37D1">
        <w:t xml:space="preserve">The preceding sections defined the admissible interventions, the reasoning that produces candidate decisions, and the criteria by which candidates are judged. This section presents the mechanism that keeps the decision space open without </w:t>
      </w:r>
      <w:r w:rsidRPr="000C37D1">
        <w:lastRenderedPageBreak/>
        <w:t>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0C37D1">
            <w:fldChar w:fldCharType="begin"/>
          </w:r>
          <w:r w:rsidRPr="000C37D1">
            <w:instrText xml:space="preserve"> CITATION Ang04 \l 1055  \m Lug11 </w:instrText>
          </w:r>
          <w:r w:rsidRPr="000C37D1">
            <w:fldChar w:fldCharType="separate"/>
          </w:r>
          <w:r w:rsidR="00772963">
            <w:rPr>
              <w:noProof/>
            </w:rPr>
            <w:t xml:space="preserve"> (Angelov &amp; Filev, 2004; Lughofer, 2011)</w:t>
          </w:r>
          <w:r w:rsidRPr="000C37D1">
            <w:fldChar w:fldCharType="end"/>
          </w:r>
        </w:sdtContent>
      </w:sdt>
      <w:r w:rsidRPr="000C37D1">
        <w:t xml:space="preserve">, the third extends it with generation </w:t>
      </w:r>
      <w:sdt>
        <w:sdtPr>
          <w:id w:val="815619081"/>
          <w:citation/>
        </w:sdtPr>
        <w:sdtContent>
          <w:r w:rsidRPr="000C37D1">
            <w:fldChar w:fldCharType="begin"/>
          </w:r>
          <w:r w:rsidRPr="000C37D1">
            <w:instrText xml:space="preserve"> CITATION Xie24 \l 1055  \m Che25  \m Cha25 </w:instrText>
          </w:r>
          <w:r w:rsidRPr="000C37D1">
            <w:fldChar w:fldCharType="separate"/>
          </w:r>
          <w:r w:rsidR="00772963">
            <w:rPr>
              <w:noProof/>
            </w:rPr>
            <w:t>(Xie, ve diğerleri, 2024; Chen, ve diğerleri, 2025; Chandra, Kumar, Patra, &amp; Agarwal, 2025)</w:t>
          </w:r>
          <w:r w:rsidRPr="000C37D1">
            <w:fldChar w:fldCharType="end"/>
          </w:r>
        </w:sdtContent>
      </w:sdt>
      <w:r w:rsidRPr="000C37D1">
        <w:t>.</w:t>
      </w:r>
    </w:p>
    <w:p w14:paraId="4C386BE2" w14:textId="58791E5A" w:rsidR="00D854A7" w:rsidRPr="000C37D1" w:rsidRDefault="00DE3BAC" w:rsidP="00D854A7">
      <w:pPr>
        <w:jc w:val="center"/>
      </w:pPr>
      <w:r w:rsidRPr="000C37D1">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0B53BAF6" w:rsidR="00D854A7" w:rsidRPr="000C37D1" w:rsidRDefault="00D854A7" w:rsidP="00D854A7">
      <w:pPr>
        <w:pStyle w:val="Caption"/>
      </w:pPr>
      <w:bookmarkStart w:id="108" w:name="_RefFig24"/>
      <w:bookmarkStart w:id="109" w:name="_Toc236574084"/>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2</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5</w:t>
      </w:r>
      <w:r w:rsidR="00840146" w:rsidRPr="000C37D1">
        <w:fldChar w:fldCharType="end"/>
      </w:r>
      <w:bookmarkEnd w:id="108"/>
      <w:r w:rsidRPr="000C37D1">
        <w:t xml:space="preserve"> Staged adaptation loop with generative proposal and verification</w:t>
      </w:r>
      <w:bookmarkEnd w:id="109"/>
    </w:p>
    <w:p w14:paraId="0C93551D" w14:textId="1AF9206F" w:rsidR="002E2D3F" w:rsidRPr="000C37D1" w:rsidRDefault="007B46B6" w:rsidP="00F96724">
      <w:pPr>
        <w:pStyle w:val="ParText"/>
      </w:pPr>
      <w:r w:rsidRPr="000C37D1">
        <w:fldChar w:fldCharType="begin"/>
      </w:r>
      <w:r w:rsidRPr="000C37D1">
        <w:instrText xml:space="preserve"> REF _RefFig24 \h </w:instrText>
      </w:r>
      <w:r w:rsidRPr="000C37D1">
        <w:fldChar w:fldCharType="separate"/>
      </w:r>
      <w:r w:rsidR="00772963" w:rsidRPr="000C37D1">
        <w:t xml:space="preserve">Figure </w:t>
      </w:r>
      <w:r w:rsidR="00772963">
        <w:rPr>
          <w:noProof/>
        </w:rPr>
        <w:t>2</w:t>
      </w:r>
      <w:r w:rsidR="00772963" w:rsidRPr="000C37D1">
        <w:t>.</w:t>
      </w:r>
      <w:r w:rsidR="00772963">
        <w:rPr>
          <w:noProof/>
        </w:rPr>
        <w:t>5</w:t>
      </w:r>
      <w:r w:rsidRPr="000C37D1">
        <w:fldChar w:fldCharType="end"/>
      </w:r>
      <w:r w:rsidRPr="000C37D1">
        <w:t xml:space="preserve"> depicts the complete loop. The rule base issues decisions, the realized cost is fed back, the </w:t>
      </w:r>
      <w:r w:rsidR="002E2D3F" w:rsidRPr="000C37D1">
        <w:t>value-based</w:t>
      </w:r>
      <w:r w:rsidR="0086103F" w:rsidRPr="000C37D1">
        <w:t xml:space="preserve"> stage</w:t>
      </w:r>
      <w:r w:rsidRPr="000C37D1">
        <w:t xml:space="preserve"> controller selects </w:t>
      </w:r>
      <w:r w:rsidR="007E790D" w:rsidRPr="000C37D1">
        <w:t>one of t</w:t>
      </w:r>
      <w:r w:rsidR="002E2D3F" w:rsidRPr="000C37D1">
        <w:t>he three operations form</w:t>
      </w:r>
      <w:r w:rsidR="007E790D" w:rsidRPr="000C37D1">
        <w:t>ing</w:t>
      </w:r>
      <w:r w:rsidR="002E2D3F" w:rsidRPr="000C37D1">
        <w:t xml:space="preserve"> a ladder of increasing intervention. </w:t>
      </w:r>
      <w:r w:rsidR="002E2D3F" w:rsidRPr="000C37D1">
        <w:rPr>
          <w:b/>
          <w:bCs/>
        </w:rPr>
        <w:t>Parameter tuning</w:t>
      </w:r>
      <w:r w:rsidR="002E2D3F" w:rsidRPr="000C37D1">
        <w:t xml:space="preserve"> is the least invasive: the evolving-fuzzy stage adjusts the membership-function parameters of existing rules. </w:t>
      </w:r>
      <w:r w:rsidR="002E2D3F" w:rsidRPr="000C37D1">
        <w:rPr>
          <w:b/>
          <w:bCs/>
        </w:rPr>
        <w:t>Resolution increase</w:t>
      </w:r>
      <w:r w:rsidR="002E2D3F" w:rsidRPr="000C37D1">
        <w:t xml:space="preserve"> goes one step further, refining the term set by adding a linguistic term or splitting the region of the input space where the residual cost concentrates. </w:t>
      </w:r>
      <w:r w:rsidR="002E2D3F" w:rsidRPr="000C37D1">
        <w:rPr>
          <w:b/>
          <w:bCs/>
        </w:rPr>
        <w:t>Generative proposal</w:t>
      </w:r>
      <w:r w:rsidR="002E2D3F" w:rsidRPr="000C37D1">
        <w:t xml:space="preserve"> is the last resort: when neither of the earlier operations removes a persistent cost, a generative model drafts a genuinely new candidate rule. Large-language-model agents have recently begun to act as such proposers in wildfire analysis and response.</w:t>
      </w:r>
    </w:p>
    <w:p w14:paraId="75934A4F" w14:textId="525F1E16" w:rsidR="007B46B6" w:rsidRPr="000C37D1" w:rsidRDefault="007B46B6" w:rsidP="007B46B6">
      <w:pPr>
        <w:pStyle w:val="ParText"/>
      </w:pPr>
      <w:r w:rsidRPr="000C37D1">
        <w:t xml:space="preserve">The loop is disciplined by two safeguards. </w:t>
      </w:r>
      <w:r w:rsidR="0086103F" w:rsidRPr="000C37D1">
        <w:t>Value based stage</w:t>
      </w:r>
      <w:r w:rsidRPr="000C37D1">
        <w:t xml:space="preserve"> controller tunes admitted rules and decides when escalation is warranted, driven by the same cost function that evaluates decisions </w:t>
      </w:r>
      <w:sdt>
        <w:sdtPr>
          <w:id w:val="815619067"/>
          <w:citation/>
        </w:sdtPr>
        <w:sdtContent>
          <w:r w:rsidRPr="000C37D1">
            <w:fldChar w:fldCharType="begin"/>
          </w:r>
          <w:r w:rsidRPr="000C37D1">
            <w:instrText xml:space="preserve"> CITATION Sut18 \l 1055 </w:instrText>
          </w:r>
          <w:r w:rsidRPr="000C37D1">
            <w:fldChar w:fldCharType="separate"/>
          </w:r>
          <w:r w:rsidR="00772963">
            <w:rPr>
              <w:noProof/>
            </w:rPr>
            <w:t>(Sutton &amp; Barto, 2018)</w:t>
          </w:r>
          <w:r w:rsidRPr="000C37D1">
            <w:fldChar w:fldCharType="end"/>
          </w:r>
        </w:sdtContent>
      </w:sdt>
      <w:r w:rsidRPr="000C37D1">
        <w:t>.</w:t>
      </w:r>
      <w:r w:rsidR="00151EDC" w:rsidRPr="000C37D1">
        <w:t xml:space="preserve"> E</w:t>
      </w:r>
      <w:r w:rsidRPr="000C37D1">
        <w:t xml:space="preserve">very candidate, regardless </w:t>
      </w:r>
      <w:r w:rsidRPr="000C37D1">
        <w:lastRenderedPageBreak/>
        <w:t xml:space="preserve">of its origin, must pass the satisficing acceptance gate before it may act, according to the admission condition in </w:t>
      </w:r>
      <w:r w:rsidRPr="000C37D1">
        <w:fldChar w:fldCharType="begin"/>
      </w:r>
      <w:r w:rsidRPr="000C37D1">
        <w:instrText xml:space="preserve"> REF _RefEqB13 \h </w:instrText>
      </w:r>
      <w:r w:rsidRPr="000C37D1">
        <w:fldChar w:fldCharType="separate"/>
      </w:r>
      <w:r w:rsidR="00772963" w:rsidRPr="000C37D1">
        <w:t xml:space="preserve">( </w:t>
      </w:r>
      <w:r w:rsidR="00772963">
        <w:rPr>
          <w:noProof/>
        </w:rPr>
        <w:t>14</w:t>
      </w:r>
      <w:r w:rsidR="00772963" w:rsidRPr="000C37D1">
        <w:t xml:space="preserve"> )</w:t>
      </w:r>
      <w:r w:rsidRPr="000C37D1">
        <w:fldChar w:fldCharType="end"/>
      </w:r>
      <w:r w:rsidRPr="000C37D1">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0C37D1" w14:paraId="7746BC72" w14:textId="77777777" w:rsidTr="00FD40BB">
        <w:tc>
          <w:tcPr>
            <w:tcW w:w="4404" w:type="pct"/>
            <w:vAlign w:val="center"/>
          </w:tcPr>
          <w:p w14:paraId="2E96A62C" w14:textId="77777777" w:rsidR="007B46B6" w:rsidRPr="000C37D1"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1D2E0851" w:rsidR="007B46B6" w:rsidRPr="000C37D1" w:rsidRDefault="007B46B6" w:rsidP="00D854A7">
            <w:pPr>
              <w:pStyle w:val="ParEq"/>
            </w:pPr>
            <w:bookmarkStart w:id="110" w:name="_RefEqB13"/>
            <w:r w:rsidRPr="000C37D1">
              <w:t xml:space="preserve">( </w:t>
            </w:r>
            <w:r w:rsidRPr="000C37D1">
              <w:fldChar w:fldCharType="begin"/>
            </w:r>
            <w:r w:rsidRPr="000C37D1">
              <w:instrText xml:space="preserve"> SEQ ( \* ARABIC </w:instrText>
            </w:r>
            <w:r w:rsidRPr="000C37D1">
              <w:fldChar w:fldCharType="separate"/>
            </w:r>
            <w:r w:rsidR="00772963">
              <w:rPr>
                <w:noProof/>
              </w:rPr>
              <w:t>14</w:t>
            </w:r>
            <w:r w:rsidRPr="000C37D1">
              <w:fldChar w:fldCharType="end"/>
            </w:r>
            <w:r w:rsidRPr="000C37D1">
              <w:t xml:space="preserve"> )</w:t>
            </w:r>
            <w:bookmarkEnd w:id="110"/>
          </w:p>
        </w:tc>
      </w:tr>
    </w:tbl>
    <w:p w14:paraId="6FB8674F" w14:textId="3B7CEF5D" w:rsidR="007B46B6" w:rsidRPr="000C37D1" w:rsidRDefault="007B46B6" w:rsidP="007B46B6">
      <w:pPr>
        <w:pStyle w:val="ParText"/>
      </w:pPr>
      <w:r w:rsidRPr="000C37D1">
        <w:t xml:space="preserve">In </w:t>
      </w:r>
      <w:r w:rsidRPr="000C37D1">
        <w:fldChar w:fldCharType="begin"/>
      </w:r>
      <w:r w:rsidRPr="000C37D1">
        <w:instrText xml:space="preserve"> REF _RefEqB13 \h </w:instrText>
      </w:r>
      <w:r w:rsidRPr="000C37D1">
        <w:fldChar w:fldCharType="separate"/>
      </w:r>
      <w:r w:rsidR="00772963" w:rsidRPr="000C37D1">
        <w:t xml:space="preserve">( </w:t>
      </w:r>
      <w:r w:rsidR="00772963">
        <w:rPr>
          <w:noProof/>
        </w:rPr>
        <w:t>14</w:t>
      </w:r>
      <w:r w:rsidR="00772963" w:rsidRPr="000C37D1">
        <w:t xml:space="preserve"> )</w:t>
      </w:r>
      <w:r w:rsidRPr="000C37D1">
        <w:fldChar w:fldCharType="end"/>
      </w:r>
      <w:r w:rsidRPr="000C37D1">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0C37D1">
        <w:t xml:space="preserve"> denotes the cost achieved under rule base </w:t>
      </w:r>
      <m:oMath>
        <m:r>
          <w:rPr>
            <w:rFonts w:ascii="Cambria Math" w:hAnsi="Cambria Math"/>
          </w:rPr>
          <m:t>R</m:t>
        </m:r>
      </m:oMath>
      <w:r w:rsidRPr="000C37D1">
        <w:t xml:space="preserve"> and </w:t>
      </w:r>
      <m:oMath>
        <m:r>
          <w:rPr>
            <w:rFonts w:ascii="Cambria Math" w:hAnsi="Cambria Math"/>
          </w:rPr>
          <m:t>δ</m:t>
        </m:r>
      </m:oMath>
      <w:r w:rsidRPr="000C37D1">
        <w:t xml:space="preserve"> a non-negative improvement margin; an unverified generated rule therefore never reaches the field </w:t>
      </w:r>
      <w:sdt>
        <w:sdtPr>
          <w:id w:val="815619076"/>
          <w:citation/>
        </w:sdtPr>
        <w:sdtContent>
          <w:r w:rsidRPr="000C37D1">
            <w:fldChar w:fldCharType="begin"/>
          </w:r>
          <w:r w:rsidRPr="000C37D1">
            <w:instrText xml:space="preserve"> CITATION Ses22 \l 1055 </w:instrText>
          </w:r>
          <w:r w:rsidRPr="000C37D1">
            <w:fldChar w:fldCharType="separate"/>
          </w:r>
          <w:r w:rsidR="00772963">
            <w:rPr>
              <w:noProof/>
            </w:rPr>
            <w:t>(Seshia, Sadigh, &amp; Sastry, 2022)</w:t>
          </w:r>
          <w:r w:rsidRPr="000C37D1">
            <w:fldChar w:fldCharType="end"/>
          </w:r>
        </w:sdtContent>
      </w:sdt>
      <w:r w:rsidRPr="000C37D1">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0C37D1" w:rsidRDefault="0052336B" w:rsidP="007B46B6">
      <w:pPr>
        <w:pStyle w:val="ParText"/>
      </w:pPr>
      <w:r w:rsidRPr="000C37D1">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0C37D1">
        <w:t>favored</w:t>
      </w:r>
      <w:r w:rsidRPr="000C37D1">
        <w:t xml:space="preserve"> while superfluous structural complexity is discouraged.</w:t>
      </w:r>
    </w:p>
    <w:p w14:paraId="55772790" w14:textId="421B40F8" w:rsidR="007B46B6" w:rsidRPr="000C37D1" w:rsidRDefault="007B46B6" w:rsidP="007B46B6">
      <w:pPr>
        <w:pStyle w:val="ParText"/>
      </w:pPr>
      <w:r w:rsidRPr="000C37D1">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0C37D1">
        <w:t>increases</w:t>
      </w:r>
      <w:r w:rsidRPr="000C37D1">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rsidRPr="000C37D1">
        <w:t>.</w:t>
      </w:r>
      <w:r w:rsidRPr="000C37D1">
        <w:t xml:space="preserve"> Every enlargement of the space is priced by the cost model and admitted only through the verification gate.</w:t>
      </w:r>
    </w:p>
    <w:p w14:paraId="63C2804D" w14:textId="2F7BD37A" w:rsidR="009A2659" w:rsidRPr="000C37D1" w:rsidRDefault="009A2659" w:rsidP="00401822">
      <w:pPr>
        <w:pStyle w:val="ParText"/>
        <w:sectPr w:rsidR="009A2659" w:rsidRPr="000C37D1"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0C37D1" w:rsidRDefault="000B16E6" w:rsidP="000B16E6">
      <w:pPr>
        <w:pStyle w:val="Chapter"/>
      </w:pPr>
    </w:p>
    <w:p w14:paraId="44DF11C4" w14:textId="0052A041" w:rsidR="000B16E6" w:rsidRPr="000C37D1" w:rsidRDefault="000B16E6" w:rsidP="000B16E6">
      <w:pPr>
        <w:pStyle w:val="Heading1"/>
        <w:rPr>
          <w:lang w:val="en-US"/>
        </w:rPr>
      </w:pPr>
      <w:bookmarkStart w:id="111" w:name="_Toc222653207"/>
      <w:bookmarkStart w:id="112" w:name="_Toc222699940"/>
      <w:bookmarkStart w:id="113" w:name="_Ref223873009"/>
      <w:bookmarkStart w:id="114" w:name="_Ref223873014"/>
      <w:bookmarkStart w:id="115" w:name="_Ref223873019"/>
      <w:bookmarkStart w:id="116" w:name="_Ref223873033"/>
      <w:bookmarkStart w:id="117" w:name="_Ref223876307"/>
      <w:bookmarkStart w:id="118" w:name="_Ref223876944"/>
      <w:bookmarkStart w:id="119" w:name="_Ref223877543"/>
      <w:bookmarkStart w:id="120" w:name="_Ref223878060"/>
      <w:bookmarkStart w:id="121" w:name="_Ref223879197"/>
      <w:bookmarkStart w:id="122" w:name="_Ref223881460"/>
      <w:bookmarkStart w:id="123" w:name="_Ref223883168"/>
      <w:bookmarkStart w:id="124" w:name="_Ref224591194"/>
      <w:bookmarkStart w:id="125" w:name="_Ref225625822"/>
      <w:bookmarkStart w:id="126" w:name="_Ref225628552"/>
      <w:bookmarkStart w:id="127" w:name="_Ref225630915"/>
      <w:bookmarkStart w:id="128" w:name="_Ref225632469"/>
      <w:bookmarkStart w:id="129" w:name="_Ref225632689"/>
      <w:bookmarkStart w:id="130" w:name="_Ref225634318"/>
      <w:bookmarkStart w:id="131" w:name="_Ref225684396"/>
      <w:bookmarkStart w:id="132" w:name="_Ref225798315"/>
      <w:bookmarkStart w:id="133" w:name="_Ref226153811"/>
      <w:bookmarkStart w:id="134" w:name="_Ref226154086"/>
      <w:bookmarkStart w:id="135" w:name="_Ref226154344"/>
      <w:bookmarkStart w:id="136" w:name="_Ref226155725"/>
      <w:bookmarkStart w:id="137" w:name="_Ref226192384"/>
      <w:bookmarkStart w:id="138" w:name="_Ref226192918"/>
      <w:bookmarkStart w:id="139" w:name="_Ref226193297"/>
      <w:bookmarkStart w:id="140" w:name="_Ref226195240"/>
      <w:bookmarkStart w:id="141" w:name="_Ref226195460"/>
      <w:bookmarkStart w:id="142" w:name="_Ref226195465"/>
      <w:bookmarkStart w:id="143" w:name="_Ref226195478"/>
      <w:bookmarkStart w:id="144" w:name="_Ref226195508"/>
      <w:bookmarkStart w:id="145" w:name="_Ref226195779"/>
      <w:bookmarkStart w:id="146" w:name="_Ref226196251"/>
      <w:bookmarkStart w:id="147" w:name="_Ref226196543"/>
      <w:bookmarkStart w:id="148" w:name="_Ref226207208"/>
      <w:bookmarkStart w:id="149" w:name="_Ref226207225"/>
      <w:bookmarkStart w:id="150" w:name="_Ref226216256"/>
      <w:bookmarkStart w:id="151" w:name="_Ref226216634"/>
      <w:bookmarkStart w:id="152" w:name="_Ref226221933"/>
      <w:bookmarkStart w:id="153" w:name="_Ref226226811"/>
      <w:bookmarkStart w:id="154" w:name="_Ref226229824"/>
      <w:bookmarkStart w:id="155" w:name="_Ref226238121"/>
      <w:bookmarkStart w:id="156" w:name="_Ref234264240"/>
      <w:bookmarkStart w:id="157" w:name="_Ref234264246"/>
      <w:bookmarkStart w:id="158" w:name="_Ref235286564"/>
      <w:bookmarkStart w:id="159" w:name="_Ref235360388"/>
      <w:bookmarkStart w:id="160" w:name="_Toc236573988"/>
      <w:commentRangeStart w:id="161"/>
      <w:r w:rsidRPr="000C37D1">
        <w:rPr>
          <w:lang w:val="en-US"/>
        </w:rPr>
        <w:t>DISASTERAWARE SIMULATION FRAMEWORK</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commentRangeEnd w:id="161"/>
      <w:r w:rsidR="00895752" w:rsidRPr="000C37D1">
        <w:rPr>
          <w:rStyle w:val="CommentReference"/>
          <w:sz w:val="24"/>
          <w:szCs w:val="28"/>
          <w:lang w:val="en-US"/>
        </w:rPr>
        <w:commentReference w:id="161"/>
      </w:r>
    </w:p>
    <w:p w14:paraId="10100FAD" w14:textId="6F9AFBF6" w:rsidR="00AC7FCA" w:rsidRPr="000C37D1" w:rsidRDefault="00AC7FCA" w:rsidP="00AC7FCA">
      <w:pPr>
        <w:pStyle w:val="ParText"/>
      </w:pPr>
      <w:r w:rsidRPr="000C37D1">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0C37D1" w:rsidRDefault="00AC7FCA" w:rsidP="00AC7FCA">
      <w:pPr>
        <w:pStyle w:val="ParText"/>
      </w:pPr>
      <w:r w:rsidRPr="000C37D1">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0C37D1" w:rsidRDefault="00AC7FCA" w:rsidP="00AC7FCA">
      <w:pPr>
        <w:pStyle w:val="ParText"/>
      </w:pPr>
      <w:r w:rsidRPr="000C37D1">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0C37D1" w:rsidRDefault="00AC7FCA" w:rsidP="00AC7FCA">
      <w:pPr>
        <w:pStyle w:val="ParText"/>
      </w:pPr>
      <w:r w:rsidRPr="000C37D1">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0C37D1" w:rsidRDefault="00AC7FCA" w:rsidP="00AC7FCA">
      <w:pPr>
        <w:pStyle w:val="ParText"/>
      </w:pPr>
      <w:r w:rsidRPr="000C37D1">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0C37D1" w:rsidRDefault="00FA6B97" w:rsidP="00AC7FCA">
      <w:pPr>
        <w:pStyle w:val="ParText"/>
      </w:pPr>
      <w:r w:rsidRPr="000C37D1">
        <w:t xml:space="preserve">Section 3.1 presents the layered architectural structure and inter-layer data flow of the DisasterAware framework. </w:t>
      </w:r>
    </w:p>
    <w:p w14:paraId="3C488AB4" w14:textId="7F77384D" w:rsidR="007B4FA4" w:rsidRPr="000C37D1" w:rsidRDefault="00FA6B97" w:rsidP="00AC7FCA">
      <w:pPr>
        <w:pStyle w:val="ParText"/>
      </w:pPr>
      <w:r w:rsidRPr="000C37D1">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0C37D1" w:rsidRDefault="00FA6B97" w:rsidP="00AC7FCA">
      <w:pPr>
        <w:pStyle w:val="ParText"/>
      </w:pPr>
      <w:r w:rsidRPr="000C37D1">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0C37D1" w:rsidRDefault="00FA6B97" w:rsidP="00AC7FCA">
      <w:pPr>
        <w:pStyle w:val="ParText"/>
      </w:pPr>
      <w:r w:rsidRPr="000C37D1">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0C37D1" w:rsidRDefault="00FA6B97" w:rsidP="00FA6B97">
      <w:pPr>
        <w:pStyle w:val="ParText"/>
      </w:pPr>
      <w:r w:rsidRPr="000C37D1">
        <w:t>Through this structured progression, Chapter 3 establishes the physically grounded computational environment required for reliable, interpretable, and scalable decision support in wildfire management.</w:t>
      </w:r>
    </w:p>
    <w:p w14:paraId="058E1764" w14:textId="167232BE" w:rsidR="000B16E6" w:rsidRPr="000C37D1" w:rsidRDefault="000B16E6" w:rsidP="000B16E6">
      <w:pPr>
        <w:pStyle w:val="Heading2"/>
        <w:rPr>
          <w:lang w:eastAsia="ja-JP"/>
        </w:rPr>
      </w:pPr>
      <w:bookmarkStart w:id="162" w:name="_Toc222653208"/>
      <w:bookmarkStart w:id="163" w:name="_Toc222699941"/>
      <w:bookmarkStart w:id="164" w:name="_Toc236573989"/>
      <w:r w:rsidRPr="000C37D1">
        <w:rPr>
          <w:lang w:eastAsia="ja-JP"/>
        </w:rPr>
        <w:t>Overall System Block Diagram</w:t>
      </w:r>
      <w:bookmarkEnd w:id="162"/>
      <w:bookmarkEnd w:id="163"/>
      <w:bookmarkEnd w:id="164"/>
    </w:p>
    <w:p w14:paraId="372400D7" w14:textId="1AE57EE5" w:rsidR="000B16E6" w:rsidRPr="000C37D1" w:rsidRDefault="000B16E6" w:rsidP="00D25ADA">
      <w:pPr>
        <w:pStyle w:val="ParText"/>
      </w:pPr>
      <w:r w:rsidRPr="000C37D1">
        <w:fldChar w:fldCharType="begin"/>
      </w:r>
      <w:r w:rsidRPr="000C37D1">
        <w:instrText xml:space="preserve"> REF _Ref222682901 \h </w:instrText>
      </w:r>
      <w:r w:rsidRPr="000C37D1">
        <w:fldChar w:fldCharType="separate"/>
      </w:r>
      <w:r w:rsidR="00772963" w:rsidRPr="000C37D1">
        <w:t xml:space="preserve">Figure </w:t>
      </w:r>
      <w:r w:rsidR="00772963">
        <w:rPr>
          <w:noProof/>
        </w:rPr>
        <w:t>3</w:t>
      </w:r>
      <w:r w:rsidR="00772963" w:rsidRPr="000C37D1">
        <w:t>.</w:t>
      </w:r>
      <w:r w:rsidR="00772963">
        <w:rPr>
          <w:noProof/>
        </w:rPr>
        <w:t>1</w:t>
      </w:r>
      <w:r w:rsidRPr="000C37D1">
        <w:fldChar w:fldCharType="end"/>
      </w:r>
      <w:r w:rsidRPr="000C37D1">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0C37D1" w:rsidRDefault="00C9093C" w:rsidP="00AF695D">
      <w:pPr>
        <w:keepNext/>
        <w:spacing w:after="0"/>
      </w:pPr>
      <w:r w:rsidRPr="000C37D1">
        <w:lastRenderedPageBreak/>
        <w:drawing>
          <wp:inline distT="0" distB="0" distL="0" distR="0" wp14:anchorId="76DF8F0F" wp14:editId="215C9982">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16B3C648" w:rsidR="00D25ADA" w:rsidRPr="000C37D1" w:rsidRDefault="00D25ADA" w:rsidP="00D25ADA">
      <w:pPr>
        <w:pStyle w:val="Caption"/>
      </w:pPr>
      <w:bookmarkStart w:id="165" w:name="_Ref222682901"/>
      <w:bookmarkStart w:id="166" w:name="_Toc222699966"/>
      <w:bookmarkStart w:id="167" w:name="_Toc236574085"/>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3</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w:t>
      </w:r>
      <w:r w:rsidR="00840146" w:rsidRPr="000C37D1">
        <w:fldChar w:fldCharType="end"/>
      </w:r>
      <w:bookmarkEnd w:id="165"/>
      <w:r w:rsidRPr="000C37D1">
        <w:t xml:space="preserve"> DisasterAware system block diagram</w:t>
      </w:r>
      <w:bookmarkEnd w:id="166"/>
      <w:r w:rsidRPr="000C37D1">
        <w:t xml:space="preserve"> (simulation focused)</w:t>
      </w:r>
      <w:bookmarkEnd w:id="167"/>
    </w:p>
    <w:p w14:paraId="7FB1CBE6" w14:textId="25A32642" w:rsidR="00D25ADA" w:rsidRPr="000C37D1" w:rsidRDefault="00D25ADA" w:rsidP="00F92E4F">
      <w:pPr>
        <w:pStyle w:val="ParText"/>
      </w:pPr>
      <w:r w:rsidRPr="000C37D1">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0C37D1" w:rsidRDefault="00F92E4F" w:rsidP="00F92E4F">
      <w:pPr>
        <w:pStyle w:val="ParText"/>
        <w:rPr>
          <w:rFonts w:cs="Times New Roman"/>
          <w:szCs w:val="24"/>
        </w:rPr>
      </w:pPr>
      <w:r w:rsidRPr="000C37D1">
        <w:rPr>
          <w:rFonts w:cs="Times New Roman"/>
          <w:szCs w:val="24"/>
        </w:rPr>
        <w:t xml:space="preserve">The </w:t>
      </w:r>
      <w:r w:rsidRPr="000C37D1">
        <w:rPr>
          <w:rFonts w:cs="Times New Roman"/>
          <w:b/>
          <w:bCs/>
          <w:szCs w:val="24"/>
        </w:rPr>
        <w:t>External Data Sources</w:t>
      </w:r>
      <w:r w:rsidRPr="000C37D1">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0C37D1" w:rsidRDefault="00F92E4F" w:rsidP="00F92E4F">
      <w:pPr>
        <w:pStyle w:val="ParText"/>
        <w:rPr>
          <w:rFonts w:cs="Times New Roman"/>
          <w:szCs w:val="24"/>
        </w:rPr>
      </w:pPr>
      <w:r w:rsidRPr="000C37D1">
        <w:rPr>
          <w:rFonts w:cs="Times New Roman"/>
          <w:szCs w:val="24"/>
        </w:rPr>
        <w:lastRenderedPageBreak/>
        <w:t xml:space="preserve">At the center of the framework lies the </w:t>
      </w:r>
      <w:r w:rsidRPr="000C37D1">
        <w:rPr>
          <w:rFonts w:cs="Times New Roman"/>
          <w:b/>
          <w:bCs/>
          <w:szCs w:val="24"/>
        </w:rPr>
        <w:t>Simulation Core</w:t>
      </w:r>
      <w:r w:rsidRPr="000C37D1">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0C37D1" w:rsidRDefault="00F92E4F" w:rsidP="00F92E4F">
      <w:pPr>
        <w:pStyle w:val="ParText"/>
        <w:rPr>
          <w:rFonts w:cs="Times New Roman"/>
          <w:szCs w:val="24"/>
        </w:rPr>
      </w:pPr>
      <w:r w:rsidRPr="000C37D1">
        <w:rPr>
          <w:rFonts w:cs="Times New Roman"/>
          <w:szCs w:val="24"/>
        </w:rPr>
        <w:t xml:space="preserve">The </w:t>
      </w:r>
      <w:r w:rsidRPr="000C37D1">
        <w:rPr>
          <w:rFonts w:cs="Times New Roman"/>
          <w:b/>
          <w:bCs/>
          <w:szCs w:val="24"/>
        </w:rPr>
        <w:t>Decision Support System Core</w:t>
      </w:r>
      <w:r w:rsidRPr="000C37D1">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0C37D1">
        <w:rPr>
          <w:rFonts w:eastAsiaTheme="minorEastAsia" w:cs="Times New Roman"/>
          <w:szCs w:val="24"/>
        </w:rPr>
        <w:t xml:space="preserve"> </w:t>
      </w:r>
      <w:r w:rsidRPr="000C37D1">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0C37D1" w:rsidRDefault="00F92E4F" w:rsidP="00F92E4F">
      <w:pPr>
        <w:pStyle w:val="ParText"/>
        <w:rPr>
          <w:rFonts w:cs="Times New Roman"/>
          <w:szCs w:val="24"/>
        </w:rPr>
      </w:pPr>
      <w:r w:rsidRPr="000C37D1">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0C37D1" w:rsidRDefault="00F92E4F" w:rsidP="00F92E4F">
      <w:pPr>
        <w:pStyle w:val="ParText"/>
        <w:rPr>
          <w:rFonts w:cs="Times New Roman"/>
          <w:szCs w:val="24"/>
        </w:rPr>
      </w:pPr>
      <w:r w:rsidRPr="000C37D1">
        <w:rPr>
          <w:rFonts w:cs="Times New Roman"/>
          <w:szCs w:val="24"/>
        </w:rPr>
        <w:t xml:space="preserve">The </w:t>
      </w:r>
      <w:r w:rsidRPr="000C37D1">
        <w:rPr>
          <w:rFonts w:cs="Times New Roman"/>
          <w:b/>
          <w:bCs/>
          <w:szCs w:val="24"/>
        </w:rPr>
        <w:t>Web UI Dashboard</w:t>
      </w:r>
      <w:r w:rsidRPr="000C37D1">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0C37D1" w:rsidRDefault="00151EDC" w:rsidP="00CF3AB1">
      <w:pPr>
        <w:pStyle w:val="ParText"/>
        <w:rPr>
          <w:rFonts w:cs="Times New Roman"/>
          <w:szCs w:val="24"/>
        </w:rPr>
      </w:pPr>
      <w:r w:rsidRPr="000C37D1">
        <w:rPr>
          <w:rFonts w:cs="Times New Roman"/>
          <w:szCs w:val="24"/>
        </w:rPr>
        <w:t>T</w:t>
      </w:r>
      <w:r w:rsidR="00F92E4F" w:rsidRPr="000C37D1">
        <w:rPr>
          <w:rFonts w:cs="Times New Roman"/>
          <w:szCs w:val="24"/>
        </w:rPr>
        <w:t xml:space="preserve">he UI never directly modifies internal state variables. Instead, it adjusts permissible configuration parameters that affect future simulation steps. This ensures that human </w:t>
      </w:r>
      <w:r w:rsidR="00F92E4F" w:rsidRPr="000C37D1">
        <w:rPr>
          <w:rFonts w:cs="Times New Roman"/>
          <w:szCs w:val="24"/>
        </w:rPr>
        <w:lastRenderedPageBreak/>
        <w:t>intervention remains controlled, traceable, and reversible.</w:t>
      </w:r>
      <w:r w:rsidR="00922306" w:rsidRPr="000C37D1">
        <w:rPr>
          <w:rFonts w:cs="Times New Roman"/>
          <w:szCs w:val="24"/>
        </w:rPr>
        <w:t xml:space="preserve"> </w:t>
      </w:r>
      <w:r w:rsidR="00F92E4F" w:rsidRPr="000C37D1">
        <w:rPr>
          <w:rFonts w:cs="Times New Roman"/>
          <w:szCs w:val="24"/>
        </w:rPr>
        <w:t>The data flow between layers follows a strict directional structure</w:t>
      </w:r>
      <w:r w:rsidR="00CF3AB1" w:rsidRPr="000C37D1">
        <w:rPr>
          <w:rFonts w:cs="Times New Roman"/>
          <w:szCs w:val="24"/>
        </w:rPr>
        <w:t xml:space="preserve">. </w:t>
      </w:r>
      <w:r w:rsidR="00F92E4F" w:rsidRPr="000C37D1">
        <w:rPr>
          <w:rFonts w:cs="Times New Roman"/>
          <w:szCs w:val="24"/>
        </w:rPr>
        <w:t>External inputs feed the Simulation Core at each time step.</w:t>
      </w:r>
      <w:r w:rsidR="00CF3AB1" w:rsidRPr="000C37D1">
        <w:rPr>
          <w:rFonts w:cs="Times New Roman"/>
          <w:szCs w:val="24"/>
        </w:rPr>
        <w:t xml:space="preserve"> </w:t>
      </w:r>
      <w:r w:rsidR="00F92E4F" w:rsidRPr="000C37D1">
        <w:rPr>
          <w:rFonts w:cs="Times New Roman"/>
          <w:szCs w:val="24"/>
        </w:rPr>
        <w:t>The Simulation Core updates the authoritative wildfire state.</w:t>
      </w:r>
      <w:r w:rsidR="00CF3AB1" w:rsidRPr="000C37D1">
        <w:rPr>
          <w:rFonts w:cs="Times New Roman"/>
          <w:szCs w:val="24"/>
        </w:rPr>
        <w:t xml:space="preserve"> </w:t>
      </w:r>
      <w:r w:rsidR="008B23FF" w:rsidRPr="000C37D1">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0C37D1">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0C37D1">
        <w:rPr>
          <w:rFonts w:cs="Times New Roman"/>
          <w:szCs w:val="24"/>
        </w:rPr>
        <w:t>, evaluates risk, and generates structured intervention recommendations when required.</w:t>
      </w:r>
      <w:r w:rsidR="00CF3AB1" w:rsidRPr="000C37D1">
        <w:rPr>
          <w:rFonts w:cs="Times New Roman"/>
          <w:szCs w:val="24"/>
        </w:rPr>
        <w:t xml:space="preserve"> </w:t>
      </w:r>
      <w:r w:rsidR="00F92E4F" w:rsidRPr="000C37D1">
        <w:rPr>
          <w:rFonts w:cs="Times New Roman"/>
          <w:szCs w:val="24"/>
        </w:rPr>
        <w:t>The UI visualizes both physical state evolution and DSS outputs while allowing controlled scenario manipulation.</w:t>
      </w:r>
    </w:p>
    <w:p w14:paraId="0AB0FD1B" w14:textId="2CF8C704" w:rsidR="00F92E4F" w:rsidRPr="000C37D1" w:rsidRDefault="00F92E4F" w:rsidP="00F92E4F">
      <w:pPr>
        <w:pStyle w:val="ParText"/>
        <w:rPr>
          <w:rFonts w:cs="Times New Roman"/>
          <w:szCs w:val="24"/>
        </w:rPr>
      </w:pPr>
      <w:r w:rsidRPr="000C37D1">
        <w:rPr>
          <w:rFonts w:cs="Times New Roman"/>
          <w:szCs w:val="24"/>
        </w:rPr>
        <w:t xml:space="preserve">As shown in </w:t>
      </w:r>
      <w:r w:rsidRPr="000C37D1">
        <w:fldChar w:fldCharType="begin"/>
      </w:r>
      <w:r w:rsidRPr="000C37D1">
        <w:instrText xml:space="preserve"> REF _Ref222682901 \h </w:instrText>
      </w:r>
      <w:r w:rsidRPr="000C37D1">
        <w:fldChar w:fldCharType="separate"/>
      </w:r>
      <w:r w:rsidR="00772963" w:rsidRPr="000C37D1">
        <w:t xml:space="preserve">Figure </w:t>
      </w:r>
      <w:r w:rsidR="00772963">
        <w:rPr>
          <w:noProof/>
        </w:rPr>
        <w:t>3</w:t>
      </w:r>
      <w:r w:rsidR="00772963" w:rsidRPr="000C37D1">
        <w:t>.</w:t>
      </w:r>
      <w:r w:rsidR="00772963">
        <w:rPr>
          <w:noProof/>
        </w:rPr>
        <w:t>1</w:t>
      </w:r>
      <w:r w:rsidRPr="000C37D1">
        <w:fldChar w:fldCharType="end"/>
      </w:r>
      <w:r w:rsidRPr="000C37D1">
        <w:rPr>
          <w:rFonts w:cs="Times New Roman"/>
          <w:szCs w:val="24"/>
        </w:rPr>
        <w:t xml:space="preserve">, this layered organization enforces a clear separation between wildfire physics, decision cognition, and human supervision. </w:t>
      </w:r>
      <w:r w:rsidRPr="000C37D1">
        <w:t>The architecture is designed to ensure: (i) Physical consistency of fire propagation; (ii) Modular extensibility; (iii) Horizontal scalability; (iv) Traceable intervention logic; (v) Robust human-in-the-loop (HIL) control.</w:t>
      </w:r>
    </w:p>
    <w:p w14:paraId="42EA9F71" w14:textId="77777777" w:rsidR="00F92E4F" w:rsidRPr="000C37D1" w:rsidRDefault="00F92E4F" w:rsidP="00F92E4F">
      <w:pPr>
        <w:pStyle w:val="ParText"/>
        <w:rPr>
          <w:rFonts w:cs="Times New Roman"/>
          <w:szCs w:val="24"/>
        </w:rPr>
      </w:pPr>
      <w:r w:rsidRPr="000C37D1">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0C37D1" w:rsidRDefault="008277ED" w:rsidP="00060D4F">
      <w:pPr>
        <w:pStyle w:val="Heading2"/>
        <w:rPr>
          <w:lang w:eastAsia="ja-JP"/>
        </w:rPr>
      </w:pPr>
      <w:bookmarkStart w:id="168" w:name="_Toc222699948"/>
      <w:bookmarkStart w:id="169" w:name="_Toc222699946"/>
      <w:bookmarkStart w:id="170" w:name="_Toc222653216"/>
      <w:bookmarkStart w:id="171" w:name="_Toc222699945"/>
      <w:bookmarkStart w:id="172" w:name="_Toc222699942"/>
      <w:bookmarkStart w:id="173" w:name="_Toc222086805"/>
      <w:bookmarkStart w:id="174" w:name="_Toc222653209"/>
      <w:bookmarkStart w:id="175" w:name="_Toc236573990"/>
      <w:r w:rsidRPr="000C37D1">
        <w:rPr>
          <w:lang w:eastAsia="ja-JP"/>
        </w:rPr>
        <w:t>Simulation Input and External Sources</w:t>
      </w:r>
      <w:bookmarkEnd w:id="175"/>
    </w:p>
    <w:p w14:paraId="55B264D5" w14:textId="7C600A7B" w:rsidR="000741B8" w:rsidRPr="000C37D1"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0C37D1">
        <w:rPr>
          <w:rFonts w:eastAsiaTheme="minorEastAsia"/>
          <w:lang w:eastAsia="ja-JP"/>
        </w:rPr>
        <w:t xml:space="preserve"> </w:t>
      </w:r>
      <w:r w:rsidR="000741B8" w:rsidRPr="000C37D1">
        <w:rPr>
          <w:lang w:eastAsia="tr-TR"/>
        </w:rPr>
        <w:t xml:space="preserve">represents all parameters that influence wildfire evolution at discrete time step </w:t>
      </w:r>
      <m:oMath>
        <m:r>
          <w:rPr>
            <w:rFonts w:ascii="Cambria Math" w:hAnsi="Cambria Math"/>
            <w:lang w:eastAsia="tr-TR"/>
          </w:rPr>
          <m:t>k</m:t>
        </m:r>
      </m:oMath>
      <w:r w:rsidR="000741B8" w:rsidRPr="000C37D1">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0C37D1">
        <w:rPr>
          <w:lang w:eastAsia="tr-TR"/>
        </w:rPr>
        <w:t>, the external input set is updated and provided to the Simulation Core.</w:t>
      </w:r>
    </w:p>
    <w:p w14:paraId="29932109" w14:textId="4B505EA7" w:rsidR="001F52FE" w:rsidRPr="000C37D1" w:rsidRDefault="001F52FE" w:rsidP="00815263">
      <w:pPr>
        <w:pStyle w:val="ParText"/>
        <w:rPr>
          <w:rFonts w:eastAsia="Times New Roman" w:cs="Times New Roman"/>
          <w:szCs w:val="24"/>
          <w:lang w:eastAsia="tr-TR"/>
        </w:rPr>
      </w:pPr>
      <w:r w:rsidRPr="000C37D1">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0C37D1">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1508A714" w:rsidR="000741B8" w:rsidRPr="000C37D1"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0C37D1">
        <w:rPr>
          <w:rFonts w:eastAsiaTheme="minorEastAsia"/>
        </w:rPr>
        <w:t xml:space="preserve"> </w:t>
      </w:r>
      <w:r w:rsidRPr="000C37D1">
        <w:rPr>
          <w:rFonts w:eastAsiaTheme="minorEastAsia"/>
        </w:rPr>
        <w:fldChar w:fldCharType="begin"/>
      </w:r>
      <w:r w:rsidRPr="000C37D1">
        <w:rPr>
          <w:rFonts w:eastAsiaTheme="minorEastAsia"/>
        </w:rPr>
        <w:instrText xml:space="preserve"> REF _Ref222979814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15</w:t>
      </w:r>
      <w:r w:rsidR="00772963" w:rsidRPr="000C37D1">
        <w:t xml:space="preserve"> )</w:t>
      </w:r>
      <w:r w:rsidRPr="000C37D1">
        <w:rPr>
          <w:rFonts w:eastAsiaTheme="minorEastAsia"/>
        </w:rPr>
        <w:fldChar w:fldCharType="end"/>
      </w:r>
      <w:r w:rsidRPr="000C37D1">
        <w:rPr>
          <w:rFonts w:eastAsiaTheme="minorEastAsia"/>
        </w:rPr>
        <w:t xml:space="preserve"> </w:t>
      </w:r>
      <w:r w:rsidRPr="000C37D1">
        <w:t xml:space="preserve">represents all external parameters that influence wildfire dynamics, namely </w:t>
      </w:r>
      <w:r w:rsidRPr="000C37D1">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0C37D1">
        <w:rPr>
          <w:rFonts w:eastAsiaTheme="minorEastAsia"/>
        </w:rPr>
        <w:t xml:space="preserve"> </w:t>
      </w:r>
      <w:r w:rsidRPr="000C37D1">
        <w:rPr>
          <w:rFonts w:eastAsiaTheme="minorEastAsia"/>
        </w:rPr>
        <w:fldChar w:fldCharType="begin"/>
      </w:r>
      <w:r w:rsidRPr="000C37D1">
        <w:rPr>
          <w:rFonts w:eastAsiaTheme="minorEastAsia"/>
        </w:rPr>
        <w:instrText xml:space="preserve"> REF _Ref222979815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16</w:t>
      </w:r>
      <w:r w:rsidR="00772963" w:rsidRPr="000C37D1">
        <w:t xml:space="preserve"> )</w:t>
      </w:r>
      <w:r w:rsidRPr="000C37D1">
        <w:rPr>
          <w:rFonts w:eastAsiaTheme="minorEastAsia"/>
        </w:rPr>
        <w:fldChar w:fldCharType="end"/>
      </w:r>
      <w:r w:rsidRPr="000C37D1">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0C37D1">
        <w:rPr>
          <w:rFonts w:eastAsiaTheme="minorEastAsia"/>
        </w:rPr>
        <w:t xml:space="preserve"> </w:t>
      </w:r>
      <w:r w:rsidRPr="000C37D1">
        <w:rPr>
          <w:rFonts w:eastAsiaTheme="minorEastAsia"/>
        </w:rPr>
        <w:fldChar w:fldCharType="begin"/>
      </w:r>
      <w:r w:rsidRPr="000C37D1">
        <w:rPr>
          <w:rFonts w:eastAsiaTheme="minorEastAsia"/>
        </w:rPr>
        <w:instrText xml:space="preserve"> REF _Ref222979816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17</w:t>
      </w:r>
      <w:r w:rsidR="00772963" w:rsidRPr="000C37D1">
        <w:t xml:space="preserve"> )</w:t>
      </w:r>
      <w:r w:rsidRPr="000C37D1">
        <w:rPr>
          <w:rFonts w:eastAsiaTheme="minorEastAsia"/>
        </w:rPr>
        <w:fldChar w:fldCharType="end"/>
      </w:r>
      <w:r w:rsidRPr="000C37D1">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0C37D1">
        <w:rPr>
          <w:rFonts w:eastAsiaTheme="minorEastAsia"/>
          <w:iCs/>
        </w:rPr>
        <w:t xml:space="preserve"> </w:t>
      </w:r>
      <w:r w:rsidRPr="000C37D1">
        <w:rPr>
          <w:rFonts w:eastAsiaTheme="minorEastAsia"/>
          <w:iCs/>
        </w:rPr>
        <w:fldChar w:fldCharType="begin"/>
      </w:r>
      <w:r w:rsidRPr="000C37D1">
        <w:rPr>
          <w:rFonts w:eastAsiaTheme="minorEastAsia"/>
          <w:iCs/>
        </w:rPr>
        <w:instrText xml:space="preserve"> REF _Ref222979872 \h </w:instrText>
      </w:r>
      <w:r w:rsidRPr="000C37D1">
        <w:rPr>
          <w:rFonts w:eastAsiaTheme="minorEastAsia"/>
          <w:iCs/>
        </w:rPr>
      </w:r>
      <w:r w:rsidRPr="000C37D1">
        <w:rPr>
          <w:rFonts w:eastAsiaTheme="minorEastAsia"/>
          <w:iCs/>
        </w:rPr>
        <w:fldChar w:fldCharType="separate"/>
      </w:r>
      <w:r w:rsidR="00772963" w:rsidRPr="000C37D1">
        <w:t xml:space="preserve">( </w:t>
      </w:r>
      <w:r w:rsidR="00772963">
        <w:rPr>
          <w:noProof/>
        </w:rPr>
        <w:t>18</w:t>
      </w:r>
      <w:r w:rsidR="00772963" w:rsidRPr="000C37D1">
        <w:t xml:space="preserve"> )</w:t>
      </w:r>
      <w:r w:rsidRPr="000C37D1">
        <w:rPr>
          <w:rFonts w:eastAsiaTheme="minorEastAsia"/>
          <w:iCs/>
        </w:rPr>
        <w:fldChar w:fldCharType="end"/>
      </w:r>
      <w:r w:rsidRPr="000C37D1">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0C37D1">
        <w:rPr>
          <w:rFonts w:eastAsiaTheme="minorEastAsia"/>
          <w:lang w:eastAsia="ja-JP"/>
        </w:rPr>
        <w:t xml:space="preserve"> </w:t>
      </w:r>
      <w:r w:rsidRPr="000C37D1">
        <w:rPr>
          <w:rFonts w:eastAsiaTheme="minorEastAsia"/>
          <w:lang w:eastAsia="ja-JP"/>
        </w:rPr>
        <w:fldChar w:fldCharType="begin"/>
      </w:r>
      <w:r w:rsidRPr="000C37D1">
        <w:rPr>
          <w:rFonts w:eastAsiaTheme="minorEastAsia"/>
          <w:lang w:eastAsia="ja-JP"/>
        </w:rPr>
        <w:instrText xml:space="preserve"> REF _Ref222980314 \h </w:instrText>
      </w:r>
      <w:r w:rsidRPr="000C37D1">
        <w:rPr>
          <w:rFonts w:eastAsiaTheme="minorEastAsia"/>
          <w:lang w:eastAsia="ja-JP"/>
        </w:rPr>
      </w:r>
      <w:r w:rsidRPr="000C37D1">
        <w:rPr>
          <w:rFonts w:eastAsiaTheme="minorEastAsia"/>
          <w:lang w:eastAsia="ja-JP"/>
        </w:rPr>
        <w:fldChar w:fldCharType="separate"/>
      </w:r>
      <w:r w:rsidR="00772963" w:rsidRPr="000C37D1">
        <w:t xml:space="preserve">( </w:t>
      </w:r>
      <w:r w:rsidR="00772963">
        <w:rPr>
          <w:noProof/>
        </w:rPr>
        <w:t>19</w:t>
      </w:r>
      <w:r w:rsidR="00772963" w:rsidRPr="000C37D1">
        <w:t xml:space="preserve"> )</w:t>
      </w:r>
      <w:r w:rsidRPr="000C37D1">
        <w:rPr>
          <w:rFonts w:eastAsiaTheme="minorEastAsia"/>
          <w:lang w:eastAsia="ja-JP"/>
        </w:rPr>
        <w:fldChar w:fldCharType="end"/>
      </w:r>
      <w:r w:rsidRPr="000C37D1">
        <w:rPr>
          <w:rFonts w:eastAsiaTheme="minorEastAsia"/>
          <w:lang w:eastAsia="ja-JP"/>
        </w:rPr>
        <w:t xml:space="preserve"> </w:t>
      </w:r>
      <w:r w:rsidRPr="000C37D1">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0C37D1">
        <w:rPr>
          <w:rFonts w:eastAsiaTheme="minorEastAsia"/>
        </w:rPr>
        <w:t xml:space="preserve"> </w:t>
      </w:r>
      <w:r w:rsidRPr="000C37D1">
        <w:rPr>
          <w:rFonts w:eastAsiaTheme="minorEastAsia"/>
        </w:rPr>
        <w:fldChar w:fldCharType="begin"/>
      </w:r>
      <w:r w:rsidRPr="000C37D1">
        <w:rPr>
          <w:rFonts w:eastAsiaTheme="minorEastAsia"/>
        </w:rPr>
        <w:instrText xml:space="preserve"> REF _Ref222979880 \h </w:instrText>
      </w:r>
      <w:r w:rsidRPr="000C37D1">
        <w:rPr>
          <w:rFonts w:eastAsiaTheme="minorEastAsia"/>
        </w:rPr>
      </w:r>
      <w:r w:rsidRPr="000C37D1">
        <w:rPr>
          <w:rFonts w:eastAsiaTheme="minorEastAsia"/>
        </w:rPr>
        <w:fldChar w:fldCharType="separate"/>
      </w:r>
      <w:r w:rsidR="00772963" w:rsidRPr="000C37D1">
        <w:rPr>
          <w:i/>
          <w:iCs/>
        </w:rPr>
        <w:t xml:space="preserve">( </w:t>
      </w:r>
      <w:r w:rsidR="00772963">
        <w:rPr>
          <w:i/>
          <w:iCs/>
          <w:noProof/>
        </w:rPr>
        <w:t>20</w:t>
      </w:r>
      <w:r w:rsidR="00772963" w:rsidRPr="000C37D1">
        <w:rPr>
          <w:i/>
          <w:iCs/>
        </w:rPr>
        <w:t xml:space="preserve"> )</w:t>
      </w:r>
      <w:r w:rsidRPr="000C37D1">
        <w:rPr>
          <w:rFonts w:eastAsiaTheme="minorEastAsia"/>
        </w:rPr>
        <w:fldChar w:fldCharType="end"/>
      </w:r>
      <w:r w:rsidRPr="000C37D1">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0C37D1" w14:paraId="3FF6D995" w14:textId="77777777" w:rsidTr="00B517B6">
        <w:trPr>
          <w:trHeight w:val="567"/>
        </w:trPr>
        <w:tc>
          <w:tcPr>
            <w:tcW w:w="4495" w:type="pct"/>
            <w:vAlign w:val="center"/>
          </w:tcPr>
          <w:p w14:paraId="2EC09596" w14:textId="538489E7" w:rsidR="00B517B6" w:rsidRPr="000C37D1"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6F6AE8FF" w:rsidR="00B517B6" w:rsidRPr="000C37D1" w:rsidRDefault="00B517B6" w:rsidP="00CF3AB1">
            <w:pPr>
              <w:pStyle w:val="ParEq"/>
            </w:pPr>
            <w:bookmarkStart w:id="176" w:name="_Ref222979814"/>
            <w:r w:rsidRPr="000C37D1">
              <w:t xml:space="preserve">( </w:t>
            </w:r>
            <w:r w:rsidRPr="000C37D1">
              <w:fldChar w:fldCharType="begin"/>
            </w:r>
            <w:r w:rsidRPr="000C37D1">
              <w:instrText xml:space="preserve"> SEQ ( \* ARABIC </w:instrText>
            </w:r>
            <w:r w:rsidRPr="000C37D1">
              <w:fldChar w:fldCharType="separate"/>
            </w:r>
            <w:r w:rsidR="00772963">
              <w:rPr>
                <w:noProof/>
              </w:rPr>
              <w:t>15</w:t>
            </w:r>
            <w:r w:rsidRPr="000C37D1">
              <w:fldChar w:fldCharType="end"/>
            </w:r>
            <w:r w:rsidRPr="000C37D1">
              <w:t xml:space="preserve"> )</w:t>
            </w:r>
            <w:bookmarkEnd w:id="176"/>
          </w:p>
        </w:tc>
      </w:tr>
    </w:tbl>
    <w:p w14:paraId="7954EC4D" w14:textId="2487BFC4" w:rsidR="007761A0" w:rsidRPr="000C37D1" w:rsidRDefault="007761A0" w:rsidP="007761A0">
      <w:pPr>
        <w:pStyle w:val="ParText"/>
      </w:pPr>
      <w:r w:rsidRPr="000C37D1">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0C37D1">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0C37D1">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0C37D1">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0C37D1">
        <w:rPr>
          <w:rFonts w:eastAsiaTheme="minorEastAsia"/>
          <w:lang w:eastAsia="ja-JP"/>
        </w:rPr>
        <w:t xml:space="preserve"> </w:t>
      </w:r>
      <w:r w:rsidRPr="000C37D1">
        <w:t>does not affect wildfire dynamics directly. Instead, it provides contextual information that guides decision-generation within the DSS layer.</w:t>
      </w:r>
    </w:p>
    <w:p w14:paraId="35234D2B" w14:textId="77777777" w:rsidR="000E1725" w:rsidRPr="000C37D1" w:rsidRDefault="00000000" w:rsidP="00060D4F">
      <w:pPr>
        <w:pStyle w:val="Heading3"/>
      </w:pPr>
      <w:bookmarkStart w:id="177" w:name="_Toc236573991"/>
      <w:r w:rsidRPr="000C37D1">
        <w:t>Meteorology Data Layer</w:t>
      </w:r>
      <w:bookmarkEnd w:id="177"/>
    </w:p>
    <w:p w14:paraId="6ADA812D" w14:textId="444651C3" w:rsidR="00CF3AB1" w:rsidRPr="000C37D1" w:rsidRDefault="000741B8" w:rsidP="000741B8">
      <w:pPr>
        <w:pStyle w:val="ParText"/>
      </w:pPr>
      <w:r w:rsidRPr="000C37D1">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0C37D1">
        <w:rPr>
          <w:rFonts w:eastAsiaTheme="minorEastAsia"/>
        </w:rPr>
        <w:t xml:space="preserve"> </w:t>
      </w:r>
      <w:r w:rsidRPr="000C37D1">
        <w:rPr>
          <w:rFonts w:eastAsiaTheme="minorEastAsia"/>
        </w:rPr>
        <w:fldChar w:fldCharType="begin"/>
      </w:r>
      <w:r w:rsidRPr="000C37D1">
        <w:rPr>
          <w:rFonts w:eastAsiaTheme="minorEastAsia"/>
        </w:rPr>
        <w:instrText xml:space="preserve"> REF _Ref222979815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16</w:t>
      </w:r>
      <w:r w:rsidR="00772963" w:rsidRPr="000C37D1">
        <w:t xml:space="preserve"> )</w:t>
      </w:r>
      <w:r w:rsidRPr="000C37D1">
        <w:rPr>
          <w:rFonts w:eastAsiaTheme="minorEastAsia"/>
        </w:rPr>
        <w:fldChar w:fldCharType="end"/>
      </w:r>
      <w:r w:rsidRPr="000C37D1">
        <w:rPr>
          <w:rFonts w:eastAsiaTheme="minorEastAsia"/>
        </w:rPr>
        <w:t xml:space="preserve"> </w:t>
      </w:r>
      <w:r w:rsidRPr="000C37D1">
        <w:t xml:space="preserve">are spatio-temporal environmental drivers that influence ignition sustainability, rate of spread, fuel drying, and </w:t>
      </w:r>
      <w:r w:rsidR="00CF3AB1" w:rsidRPr="000C37D1">
        <w:t>fire</w:t>
      </w:r>
      <w:r w:rsidRPr="000C37D1">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0C37D1" w14:paraId="0E26E91B" w14:textId="77777777" w:rsidTr="00ED5106">
        <w:trPr>
          <w:jc w:val="center"/>
        </w:trPr>
        <w:tc>
          <w:tcPr>
            <w:tcW w:w="4495" w:type="pct"/>
            <w:vAlign w:val="center"/>
          </w:tcPr>
          <w:p w14:paraId="31489522" w14:textId="77777777" w:rsidR="00CF3AB1" w:rsidRPr="000C37D1"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7D55B30E" w:rsidR="00CF3AB1" w:rsidRPr="000C37D1" w:rsidRDefault="00CF3AB1" w:rsidP="00ED5106">
            <w:pPr>
              <w:pStyle w:val="TableText"/>
              <w:rPr>
                <w:lang w:eastAsia="ja-JP"/>
              </w:rPr>
            </w:pPr>
            <w:bookmarkStart w:id="178" w:name="_Ref222979815"/>
            <w:r w:rsidRPr="000C37D1">
              <w:t xml:space="preserve">( </w:t>
            </w:r>
            <w:r w:rsidRPr="000C37D1">
              <w:fldChar w:fldCharType="begin"/>
            </w:r>
            <w:r w:rsidRPr="000C37D1">
              <w:instrText xml:space="preserve"> SEQ ( \* ARABIC </w:instrText>
            </w:r>
            <w:r w:rsidRPr="000C37D1">
              <w:fldChar w:fldCharType="separate"/>
            </w:r>
            <w:r w:rsidR="00772963">
              <w:rPr>
                <w:noProof/>
              </w:rPr>
              <w:t>16</w:t>
            </w:r>
            <w:r w:rsidRPr="000C37D1">
              <w:fldChar w:fldCharType="end"/>
            </w:r>
            <w:r w:rsidRPr="000C37D1">
              <w:t xml:space="preserve"> )</w:t>
            </w:r>
            <w:bookmarkEnd w:id="178"/>
          </w:p>
        </w:tc>
      </w:tr>
    </w:tbl>
    <w:p w14:paraId="0A428347" w14:textId="430D8523" w:rsidR="000E1725" w:rsidRPr="000C37D1" w:rsidRDefault="000741B8" w:rsidP="00AA04D1">
      <w:pPr>
        <w:pStyle w:val="ParText"/>
      </w:pPr>
      <w:r w:rsidRPr="000C37D1">
        <w:t>These fields are updated at every discrete simulation step to ensure dynamic adaptation of wildfire behavior to evolving environmental conditions.</w:t>
      </w:r>
      <w:r w:rsidR="00CF3AB1" w:rsidRPr="000C37D1">
        <w:t xml:space="preserve"> </w:t>
      </w:r>
      <w:r w:rsidRPr="000C37D1">
        <w:rPr>
          <w:lang w:eastAsia="tr-TR"/>
        </w:rPr>
        <w:t xml:space="preserve">These </w:t>
      </w:r>
      <w:r w:rsidRPr="000C37D1">
        <w:rPr>
          <w:lang w:eastAsia="tr-TR"/>
        </w:rPr>
        <w:lastRenderedPageBreak/>
        <w:t xml:space="preserve">variables listed in </w:t>
      </w:r>
      <w:r w:rsidRPr="000C37D1">
        <w:rPr>
          <w:lang w:eastAsia="tr-TR"/>
        </w:rPr>
        <w:fldChar w:fldCharType="begin"/>
      </w:r>
      <w:r w:rsidRPr="000C37D1">
        <w:rPr>
          <w:lang w:eastAsia="tr-TR"/>
        </w:rPr>
        <w:instrText xml:space="preserve"> REF _Ref234400882 \h </w:instrText>
      </w:r>
      <w:r w:rsidRPr="000C37D1">
        <w:rPr>
          <w:lang w:eastAsia="tr-TR"/>
        </w:rPr>
      </w:r>
      <w:r w:rsidRPr="000C37D1">
        <w:rPr>
          <w:lang w:eastAsia="tr-TR"/>
        </w:rPr>
        <w:fldChar w:fldCharType="separate"/>
      </w:r>
      <w:r w:rsidR="00772963" w:rsidRPr="000C37D1">
        <w:t xml:space="preserve">Table </w:t>
      </w:r>
      <w:r w:rsidR="00772963">
        <w:rPr>
          <w:noProof/>
        </w:rPr>
        <w:t>3</w:t>
      </w:r>
      <w:r w:rsidR="00772963" w:rsidRPr="000C37D1">
        <w:t>.</w:t>
      </w:r>
      <w:r w:rsidR="00772963">
        <w:rPr>
          <w:noProof/>
        </w:rPr>
        <w:t>1</w:t>
      </w:r>
      <w:r w:rsidRPr="000C37D1">
        <w:rPr>
          <w:lang w:eastAsia="tr-TR"/>
        </w:rPr>
        <w:fldChar w:fldCharType="end"/>
      </w:r>
      <w:r w:rsidRPr="000C37D1">
        <w:rPr>
          <w:lang w:eastAsia="tr-TR"/>
        </w:rPr>
        <w:t xml:space="preserve"> are primarily </w:t>
      </w:r>
      <w:r w:rsidRPr="000C37D1">
        <w:rPr>
          <w:b/>
          <w:bCs/>
          <w:lang w:eastAsia="tr-TR"/>
        </w:rPr>
        <w:t>time-dependent</w:t>
      </w:r>
      <w:r w:rsidRPr="000C37D1">
        <w:rPr>
          <w:lang w:eastAsia="tr-TR"/>
        </w:rPr>
        <w:t xml:space="preserve"> and may optionally be </w:t>
      </w:r>
      <w:r w:rsidRPr="000C37D1">
        <w:rPr>
          <w:b/>
          <w:bCs/>
          <w:lang w:eastAsia="tr-TR"/>
        </w:rPr>
        <w:t>spatially dependent</w:t>
      </w:r>
      <w:r w:rsidRPr="000C37D1">
        <w:rPr>
          <w:lang w:eastAsia="tr-TR"/>
        </w:rPr>
        <w:t xml:space="preserve"> when high-resolution gridded weather fields are available.</w:t>
      </w:r>
    </w:p>
    <w:p w14:paraId="5E0E4D23" w14:textId="0BBFEB3D" w:rsidR="000E1725" w:rsidRPr="000C37D1" w:rsidRDefault="00000000" w:rsidP="00AA04D1">
      <w:pPr>
        <w:pStyle w:val="Caption"/>
        <w:keepNext/>
      </w:pPr>
      <w:bookmarkStart w:id="179" w:name="_Ref234400882"/>
      <w:bookmarkStart w:id="180" w:name="_Toc236574053"/>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3</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1</w:t>
      </w:r>
      <w:r w:rsidR="004A4810" w:rsidRPr="000C37D1">
        <w:fldChar w:fldCharType="end"/>
      </w:r>
      <w:bookmarkEnd w:id="179"/>
      <w:r w:rsidRPr="000C37D1">
        <w:t xml:space="preserve"> Meteorology data layer parameters</w:t>
      </w:r>
      <w:bookmarkEnd w:id="180"/>
    </w:p>
    <w:tbl>
      <w:tblPr>
        <w:tblStyle w:val="PlainTable2"/>
        <w:tblW w:w="0" w:type="auto"/>
        <w:tblLook w:val="04A0" w:firstRow="1" w:lastRow="0" w:firstColumn="1" w:lastColumn="0" w:noHBand="0" w:noVBand="1"/>
      </w:tblPr>
      <w:tblGrid>
        <w:gridCol w:w="1811"/>
        <w:gridCol w:w="1302"/>
        <w:gridCol w:w="777"/>
        <w:gridCol w:w="4147"/>
      </w:tblGrid>
      <w:tr w:rsidR="00E80A35" w:rsidRPr="000C37D1"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0C37D1" w:rsidRDefault="00E80A35" w:rsidP="003C1571">
            <w:pPr>
              <w:pStyle w:val="TableText"/>
            </w:pPr>
            <w:r w:rsidRPr="000C37D1">
              <w:t xml:space="preserve">Parameter </w:t>
            </w:r>
          </w:p>
        </w:tc>
        <w:tc>
          <w:tcPr>
            <w:tcW w:w="1302" w:type="dxa"/>
            <w:hideMark/>
          </w:tcPr>
          <w:p w14:paraId="096E8611" w14:textId="77777777" w:rsidR="00E80A35" w:rsidRPr="000C37D1"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0C37D1">
              <w:t>Type</w:t>
            </w:r>
          </w:p>
        </w:tc>
        <w:tc>
          <w:tcPr>
            <w:tcW w:w="777" w:type="dxa"/>
          </w:tcPr>
          <w:p w14:paraId="7019E495" w14:textId="77777777" w:rsidR="00E80A35" w:rsidRPr="000C37D1"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0C37D1">
              <w:t>Unit</w:t>
            </w:r>
          </w:p>
        </w:tc>
        <w:tc>
          <w:tcPr>
            <w:tcW w:w="4147" w:type="dxa"/>
            <w:hideMark/>
          </w:tcPr>
          <w:p w14:paraId="2C6320FD" w14:textId="77777777" w:rsidR="00E80A35" w:rsidRPr="000C37D1"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0C37D1">
              <w:t>Purpose in Simulation</w:t>
            </w:r>
          </w:p>
        </w:tc>
      </w:tr>
      <w:tr w:rsidR="00E80A35" w:rsidRPr="000C37D1"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0C37D1" w:rsidRDefault="00E80A35" w:rsidP="003C1571">
            <w:pPr>
              <w:pStyle w:val="TableText"/>
              <w:rPr>
                <w:rFonts w:eastAsiaTheme="majorEastAsia" w:cstheme="majorBidi"/>
              </w:rPr>
            </w:pPr>
            <w:r w:rsidRPr="000C37D1">
              <w:t xml:space="preserve">Air Temperature </w:t>
            </w:r>
          </w:p>
          <w:p w14:paraId="10BE2348" w14:textId="77777777" w:rsidR="00E80A35" w:rsidRPr="000C37D1"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Spatio-temporal</w:t>
            </w:r>
          </w:p>
        </w:tc>
        <w:tc>
          <w:tcPr>
            <w:tcW w:w="777" w:type="dxa"/>
          </w:tcPr>
          <w:p w14:paraId="150AD21C"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°C</w:t>
            </w:r>
          </w:p>
        </w:tc>
        <w:tc>
          <w:tcPr>
            <w:tcW w:w="4147" w:type="dxa"/>
            <w:hideMark/>
          </w:tcPr>
          <w:p w14:paraId="5B2B2635"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Represents ambient air temperature, influencing fuel drying rate, ignition thresholds, and fire intensity potential.</w:t>
            </w:r>
          </w:p>
        </w:tc>
      </w:tr>
      <w:tr w:rsidR="00E80A35" w:rsidRPr="000C37D1"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0C37D1" w:rsidRDefault="00E80A35" w:rsidP="003C1571">
            <w:pPr>
              <w:pStyle w:val="TableText"/>
              <w:rPr>
                <w:rFonts w:eastAsiaTheme="majorEastAsia" w:cstheme="majorBidi"/>
              </w:rPr>
            </w:pPr>
            <w:r w:rsidRPr="000C37D1">
              <w:t xml:space="preserve">Relative Humidity </w:t>
            </w:r>
          </w:p>
          <w:p w14:paraId="4981604B" w14:textId="77777777" w:rsidR="00E80A35" w:rsidRPr="000C37D1"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Spatio-temporal</w:t>
            </w:r>
          </w:p>
        </w:tc>
        <w:tc>
          <w:tcPr>
            <w:tcW w:w="777" w:type="dxa"/>
          </w:tcPr>
          <w:p w14:paraId="61D40B79"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w:t>
            </w:r>
          </w:p>
        </w:tc>
        <w:tc>
          <w:tcPr>
            <w:tcW w:w="4147" w:type="dxa"/>
            <w:hideMark/>
          </w:tcPr>
          <w:p w14:paraId="1EC8FBFF"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Represents atmospheric moisture content and directly regulates live and dead fuel moisture levels.</w:t>
            </w:r>
          </w:p>
        </w:tc>
      </w:tr>
      <w:tr w:rsidR="00E80A35" w:rsidRPr="000C37D1"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0C37D1" w:rsidRDefault="00E80A35" w:rsidP="003C1571">
            <w:pPr>
              <w:pStyle w:val="TableText"/>
              <w:rPr>
                <w:rFonts w:eastAsiaTheme="majorEastAsia" w:cstheme="majorBidi"/>
              </w:rPr>
            </w:pPr>
            <w:r w:rsidRPr="000C37D1">
              <w:t xml:space="preserve">Wind Speed </w:t>
            </w:r>
          </w:p>
          <w:p w14:paraId="6EF284D4" w14:textId="77777777" w:rsidR="00E80A35" w:rsidRPr="000C37D1"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Spatio-temporal</w:t>
            </w:r>
          </w:p>
        </w:tc>
        <w:tc>
          <w:tcPr>
            <w:tcW w:w="777" w:type="dxa"/>
          </w:tcPr>
          <w:p w14:paraId="3EA62271"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m/s</w:t>
            </w:r>
          </w:p>
        </w:tc>
        <w:tc>
          <w:tcPr>
            <w:tcW w:w="4147" w:type="dxa"/>
            <w:hideMark/>
          </w:tcPr>
          <w:p w14:paraId="06842883"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Serves as the primary driver of fire spread rate and significantly increases the rate of spread under high-speed conditions.</w:t>
            </w:r>
          </w:p>
        </w:tc>
      </w:tr>
      <w:tr w:rsidR="00E80A35" w:rsidRPr="000C37D1"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0C37D1" w:rsidRDefault="00E80A35" w:rsidP="003C1571">
            <w:pPr>
              <w:pStyle w:val="TableText"/>
              <w:rPr>
                <w:rFonts w:eastAsiaTheme="majorEastAsia" w:cstheme="majorBidi"/>
              </w:rPr>
            </w:pPr>
            <w:r w:rsidRPr="000C37D1">
              <w:t xml:space="preserve">Wind Direction </w:t>
            </w:r>
          </w:p>
          <w:p w14:paraId="1B4B8943" w14:textId="77777777" w:rsidR="00E80A35" w:rsidRPr="000C37D1"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Spatio-temporal</w:t>
            </w:r>
          </w:p>
        </w:tc>
        <w:tc>
          <w:tcPr>
            <w:tcW w:w="777" w:type="dxa"/>
          </w:tcPr>
          <w:p w14:paraId="403D4C11"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rad</w:t>
            </w:r>
          </w:p>
        </w:tc>
        <w:tc>
          <w:tcPr>
            <w:tcW w:w="4147" w:type="dxa"/>
            <w:hideMark/>
          </w:tcPr>
          <w:p w14:paraId="0A9BFC19"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Determines the directional propagation of the fire front and controls anisotropic spread behavior.</w:t>
            </w:r>
          </w:p>
        </w:tc>
      </w:tr>
      <w:tr w:rsidR="00E80A35" w:rsidRPr="000C37D1"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0C37D1" w:rsidRDefault="00E80A35" w:rsidP="003C1571">
            <w:pPr>
              <w:pStyle w:val="TableText"/>
              <w:rPr>
                <w:rFonts w:eastAsiaTheme="majorEastAsia" w:cstheme="majorBidi"/>
              </w:rPr>
            </w:pPr>
            <w:r w:rsidRPr="000C37D1">
              <w:t>Wind Gust Speed</w:t>
            </w:r>
          </w:p>
          <w:p w14:paraId="418BA5A9" w14:textId="77777777" w:rsidR="00E80A35" w:rsidRPr="000C37D1"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Spatio-temporal</w:t>
            </w:r>
          </w:p>
        </w:tc>
        <w:tc>
          <w:tcPr>
            <w:tcW w:w="777" w:type="dxa"/>
          </w:tcPr>
          <w:p w14:paraId="4C6E1D19"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m/s</w:t>
            </w:r>
          </w:p>
        </w:tc>
        <w:tc>
          <w:tcPr>
            <w:tcW w:w="4147" w:type="dxa"/>
            <w:hideMark/>
          </w:tcPr>
          <w:p w14:paraId="375F2E6F"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Represents short-term wind fluctuations and stochastic acceleration in fire propagation.</w:t>
            </w:r>
          </w:p>
        </w:tc>
      </w:tr>
      <w:tr w:rsidR="00E80A35" w:rsidRPr="000C37D1"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0C37D1" w:rsidRDefault="00E80A35" w:rsidP="003C1571">
            <w:pPr>
              <w:pStyle w:val="TableText"/>
              <w:rPr>
                <w:rFonts w:eastAsiaTheme="majorEastAsia" w:cstheme="majorBidi"/>
              </w:rPr>
            </w:pPr>
            <w:r w:rsidRPr="000C37D1">
              <w:t>Precipitation</w:t>
            </w:r>
          </w:p>
          <w:p w14:paraId="69D59712" w14:textId="77777777" w:rsidR="00E80A35" w:rsidRPr="000C37D1"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Temporal</w:t>
            </w:r>
          </w:p>
        </w:tc>
        <w:tc>
          <w:tcPr>
            <w:tcW w:w="777" w:type="dxa"/>
          </w:tcPr>
          <w:p w14:paraId="327551DE"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mm/h</w:t>
            </w:r>
          </w:p>
        </w:tc>
        <w:tc>
          <w:tcPr>
            <w:tcW w:w="4147" w:type="dxa"/>
            <w:hideMark/>
          </w:tcPr>
          <w:p w14:paraId="59D27216"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Increases fuel moisture and can suppress, delay, or weaken active combustion processes.</w:t>
            </w:r>
          </w:p>
        </w:tc>
      </w:tr>
    </w:tbl>
    <w:p w14:paraId="4E6E21B8" w14:textId="77777777" w:rsidR="000E1725" w:rsidRPr="000C37D1" w:rsidRDefault="00000000" w:rsidP="00060D4F">
      <w:pPr>
        <w:pStyle w:val="Heading3"/>
      </w:pPr>
      <w:bookmarkStart w:id="181" w:name="_Toc236573992"/>
      <w:r w:rsidRPr="000C37D1">
        <w:t>Topography Data Layer</w:t>
      </w:r>
      <w:bookmarkEnd w:id="181"/>
    </w:p>
    <w:p w14:paraId="028A027E" w14:textId="02F215B7" w:rsidR="000741B8" w:rsidRPr="000C37D1" w:rsidRDefault="000741B8" w:rsidP="000741B8">
      <w:pPr>
        <w:pStyle w:val="ParText"/>
      </w:pPr>
      <w:r w:rsidRPr="000C37D1">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0C37D1">
        <w:rPr>
          <w:rFonts w:eastAsiaTheme="minorEastAsia"/>
        </w:rPr>
        <w:t xml:space="preserve"> </w:t>
      </w:r>
      <w:r w:rsidRPr="000C37D1">
        <w:rPr>
          <w:rFonts w:eastAsiaTheme="minorEastAsia"/>
        </w:rPr>
        <w:fldChar w:fldCharType="begin"/>
      </w:r>
      <w:r w:rsidRPr="000C37D1">
        <w:rPr>
          <w:rFonts w:eastAsiaTheme="minorEastAsia"/>
        </w:rPr>
        <w:instrText xml:space="preserve"> REF _Ref222979816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17</w:t>
      </w:r>
      <w:r w:rsidR="00772963" w:rsidRPr="000C37D1">
        <w:t xml:space="preserve"> )</w:t>
      </w:r>
      <w:r w:rsidRPr="000C37D1">
        <w:rPr>
          <w:rFonts w:eastAsiaTheme="minorEastAsia"/>
        </w:rPr>
        <w:fldChar w:fldCharType="end"/>
      </w:r>
      <w:r w:rsidRPr="000C37D1">
        <w:rPr>
          <w:rFonts w:eastAsiaTheme="minorEastAsia"/>
        </w:rPr>
        <w:t xml:space="preserve"> </w:t>
      </w:r>
      <w:r w:rsidRPr="000C37D1">
        <w:t xml:space="preserve">define static spatial constraints over which wildfire propagation occurs. Unlike meteorological variables, these parameters remain </w:t>
      </w:r>
      <w:r w:rsidRPr="000C37D1">
        <w:lastRenderedPageBreak/>
        <w:t xml:space="preserve">constant during short-horizon simulation but modulate directional spread, acceleration, and accessibility. </w:t>
      </w:r>
      <w:r w:rsidRPr="000C37D1">
        <w:rPr>
          <w:lang w:eastAsia="tr-TR"/>
        </w:rPr>
        <w:t xml:space="preserve">The geometry parameters are listed in </w:t>
      </w:r>
      <w:r w:rsidRPr="000C37D1">
        <w:rPr>
          <w:lang w:eastAsia="tr-TR"/>
        </w:rPr>
        <w:fldChar w:fldCharType="begin"/>
      </w:r>
      <w:r w:rsidRPr="000C37D1">
        <w:rPr>
          <w:lang w:eastAsia="tr-TR"/>
        </w:rPr>
        <w:instrText xml:space="preserve"> REF _Ref234400893 \h </w:instrText>
      </w:r>
      <w:r w:rsidRPr="000C37D1">
        <w:rPr>
          <w:lang w:eastAsia="tr-TR"/>
        </w:rPr>
      </w:r>
      <w:r w:rsidRPr="000C37D1">
        <w:rPr>
          <w:lang w:eastAsia="tr-TR"/>
        </w:rPr>
        <w:fldChar w:fldCharType="separate"/>
      </w:r>
      <w:r w:rsidR="00772963" w:rsidRPr="000C37D1">
        <w:t xml:space="preserve">Table </w:t>
      </w:r>
      <w:r w:rsidR="00772963">
        <w:rPr>
          <w:noProof/>
        </w:rPr>
        <w:t>3</w:t>
      </w:r>
      <w:r w:rsidR="00772963" w:rsidRPr="000C37D1">
        <w:t>.</w:t>
      </w:r>
      <w:r w:rsidR="00772963">
        <w:rPr>
          <w:noProof/>
        </w:rPr>
        <w:t>2</w:t>
      </w:r>
      <w:r w:rsidRPr="000C37D1">
        <w:rPr>
          <w:lang w:eastAsia="tr-TR"/>
        </w:rPr>
        <w:fldChar w:fldCharType="end"/>
      </w:r>
      <w:r w:rsidRPr="000C37D1">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0C37D1" w14:paraId="56112C92" w14:textId="77777777" w:rsidTr="00B517B6">
        <w:tc>
          <w:tcPr>
            <w:tcW w:w="4495" w:type="pct"/>
            <w:vAlign w:val="center"/>
          </w:tcPr>
          <w:p w14:paraId="29731ECC" w14:textId="0B731955" w:rsidR="00B517B6" w:rsidRPr="000C37D1"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4112FC3C" w:rsidR="00B517B6" w:rsidRPr="000C37D1" w:rsidRDefault="00B517B6" w:rsidP="00473186">
            <w:pPr>
              <w:pStyle w:val="TableText"/>
            </w:pPr>
            <w:bookmarkStart w:id="182" w:name="_Ref222979816"/>
            <w:r w:rsidRPr="000C37D1">
              <w:t xml:space="preserve">( </w:t>
            </w:r>
            <w:r w:rsidRPr="000C37D1">
              <w:fldChar w:fldCharType="begin"/>
            </w:r>
            <w:r w:rsidRPr="000C37D1">
              <w:instrText xml:space="preserve"> SEQ ( \* ARABIC </w:instrText>
            </w:r>
            <w:r w:rsidRPr="000C37D1">
              <w:fldChar w:fldCharType="separate"/>
            </w:r>
            <w:r w:rsidR="00772963">
              <w:rPr>
                <w:noProof/>
              </w:rPr>
              <w:t>17</w:t>
            </w:r>
            <w:r w:rsidRPr="000C37D1">
              <w:fldChar w:fldCharType="end"/>
            </w:r>
            <w:r w:rsidRPr="000C37D1">
              <w:t xml:space="preserve"> )</w:t>
            </w:r>
            <w:bookmarkEnd w:id="182"/>
          </w:p>
        </w:tc>
      </w:tr>
    </w:tbl>
    <w:p w14:paraId="4C2C01C4" w14:textId="400A4F22" w:rsidR="000E1725" w:rsidRPr="000C37D1" w:rsidRDefault="00000000" w:rsidP="00756D50">
      <w:pPr>
        <w:pStyle w:val="Caption"/>
        <w:keepNext/>
      </w:pPr>
      <w:bookmarkStart w:id="183" w:name="_Ref234400893"/>
      <w:bookmarkStart w:id="184" w:name="_Toc236574054"/>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3</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2</w:t>
      </w:r>
      <w:r w:rsidR="004A4810" w:rsidRPr="000C37D1">
        <w:fldChar w:fldCharType="end"/>
      </w:r>
      <w:bookmarkEnd w:id="183"/>
      <w:r w:rsidRPr="000C37D1">
        <w:t xml:space="preserve"> Geometry (topography) data layer parameters</w:t>
      </w:r>
      <w:bookmarkEnd w:id="184"/>
    </w:p>
    <w:tbl>
      <w:tblPr>
        <w:tblStyle w:val="PlainTable2"/>
        <w:tblW w:w="0" w:type="auto"/>
        <w:tblLook w:val="04A0" w:firstRow="1" w:lastRow="0" w:firstColumn="1" w:lastColumn="0" w:noHBand="0" w:noVBand="1"/>
      </w:tblPr>
      <w:tblGrid>
        <w:gridCol w:w="1747"/>
        <w:gridCol w:w="933"/>
        <w:gridCol w:w="859"/>
        <w:gridCol w:w="4498"/>
      </w:tblGrid>
      <w:tr w:rsidR="00E80A35" w:rsidRPr="000C37D1"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0C37D1" w:rsidRDefault="00E80A35" w:rsidP="003C1571">
            <w:pPr>
              <w:pStyle w:val="TableText"/>
            </w:pPr>
            <w:r w:rsidRPr="000C37D1">
              <w:t xml:space="preserve">Parameter </w:t>
            </w:r>
          </w:p>
        </w:tc>
        <w:tc>
          <w:tcPr>
            <w:tcW w:w="933" w:type="dxa"/>
            <w:hideMark/>
          </w:tcPr>
          <w:p w14:paraId="75858EF2" w14:textId="77777777" w:rsidR="00E80A35" w:rsidRPr="000C37D1"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0C37D1">
              <w:t>Type</w:t>
            </w:r>
          </w:p>
        </w:tc>
        <w:tc>
          <w:tcPr>
            <w:tcW w:w="859" w:type="dxa"/>
          </w:tcPr>
          <w:p w14:paraId="1FC9D207" w14:textId="77777777" w:rsidR="00E80A35" w:rsidRPr="000C37D1"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0C37D1">
              <w:t>Unit</w:t>
            </w:r>
          </w:p>
        </w:tc>
        <w:tc>
          <w:tcPr>
            <w:tcW w:w="4498" w:type="dxa"/>
            <w:hideMark/>
          </w:tcPr>
          <w:p w14:paraId="1C8B109D" w14:textId="77777777" w:rsidR="00E80A35" w:rsidRPr="000C37D1"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0C37D1">
              <w:t>Purpose in Simulation</w:t>
            </w:r>
          </w:p>
        </w:tc>
      </w:tr>
      <w:tr w:rsidR="00E80A35" w:rsidRPr="000C37D1"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0C37D1" w:rsidRDefault="00E80A35" w:rsidP="003C1571">
            <w:pPr>
              <w:pStyle w:val="TableText"/>
              <w:rPr>
                <w:b w:val="0"/>
                <w:bCs w:val="0"/>
              </w:rPr>
            </w:pPr>
            <w:r w:rsidRPr="000C37D1">
              <w:t xml:space="preserve">Elevation </w:t>
            </w:r>
          </w:p>
          <w:p w14:paraId="2512E78B" w14:textId="77777777" w:rsidR="00E80A35" w:rsidRPr="000C37D1"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Spatial</w:t>
            </w:r>
          </w:p>
        </w:tc>
        <w:tc>
          <w:tcPr>
            <w:tcW w:w="859" w:type="dxa"/>
          </w:tcPr>
          <w:p w14:paraId="5CFCE766"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m</w:t>
            </w:r>
          </w:p>
        </w:tc>
        <w:tc>
          <w:tcPr>
            <w:tcW w:w="4498" w:type="dxa"/>
          </w:tcPr>
          <w:p w14:paraId="6D462053"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Represents the altitude of each grid cell and influences local wind behavior, vegetation type distribution and environment gradients.</w:t>
            </w:r>
          </w:p>
        </w:tc>
      </w:tr>
      <w:tr w:rsidR="00E80A35" w:rsidRPr="000C37D1"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0C37D1" w:rsidRDefault="00E80A35" w:rsidP="003C1571">
            <w:pPr>
              <w:pStyle w:val="TableText"/>
              <w:rPr>
                <w:b w:val="0"/>
                <w:bCs w:val="0"/>
              </w:rPr>
            </w:pPr>
            <w:r w:rsidRPr="000C37D1">
              <w:t xml:space="preserve">Slope </w:t>
            </w:r>
          </w:p>
          <w:p w14:paraId="0E7A7AF5" w14:textId="77777777" w:rsidR="00E80A35" w:rsidRPr="000C37D1"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Spatial</w:t>
            </w:r>
          </w:p>
        </w:tc>
        <w:tc>
          <w:tcPr>
            <w:tcW w:w="859" w:type="dxa"/>
          </w:tcPr>
          <w:p w14:paraId="225548FF"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rad</w:t>
            </w:r>
          </w:p>
        </w:tc>
        <w:tc>
          <w:tcPr>
            <w:tcW w:w="4498" w:type="dxa"/>
          </w:tcPr>
          <w:p w14:paraId="3CDE199B"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Represents terrain inclination and increases fire spread rate in the uphill direction due to flame heat transfer effects.</w:t>
            </w:r>
          </w:p>
        </w:tc>
      </w:tr>
      <w:tr w:rsidR="00E80A35" w:rsidRPr="000C37D1"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0C37D1" w:rsidRDefault="00E80A35" w:rsidP="003C1571">
            <w:pPr>
              <w:pStyle w:val="TableText"/>
              <w:rPr>
                <w:b w:val="0"/>
                <w:bCs w:val="0"/>
              </w:rPr>
            </w:pPr>
            <w:r w:rsidRPr="000C37D1">
              <w:t xml:space="preserve">Aspect </w:t>
            </w:r>
          </w:p>
          <w:p w14:paraId="18609272" w14:textId="77777777" w:rsidR="00E80A35" w:rsidRPr="000C37D1"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Spatial</w:t>
            </w:r>
          </w:p>
        </w:tc>
        <w:tc>
          <w:tcPr>
            <w:tcW w:w="859" w:type="dxa"/>
          </w:tcPr>
          <w:p w14:paraId="40E8287F"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rad</w:t>
            </w:r>
          </w:p>
        </w:tc>
        <w:tc>
          <w:tcPr>
            <w:tcW w:w="4498" w:type="dxa"/>
          </w:tcPr>
          <w:p w14:paraId="25666C86"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Represents slope orientation and influences solar radiation exposure, fuel drying patterns, and directional fire propagation.</w:t>
            </w:r>
          </w:p>
        </w:tc>
      </w:tr>
      <w:tr w:rsidR="00E80A35" w:rsidRPr="000C37D1"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0C37D1" w:rsidRDefault="00E80A35" w:rsidP="003C1571">
            <w:pPr>
              <w:pStyle w:val="TableText"/>
              <w:rPr>
                <w:b w:val="0"/>
                <w:bCs w:val="0"/>
              </w:rPr>
            </w:pPr>
            <w:r w:rsidRPr="000C37D1">
              <w:t>Accessibility Index</w:t>
            </w:r>
          </w:p>
          <w:p w14:paraId="15294461" w14:textId="77777777" w:rsidR="00E80A35" w:rsidRPr="000C37D1"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Spatial</w:t>
            </w:r>
          </w:p>
        </w:tc>
        <w:tc>
          <w:tcPr>
            <w:tcW w:w="859" w:type="dxa"/>
          </w:tcPr>
          <w:p w14:paraId="52808C45"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-{0,1}</w:t>
            </w:r>
          </w:p>
        </w:tc>
        <w:tc>
          <w:tcPr>
            <w:tcW w:w="4498" w:type="dxa"/>
          </w:tcPr>
          <w:p w14:paraId="289206EA"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Represents terrain traversability and influences responder mobility, intervention timing, and operational feasibility.</w:t>
            </w:r>
          </w:p>
        </w:tc>
      </w:tr>
    </w:tbl>
    <w:p w14:paraId="7785BA76" w14:textId="77777777" w:rsidR="000E1725" w:rsidRPr="000C37D1" w:rsidRDefault="00000000" w:rsidP="00060D4F">
      <w:pPr>
        <w:pStyle w:val="Heading3"/>
      </w:pPr>
      <w:bookmarkStart w:id="185" w:name="_Toc236573993"/>
      <w:r w:rsidRPr="000C37D1">
        <w:t>Fuel Data Layer</w:t>
      </w:r>
      <w:bookmarkEnd w:id="185"/>
    </w:p>
    <w:p w14:paraId="79D99325" w14:textId="66B1ED92" w:rsidR="00CF3AB1" w:rsidRPr="000C37D1" w:rsidRDefault="006240E8" w:rsidP="00CF3AB1">
      <w:pPr>
        <w:pStyle w:val="ParText"/>
        <w:rPr>
          <w:lang w:eastAsia="tr-TR"/>
        </w:rPr>
      </w:pPr>
      <w:r w:rsidRPr="000C37D1">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0C37D1">
        <w:rPr>
          <w:rFonts w:eastAsiaTheme="minorEastAsia"/>
          <w:iCs/>
        </w:rPr>
        <w:t xml:space="preserve"> </w:t>
      </w:r>
      <w:r w:rsidRPr="000C37D1">
        <w:rPr>
          <w:rFonts w:eastAsiaTheme="minorEastAsia"/>
          <w:iCs/>
        </w:rPr>
        <w:fldChar w:fldCharType="begin"/>
      </w:r>
      <w:r w:rsidRPr="000C37D1">
        <w:rPr>
          <w:rFonts w:eastAsiaTheme="minorEastAsia"/>
          <w:iCs/>
        </w:rPr>
        <w:instrText xml:space="preserve"> REF _Ref222979872 \h </w:instrText>
      </w:r>
      <w:r w:rsidRPr="000C37D1">
        <w:rPr>
          <w:rFonts w:eastAsiaTheme="minorEastAsia"/>
          <w:iCs/>
        </w:rPr>
      </w:r>
      <w:r w:rsidRPr="000C37D1">
        <w:rPr>
          <w:rFonts w:eastAsiaTheme="minorEastAsia"/>
          <w:iCs/>
        </w:rPr>
        <w:fldChar w:fldCharType="separate"/>
      </w:r>
      <w:r w:rsidR="00772963" w:rsidRPr="000C37D1">
        <w:t xml:space="preserve">( </w:t>
      </w:r>
      <w:r w:rsidR="00772963">
        <w:rPr>
          <w:noProof/>
        </w:rPr>
        <w:t>18</w:t>
      </w:r>
      <w:r w:rsidR="00772963" w:rsidRPr="000C37D1">
        <w:t xml:space="preserve"> )</w:t>
      </w:r>
      <w:r w:rsidRPr="000C37D1">
        <w:rPr>
          <w:rFonts w:eastAsiaTheme="minorEastAsia"/>
          <w:iCs/>
        </w:rPr>
        <w:fldChar w:fldCharType="end"/>
      </w:r>
      <w:r w:rsidRPr="000C37D1">
        <w:rPr>
          <w:rFonts w:eastAsiaTheme="minorEastAsia"/>
          <w:iCs/>
        </w:rPr>
        <w:t xml:space="preserve"> </w:t>
      </w:r>
      <w:r w:rsidRPr="000C37D1">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0C37D1">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0C37D1">
        <w:rPr>
          <w:rFonts w:eastAsiaTheme="minorEastAsia"/>
        </w:rPr>
        <w:t xml:space="preserve"> is the available combustible mass at initial time. </w:t>
      </w:r>
      <w:bookmarkStart w:id="186" w:name="_Ref234400929"/>
      <w:r w:rsidR="00CF3AB1" w:rsidRPr="000C37D1">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0C37D1">
        <w:t xml:space="preserve"> is treated as an exogenous spatio-temporal input field updated from meteorological drivers or scenario configurations. </w:t>
      </w:r>
      <w:r w:rsidR="00CF3AB1" w:rsidRPr="000C37D1">
        <w:rPr>
          <w:lang w:eastAsia="tr-TR"/>
        </w:rPr>
        <w:t>The fuel parameters are listed in</w:t>
      </w:r>
      <w:r w:rsidR="00B13AC5" w:rsidRPr="000C37D1">
        <w:rPr>
          <w:lang w:eastAsia="tr-TR"/>
        </w:rPr>
        <w:t xml:space="preserve"> </w:t>
      </w:r>
      <w:r w:rsidR="00B13AC5" w:rsidRPr="000C37D1">
        <w:rPr>
          <w:lang w:eastAsia="tr-TR"/>
        </w:rPr>
        <w:fldChar w:fldCharType="begin"/>
      </w:r>
      <w:r w:rsidR="00B13AC5" w:rsidRPr="000C37D1">
        <w:rPr>
          <w:lang w:eastAsia="tr-TR"/>
        </w:rPr>
        <w:instrText xml:space="preserve"> REF _Ref235058102 \h </w:instrText>
      </w:r>
      <w:r w:rsidR="00B13AC5" w:rsidRPr="000C37D1">
        <w:rPr>
          <w:lang w:eastAsia="tr-TR"/>
        </w:rPr>
      </w:r>
      <w:r w:rsidR="00B13AC5" w:rsidRPr="000C37D1">
        <w:rPr>
          <w:lang w:eastAsia="tr-TR"/>
        </w:rPr>
        <w:fldChar w:fldCharType="separate"/>
      </w:r>
      <w:r w:rsidR="00772963" w:rsidRPr="000C37D1">
        <w:t xml:space="preserve">Table </w:t>
      </w:r>
      <w:r w:rsidR="00772963">
        <w:rPr>
          <w:noProof/>
        </w:rPr>
        <w:t>3</w:t>
      </w:r>
      <w:r w:rsidR="00772963" w:rsidRPr="000C37D1">
        <w:t>.</w:t>
      </w:r>
      <w:r w:rsidR="00772963">
        <w:rPr>
          <w:noProof/>
        </w:rPr>
        <w:t>3</w:t>
      </w:r>
      <w:r w:rsidR="00B13AC5" w:rsidRPr="000C37D1">
        <w:rPr>
          <w:lang w:eastAsia="tr-TR"/>
        </w:rPr>
        <w:fldChar w:fldCharType="end"/>
      </w:r>
      <w:r w:rsidR="00CF3AB1" w:rsidRPr="000C37D1">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0C37D1" w14:paraId="17D37FA5" w14:textId="77777777" w:rsidTr="00ED5106">
        <w:tc>
          <w:tcPr>
            <w:tcW w:w="4495" w:type="pct"/>
            <w:vAlign w:val="center"/>
          </w:tcPr>
          <w:p w14:paraId="1CB3E894" w14:textId="407C1A6A" w:rsidR="00CF0069" w:rsidRPr="000C37D1"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load,0</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23D97F83" w:rsidR="00CF0069" w:rsidRPr="000C37D1" w:rsidRDefault="00CF0069" w:rsidP="00ED5106">
            <w:pPr>
              <w:pStyle w:val="TableText"/>
            </w:pPr>
            <w:bookmarkStart w:id="187" w:name="_Ref222979872"/>
            <w:r w:rsidRPr="000C37D1">
              <w:t xml:space="preserve">( </w:t>
            </w:r>
            <w:r w:rsidRPr="000C37D1">
              <w:fldChar w:fldCharType="begin"/>
            </w:r>
            <w:r w:rsidRPr="000C37D1">
              <w:instrText xml:space="preserve"> SEQ ( \* ARABIC </w:instrText>
            </w:r>
            <w:r w:rsidRPr="000C37D1">
              <w:fldChar w:fldCharType="separate"/>
            </w:r>
            <w:r w:rsidR="00772963">
              <w:rPr>
                <w:noProof/>
              </w:rPr>
              <w:t>18</w:t>
            </w:r>
            <w:r w:rsidRPr="000C37D1">
              <w:fldChar w:fldCharType="end"/>
            </w:r>
            <w:r w:rsidRPr="000C37D1">
              <w:t xml:space="preserve"> )</w:t>
            </w:r>
            <w:bookmarkEnd w:id="187"/>
          </w:p>
        </w:tc>
      </w:tr>
    </w:tbl>
    <w:p w14:paraId="1E853935" w14:textId="2CEE3278" w:rsidR="000E1725" w:rsidRPr="000C37D1" w:rsidRDefault="00000000" w:rsidP="00060D4F">
      <w:pPr>
        <w:pStyle w:val="Caption"/>
        <w:keepNext/>
      </w:pPr>
      <w:bookmarkStart w:id="188" w:name="_Ref235058102"/>
      <w:bookmarkStart w:id="189" w:name="_Toc236574055"/>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3</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3</w:t>
      </w:r>
      <w:r w:rsidR="004A4810" w:rsidRPr="000C37D1">
        <w:fldChar w:fldCharType="end"/>
      </w:r>
      <w:bookmarkEnd w:id="186"/>
      <w:bookmarkEnd w:id="188"/>
      <w:r w:rsidRPr="000C37D1">
        <w:t xml:space="preserve"> Fuel data layer parameters</w:t>
      </w:r>
      <w:bookmarkEnd w:id="189"/>
    </w:p>
    <w:tbl>
      <w:tblPr>
        <w:tblStyle w:val="PlainTable2"/>
        <w:tblW w:w="0" w:type="auto"/>
        <w:tblLook w:val="04A0" w:firstRow="1" w:lastRow="0" w:firstColumn="1" w:lastColumn="0" w:noHBand="0" w:noVBand="1"/>
      </w:tblPr>
      <w:tblGrid>
        <w:gridCol w:w="1740"/>
        <w:gridCol w:w="1109"/>
        <w:gridCol w:w="1456"/>
        <w:gridCol w:w="3732"/>
      </w:tblGrid>
      <w:tr w:rsidR="00E80A35" w:rsidRPr="000C37D1"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0C37D1" w:rsidRDefault="00E80A35" w:rsidP="003C1571">
            <w:pPr>
              <w:pStyle w:val="TableText"/>
            </w:pPr>
            <w:r w:rsidRPr="000C37D1">
              <w:t xml:space="preserve">Parameter </w:t>
            </w:r>
          </w:p>
        </w:tc>
        <w:tc>
          <w:tcPr>
            <w:tcW w:w="1109" w:type="dxa"/>
            <w:hideMark/>
          </w:tcPr>
          <w:p w14:paraId="4D6AF3BE" w14:textId="77777777" w:rsidR="00E80A35" w:rsidRPr="000C37D1"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0C37D1">
              <w:t>Type</w:t>
            </w:r>
          </w:p>
        </w:tc>
        <w:tc>
          <w:tcPr>
            <w:tcW w:w="1456" w:type="dxa"/>
          </w:tcPr>
          <w:p w14:paraId="1B15973E" w14:textId="77777777" w:rsidR="00E80A35" w:rsidRPr="000C37D1"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0C37D1">
              <w:t>Unit</w:t>
            </w:r>
          </w:p>
        </w:tc>
        <w:tc>
          <w:tcPr>
            <w:tcW w:w="3732" w:type="dxa"/>
            <w:hideMark/>
          </w:tcPr>
          <w:p w14:paraId="2657E97C" w14:textId="77777777" w:rsidR="00E80A35" w:rsidRPr="000C37D1"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0C37D1">
              <w:t>Purpose in Simulation</w:t>
            </w:r>
          </w:p>
        </w:tc>
      </w:tr>
      <w:tr w:rsidR="00E80A35" w:rsidRPr="000C37D1"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0C37D1" w:rsidRDefault="00E80A35" w:rsidP="003C1571">
            <w:pPr>
              <w:pStyle w:val="TableText"/>
              <w:rPr>
                <w:b w:val="0"/>
                <w:bCs w:val="0"/>
              </w:rPr>
            </w:pPr>
            <w:r w:rsidRPr="000C37D1">
              <w:t>Fuel Type</w:t>
            </w:r>
          </w:p>
          <w:p w14:paraId="68016535" w14:textId="77777777" w:rsidR="00E80A35" w:rsidRPr="000C37D1" w:rsidRDefault="00E80A35" w:rsidP="003C1571">
            <w:pPr>
              <w:pStyle w:val="TableText"/>
            </w:pPr>
            <w:r w:rsidRPr="000C37D1">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Spatial</w:t>
            </w:r>
          </w:p>
        </w:tc>
        <w:tc>
          <w:tcPr>
            <w:tcW w:w="1456" w:type="dxa"/>
          </w:tcPr>
          <w:p w14:paraId="15ED596D"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w:t>
            </w:r>
          </w:p>
        </w:tc>
        <w:tc>
          <w:tcPr>
            <w:tcW w:w="3732" w:type="dxa"/>
          </w:tcPr>
          <w:p w14:paraId="4D8C5B3A"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Defines the vegetation within each grid cell and determines combustion characteristics such as burn rate and heat release behavior.</w:t>
            </w:r>
          </w:p>
        </w:tc>
      </w:tr>
      <w:tr w:rsidR="00E80A35" w:rsidRPr="000C37D1"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0C37D1" w:rsidRDefault="00E80A35" w:rsidP="003C1571">
            <w:pPr>
              <w:pStyle w:val="TableText"/>
              <w:rPr>
                <w:b w:val="0"/>
                <w:bCs w:val="0"/>
              </w:rPr>
            </w:pPr>
            <w:r w:rsidRPr="000C37D1">
              <w:t>Fuel Load</w:t>
            </w:r>
          </w:p>
          <w:p w14:paraId="73BF0243" w14:textId="77777777" w:rsidR="00E80A35" w:rsidRPr="000C37D1" w:rsidRDefault="00E80A35" w:rsidP="003C1571">
            <w:pPr>
              <w:pStyle w:val="TableText"/>
            </w:pPr>
            <w:r w:rsidRPr="000C37D1">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Spatio-temporal</w:t>
            </w:r>
          </w:p>
        </w:tc>
        <w:tc>
          <w:tcPr>
            <w:tcW w:w="1456" w:type="dxa"/>
          </w:tcPr>
          <w:p w14:paraId="4221123A"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0C37D1">
              <w:t xml:space="preserve"> (norm.)</w:t>
            </w:r>
          </w:p>
        </w:tc>
        <w:tc>
          <w:tcPr>
            <w:tcW w:w="3732" w:type="dxa"/>
          </w:tcPr>
          <w:p w14:paraId="09C5021C" w14:textId="77777777" w:rsidR="00E80A35" w:rsidRPr="000C37D1"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0C37D1">
              <w:t>Represents the available combustible mass in each grid cell and directly controls fire intensity, burn duration, and energy release.</w:t>
            </w:r>
          </w:p>
        </w:tc>
      </w:tr>
      <w:tr w:rsidR="00E80A35" w:rsidRPr="000C37D1"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0C37D1" w:rsidRDefault="00E80A35" w:rsidP="003C1571">
            <w:pPr>
              <w:pStyle w:val="TableText"/>
              <w:rPr>
                <w:b w:val="0"/>
                <w:bCs w:val="0"/>
              </w:rPr>
            </w:pPr>
            <w:r w:rsidRPr="000C37D1">
              <w:t>Fuel Moisture</w:t>
            </w:r>
          </w:p>
          <w:p w14:paraId="2A0605B1" w14:textId="77777777" w:rsidR="00E80A35" w:rsidRPr="000C37D1"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Spatio-temporal</w:t>
            </w:r>
          </w:p>
        </w:tc>
        <w:tc>
          <w:tcPr>
            <w:tcW w:w="1456" w:type="dxa"/>
          </w:tcPr>
          <w:p w14:paraId="7A281979"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 (mass fraction)</w:t>
            </w:r>
          </w:p>
        </w:tc>
        <w:tc>
          <w:tcPr>
            <w:tcW w:w="3732" w:type="dxa"/>
          </w:tcPr>
          <w:p w14:paraId="6F663881" w14:textId="77777777" w:rsidR="00E80A35" w:rsidRPr="000C37D1"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0C37D1">
              <w:t>Represents moisture of surface fuels and determines ignition probability and combustion sustainability.</w:t>
            </w:r>
          </w:p>
        </w:tc>
      </w:tr>
    </w:tbl>
    <w:p w14:paraId="084A7CED" w14:textId="1BB27354" w:rsidR="000E1725" w:rsidRPr="000C37D1" w:rsidRDefault="00000000" w:rsidP="00060D4F">
      <w:pPr>
        <w:pStyle w:val="Heading3"/>
      </w:pPr>
      <w:bookmarkStart w:id="190" w:name="_Toc236573994"/>
      <w:r w:rsidRPr="000C37D1">
        <w:t>Ignition Layer</w:t>
      </w:r>
      <w:bookmarkEnd w:id="190"/>
    </w:p>
    <w:p w14:paraId="6BE7B6BA" w14:textId="3E32F9CE" w:rsidR="000741B8" w:rsidRPr="000C37D1" w:rsidRDefault="006240E8" w:rsidP="006240E8">
      <w:pPr>
        <w:pStyle w:val="ParText"/>
      </w:pPr>
      <w:r w:rsidRPr="000C37D1">
        <w:t xml:space="preserve">Ignition is separate from fire intensity. It </w:t>
      </w:r>
      <w:r w:rsidR="000E141D" w:rsidRPr="000C37D1">
        <w:t>is</w:t>
      </w:r>
      <w:r w:rsidRPr="000C37D1">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0C37D1">
        <w:fldChar w:fldCharType="begin"/>
      </w:r>
      <w:r w:rsidRPr="000C37D1">
        <w:instrText xml:space="preserve"> REF _Ref222980314 \h </w:instrText>
      </w:r>
      <w:r w:rsidRPr="000C37D1">
        <w:fldChar w:fldCharType="separate"/>
      </w:r>
      <w:r w:rsidR="00772963" w:rsidRPr="000C37D1">
        <w:t xml:space="preserve">( </w:t>
      </w:r>
      <w:r w:rsidR="00772963">
        <w:rPr>
          <w:noProof/>
        </w:rPr>
        <w:t>19</w:t>
      </w:r>
      <w:r w:rsidR="00772963" w:rsidRPr="000C37D1">
        <w:t xml:space="preserve"> )</w:t>
      </w:r>
      <w:r w:rsidRPr="000C37D1">
        <w:fldChar w:fldCharType="end"/>
      </w:r>
      <w:r w:rsidRPr="000C37D1">
        <w:t xml:space="preserve"> </w:t>
      </w:r>
      <w:r w:rsidRPr="000C37D1">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0C37D1">
        <w:rPr>
          <w:rFonts w:eastAsiaTheme="minorEastAsia"/>
        </w:rPr>
        <w:t xml:space="preserve"> is</w:t>
      </w:r>
      <w:r w:rsidRPr="000C37D1">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0C37D1" w14:paraId="52C633E9" w14:textId="77777777" w:rsidTr="00B517B6">
        <w:tc>
          <w:tcPr>
            <w:tcW w:w="4495" w:type="pct"/>
            <w:vAlign w:val="center"/>
          </w:tcPr>
          <w:p w14:paraId="4A7374A7" w14:textId="19B2E972" w:rsidR="00B517B6" w:rsidRPr="000C37D1"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319C8027" w:rsidR="00B517B6" w:rsidRPr="000C37D1" w:rsidRDefault="00B517B6" w:rsidP="006601CA">
            <w:pPr>
              <w:pStyle w:val="TableText"/>
            </w:pPr>
            <w:bookmarkStart w:id="191" w:name="_Ref222980314"/>
            <w:r w:rsidRPr="000C37D1">
              <w:t xml:space="preserve">( </w:t>
            </w:r>
            <w:r w:rsidRPr="000C37D1">
              <w:fldChar w:fldCharType="begin"/>
            </w:r>
            <w:r w:rsidRPr="000C37D1">
              <w:instrText xml:space="preserve"> SEQ ( \* ARABIC </w:instrText>
            </w:r>
            <w:r w:rsidRPr="000C37D1">
              <w:fldChar w:fldCharType="separate"/>
            </w:r>
            <w:r w:rsidR="00772963">
              <w:rPr>
                <w:noProof/>
              </w:rPr>
              <w:t>19</w:t>
            </w:r>
            <w:r w:rsidRPr="000C37D1">
              <w:fldChar w:fldCharType="end"/>
            </w:r>
            <w:r w:rsidRPr="000C37D1">
              <w:t xml:space="preserve"> )</w:t>
            </w:r>
            <w:bookmarkEnd w:id="191"/>
          </w:p>
        </w:tc>
      </w:tr>
    </w:tbl>
    <w:p w14:paraId="0E6B3EAD" w14:textId="3D607414" w:rsidR="000E1725" w:rsidRPr="000C37D1" w:rsidRDefault="00000000" w:rsidP="00854491">
      <w:pPr>
        <w:pStyle w:val="Heading3"/>
      </w:pPr>
      <w:bookmarkStart w:id="192" w:name="_Toc236573995"/>
      <w:r w:rsidRPr="000C37D1">
        <w:t>Decisional Data Layers</w:t>
      </w:r>
      <w:bookmarkEnd w:id="192"/>
    </w:p>
    <w:p w14:paraId="3329266D" w14:textId="532E2BAC" w:rsidR="000E1725" w:rsidRPr="000C37D1" w:rsidRDefault="00000000" w:rsidP="00C67F9C">
      <w:pPr>
        <w:pStyle w:val="ParText"/>
      </w:pPr>
      <w:r w:rsidRPr="000C37D1">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0C37D1">
        <w:t xml:space="preserve"> layer represents the non-physical inputs that shape decision making within the distributed DSS. Unlike the meteorological, </w:t>
      </w:r>
      <w:r w:rsidRPr="000C37D1">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0C468DC6" w:rsidR="000E1725" w:rsidRPr="000C37D1" w:rsidRDefault="00000000" w:rsidP="00C67F9C">
      <w:pPr>
        <w:rPr>
          <w:lang w:eastAsia="ja-JP"/>
        </w:rPr>
      </w:pPr>
      <w:r w:rsidRPr="000C37D1">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0C37D1">
        <w:rPr>
          <w:rFonts w:eastAsiaTheme="minorEastAsia"/>
        </w:rPr>
        <w:t xml:space="preserve"> </w:t>
      </w:r>
      <w:r w:rsidRPr="000C37D1">
        <w:rPr>
          <w:rFonts w:eastAsiaTheme="minorEastAsia"/>
        </w:rPr>
        <w:fldChar w:fldCharType="begin"/>
      </w:r>
      <w:r w:rsidRPr="000C37D1">
        <w:rPr>
          <w:rFonts w:eastAsiaTheme="minorEastAsia"/>
        </w:rPr>
        <w:instrText xml:space="preserve"> REF _Ref222979880 \h </w:instrText>
      </w:r>
      <w:r w:rsidRPr="000C37D1">
        <w:rPr>
          <w:rFonts w:eastAsiaTheme="minorEastAsia"/>
        </w:rPr>
      </w:r>
      <w:r w:rsidRPr="000C37D1">
        <w:rPr>
          <w:rFonts w:eastAsiaTheme="minorEastAsia"/>
        </w:rPr>
        <w:fldChar w:fldCharType="separate"/>
      </w:r>
      <w:r w:rsidR="00772963" w:rsidRPr="000C37D1">
        <w:rPr>
          <w:i/>
          <w:iCs/>
        </w:rPr>
        <w:t xml:space="preserve">( </w:t>
      </w:r>
      <w:r w:rsidR="00772963">
        <w:rPr>
          <w:i/>
          <w:iCs/>
          <w:noProof/>
        </w:rPr>
        <w:t>20</w:t>
      </w:r>
      <w:r w:rsidR="00772963" w:rsidRPr="000C37D1">
        <w:rPr>
          <w:i/>
          <w:iCs/>
        </w:rPr>
        <w:t xml:space="preserve"> )</w:t>
      </w:r>
      <w:r w:rsidRPr="000C37D1">
        <w:rPr>
          <w:rFonts w:eastAsiaTheme="minorEastAsia"/>
        </w:rPr>
        <w:fldChar w:fldCharType="end"/>
      </w:r>
      <w:r w:rsidRPr="000C37D1">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0C37D1">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0C37D1">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0C37D1">
        <w:rPr>
          <w:iCs/>
          <w:lang w:eastAsia="ja-JP"/>
        </w:rPr>
        <w:t xml:space="preserve"> is </w:t>
      </w:r>
      <w:r w:rsidRPr="000C37D1">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0C37D1">
        <w:rPr>
          <w:iCs/>
          <w:lang w:eastAsia="ja-JP"/>
        </w:rPr>
        <w:t xml:space="preserve"> is </w:t>
      </w:r>
      <w:r w:rsidRPr="000C37D1">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0C37D1">
        <w:rPr>
          <w:iCs/>
          <w:lang w:eastAsia="ja-JP"/>
        </w:rPr>
        <w:t xml:space="preserve"> is </w:t>
      </w:r>
      <w:r w:rsidRPr="000C37D1">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0C37D1">
        <w:rPr>
          <w:iCs/>
          <w:lang w:eastAsia="ja-JP"/>
        </w:rPr>
        <w:t xml:space="preserve"> is e</w:t>
      </w:r>
      <w:r w:rsidRPr="000C37D1">
        <w:t xml:space="preserve">stimated travel time to reach grid cell </w:t>
      </w:r>
      <m:oMath>
        <m:d>
          <m:dPr>
            <m:ctrlPr>
              <w:rPr>
                <w:rFonts w:ascii="Cambria Math" w:hAnsi="Cambria Math"/>
                <w:i/>
              </w:rPr>
            </m:ctrlPr>
          </m:dPr>
          <m:e>
            <m:r>
              <w:rPr>
                <w:rFonts w:ascii="Cambria Math" w:hAnsi="Cambria Math"/>
              </w:rPr>
              <m:t>x, y</m:t>
            </m:r>
          </m:e>
        </m:d>
      </m:oMath>
      <w:r w:rsidRPr="000C37D1">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0C37D1" w14:paraId="72063423" w14:textId="77777777" w:rsidTr="00A954FD">
        <w:tc>
          <w:tcPr>
            <w:tcW w:w="4495" w:type="pct"/>
            <w:vAlign w:val="center"/>
          </w:tcPr>
          <w:p w14:paraId="5AAF01C6" w14:textId="327B62B2" w:rsidR="000E1725" w:rsidRPr="000C37D1"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0C655A5C" w:rsidR="000E1725" w:rsidRPr="000C37D1" w:rsidRDefault="00000000" w:rsidP="00A954FD">
            <w:pPr>
              <w:pStyle w:val="TableText"/>
              <w:rPr>
                <w:i/>
                <w:iCs/>
              </w:rPr>
            </w:pPr>
            <w:bookmarkStart w:id="193" w:name="_Ref222979880"/>
            <w:r w:rsidRPr="000C37D1">
              <w:rPr>
                <w:i/>
                <w:iCs/>
              </w:rPr>
              <w:t xml:space="preserve">( </w:t>
            </w:r>
            <w:r w:rsidRPr="000C37D1">
              <w:rPr>
                <w:i/>
                <w:iCs/>
              </w:rPr>
              <w:fldChar w:fldCharType="begin"/>
            </w:r>
            <w:r w:rsidRPr="000C37D1">
              <w:rPr>
                <w:i/>
                <w:iCs/>
              </w:rPr>
              <w:instrText xml:space="preserve"> SEQ ( \* ARABIC </w:instrText>
            </w:r>
            <w:r w:rsidRPr="000C37D1">
              <w:rPr>
                <w:i/>
                <w:iCs/>
              </w:rPr>
              <w:fldChar w:fldCharType="separate"/>
            </w:r>
            <w:r w:rsidR="00772963">
              <w:rPr>
                <w:i/>
                <w:iCs/>
                <w:noProof/>
              </w:rPr>
              <w:t>20</w:t>
            </w:r>
            <w:r w:rsidRPr="000C37D1">
              <w:rPr>
                <w:i/>
                <w:iCs/>
              </w:rPr>
              <w:fldChar w:fldCharType="end"/>
            </w:r>
            <w:r w:rsidRPr="000C37D1">
              <w:rPr>
                <w:i/>
                <w:iCs/>
              </w:rPr>
              <w:t xml:space="preserve"> )</w:t>
            </w:r>
            <w:bookmarkEnd w:id="193"/>
          </w:p>
        </w:tc>
      </w:tr>
    </w:tbl>
    <w:p w14:paraId="2D6177D1" w14:textId="68E84354" w:rsidR="000E1725" w:rsidRPr="000C37D1"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0C37D1">
        <w:rPr>
          <w:rFonts w:eastAsiaTheme="minorEastAsia"/>
          <w:lang w:eastAsia="ja-JP"/>
        </w:rPr>
        <w:t xml:space="preserve"> </w:t>
      </w:r>
      <w:r w:rsidRPr="000C37D1">
        <w:t>has two components: the Value Data and the Resource Data</w:t>
      </w:r>
      <w:r w:rsidRPr="000C37D1">
        <w:rPr>
          <w:rFonts w:eastAsiaTheme="minorEastAsia"/>
        </w:rPr>
        <w:t xml:space="preserve"> </w:t>
      </w:r>
      <w:r w:rsidRPr="000C37D1">
        <w:t xml:space="preserve">layers. The Value layer defines spatial exposure and asset importance, which supports risk-based prioritization. The Resource layer defines the available suppression capabilities and logistical constraints, which </w:t>
      </w:r>
      <w:r w:rsidR="00B44511" w:rsidRPr="000C37D1">
        <w:t>support</w:t>
      </w:r>
      <w:r w:rsidRPr="000C37D1">
        <w:t xml:space="preserve"> feasible intervention planning. Together they turn the physical fire propagation output of the Simulation Core into actionable decision variables, keeping fire behavior modeling and decision reasoning </w:t>
      </w:r>
      <w:r w:rsidR="00B44511" w:rsidRPr="000C37D1">
        <w:t>separate</w:t>
      </w:r>
      <w:r w:rsidRPr="000C37D1">
        <w:t xml:space="preserve">. </w:t>
      </w:r>
    </w:p>
    <w:p w14:paraId="7989CB14" w14:textId="77777777" w:rsidR="000E1725" w:rsidRPr="000C37D1" w:rsidRDefault="00000000" w:rsidP="00C67F9C">
      <w:pPr>
        <w:pStyle w:val="Heading4"/>
      </w:pPr>
      <w:r w:rsidRPr="000C37D1">
        <w:t>Value Data Layer</w:t>
      </w:r>
    </w:p>
    <w:p w14:paraId="6E3C434D" w14:textId="324D143D" w:rsidR="000E1725" w:rsidRPr="000C37D1" w:rsidRDefault="00000000" w:rsidP="00C67F9C">
      <w:pPr>
        <w:pStyle w:val="ParText"/>
        <w:rPr>
          <w:iCs/>
          <w:lang w:eastAsia="tr-TR"/>
        </w:rPr>
      </w:pPr>
      <w:r w:rsidRPr="000C37D1">
        <w:rPr>
          <w:lang w:eastAsia="tr-TR"/>
        </w:rPr>
        <w:t xml:space="preserve">The Values-at-Risk Data layer represents exposed assets, infrastructure, and socio-economic elements that may be affected by wildfire propagation. The value data layer parameters are listed in </w:t>
      </w:r>
      <w:r w:rsidRPr="000C37D1">
        <w:rPr>
          <w:lang w:eastAsia="tr-TR"/>
        </w:rPr>
        <w:fldChar w:fldCharType="begin"/>
      </w:r>
      <w:r w:rsidRPr="000C37D1">
        <w:rPr>
          <w:lang w:eastAsia="tr-TR"/>
        </w:rPr>
        <w:instrText xml:space="preserve"> REF _Ref234401011 \h </w:instrText>
      </w:r>
      <w:r w:rsidRPr="000C37D1">
        <w:rPr>
          <w:lang w:eastAsia="tr-TR"/>
        </w:rPr>
      </w:r>
      <w:r w:rsidRPr="000C37D1">
        <w:rPr>
          <w:lang w:eastAsia="tr-TR"/>
        </w:rPr>
        <w:fldChar w:fldCharType="separate"/>
      </w:r>
      <w:r w:rsidR="00772963" w:rsidRPr="000C37D1">
        <w:t xml:space="preserve">Table </w:t>
      </w:r>
      <w:r w:rsidR="00772963">
        <w:rPr>
          <w:noProof/>
        </w:rPr>
        <w:t>3</w:t>
      </w:r>
      <w:r w:rsidR="00772963" w:rsidRPr="000C37D1">
        <w:t>.</w:t>
      </w:r>
      <w:r w:rsidR="00772963">
        <w:rPr>
          <w:noProof/>
        </w:rPr>
        <w:t>4</w:t>
      </w:r>
      <w:r w:rsidRPr="000C37D1">
        <w:rPr>
          <w:lang w:eastAsia="tr-TR"/>
        </w:rPr>
        <w:fldChar w:fldCharType="end"/>
      </w:r>
      <w:r w:rsidRPr="000C37D1">
        <w:rPr>
          <w:lang w:eastAsia="tr-TR"/>
        </w:rPr>
        <w:t>. All variables in this layer are spatially dependent and static during short-term operational simulations, although their priority weights may be dynamically adjusted based on operational objectives.</w:t>
      </w:r>
    </w:p>
    <w:p w14:paraId="18EEDB69" w14:textId="6F186CD1" w:rsidR="000E1725" w:rsidRPr="000C37D1" w:rsidRDefault="00000000" w:rsidP="00C67F9C">
      <w:pPr>
        <w:pStyle w:val="Caption"/>
        <w:keepNext/>
      </w:pPr>
      <w:bookmarkStart w:id="194" w:name="_Ref234401011"/>
      <w:bookmarkStart w:id="195" w:name="_Toc236574056"/>
      <w:r w:rsidRPr="000C37D1">
        <w:lastRenderedPageBreak/>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3</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4</w:t>
      </w:r>
      <w:r w:rsidR="004A4810" w:rsidRPr="000C37D1">
        <w:fldChar w:fldCharType="end"/>
      </w:r>
      <w:bookmarkEnd w:id="194"/>
      <w:r w:rsidRPr="000C37D1">
        <w:t xml:space="preserve"> Value data layer parameters</w:t>
      </w:r>
      <w:bookmarkEnd w:id="195"/>
    </w:p>
    <w:tbl>
      <w:tblPr>
        <w:tblStyle w:val="PlainTable2"/>
        <w:tblW w:w="0" w:type="auto"/>
        <w:tblLook w:val="04A0" w:firstRow="1" w:lastRow="0" w:firstColumn="1" w:lastColumn="0" w:noHBand="0" w:noVBand="1"/>
      </w:tblPr>
      <w:tblGrid>
        <w:gridCol w:w="1774"/>
        <w:gridCol w:w="883"/>
        <w:gridCol w:w="1302"/>
        <w:gridCol w:w="4088"/>
      </w:tblGrid>
      <w:tr w:rsidR="00C67F9C" w:rsidRPr="000C37D1"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0C37D1" w:rsidRDefault="00000000" w:rsidP="00A954FD">
            <w:pPr>
              <w:pStyle w:val="TableText"/>
            </w:pPr>
            <w:r w:rsidRPr="000C37D1">
              <w:t xml:space="preserve">Parameter </w:t>
            </w:r>
          </w:p>
        </w:tc>
        <w:tc>
          <w:tcPr>
            <w:tcW w:w="883" w:type="dxa"/>
            <w:hideMark/>
          </w:tcPr>
          <w:p w14:paraId="7C0C785D" w14:textId="77777777" w:rsidR="000E1725" w:rsidRPr="000C37D1"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0C37D1">
              <w:t>Type</w:t>
            </w:r>
          </w:p>
        </w:tc>
        <w:tc>
          <w:tcPr>
            <w:tcW w:w="837" w:type="dxa"/>
          </w:tcPr>
          <w:p w14:paraId="05727DA7" w14:textId="77777777" w:rsidR="000E1725" w:rsidRPr="000C37D1"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0C37D1">
              <w:t>Unit</w:t>
            </w:r>
          </w:p>
        </w:tc>
        <w:tc>
          <w:tcPr>
            <w:tcW w:w="4498" w:type="dxa"/>
            <w:hideMark/>
          </w:tcPr>
          <w:p w14:paraId="144B1882" w14:textId="77777777" w:rsidR="000E1725" w:rsidRPr="000C37D1"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0C37D1">
              <w:t>Purpose in Simulation</w:t>
            </w:r>
          </w:p>
        </w:tc>
      </w:tr>
      <w:tr w:rsidR="00C67F9C" w:rsidRPr="000C37D1"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0C37D1" w:rsidRDefault="00000000" w:rsidP="00A954FD">
            <w:pPr>
              <w:pStyle w:val="TableText"/>
              <w:rPr>
                <w:b w:val="0"/>
                <w:bCs w:val="0"/>
              </w:rPr>
            </w:pPr>
            <w:r w:rsidRPr="000C37D1">
              <w:t>Building Footprint</w:t>
            </w:r>
          </w:p>
          <w:p w14:paraId="4E445688" w14:textId="77777777" w:rsidR="000E1725" w:rsidRPr="000C37D1"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Spatial</w:t>
            </w:r>
          </w:p>
        </w:tc>
        <w:tc>
          <w:tcPr>
            <w:tcW w:w="837" w:type="dxa"/>
          </w:tcPr>
          <w:p w14:paraId="74278D8B" w14:textId="77777777"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{0,1}</w:t>
            </w:r>
          </w:p>
        </w:tc>
        <w:tc>
          <w:tcPr>
            <w:tcW w:w="4498" w:type="dxa"/>
          </w:tcPr>
          <w:p w14:paraId="2C6DF0ED" w14:textId="25F9504E"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Represents the presence of residential or commercial structures and enables identification of wildland</w:t>
            </w:r>
            <w:r w:rsidR="00CB786C" w:rsidRPr="000C37D1">
              <w:t>-</w:t>
            </w:r>
            <w:r w:rsidRPr="000C37D1">
              <w:t>urban zones.</w:t>
            </w:r>
          </w:p>
        </w:tc>
      </w:tr>
      <w:tr w:rsidR="00C67F9C" w:rsidRPr="000C37D1"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0C37D1" w:rsidRDefault="00000000" w:rsidP="00A954FD">
            <w:pPr>
              <w:pStyle w:val="TableText"/>
              <w:rPr>
                <w:b w:val="0"/>
                <w:bCs w:val="0"/>
              </w:rPr>
            </w:pPr>
            <w:r w:rsidRPr="000C37D1">
              <w:t xml:space="preserve">Critical Facility Index </w:t>
            </w:r>
          </w:p>
          <w:p w14:paraId="595E7420" w14:textId="77777777" w:rsidR="000E1725" w:rsidRPr="000C37D1"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Spatial</w:t>
            </w:r>
          </w:p>
        </w:tc>
        <w:tc>
          <w:tcPr>
            <w:tcW w:w="837" w:type="dxa"/>
          </w:tcPr>
          <w:p w14:paraId="01349305" w14:textId="437B24C4"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{0,1}</w:t>
            </w:r>
          </w:p>
        </w:tc>
        <w:tc>
          <w:tcPr>
            <w:tcW w:w="4498" w:type="dxa"/>
          </w:tcPr>
          <w:p w14:paraId="58F8D652" w14:textId="77777777"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Identifies high-priority assets such as hospitals, power plants, fuel depots, and water infrastructure.</w:t>
            </w:r>
          </w:p>
        </w:tc>
      </w:tr>
      <w:tr w:rsidR="00C67F9C" w:rsidRPr="000C37D1"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0C37D1" w:rsidRDefault="00000000" w:rsidP="00A954FD">
            <w:pPr>
              <w:pStyle w:val="TableText"/>
              <w:rPr>
                <w:b w:val="0"/>
                <w:bCs w:val="0"/>
              </w:rPr>
            </w:pPr>
            <w:r w:rsidRPr="000C37D1">
              <w:t>Population Density</w:t>
            </w:r>
          </w:p>
          <w:p w14:paraId="40504888" w14:textId="77777777" w:rsidR="000E1725" w:rsidRPr="000C37D1"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Spatial</w:t>
            </w:r>
          </w:p>
        </w:tc>
        <w:tc>
          <w:tcPr>
            <w:tcW w:w="837" w:type="dxa"/>
          </w:tcPr>
          <w:p w14:paraId="6177356B" w14:textId="77777777"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person/km²</w:t>
            </w:r>
          </w:p>
        </w:tc>
        <w:tc>
          <w:tcPr>
            <w:tcW w:w="4498" w:type="dxa"/>
          </w:tcPr>
          <w:p w14:paraId="354938D7" w14:textId="77777777"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Represents exposed population per grid cell and supports evacuation and safety prioritization.</w:t>
            </w:r>
          </w:p>
        </w:tc>
      </w:tr>
      <w:tr w:rsidR="00C67F9C" w:rsidRPr="000C37D1"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0C37D1" w:rsidRDefault="00000000" w:rsidP="00A954FD">
            <w:pPr>
              <w:pStyle w:val="TableText"/>
              <w:rPr>
                <w:b w:val="0"/>
                <w:bCs w:val="0"/>
              </w:rPr>
            </w:pPr>
            <w:r w:rsidRPr="000C37D1">
              <w:t>Accessibility to Evacuation Routes</w:t>
            </w:r>
          </w:p>
          <w:p w14:paraId="1D937756" w14:textId="77777777" w:rsidR="000E1725" w:rsidRPr="000C37D1"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Spatial</w:t>
            </w:r>
          </w:p>
        </w:tc>
        <w:tc>
          <w:tcPr>
            <w:tcW w:w="837" w:type="dxa"/>
          </w:tcPr>
          <w:p w14:paraId="24A5601D" w14:textId="77777777"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m</w:t>
            </w:r>
          </w:p>
        </w:tc>
        <w:tc>
          <w:tcPr>
            <w:tcW w:w="4498" w:type="dxa"/>
          </w:tcPr>
          <w:p w14:paraId="77651093" w14:textId="77777777"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Indicates proximity to evacuation infrastructure and supports emergency planning decisions.</w:t>
            </w:r>
          </w:p>
        </w:tc>
      </w:tr>
      <w:tr w:rsidR="00C67F9C" w:rsidRPr="000C37D1"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0C37D1" w:rsidRDefault="00000000" w:rsidP="00A954FD">
            <w:pPr>
              <w:pStyle w:val="TableText"/>
              <w:rPr>
                <w:b w:val="0"/>
                <w:bCs w:val="0"/>
              </w:rPr>
            </w:pPr>
            <w:r w:rsidRPr="000C37D1">
              <w:t>Protection Priority Score</w:t>
            </w:r>
          </w:p>
          <w:p w14:paraId="777FD26C" w14:textId="77777777" w:rsidR="000E1725" w:rsidRPr="000C37D1"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Spatial</w:t>
            </w:r>
          </w:p>
        </w:tc>
        <w:tc>
          <w:tcPr>
            <w:tcW w:w="837" w:type="dxa"/>
          </w:tcPr>
          <w:p w14:paraId="27F81C5E" w14:textId="77777777"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w:t>
            </w:r>
          </w:p>
        </w:tc>
        <w:tc>
          <w:tcPr>
            <w:tcW w:w="4498" w:type="dxa"/>
          </w:tcPr>
          <w:p w14:paraId="746518B0" w14:textId="77777777"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Aggregated weighting factor combining multiple exposure indicators to rank cells by importance.</w:t>
            </w:r>
          </w:p>
        </w:tc>
      </w:tr>
    </w:tbl>
    <w:p w14:paraId="3D8A1C7B" w14:textId="77777777" w:rsidR="000E1725" w:rsidRPr="000C37D1" w:rsidRDefault="000E1725" w:rsidP="00C67F9C"/>
    <w:p w14:paraId="7673665C" w14:textId="2108E312" w:rsidR="000E1725" w:rsidRPr="000C37D1" w:rsidRDefault="00000000" w:rsidP="00C67F9C">
      <w:r w:rsidRPr="000C37D1">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0C37D1">
        <w:t xml:space="preserve"> aggregates the four value indicators into a single scalar index that ranks each grid cell by its overall protection importance. The aggregation is as a normalized weighted sum </w:t>
      </w:r>
      <w:r w:rsidRPr="000C37D1">
        <w:fldChar w:fldCharType="begin"/>
      </w:r>
      <w:r w:rsidRPr="000C37D1">
        <w:instrText xml:space="preserve"> REF _Ref234401103 \h </w:instrText>
      </w:r>
      <w:r w:rsidRPr="000C37D1">
        <w:fldChar w:fldCharType="separate"/>
      </w:r>
      <w:r w:rsidR="00772963" w:rsidRPr="000C37D1">
        <w:t xml:space="preserve">( </w:t>
      </w:r>
      <w:r w:rsidR="00772963">
        <w:rPr>
          <w:noProof/>
        </w:rPr>
        <w:t>21</w:t>
      </w:r>
      <w:r w:rsidR="00772963" w:rsidRPr="000C37D1">
        <w:t xml:space="preserve"> )</w:t>
      </w:r>
      <w:r w:rsidRPr="000C37D1">
        <w:fldChar w:fldCharType="end"/>
      </w:r>
      <w:r w:rsidRPr="000C37D1">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0C37D1">
        <w:t xml:space="preserve"> is the min</w:t>
      </w:r>
      <w:r w:rsidR="00CB786C" w:rsidRPr="000C37D1">
        <w:t>-</w:t>
      </w:r>
      <w:r w:rsidRPr="000C37D1">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0C37D1">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0C37D1" w14:paraId="3C94DBC4" w14:textId="77777777" w:rsidTr="00A954FD">
        <w:tc>
          <w:tcPr>
            <w:tcW w:w="4495" w:type="pct"/>
            <w:vAlign w:val="center"/>
          </w:tcPr>
          <w:p w14:paraId="442AC2CB" w14:textId="77777777" w:rsidR="000E1725" w:rsidRPr="000C37D1"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208310E2" w:rsidR="000E1725" w:rsidRPr="000C37D1" w:rsidRDefault="00000000" w:rsidP="00A954FD">
            <w:pPr>
              <w:pStyle w:val="TableText"/>
              <w:rPr>
                <w:lang w:eastAsia="ja-JP"/>
              </w:rPr>
            </w:pPr>
            <w:bookmarkStart w:id="196" w:name="_Ref234401103"/>
            <w:r w:rsidRPr="000C37D1">
              <w:t xml:space="preserve">( </w:t>
            </w:r>
            <w:r w:rsidRPr="000C37D1">
              <w:fldChar w:fldCharType="begin"/>
            </w:r>
            <w:r w:rsidRPr="000C37D1">
              <w:instrText xml:space="preserve"> SEQ ( \* ARABIC </w:instrText>
            </w:r>
            <w:r w:rsidRPr="000C37D1">
              <w:fldChar w:fldCharType="separate"/>
            </w:r>
            <w:r w:rsidR="00772963">
              <w:rPr>
                <w:noProof/>
              </w:rPr>
              <w:t>21</w:t>
            </w:r>
            <w:r w:rsidRPr="000C37D1">
              <w:fldChar w:fldCharType="end"/>
            </w:r>
            <w:r w:rsidRPr="000C37D1">
              <w:t xml:space="preserve"> )</w:t>
            </w:r>
            <w:bookmarkEnd w:id="196"/>
          </w:p>
        </w:tc>
      </w:tr>
    </w:tbl>
    <w:p w14:paraId="18B227F3" w14:textId="6C8954E7" w:rsidR="000E1725" w:rsidRPr="000C37D1" w:rsidRDefault="00000000" w:rsidP="00C67F9C">
      <w:r w:rsidRPr="000C37D1">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rsidRPr="000C37D1">
        <w:t xml:space="preserve">. </w:t>
      </w:r>
      <w:r w:rsidRPr="000C37D1">
        <w:t>The weight assignment reflects the operational priority</w:t>
      </w:r>
      <w:r w:rsidR="00FC2C5F" w:rsidRPr="000C37D1">
        <w:t>.</w:t>
      </w:r>
      <w:r w:rsidRPr="000C37D1">
        <w:t xml:space="preserve"> </w:t>
      </w:r>
      <w:r w:rsidR="00FC2C5F" w:rsidRPr="000C37D1">
        <w:t>C</w:t>
      </w:r>
      <w:r w:rsidRPr="000C37D1">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0C37D1">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0.25</m:t>
        </m:r>
      </m:oMath>
      <w:r w:rsidRPr="000C37D1">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0C37D1">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0C37D1">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0C37D1" w:rsidRDefault="00000000" w:rsidP="0078234F">
      <w:pPr>
        <w:pStyle w:val="Heading4"/>
      </w:pPr>
      <w:r w:rsidRPr="000C37D1">
        <w:t>Resource Data Layer</w:t>
      </w:r>
    </w:p>
    <w:p w14:paraId="7E911ECA" w14:textId="2B8CCA68" w:rsidR="000E1725" w:rsidRPr="000C37D1" w:rsidRDefault="00000000" w:rsidP="0078234F">
      <w:pPr>
        <w:pStyle w:val="ParText"/>
        <w:rPr>
          <w:lang w:eastAsia="tr-TR"/>
        </w:rPr>
      </w:pPr>
      <w:r w:rsidRPr="000C37D1">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0C37D1">
        <w:rPr>
          <w:lang w:eastAsia="tr-TR"/>
        </w:rPr>
        <w:fldChar w:fldCharType="begin"/>
      </w:r>
      <w:r w:rsidRPr="000C37D1">
        <w:rPr>
          <w:lang w:eastAsia="tr-TR"/>
        </w:rPr>
        <w:instrText xml:space="preserve"> REF _Ref234401135 \h </w:instrText>
      </w:r>
      <w:r w:rsidRPr="000C37D1">
        <w:rPr>
          <w:lang w:eastAsia="tr-TR"/>
        </w:rPr>
      </w:r>
      <w:r w:rsidRPr="000C37D1">
        <w:rPr>
          <w:lang w:eastAsia="tr-TR"/>
        </w:rPr>
        <w:fldChar w:fldCharType="separate"/>
      </w:r>
      <w:r w:rsidR="00772963" w:rsidRPr="000C37D1">
        <w:t xml:space="preserve">Table </w:t>
      </w:r>
      <w:r w:rsidR="00772963">
        <w:rPr>
          <w:noProof/>
        </w:rPr>
        <w:t>3</w:t>
      </w:r>
      <w:r w:rsidR="00772963" w:rsidRPr="000C37D1">
        <w:t>.</w:t>
      </w:r>
      <w:r w:rsidR="00772963">
        <w:rPr>
          <w:noProof/>
        </w:rPr>
        <w:t>5</w:t>
      </w:r>
      <w:r w:rsidRPr="000C37D1">
        <w:rPr>
          <w:lang w:eastAsia="tr-TR"/>
        </w:rPr>
        <w:fldChar w:fldCharType="end"/>
      </w:r>
      <w:r w:rsidRPr="000C37D1">
        <w:rPr>
          <w:lang w:eastAsia="tr-TR"/>
        </w:rPr>
        <w:t>.</w:t>
      </w:r>
    </w:p>
    <w:p w14:paraId="205739E6" w14:textId="715DFAF6" w:rsidR="000E1725" w:rsidRPr="000C37D1" w:rsidRDefault="00000000" w:rsidP="0078234F">
      <w:pPr>
        <w:pStyle w:val="Caption"/>
        <w:keepNext/>
      </w:pPr>
      <w:bookmarkStart w:id="197" w:name="_Ref234401135"/>
      <w:bookmarkStart w:id="198" w:name="_Toc236574057"/>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3</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5</w:t>
      </w:r>
      <w:r w:rsidR="004A4810" w:rsidRPr="000C37D1">
        <w:fldChar w:fldCharType="end"/>
      </w:r>
      <w:bookmarkEnd w:id="197"/>
      <w:r w:rsidRPr="000C37D1">
        <w:t xml:space="preserve"> Resource data layer parameters</w:t>
      </w:r>
      <w:bookmarkEnd w:id="198"/>
    </w:p>
    <w:tbl>
      <w:tblPr>
        <w:tblStyle w:val="PlainTable2"/>
        <w:tblW w:w="0" w:type="auto"/>
        <w:tblLook w:val="04A0" w:firstRow="1" w:lastRow="0" w:firstColumn="1" w:lastColumn="0" w:noHBand="0" w:noVBand="1"/>
      </w:tblPr>
      <w:tblGrid>
        <w:gridCol w:w="1780"/>
        <w:gridCol w:w="1106"/>
        <w:gridCol w:w="1078"/>
        <w:gridCol w:w="4073"/>
      </w:tblGrid>
      <w:tr w:rsidR="0078234F" w:rsidRPr="000C37D1"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0C37D1" w:rsidRDefault="00000000" w:rsidP="00A954FD">
            <w:pPr>
              <w:pStyle w:val="TableText"/>
            </w:pPr>
            <w:r w:rsidRPr="000C37D1">
              <w:t xml:space="preserve">Parameter </w:t>
            </w:r>
          </w:p>
        </w:tc>
        <w:tc>
          <w:tcPr>
            <w:tcW w:w="1106" w:type="dxa"/>
            <w:hideMark/>
          </w:tcPr>
          <w:p w14:paraId="4EEC4481" w14:textId="77777777" w:rsidR="000E1725" w:rsidRPr="000C37D1"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0C37D1">
              <w:t>Type</w:t>
            </w:r>
          </w:p>
        </w:tc>
        <w:tc>
          <w:tcPr>
            <w:tcW w:w="1078" w:type="dxa"/>
          </w:tcPr>
          <w:p w14:paraId="590CF00A" w14:textId="77777777" w:rsidR="000E1725" w:rsidRPr="000C37D1"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0C37D1">
              <w:t>Unit</w:t>
            </w:r>
          </w:p>
        </w:tc>
        <w:tc>
          <w:tcPr>
            <w:tcW w:w="4073" w:type="dxa"/>
            <w:hideMark/>
          </w:tcPr>
          <w:p w14:paraId="60618E0A" w14:textId="77777777" w:rsidR="000E1725" w:rsidRPr="000C37D1"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0C37D1">
              <w:t>Purpose in Simulation</w:t>
            </w:r>
          </w:p>
        </w:tc>
      </w:tr>
      <w:tr w:rsidR="0078234F" w:rsidRPr="000C37D1"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0C37D1" w:rsidRDefault="00000000" w:rsidP="00A954FD">
            <w:pPr>
              <w:pStyle w:val="TableText"/>
              <w:rPr>
                <w:b w:val="0"/>
                <w:bCs w:val="0"/>
              </w:rPr>
            </w:pPr>
            <w:r w:rsidRPr="000C37D1">
              <w:t xml:space="preserve">Suppression Capacity </w:t>
            </w:r>
          </w:p>
          <w:p w14:paraId="2F658F55" w14:textId="77777777" w:rsidR="000E1725" w:rsidRPr="000C37D1"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Spatio-temporal</w:t>
            </w:r>
          </w:p>
        </w:tc>
        <w:tc>
          <w:tcPr>
            <w:tcW w:w="1078" w:type="dxa"/>
          </w:tcPr>
          <w:p w14:paraId="22390752" w14:textId="24B21609"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m³ / step</w:t>
            </w:r>
          </w:p>
        </w:tc>
        <w:tc>
          <w:tcPr>
            <w:tcW w:w="4073" w:type="dxa"/>
          </w:tcPr>
          <w:p w14:paraId="00DA8E7D" w14:textId="51EE67D4"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Represents available suppression capability (i.e., water volume or manpower at grid cell at time step k).</w:t>
            </w:r>
          </w:p>
        </w:tc>
      </w:tr>
      <w:tr w:rsidR="0078234F" w:rsidRPr="000C37D1"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0C37D1" w:rsidRDefault="00000000" w:rsidP="00A954FD">
            <w:pPr>
              <w:pStyle w:val="TableText"/>
              <w:rPr>
                <w:b w:val="0"/>
                <w:bCs w:val="0"/>
              </w:rPr>
            </w:pPr>
            <w:r w:rsidRPr="000C37D1">
              <w:t xml:space="preserve">Travel Time </w:t>
            </w:r>
          </w:p>
          <w:p w14:paraId="26B11139" w14:textId="77777777" w:rsidR="000E1725" w:rsidRPr="000C37D1"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Spatio-temporal</w:t>
            </w:r>
          </w:p>
        </w:tc>
        <w:tc>
          <w:tcPr>
            <w:tcW w:w="1078" w:type="dxa"/>
          </w:tcPr>
          <w:p w14:paraId="67330676" w14:textId="77777777"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min or h</w:t>
            </w:r>
          </w:p>
        </w:tc>
        <w:tc>
          <w:tcPr>
            <w:tcW w:w="4073" w:type="dxa"/>
          </w:tcPr>
          <w:p w14:paraId="2B8BD2E1" w14:textId="77777777"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Represents estimated time required to reach a grid cell from current position.</w:t>
            </w:r>
          </w:p>
        </w:tc>
      </w:tr>
      <w:tr w:rsidR="0078234F" w:rsidRPr="000C37D1"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0C37D1" w:rsidRDefault="00000000" w:rsidP="00A954FD">
            <w:pPr>
              <w:pStyle w:val="TableText"/>
              <w:rPr>
                <w:b w:val="0"/>
                <w:bCs w:val="0"/>
              </w:rPr>
            </w:pPr>
            <w:r w:rsidRPr="000C37D1">
              <w:t xml:space="preserve">Suppression Efficiency </w:t>
            </w:r>
          </w:p>
          <w:p w14:paraId="41EA0160" w14:textId="77777777" w:rsidR="000E1725" w:rsidRPr="000C37D1"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Spatio-temporal</w:t>
            </w:r>
          </w:p>
        </w:tc>
        <w:tc>
          <w:tcPr>
            <w:tcW w:w="1078" w:type="dxa"/>
          </w:tcPr>
          <w:p w14:paraId="42194B65" w14:textId="02761C6A"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{0,1}</w:t>
            </w:r>
          </w:p>
        </w:tc>
        <w:tc>
          <w:tcPr>
            <w:tcW w:w="4073" w:type="dxa"/>
          </w:tcPr>
          <w:p w14:paraId="5F6E29FF" w14:textId="77777777" w:rsidR="000E1725" w:rsidRPr="000C37D1"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0C37D1">
              <w:t>Quantifies how effectively a resource reduces fuel load or fire intensity.</w:t>
            </w:r>
          </w:p>
        </w:tc>
      </w:tr>
      <w:tr w:rsidR="0078234F" w:rsidRPr="000C37D1"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0C37D1" w:rsidRDefault="00000000" w:rsidP="00A954FD">
            <w:pPr>
              <w:pStyle w:val="TableText"/>
              <w:rPr>
                <w:b w:val="0"/>
                <w:bCs w:val="0"/>
              </w:rPr>
            </w:pPr>
            <w:r w:rsidRPr="000C37D1">
              <w:t xml:space="preserve">Resource Availability </w:t>
            </w:r>
          </w:p>
          <w:p w14:paraId="3F2D55CF" w14:textId="77777777" w:rsidR="000E1725" w:rsidRPr="000C37D1"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Spatio-temporal</w:t>
            </w:r>
          </w:p>
        </w:tc>
        <w:tc>
          <w:tcPr>
            <w:tcW w:w="1078" w:type="dxa"/>
          </w:tcPr>
          <w:p w14:paraId="7B1D898B" w14:textId="77777777"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{0,1}</w:t>
            </w:r>
          </w:p>
        </w:tc>
        <w:tc>
          <w:tcPr>
            <w:tcW w:w="4073" w:type="dxa"/>
          </w:tcPr>
          <w:p w14:paraId="3732882B" w14:textId="77777777" w:rsidR="000E1725" w:rsidRPr="000C37D1"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0C37D1">
              <w:t>Indicates whether the resource is currently deployable.</w:t>
            </w:r>
          </w:p>
        </w:tc>
      </w:tr>
    </w:tbl>
    <w:p w14:paraId="3DA26818" w14:textId="77777777" w:rsidR="000E1725" w:rsidRPr="000C37D1" w:rsidRDefault="00000000" w:rsidP="00DC6CE4">
      <w:pPr>
        <w:pStyle w:val="Heading2"/>
        <w:rPr>
          <w:lang w:eastAsia="ja-JP"/>
        </w:rPr>
      </w:pPr>
      <w:bookmarkStart w:id="199" w:name="_Toc236573996"/>
      <w:r w:rsidRPr="000C37D1">
        <w:rPr>
          <w:lang w:eastAsia="ja-JP"/>
        </w:rPr>
        <w:lastRenderedPageBreak/>
        <w:t>Simulation Core</w:t>
      </w:r>
      <w:bookmarkEnd w:id="199"/>
    </w:p>
    <w:p w14:paraId="36C612FC" w14:textId="50A7D9F6" w:rsidR="000E1725" w:rsidRPr="000C37D1" w:rsidRDefault="00000000" w:rsidP="00054653">
      <w:pPr>
        <w:rPr>
          <w:lang w:eastAsia="ja-JP"/>
        </w:rPr>
      </w:pPr>
      <w:r w:rsidRPr="000C37D1">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0C37D1">
        <w:t>rather than maximal physical fidelity.</w:t>
      </w:r>
    </w:p>
    <w:p w14:paraId="1390FBB0" w14:textId="6408B8B2" w:rsidR="0048150A" w:rsidRPr="000C37D1" w:rsidRDefault="00277A65" w:rsidP="003015C5">
      <w:pPr>
        <w:pStyle w:val="Heading3"/>
        <w:rPr>
          <w:lang w:eastAsia="ja-JP"/>
        </w:rPr>
      </w:pPr>
      <w:bookmarkStart w:id="200" w:name="_Toc236573997"/>
      <w:r w:rsidRPr="000C37D1">
        <w:rPr>
          <w:lang w:eastAsia="ja-JP"/>
        </w:rPr>
        <w:t>Spatio-Temporal State Transition</w:t>
      </w:r>
      <w:bookmarkEnd w:id="200"/>
    </w:p>
    <w:p w14:paraId="4B155A8E" w14:textId="16B8CCF2" w:rsidR="000E1725" w:rsidRPr="000C37D1" w:rsidRDefault="00BC61D9" w:rsidP="002154AC">
      <w:pPr>
        <w:pStyle w:val="ParText"/>
      </w:pPr>
      <w:r w:rsidRPr="000C37D1">
        <w:rPr>
          <w:lang w:eastAsia="ja-JP"/>
        </w:rPr>
        <w:t xml:space="preserve">Each grid cell in </w:t>
      </w:r>
      <m:oMath>
        <m:r>
          <m:rPr>
            <m:scr m:val="script"/>
          </m:rPr>
          <w:rPr>
            <w:rFonts w:ascii="Cambria Math" w:hAnsi="Cambria Math" w:cs="Cambria Math"/>
            <w:lang w:eastAsia="ja-JP"/>
          </w:rPr>
          <m:t>G</m:t>
        </m:r>
      </m:oMath>
      <w:r w:rsidRPr="000C37D1">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0C37D1">
        <w:rPr>
          <w:lang w:eastAsia="ja-JP"/>
        </w:rPr>
        <w:t xml:space="preserve"> and represents a localized fire condition </w:t>
      </w:r>
      <w:r w:rsidRPr="000C37D1">
        <w:rPr>
          <w:lang w:eastAsia="ja-JP"/>
        </w:rPr>
        <w:fldChar w:fldCharType="begin"/>
      </w:r>
      <w:r w:rsidRPr="000C37D1">
        <w:rPr>
          <w:lang w:eastAsia="ja-JP"/>
        </w:rPr>
        <w:instrText xml:space="preserve"> REF _Ref223031861 \h </w:instrText>
      </w:r>
      <w:r w:rsidRPr="000C37D1">
        <w:rPr>
          <w:lang w:eastAsia="ja-JP"/>
        </w:rPr>
      </w:r>
      <w:r w:rsidRPr="000C37D1">
        <w:rPr>
          <w:lang w:eastAsia="ja-JP"/>
        </w:rPr>
        <w:fldChar w:fldCharType="separate"/>
      </w:r>
      <w:r w:rsidR="00772963" w:rsidRPr="000C37D1">
        <w:t xml:space="preserve">( </w:t>
      </w:r>
      <w:r w:rsidR="00772963">
        <w:rPr>
          <w:noProof/>
        </w:rPr>
        <w:t>22</w:t>
      </w:r>
      <w:r w:rsidR="00772963" w:rsidRPr="000C37D1">
        <w:t xml:space="preserve"> )</w:t>
      </w:r>
      <w:r w:rsidRPr="000C37D1">
        <w:rPr>
          <w:lang w:eastAsia="ja-JP"/>
        </w:rPr>
        <w:fldChar w:fldCharType="end"/>
      </w:r>
      <w:r w:rsidRPr="000C37D1">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0C37D1">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0C37D1">
        <w:t xml:space="preserve"> is the number of grid cells along the vertical spatial axis.</w:t>
      </w:r>
      <w:r w:rsidRPr="000C37D1">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0C37D1" w14:paraId="48FDC164" w14:textId="77777777" w:rsidTr="00B517B6">
        <w:tc>
          <w:tcPr>
            <w:tcW w:w="4495" w:type="pct"/>
            <w:vAlign w:val="center"/>
          </w:tcPr>
          <w:p w14:paraId="203CF395" w14:textId="3A9594AB" w:rsidR="00B517B6" w:rsidRPr="000C37D1"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06187C51" w:rsidR="00B517B6" w:rsidRPr="000C37D1" w:rsidRDefault="00B517B6" w:rsidP="002154AC">
            <w:pPr>
              <w:pStyle w:val="Caption"/>
              <w:spacing w:after="0"/>
              <w:jc w:val="left"/>
              <w:rPr>
                <w:lang w:eastAsia="ja-JP"/>
              </w:rPr>
            </w:pPr>
            <w:bookmarkStart w:id="201" w:name="_Ref227282556"/>
            <w:bookmarkStart w:id="202" w:name="_Ref223031861"/>
            <w:r w:rsidRPr="000C37D1">
              <w:t xml:space="preserve">( </w:t>
            </w:r>
            <w:r w:rsidRPr="000C37D1">
              <w:fldChar w:fldCharType="begin"/>
            </w:r>
            <w:r w:rsidRPr="000C37D1">
              <w:instrText xml:space="preserve"> SEQ ( \* ARABIC </w:instrText>
            </w:r>
            <w:r w:rsidRPr="000C37D1">
              <w:fldChar w:fldCharType="separate"/>
            </w:r>
            <w:r w:rsidR="00772963">
              <w:rPr>
                <w:noProof/>
              </w:rPr>
              <w:t>22</w:t>
            </w:r>
            <w:r w:rsidRPr="000C37D1">
              <w:fldChar w:fldCharType="end"/>
            </w:r>
            <w:bookmarkEnd w:id="201"/>
            <w:r w:rsidRPr="000C37D1">
              <w:t xml:space="preserve"> )</w:t>
            </w:r>
            <w:bookmarkEnd w:id="202"/>
          </w:p>
        </w:tc>
      </w:tr>
    </w:tbl>
    <w:p w14:paraId="7B91C7B4" w14:textId="49B11AE7" w:rsidR="000E1725" w:rsidRPr="000C37D1" w:rsidRDefault="00000000" w:rsidP="00C93BCE">
      <w:pPr>
        <w:pStyle w:val="ParText"/>
        <w:rPr>
          <w:lang w:eastAsia="ja-JP"/>
        </w:rPr>
      </w:pPr>
      <w:r w:rsidRPr="000C37D1">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0C37D1">
        <w:rPr>
          <w:lang w:eastAsia="ja-JP"/>
        </w:rPr>
        <w:t xml:space="preserve">. The system state is defined as the collection of local cell states over the domain </w:t>
      </w:r>
      <w:r w:rsidRPr="000C37D1">
        <w:rPr>
          <w:lang w:eastAsia="ja-JP"/>
        </w:rPr>
        <w:fldChar w:fldCharType="begin"/>
      </w:r>
      <w:r w:rsidRPr="000C37D1">
        <w:rPr>
          <w:lang w:eastAsia="ja-JP"/>
        </w:rPr>
        <w:instrText xml:space="preserve"> REF _Ref223031862 \h </w:instrText>
      </w:r>
      <w:r w:rsidRPr="000C37D1">
        <w:rPr>
          <w:lang w:eastAsia="ja-JP"/>
        </w:rPr>
      </w:r>
      <w:r w:rsidRPr="000C37D1">
        <w:rPr>
          <w:lang w:eastAsia="ja-JP"/>
        </w:rPr>
        <w:fldChar w:fldCharType="separate"/>
      </w:r>
      <w:r w:rsidR="00772963" w:rsidRPr="000C37D1">
        <w:t xml:space="preserve">( </w:t>
      </w:r>
      <w:r w:rsidR="00772963">
        <w:rPr>
          <w:noProof/>
        </w:rPr>
        <w:t>23</w:t>
      </w:r>
      <w:r w:rsidR="00772963" w:rsidRPr="000C37D1">
        <w:t xml:space="preserve"> )</w:t>
      </w:r>
      <w:r w:rsidRPr="000C37D1">
        <w:rPr>
          <w:lang w:eastAsia="ja-JP"/>
        </w:rPr>
        <w:fldChar w:fldCharType="end"/>
      </w:r>
      <w:r w:rsidRPr="000C37D1">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0C37D1">
        <w:rPr>
          <w:lang w:eastAsia="ja-JP"/>
        </w:rPr>
        <w:t xml:space="preserve"> </w:t>
      </w:r>
      <w:r w:rsidRPr="000C37D1">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0C37D1">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0C37D1">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0C37D1">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0C37D1">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0C37D1" w14:paraId="6C0913D9" w14:textId="77777777" w:rsidTr="00B517B6">
        <w:tc>
          <w:tcPr>
            <w:tcW w:w="4495" w:type="pct"/>
            <w:vAlign w:val="center"/>
          </w:tcPr>
          <w:p w14:paraId="10340C86" w14:textId="116C2125" w:rsidR="00B517B6" w:rsidRPr="000C37D1"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4BF31F64" w:rsidR="00B517B6" w:rsidRPr="000C37D1" w:rsidRDefault="00B517B6" w:rsidP="006601CA">
            <w:pPr>
              <w:pStyle w:val="TableText"/>
              <w:rPr>
                <w:lang w:eastAsia="ja-JP"/>
              </w:rPr>
            </w:pPr>
            <w:bookmarkStart w:id="203" w:name="_Ref223031862"/>
            <w:r w:rsidRPr="000C37D1">
              <w:t xml:space="preserve">( </w:t>
            </w:r>
            <w:r w:rsidRPr="000C37D1">
              <w:fldChar w:fldCharType="begin"/>
            </w:r>
            <w:r w:rsidRPr="000C37D1">
              <w:instrText xml:space="preserve"> SEQ ( \* ARABIC </w:instrText>
            </w:r>
            <w:r w:rsidRPr="000C37D1">
              <w:fldChar w:fldCharType="separate"/>
            </w:r>
            <w:r w:rsidR="00772963">
              <w:rPr>
                <w:noProof/>
              </w:rPr>
              <w:t>23</w:t>
            </w:r>
            <w:r w:rsidRPr="000C37D1">
              <w:fldChar w:fldCharType="end"/>
            </w:r>
            <w:r w:rsidRPr="000C37D1">
              <w:t xml:space="preserve"> )</w:t>
            </w:r>
            <w:bookmarkEnd w:id="203"/>
          </w:p>
        </w:tc>
      </w:tr>
    </w:tbl>
    <w:p w14:paraId="31974140" w14:textId="42B41200" w:rsidR="00ED0CCF" w:rsidRPr="000C37D1" w:rsidRDefault="00ED0CCF" w:rsidP="001C08B3">
      <w:pPr>
        <w:pStyle w:val="ParText"/>
        <w:rPr>
          <w:lang w:eastAsia="ja-JP"/>
        </w:rPr>
      </w:pPr>
      <w:r w:rsidRPr="000C37D1">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0C37D1">
        <w:rPr>
          <w:lang w:eastAsia="ja-JP"/>
        </w:rPr>
        <w:fldChar w:fldCharType="begin"/>
      </w:r>
      <w:r w:rsidRPr="000C37D1">
        <w:rPr>
          <w:lang w:eastAsia="ja-JP"/>
        </w:rPr>
        <w:instrText xml:space="preserve"> REF _Ref234402070 \h </w:instrText>
      </w:r>
      <w:r w:rsidRPr="000C37D1">
        <w:rPr>
          <w:lang w:eastAsia="ja-JP"/>
        </w:rPr>
      </w:r>
      <w:r w:rsidRPr="000C37D1">
        <w:rPr>
          <w:lang w:eastAsia="ja-JP"/>
        </w:rPr>
        <w:fldChar w:fldCharType="separate"/>
      </w:r>
      <w:r w:rsidR="00772963" w:rsidRPr="000C37D1">
        <w:t xml:space="preserve">Figure </w:t>
      </w:r>
      <w:r w:rsidR="00772963">
        <w:rPr>
          <w:noProof/>
        </w:rPr>
        <w:t>3</w:t>
      </w:r>
      <w:r w:rsidR="00772963" w:rsidRPr="000C37D1">
        <w:t>.</w:t>
      </w:r>
      <w:r w:rsidR="00772963">
        <w:rPr>
          <w:noProof/>
        </w:rPr>
        <w:t>2</w:t>
      </w:r>
      <w:r w:rsidRPr="000C37D1">
        <w:rPr>
          <w:lang w:eastAsia="ja-JP"/>
        </w:rPr>
        <w:fldChar w:fldCharType="end"/>
      </w:r>
      <w:r w:rsidRPr="000C37D1">
        <w:rPr>
          <w:lang w:eastAsia="ja-JP"/>
        </w:rPr>
        <w:t>.</w:t>
      </w:r>
    </w:p>
    <w:p w14:paraId="017177E7" w14:textId="5D975D13" w:rsidR="000E1725" w:rsidRPr="000C37D1" w:rsidRDefault="00000000" w:rsidP="00C438E2">
      <w:pPr>
        <w:pStyle w:val="ParText"/>
        <w:keepNext/>
        <w:spacing w:after="0"/>
        <w:jc w:val="center"/>
      </w:pPr>
      <w:r w:rsidRPr="000C37D1">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70065BE2" w:rsidR="000E1725" w:rsidRPr="000C37D1" w:rsidRDefault="00000000" w:rsidP="00C438E2">
      <w:pPr>
        <w:pStyle w:val="Caption"/>
      </w:pPr>
      <w:bookmarkStart w:id="204" w:name="_Ref234402070"/>
      <w:bookmarkStart w:id="205" w:name="_Toc236574086"/>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3</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2</w:t>
      </w:r>
      <w:r w:rsidR="00840146" w:rsidRPr="000C37D1">
        <w:fldChar w:fldCharType="end"/>
      </w:r>
      <w:bookmarkEnd w:id="204"/>
      <w:r w:rsidRPr="000C37D1">
        <w:t xml:space="preserve"> Grid domain representation and per-cell state structure</w:t>
      </w:r>
      <w:bookmarkEnd w:id="205"/>
    </w:p>
    <w:p w14:paraId="46C92FAD" w14:textId="77777777" w:rsidR="0048150A" w:rsidRPr="000C37D1" w:rsidRDefault="0048150A" w:rsidP="003015C5">
      <w:pPr>
        <w:pStyle w:val="Heading3"/>
        <w:rPr>
          <w:lang w:eastAsia="ja-JP"/>
        </w:rPr>
      </w:pPr>
      <w:bookmarkStart w:id="206" w:name="_Toc236573998"/>
      <w:r w:rsidRPr="000C37D1">
        <w:rPr>
          <w:lang w:eastAsia="ja-JP"/>
        </w:rPr>
        <w:t>Hybrid Fire Spread Model</w:t>
      </w:r>
      <w:bookmarkEnd w:id="206"/>
    </w:p>
    <w:p w14:paraId="32450723" w14:textId="7309B52A" w:rsidR="0054290E" w:rsidRPr="000C37D1" w:rsidRDefault="007D6748" w:rsidP="0054290E">
      <w:pPr>
        <w:pStyle w:val="ParText"/>
        <w:rPr>
          <w:rFonts w:eastAsiaTheme="majorEastAsia" w:cstheme="majorBidi"/>
          <w:lang w:eastAsia="ja-JP"/>
        </w:rPr>
      </w:pPr>
      <w:r w:rsidRPr="000C37D1">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0C37D1">
        <w:rPr>
          <w:rFonts w:eastAsiaTheme="minorEastAsia"/>
          <w:lang w:eastAsia="ja-JP"/>
        </w:rPr>
        <w:fldChar w:fldCharType="begin"/>
      </w:r>
      <w:r w:rsidRPr="000C37D1">
        <w:rPr>
          <w:rFonts w:eastAsiaTheme="minorEastAsia"/>
          <w:lang w:eastAsia="ja-JP"/>
        </w:rPr>
        <w:instrText xml:space="preserve"> REF _Ref222785125 \h  \* MERGEFORMAT </w:instrText>
      </w:r>
      <w:r w:rsidRPr="000C37D1">
        <w:rPr>
          <w:rFonts w:eastAsiaTheme="minorEastAsia"/>
          <w:lang w:eastAsia="ja-JP"/>
        </w:rPr>
      </w:r>
      <w:r w:rsidRPr="000C37D1">
        <w:rPr>
          <w:rFonts w:eastAsiaTheme="minorEastAsia"/>
          <w:lang w:eastAsia="ja-JP"/>
        </w:rPr>
        <w:fldChar w:fldCharType="separate"/>
      </w:r>
      <w:r w:rsidR="00772963" w:rsidRPr="00772963">
        <w:rPr>
          <w:rFonts w:eastAsiaTheme="minorEastAsia"/>
        </w:rPr>
        <w:t>( 24 )</w:t>
      </w:r>
      <w:r w:rsidRPr="000C37D1">
        <w:rPr>
          <w:rFonts w:eastAsiaTheme="minorEastAsia"/>
          <w:lang w:eastAsia="ja-JP"/>
        </w:rPr>
        <w:fldChar w:fldCharType="end"/>
      </w:r>
      <w:r w:rsidRPr="000C37D1">
        <w:rPr>
          <w:rFonts w:eastAsiaTheme="minorEastAsia"/>
          <w:lang w:eastAsia="ja-JP"/>
        </w:rPr>
        <w:t xml:space="preserve"> </w:t>
      </w:r>
      <w:r w:rsidRPr="000C37D1">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0C37D1">
        <w:rPr>
          <w:rFonts w:eastAsiaTheme="majorEastAsia" w:cstheme="majorBidi"/>
          <w:lang w:eastAsia="ja-JP"/>
        </w:rPr>
        <w:t xml:space="preserve"> </w:t>
      </w:r>
      <w:r w:rsidRPr="000C37D1">
        <w:rPr>
          <w:rFonts w:eastAsiaTheme="minorEastAsia"/>
        </w:rPr>
        <w:fldChar w:fldCharType="begin"/>
      </w:r>
      <w:r w:rsidRPr="000C37D1">
        <w:rPr>
          <w:rFonts w:eastAsiaTheme="minorEastAsia"/>
        </w:rPr>
        <w:instrText xml:space="preserve"> REF _Ref222979814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15</w:t>
      </w:r>
      <w:r w:rsidR="00772963" w:rsidRPr="000C37D1">
        <w:t xml:space="preserve"> )</w:t>
      </w:r>
      <w:r w:rsidRPr="000C37D1">
        <w:rPr>
          <w:rFonts w:eastAsiaTheme="minorEastAsia"/>
        </w:rPr>
        <w:fldChar w:fldCharType="end"/>
      </w:r>
      <w:r w:rsidRPr="000C37D1">
        <w:rPr>
          <w:rFonts w:eastAsiaTheme="minorEastAsia"/>
        </w:rPr>
        <w:t xml:space="preserve"> </w:t>
      </w:r>
      <w:r w:rsidRPr="000C37D1">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0C37D1">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0C37D1" w14:paraId="0A909B2C" w14:textId="77777777" w:rsidTr="00B517B6">
        <w:tc>
          <w:tcPr>
            <w:tcW w:w="4495" w:type="pct"/>
            <w:vAlign w:val="center"/>
          </w:tcPr>
          <w:p w14:paraId="49652B7D" w14:textId="2AF41D8C" w:rsidR="00B517B6" w:rsidRPr="000C37D1"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0C37D1"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7BEE5B76" w:rsidR="00B517B6" w:rsidRPr="000C37D1" w:rsidRDefault="00B517B6" w:rsidP="006601CA">
            <w:pPr>
              <w:pStyle w:val="TableText"/>
              <w:rPr>
                <w:lang w:eastAsia="ja-JP"/>
              </w:rPr>
            </w:pPr>
            <w:bookmarkStart w:id="207" w:name="_Ref222785125"/>
            <w:r w:rsidRPr="000C37D1">
              <w:t xml:space="preserve">( </w:t>
            </w:r>
            <w:r w:rsidRPr="000C37D1">
              <w:fldChar w:fldCharType="begin"/>
            </w:r>
            <w:r w:rsidRPr="000C37D1">
              <w:instrText xml:space="preserve"> SEQ ( \* ARABIC </w:instrText>
            </w:r>
            <w:r w:rsidRPr="000C37D1">
              <w:fldChar w:fldCharType="separate"/>
            </w:r>
            <w:r w:rsidR="00772963">
              <w:rPr>
                <w:noProof/>
              </w:rPr>
              <w:t>24</w:t>
            </w:r>
            <w:r w:rsidRPr="000C37D1">
              <w:fldChar w:fldCharType="end"/>
            </w:r>
            <w:r w:rsidRPr="000C37D1">
              <w:t xml:space="preserve"> )</w:t>
            </w:r>
            <w:bookmarkEnd w:id="207"/>
          </w:p>
        </w:tc>
      </w:tr>
    </w:tbl>
    <w:p w14:paraId="11DDFBA2" w14:textId="084ADEEB" w:rsidR="000E1725" w:rsidRPr="000C37D1" w:rsidRDefault="00000000" w:rsidP="00584BE7">
      <w:pPr>
        <w:pStyle w:val="ParText"/>
      </w:pPr>
      <w:r w:rsidRPr="000C37D1">
        <w:lastRenderedPageBreak/>
        <w:t xml:space="preserve">The overall state transition and hybrid fire spread model is illustrated in </w:t>
      </w:r>
      <w:r w:rsidRPr="000C37D1">
        <w:fldChar w:fldCharType="begin"/>
      </w:r>
      <w:r w:rsidRPr="000C37D1">
        <w:instrText xml:space="preserve"> REF _Ref234404508 \h </w:instrText>
      </w:r>
      <w:r w:rsidRPr="000C37D1">
        <w:fldChar w:fldCharType="separate"/>
      </w:r>
      <w:r w:rsidR="00772963" w:rsidRPr="000C37D1">
        <w:t xml:space="preserve">Figure </w:t>
      </w:r>
      <w:r w:rsidR="00772963">
        <w:rPr>
          <w:noProof/>
        </w:rPr>
        <w:t>3</w:t>
      </w:r>
      <w:r w:rsidR="00772963" w:rsidRPr="000C37D1">
        <w:t>.</w:t>
      </w:r>
      <w:r w:rsidR="00772963">
        <w:rPr>
          <w:noProof/>
        </w:rPr>
        <w:t>3</w:t>
      </w:r>
      <w:r w:rsidRPr="000C37D1">
        <w:fldChar w:fldCharType="end"/>
      </w:r>
      <w:r w:rsidRPr="000C37D1">
        <w:t>. The state transition operations are described in the next subsections.</w:t>
      </w:r>
    </w:p>
    <w:p w14:paraId="0C0B42E2" w14:textId="77777777" w:rsidR="000E1725" w:rsidRPr="000C37D1" w:rsidRDefault="00000000" w:rsidP="00584BE7">
      <w:pPr>
        <w:pStyle w:val="ParText"/>
        <w:keepNext/>
        <w:jc w:val="center"/>
      </w:pPr>
      <w:r w:rsidRPr="000C37D1">
        <w:drawing>
          <wp:inline distT="0" distB="0" distL="0" distR="0" wp14:anchorId="6592108B" wp14:editId="4BE167EC">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1EEFCF59" w:rsidR="000E1725" w:rsidRPr="000C37D1" w:rsidRDefault="00000000" w:rsidP="00584BE7">
      <w:pPr>
        <w:pStyle w:val="Caption"/>
      </w:pPr>
      <w:bookmarkStart w:id="208" w:name="_Ref234404508"/>
      <w:bookmarkStart w:id="209" w:name="_Toc236574087"/>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3</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3</w:t>
      </w:r>
      <w:r w:rsidR="00840146" w:rsidRPr="000C37D1">
        <w:fldChar w:fldCharType="end"/>
      </w:r>
      <w:bookmarkEnd w:id="208"/>
      <w:r w:rsidRPr="000C37D1">
        <w:t xml:space="preserve"> State transition block diagram</w:t>
      </w:r>
      <w:bookmarkEnd w:id="209"/>
    </w:p>
    <w:p w14:paraId="27840348" w14:textId="3617A0E1" w:rsidR="0054290E" w:rsidRPr="000C37D1" w:rsidRDefault="00D13CF0" w:rsidP="00834925">
      <w:pPr>
        <w:pStyle w:val="Heading4"/>
      </w:pPr>
      <w:r w:rsidRPr="000C37D1">
        <w:t>Burning Status Evolution</w:t>
      </w:r>
    </w:p>
    <w:p w14:paraId="12FD01DC" w14:textId="05DFFCFE" w:rsidR="00D13CF0" w:rsidRPr="000C37D1" w:rsidRDefault="00D13CF0" w:rsidP="00D13CF0">
      <w:pPr>
        <w:pStyle w:val="ParText"/>
      </w:pPr>
      <w:r w:rsidRPr="000C37D1">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0C37D1">
        <w:rPr>
          <w:rFonts w:eastAsiaTheme="minorEastAsia"/>
        </w:rPr>
        <w:t xml:space="preserve"> </w:t>
      </w:r>
      <w:r w:rsidRPr="000C37D1">
        <w:t xml:space="preserve">indicates whether the cell is actively burning at time step </w:t>
      </w:r>
      <m:oMath>
        <m:r>
          <w:rPr>
            <w:rFonts w:ascii="Cambria Math" w:hAnsi="Cambria Math"/>
          </w:rPr>
          <m:t>k</m:t>
        </m:r>
      </m:oMath>
      <w:r w:rsidRPr="000C37D1">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0C37D1">
        <w:rPr>
          <w:rFonts w:eastAsiaTheme="minorEastAsia"/>
        </w:rPr>
        <w:t xml:space="preserve"> </w:t>
      </w:r>
      <w:r w:rsidRPr="000C37D1">
        <w:rPr>
          <w:rFonts w:eastAsiaTheme="minorEastAsia"/>
        </w:rPr>
        <w:fldChar w:fldCharType="begin"/>
      </w:r>
      <w:r w:rsidRPr="000C37D1">
        <w:rPr>
          <w:rFonts w:eastAsiaTheme="minorEastAsia"/>
        </w:rPr>
        <w:instrText xml:space="preserve"> REF _Ref223038313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25</w:t>
      </w:r>
      <w:r w:rsidR="00772963" w:rsidRPr="000C37D1">
        <w:t xml:space="preserve"> )</w:t>
      </w:r>
      <w:r w:rsidRPr="000C37D1">
        <w:rPr>
          <w:rFonts w:eastAsiaTheme="minorEastAsia"/>
        </w:rPr>
        <w:fldChar w:fldCharType="end"/>
      </w:r>
      <w:r w:rsidRPr="000C37D1">
        <w:rPr>
          <w:rFonts w:eastAsiaTheme="minorEastAsia"/>
        </w:rPr>
        <w:t xml:space="preserve"> </w:t>
      </w:r>
      <w:r w:rsidRPr="000C37D1">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0C37D1">
        <w:rPr>
          <w:rFonts w:eastAsiaTheme="minorEastAsia"/>
        </w:rPr>
        <w:t xml:space="preserve"> </w:t>
      </w:r>
      <w:r w:rsidRPr="000C37D1">
        <w:rPr>
          <w:rFonts w:eastAsiaTheme="minorEastAsia"/>
        </w:rPr>
        <w:fldChar w:fldCharType="begin"/>
      </w:r>
      <w:r w:rsidRPr="000C37D1">
        <w:rPr>
          <w:rFonts w:eastAsiaTheme="minorEastAsia"/>
        </w:rPr>
        <w:instrText xml:space="preserve"> REF _Ref223038547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26</w:t>
      </w:r>
      <w:r w:rsidR="00772963" w:rsidRPr="000C37D1">
        <w:t xml:space="preserve"> )</w:t>
      </w:r>
      <w:r w:rsidRPr="000C37D1">
        <w:rPr>
          <w:rFonts w:eastAsiaTheme="minorEastAsia"/>
        </w:rPr>
        <w:fldChar w:fldCharType="end"/>
      </w:r>
      <w:r w:rsidRPr="000C37D1">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0C37D1">
        <w:t xml:space="preserve">. Combining these three mechanisms, the burning status update rule is defined as </w:t>
      </w:r>
      <w:r w:rsidRPr="000C37D1">
        <w:fldChar w:fldCharType="begin"/>
      </w:r>
      <w:r w:rsidRPr="000C37D1">
        <w:instrText xml:space="preserve"> REF _Ref223038313 \h </w:instrText>
      </w:r>
      <w:r w:rsidRPr="000C37D1">
        <w:fldChar w:fldCharType="separate"/>
      </w:r>
      <w:r w:rsidR="00772963" w:rsidRPr="000C37D1">
        <w:t xml:space="preserve">( </w:t>
      </w:r>
      <w:r w:rsidR="00772963">
        <w:rPr>
          <w:noProof/>
        </w:rPr>
        <w:t>25</w:t>
      </w:r>
      <w:r w:rsidR="00772963" w:rsidRPr="000C37D1">
        <w:t xml:space="preserve"> )</w:t>
      </w:r>
      <w:r w:rsidRPr="000C37D1">
        <w:fldChar w:fldCharType="end"/>
      </w:r>
      <w:r w:rsidRPr="000C37D1">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0C37D1" w14:paraId="2B2A197B" w14:textId="77777777" w:rsidTr="00B517B6">
        <w:tc>
          <w:tcPr>
            <w:tcW w:w="4495" w:type="pct"/>
            <w:vAlign w:val="center"/>
          </w:tcPr>
          <w:p w14:paraId="7E310BAA" w14:textId="77777777" w:rsidR="00B517B6" w:rsidRPr="000C37D1"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1EDA0612" w:rsidR="00B517B6" w:rsidRPr="000C37D1" w:rsidRDefault="00B517B6" w:rsidP="006601CA">
            <w:pPr>
              <w:pStyle w:val="TableText"/>
            </w:pPr>
            <w:bookmarkStart w:id="210" w:name="_Ref223038313"/>
            <w:r w:rsidRPr="000C37D1">
              <w:t xml:space="preserve">( </w:t>
            </w:r>
            <w:r w:rsidRPr="000C37D1">
              <w:fldChar w:fldCharType="begin"/>
            </w:r>
            <w:r w:rsidRPr="000C37D1">
              <w:instrText xml:space="preserve"> SEQ ( \* ARABIC </w:instrText>
            </w:r>
            <w:r w:rsidRPr="000C37D1">
              <w:fldChar w:fldCharType="separate"/>
            </w:r>
            <w:r w:rsidR="00772963">
              <w:rPr>
                <w:noProof/>
              </w:rPr>
              <w:t>25</w:t>
            </w:r>
            <w:r w:rsidRPr="000C37D1">
              <w:fldChar w:fldCharType="end"/>
            </w:r>
            <w:r w:rsidRPr="000C37D1">
              <w:t xml:space="preserve"> )</w:t>
            </w:r>
            <w:bookmarkEnd w:id="210"/>
          </w:p>
        </w:tc>
      </w:tr>
    </w:tbl>
    <w:p w14:paraId="5D909CAF" w14:textId="1C018A34" w:rsidR="00392992" w:rsidRPr="000C37D1" w:rsidRDefault="00392992" w:rsidP="00417B70">
      <w:pPr>
        <w:pStyle w:val="ParText"/>
      </w:pPr>
      <w:r w:rsidRPr="000C37D1">
        <w:t>This formulation ensures that a burning cell persists while fuel remains available; neighboring burning cells may activate a new cell if sufficient spread influence accumulates; external ignition acts as an independent triggering mechanism.</w:t>
      </w:r>
    </w:p>
    <w:p w14:paraId="6EA4C390" w14:textId="14023267" w:rsidR="0070537C" w:rsidRPr="000C37D1" w:rsidRDefault="008B1A72" w:rsidP="00D13CF0">
      <w:pPr>
        <w:pStyle w:val="ParText"/>
      </w:pPr>
      <w:r w:rsidRPr="000C37D1">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0C37D1">
        <w:rPr>
          <w:rFonts w:eastAsiaTheme="minorEastAsia"/>
        </w:rPr>
        <w:t xml:space="preserve"> </w:t>
      </w:r>
      <w:r w:rsidRPr="000C37D1">
        <w:t xml:space="preserve">ensures that a cell that is already burning remains burning as long as fuel exists, as stated in </w:t>
      </w:r>
      <w:r w:rsidRPr="000C37D1">
        <w:fldChar w:fldCharType="begin"/>
      </w:r>
      <w:r w:rsidRPr="000C37D1">
        <w:instrText xml:space="preserve"> REF _Ref223038547 \h </w:instrText>
      </w:r>
      <w:r w:rsidRPr="000C37D1">
        <w:fldChar w:fldCharType="separate"/>
      </w:r>
      <w:r w:rsidR="00772963" w:rsidRPr="000C37D1">
        <w:t xml:space="preserve">( </w:t>
      </w:r>
      <w:r w:rsidR="00772963">
        <w:rPr>
          <w:noProof/>
        </w:rPr>
        <w:t>26</w:t>
      </w:r>
      <w:r w:rsidR="00772963" w:rsidRPr="000C37D1">
        <w:t xml:space="preserve"> )</w:t>
      </w:r>
      <w:r w:rsidRPr="000C37D1">
        <w:fldChar w:fldCharType="end"/>
      </w:r>
      <w:r w:rsidRPr="000C37D1">
        <w:t xml:space="preserve"> where</w:t>
      </w:r>
      <w:r w:rsidRPr="000C37D1">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0C37D1">
        <w:rPr>
          <w:rFonts w:ascii="Cambria Math" w:eastAsiaTheme="minorEastAsia" w:hAnsi="Cambria Math"/>
        </w:rPr>
        <w:t xml:space="preserve"> </w:t>
      </w:r>
      <w:r w:rsidRPr="000C37D1">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0C37D1">
        <w:rPr>
          <w:rFonts w:eastAsiaTheme="minorEastAsia"/>
        </w:rPr>
        <w:t xml:space="preserve"> </w:t>
      </w:r>
      <w:r w:rsidRPr="000C37D1">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0C37D1" w14:paraId="7D6AC544" w14:textId="77777777" w:rsidTr="00B517B6">
        <w:tc>
          <w:tcPr>
            <w:tcW w:w="4495" w:type="pct"/>
            <w:vAlign w:val="center"/>
          </w:tcPr>
          <w:p w14:paraId="0954908C" w14:textId="2DC98DBE" w:rsidR="00B517B6" w:rsidRPr="000C37D1"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0C37D1"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71385D25" w:rsidR="00B517B6" w:rsidRPr="000C37D1" w:rsidRDefault="00B517B6" w:rsidP="006601CA">
            <w:pPr>
              <w:pStyle w:val="TableText"/>
            </w:pPr>
            <w:bookmarkStart w:id="211" w:name="_Ref223038547"/>
            <w:r w:rsidRPr="000C37D1">
              <w:t xml:space="preserve">( </w:t>
            </w:r>
            <w:r w:rsidRPr="000C37D1">
              <w:fldChar w:fldCharType="begin"/>
            </w:r>
            <w:r w:rsidRPr="000C37D1">
              <w:instrText xml:space="preserve"> SEQ ( \* ARABIC </w:instrText>
            </w:r>
            <w:r w:rsidRPr="000C37D1">
              <w:fldChar w:fldCharType="separate"/>
            </w:r>
            <w:r w:rsidR="00772963">
              <w:rPr>
                <w:noProof/>
              </w:rPr>
              <w:t>26</w:t>
            </w:r>
            <w:r w:rsidRPr="000C37D1">
              <w:fldChar w:fldCharType="end"/>
            </w:r>
            <w:r w:rsidRPr="000C37D1">
              <w:t xml:space="preserve"> )</w:t>
            </w:r>
            <w:bookmarkEnd w:id="211"/>
          </w:p>
        </w:tc>
      </w:tr>
    </w:tbl>
    <w:p w14:paraId="658A1CF0" w14:textId="6F8EC49B" w:rsidR="000C5B16" w:rsidRPr="000C37D1" w:rsidRDefault="000C5B16" w:rsidP="000C5B16">
      <w:pPr>
        <w:pStyle w:val="ParText"/>
      </w:pPr>
      <w:r w:rsidRPr="000C37D1">
        <w:t xml:space="preserve">Propagation to cell </w:t>
      </w:r>
      <m:oMath>
        <m:d>
          <m:dPr>
            <m:ctrlPr>
              <w:rPr>
                <w:rFonts w:ascii="Cambria Math" w:hAnsi="Cambria Math"/>
                <w:i/>
                <w:iCs/>
              </w:rPr>
            </m:ctrlPr>
          </m:dPr>
          <m:e>
            <m:r>
              <w:rPr>
                <w:rFonts w:ascii="Cambria Math" w:hAnsi="Cambria Math"/>
              </w:rPr>
              <m:t>x,y</m:t>
            </m:r>
          </m:e>
        </m:d>
      </m:oMath>
      <w:r w:rsidRPr="000C37D1">
        <w:rPr>
          <w:rFonts w:eastAsiaTheme="minorEastAsia"/>
        </w:rPr>
        <w:t xml:space="preserve"> </w:t>
      </w:r>
      <w:r w:rsidRPr="000C37D1">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0C37D1">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0C37D1">
        <w:t xml:space="preserve"> is a model parameter representing the minimum spread intensity required to activate combustion in a new cell </w:t>
      </w:r>
      <w:r w:rsidRPr="000C37D1">
        <w:fldChar w:fldCharType="begin"/>
      </w:r>
      <w:r w:rsidRPr="000C37D1">
        <w:instrText xml:space="preserve"> REF _Ref223041204 \h </w:instrText>
      </w:r>
      <w:r w:rsidRPr="000C37D1">
        <w:fldChar w:fldCharType="separate"/>
      </w:r>
      <w:r w:rsidR="00772963" w:rsidRPr="000C37D1">
        <w:t xml:space="preserve">( </w:t>
      </w:r>
      <w:r w:rsidR="00772963">
        <w:rPr>
          <w:noProof/>
        </w:rPr>
        <w:t>27</w:t>
      </w:r>
      <w:r w:rsidR="00772963" w:rsidRPr="000C37D1">
        <w:t xml:space="preserve"> )</w:t>
      </w:r>
      <w:r w:rsidRPr="000C37D1">
        <w:fldChar w:fldCharType="end"/>
      </w:r>
      <w:r w:rsidRPr="000C37D1">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0C37D1" w14:paraId="731CE5E0" w14:textId="77777777" w:rsidTr="006601CA">
        <w:tc>
          <w:tcPr>
            <w:tcW w:w="4495" w:type="pct"/>
            <w:vAlign w:val="center"/>
          </w:tcPr>
          <w:p w14:paraId="678EBDD3" w14:textId="552B8ED1" w:rsidR="000C5B16" w:rsidRPr="000C37D1"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0C37D1"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0C37D1">
              <w:t>: calibrated threshold relative to base spread rate</w:t>
            </w:r>
          </w:p>
        </w:tc>
        <w:tc>
          <w:tcPr>
            <w:tcW w:w="505" w:type="pct"/>
            <w:vAlign w:val="center"/>
          </w:tcPr>
          <w:p w14:paraId="51A647CA" w14:textId="21ED407B" w:rsidR="000C5B16" w:rsidRPr="000C37D1" w:rsidRDefault="000C5B16" w:rsidP="006601CA">
            <w:pPr>
              <w:pStyle w:val="TableText"/>
            </w:pPr>
            <w:bookmarkStart w:id="212" w:name="_Ref223041204"/>
            <w:r w:rsidRPr="000C37D1">
              <w:t xml:space="preserve">( </w:t>
            </w:r>
            <w:r w:rsidRPr="000C37D1">
              <w:fldChar w:fldCharType="begin"/>
            </w:r>
            <w:r w:rsidRPr="000C37D1">
              <w:instrText xml:space="preserve"> SEQ ( \* ARABIC </w:instrText>
            </w:r>
            <w:r w:rsidRPr="000C37D1">
              <w:fldChar w:fldCharType="separate"/>
            </w:r>
            <w:r w:rsidR="00772963">
              <w:rPr>
                <w:noProof/>
              </w:rPr>
              <w:t>27</w:t>
            </w:r>
            <w:r w:rsidRPr="000C37D1">
              <w:fldChar w:fldCharType="end"/>
            </w:r>
            <w:r w:rsidRPr="000C37D1">
              <w:t xml:space="preserve"> )</w:t>
            </w:r>
            <w:bookmarkEnd w:id="212"/>
          </w:p>
        </w:tc>
      </w:tr>
    </w:tbl>
    <w:p w14:paraId="7C35376E" w14:textId="23151F14" w:rsidR="004F4F0A" w:rsidRPr="000C37D1" w:rsidRDefault="004F4F0A" w:rsidP="00D13CF0">
      <w:pPr>
        <w:pStyle w:val="ParText"/>
      </w:pPr>
      <w:r w:rsidRPr="000C37D1">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0C37D1">
        <w:rPr>
          <w:rFonts w:eastAsiaTheme="minorEastAsia"/>
        </w:rPr>
        <w:t xml:space="preserve"> </w:t>
      </w:r>
      <w:r w:rsidRPr="000C37D1">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0C37D1">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0C37D1">
        <w:t xml:space="preserve"> at time step </w:t>
      </w:r>
      <m:oMath>
        <m:r>
          <w:rPr>
            <w:rFonts w:ascii="Cambria Math" w:hAnsi="Cambria Math"/>
          </w:rPr>
          <m:t>k</m:t>
        </m:r>
      </m:oMath>
      <w:r w:rsidRPr="000C37D1">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0C37D1">
        <w:rPr>
          <w:rFonts w:eastAsiaTheme="minorEastAsia"/>
        </w:rPr>
        <w:t xml:space="preserve"> </w:t>
      </w:r>
      <w:r w:rsidRPr="000C37D1">
        <w:t xml:space="preserve">is defined in </w:t>
      </w:r>
      <w:r w:rsidRPr="000C37D1">
        <w:fldChar w:fldCharType="begin"/>
      </w:r>
      <w:r w:rsidRPr="000C37D1">
        <w:instrText xml:space="preserve"> REF _Ref223040779 \h </w:instrText>
      </w:r>
      <w:r w:rsidRPr="000C37D1">
        <w:fldChar w:fldCharType="separate"/>
      </w:r>
      <w:r w:rsidR="00772963" w:rsidRPr="000C37D1">
        <w:t xml:space="preserve">( </w:t>
      </w:r>
      <w:r w:rsidR="00772963">
        <w:rPr>
          <w:noProof/>
        </w:rPr>
        <w:t>28</w:t>
      </w:r>
      <w:r w:rsidR="00772963" w:rsidRPr="000C37D1">
        <w:t xml:space="preserve"> )</w:t>
      </w:r>
      <w:r w:rsidRPr="000C37D1">
        <w:fldChar w:fldCharType="end"/>
      </w:r>
      <w:r w:rsidRPr="000C37D1">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0C37D1">
        <w:rPr>
          <w:rFonts w:eastAsiaTheme="minorEastAsia"/>
        </w:rPr>
        <w:t xml:space="preserve"> </w:t>
      </w:r>
      <w:r w:rsidRPr="000C37D1">
        <w:t xml:space="preserve">is </w:t>
      </w:r>
      <w:r w:rsidRPr="000C37D1">
        <w:fldChar w:fldCharType="begin"/>
      </w:r>
      <w:r w:rsidRPr="000C37D1">
        <w:instrText xml:space="preserve"> REF _Ref223041003 \h </w:instrText>
      </w:r>
      <w:r w:rsidRPr="000C37D1">
        <w:fldChar w:fldCharType="separate"/>
      </w:r>
      <w:r w:rsidR="00772963" w:rsidRPr="000C37D1">
        <w:t xml:space="preserve">( </w:t>
      </w:r>
      <w:r w:rsidR="00772963">
        <w:rPr>
          <w:noProof/>
        </w:rPr>
        <w:t>29</w:t>
      </w:r>
      <w:r w:rsidR="00772963" w:rsidRPr="000C37D1">
        <w:t xml:space="preserve"> )</w:t>
      </w:r>
      <w:r w:rsidRPr="000C37D1">
        <w:fldChar w:fldCharType="end"/>
      </w:r>
      <w:r w:rsidRPr="000C37D1">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0C37D1">
        <w:rPr>
          <w:rFonts w:eastAsiaTheme="minorEastAsia"/>
        </w:rPr>
        <w:t xml:space="preserve"> </w:t>
      </w:r>
      <w:r w:rsidRPr="000C37D1">
        <w:t xml:space="preserve">is instantiated using a semi-empirical Rothermel-type formulation </w:t>
      </w:r>
      <w:sdt>
        <w:sdtPr>
          <w:id w:val="-303083168"/>
          <w:citation/>
        </w:sdtPr>
        <w:sdtContent>
          <w:r w:rsidRPr="000C37D1">
            <w:fldChar w:fldCharType="begin"/>
          </w:r>
          <w:r w:rsidRPr="000C37D1">
            <w:instrText xml:space="preserve"> CITATION Rot72 \l 1033 </w:instrText>
          </w:r>
          <w:r w:rsidRPr="000C37D1">
            <w:fldChar w:fldCharType="separate"/>
          </w:r>
          <w:r w:rsidR="00772963">
            <w:rPr>
              <w:noProof/>
            </w:rPr>
            <w:t>(Rothermel, 1972)</w:t>
          </w:r>
          <w:r w:rsidRPr="000C37D1">
            <w:fldChar w:fldCharType="end"/>
          </w:r>
        </w:sdtContent>
      </w:sdt>
      <w:r w:rsidRPr="000C37D1">
        <w:t xml:space="preserve">. Detailed parameterization is provided in Appendix </w:t>
      </w:r>
      <w:r w:rsidRPr="000C37D1">
        <w:fldChar w:fldCharType="begin"/>
      </w:r>
      <w:r w:rsidRPr="000C37D1">
        <w:instrText xml:space="preserve"> REF _Ref223043555 \r \h </w:instrText>
      </w:r>
      <w:r w:rsidRPr="000C37D1">
        <w:fldChar w:fldCharType="separate"/>
      </w:r>
      <w:r w:rsidR="00772963">
        <w:t>A</w:t>
      </w:r>
      <w:r w:rsidRPr="000C37D1">
        <w:fldChar w:fldCharType="end"/>
      </w:r>
      <w:r w:rsidRPr="000C37D1">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0C37D1">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0C37D1">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0C37D1">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0C37D1">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0C37D1">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0C37D1">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0C37D1" w14:paraId="22A98FAE" w14:textId="77777777" w:rsidTr="00B517B6">
        <w:tc>
          <w:tcPr>
            <w:tcW w:w="4495" w:type="pct"/>
            <w:vAlign w:val="center"/>
          </w:tcPr>
          <w:p w14:paraId="51AFFDC7" w14:textId="40C3D081" w:rsidR="00B517B6" w:rsidRPr="000C37D1"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33DA0F88" w:rsidR="00B517B6" w:rsidRPr="000C37D1" w:rsidRDefault="00B517B6" w:rsidP="006601CA">
            <w:pPr>
              <w:pStyle w:val="TableText"/>
            </w:pPr>
            <w:bookmarkStart w:id="213" w:name="_Ref223040779"/>
            <w:r w:rsidRPr="000C37D1">
              <w:t xml:space="preserve">( </w:t>
            </w:r>
            <w:r w:rsidRPr="000C37D1">
              <w:fldChar w:fldCharType="begin"/>
            </w:r>
            <w:r w:rsidRPr="000C37D1">
              <w:instrText xml:space="preserve"> SEQ ( \* ARABIC </w:instrText>
            </w:r>
            <w:r w:rsidRPr="000C37D1">
              <w:fldChar w:fldCharType="separate"/>
            </w:r>
            <w:r w:rsidR="00772963">
              <w:rPr>
                <w:noProof/>
              </w:rPr>
              <w:t>28</w:t>
            </w:r>
            <w:r w:rsidRPr="000C37D1">
              <w:fldChar w:fldCharType="end"/>
            </w:r>
            <w:r w:rsidRPr="000C37D1">
              <w:t xml:space="preserve"> )</w:t>
            </w:r>
            <w:bookmarkEnd w:id="213"/>
          </w:p>
        </w:tc>
      </w:tr>
      <w:tr w:rsidR="00E74801" w:rsidRPr="000C37D1" w14:paraId="461C5E59" w14:textId="77777777" w:rsidTr="005F5662">
        <w:tc>
          <w:tcPr>
            <w:tcW w:w="4495" w:type="pct"/>
            <w:vAlign w:val="center"/>
          </w:tcPr>
          <w:p w14:paraId="67AC11A9" w14:textId="7096210A" w:rsidR="00E74801" w:rsidRPr="000C37D1"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59C79393" w:rsidR="00E74801" w:rsidRPr="000C37D1" w:rsidRDefault="00E74801" w:rsidP="006601CA">
            <w:pPr>
              <w:pStyle w:val="TableText"/>
            </w:pPr>
            <w:bookmarkStart w:id="214" w:name="_Ref223041003"/>
            <w:r w:rsidRPr="000C37D1">
              <w:t xml:space="preserve">( </w:t>
            </w:r>
            <w:r w:rsidRPr="000C37D1">
              <w:fldChar w:fldCharType="begin"/>
            </w:r>
            <w:r w:rsidRPr="000C37D1">
              <w:instrText xml:space="preserve"> SEQ ( \* ARABIC </w:instrText>
            </w:r>
            <w:r w:rsidRPr="000C37D1">
              <w:fldChar w:fldCharType="separate"/>
            </w:r>
            <w:r w:rsidR="00772963">
              <w:rPr>
                <w:noProof/>
              </w:rPr>
              <w:t>29</w:t>
            </w:r>
            <w:r w:rsidRPr="000C37D1">
              <w:fldChar w:fldCharType="end"/>
            </w:r>
            <w:r w:rsidRPr="000C37D1">
              <w:t xml:space="preserve"> )</w:t>
            </w:r>
            <w:bookmarkEnd w:id="214"/>
          </w:p>
        </w:tc>
      </w:tr>
    </w:tbl>
    <w:p w14:paraId="11463179" w14:textId="7A790EB9" w:rsidR="00756D51" w:rsidRPr="000C37D1" w:rsidRDefault="004B34B3" w:rsidP="00756D51">
      <w:pPr>
        <w:pStyle w:val="ParText"/>
      </w:pPr>
      <w:r w:rsidRPr="000C37D1">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0C37D1">
        <w:rPr>
          <w:rFonts w:eastAsiaTheme="minorEastAsia"/>
        </w:rPr>
        <w:t xml:space="preserve"> does not determine spread direction. Directional influence </w:t>
      </w:r>
      <w:r w:rsidRPr="000C37D1">
        <w:rPr>
          <w:rFonts w:eastAsiaTheme="minorEastAsia"/>
        </w:rPr>
        <w:fldChar w:fldCharType="begin"/>
      </w:r>
      <w:r w:rsidRPr="000C37D1">
        <w:rPr>
          <w:rFonts w:eastAsiaTheme="minorEastAsia"/>
        </w:rPr>
        <w:instrText xml:space="preserve"> REF _Ref223221067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30</w:t>
      </w:r>
      <w:r w:rsidR="00772963" w:rsidRPr="000C37D1">
        <w:t xml:space="preserve"> )</w:t>
      </w:r>
      <w:r w:rsidRPr="000C37D1">
        <w:rPr>
          <w:rFonts w:eastAsiaTheme="minorEastAsia"/>
        </w:rPr>
        <w:fldChar w:fldCharType="end"/>
      </w:r>
      <w:r w:rsidRPr="000C37D1">
        <w:rPr>
          <w:rFonts w:eastAsiaTheme="minorEastAsia"/>
        </w:rPr>
        <w:t xml:space="preserve"> is introduced when propagating fire from a burning </w:t>
      </w:r>
      <w:r w:rsidRPr="000C37D1">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0C37D1">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0C37D1">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0C37D1">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0C37D1" w14:paraId="4F0EA562" w14:textId="77777777" w:rsidTr="00B517B6">
        <w:tc>
          <w:tcPr>
            <w:tcW w:w="4495" w:type="pct"/>
            <w:vAlign w:val="center"/>
          </w:tcPr>
          <w:p w14:paraId="7E41CA9D" w14:textId="7D7382C8" w:rsidR="00E87F5E" w:rsidRPr="000C37D1"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66AD307E" w:rsidR="00B517B6" w:rsidRPr="000C37D1" w:rsidRDefault="00B517B6" w:rsidP="006601CA">
            <w:pPr>
              <w:pStyle w:val="TableText"/>
            </w:pPr>
            <w:bookmarkStart w:id="215" w:name="_Ref223221067"/>
            <w:r w:rsidRPr="000C37D1">
              <w:t xml:space="preserve">( </w:t>
            </w:r>
            <w:r w:rsidRPr="000C37D1">
              <w:fldChar w:fldCharType="begin"/>
            </w:r>
            <w:r w:rsidRPr="000C37D1">
              <w:instrText xml:space="preserve"> SEQ ( \* ARABIC </w:instrText>
            </w:r>
            <w:r w:rsidRPr="000C37D1">
              <w:fldChar w:fldCharType="separate"/>
            </w:r>
            <w:r w:rsidR="00772963">
              <w:rPr>
                <w:noProof/>
              </w:rPr>
              <w:t>30</w:t>
            </w:r>
            <w:r w:rsidRPr="000C37D1">
              <w:fldChar w:fldCharType="end"/>
            </w:r>
            <w:r w:rsidRPr="000C37D1">
              <w:t xml:space="preserve"> )</w:t>
            </w:r>
            <w:bookmarkEnd w:id="215"/>
          </w:p>
        </w:tc>
      </w:tr>
    </w:tbl>
    <w:p w14:paraId="126CF960" w14:textId="446B6CD6" w:rsidR="000E1725" w:rsidRPr="000C37D1" w:rsidRDefault="006433C4" w:rsidP="00187F0F">
      <w:pPr>
        <w:pStyle w:val="ParText"/>
        <w:tabs>
          <w:tab w:val="left" w:pos="7513"/>
        </w:tabs>
      </w:pPr>
      <w:r w:rsidRPr="000C37D1">
        <w:fldChar w:fldCharType="begin"/>
      </w:r>
      <w:r w:rsidRPr="000C37D1">
        <w:instrText xml:space="preserve"> REF _Ref227450232 \h  \* MERGEFORMAT </w:instrText>
      </w:r>
      <w:r w:rsidRPr="000C37D1">
        <w:fldChar w:fldCharType="separate"/>
      </w:r>
      <w:r w:rsidR="00772963" w:rsidRPr="000C37D1">
        <w:t xml:space="preserve">Figure </w:t>
      </w:r>
      <w:r w:rsidR="00772963">
        <w:t>3</w:t>
      </w:r>
      <w:r w:rsidR="00772963" w:rsidRPr="000C37D1">
        <w:t>.</w:t>
      </w:r>
      <w:r w:rsidR="00772963">
        <w:t>4</w:t>
      </w:r>
      <w:r w:rsidRPr="000C37D1">
        <w:fldChar w:fldCharType="end"/>
      </w:r>
      <w:r w:rsidRPr="000C37D1">
        <w:t xml:space="preserve"> depicts the spatial structure of the propagation influence accumulation. The 3×3 stencil centered on the target cell </w:t>
      </w:r>
      <m:oMath>
        <m:r>
          <w:rPr>
            <w:rFonts w:ascii="Cambria Math" w:hAnsi="Cambria Math"/>
          </w:rPr>
          <m:t>(x,y)</m:t>
        </m:r>
      </m:oMath>
      <w:r w:rsidRPr="000C37D1">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0C37D1">
        <w:t xml:space="preserve"> defined in </w:t>
      </w:r>
      <w:r w:rsidRPr="000C37D1">
        <w:fldChar w:fldCharType="begin"/>
      </w:r>
      <w:r w:rsidRPr="000C37D1">
        <w:instrText xml:space="preserve"> REF _Ref223040779 \h </w:instrText>
      </w:r>
      <w:r w:rsidRPr="000C37D1">
        <w:fldChar w:fldCharType="separate"/>
      </w:r>
      <w:r w:rsidR="00772963" w:rsidRPr="000C37D1">
        <w:t xml:space="preserve">( </w:t>
      </w:r>
      <w:r w:rsidR="00772963">
        <w:rPr>
          <w:noProof/>
        </w:rPr>
        <w:t>28</w:t>
      </w:r>
      <w:r w:rsidR="00772963" w:rsidRPr="000C37D1">
        <w:t xml:space="preserve"> )</w:t>
      </w:r>
      <w:r w:rsidRPr="000C37D1">
        <w:fldChar w:fldCharType="end"/>
      </w:r>
      <w:r w:rsidRPr="000C37D1">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0C37D1">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0C37D1">
        <w:t>, represented by the large arrow in the upper-right region of the figure, establishes the axis of anisotropy.</w:t>
      </w:r>
    </w:p>
    <w:p w14:paraId="1B010C52" w14:textId="77777777" w:rsidR="005C0E4B" w:rsidRPr="000C37D1" w:rsidRDefault="005C0E4B" w:rsidP="005C0E4B">
      <w:pPr>
        <w:pStyle w:val="ParText"/>
        <w:keepNext/>
      </w:pPr>
      <w:r w:rsidRPr="000C37D1">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085418AB" w:rsidR="005C0E4B" w:rsidRPr="000C37D1" w:rsidRDefault="005C0E4B" w:rsidP="005C0E4B">
      <w:pPr>
        <w:pStyle w:val="Caption"/>
        <w:rPr>
          <w:rFonts w:eastAsiaTheme="minorEastAsia"/>
          <w:b/>
          <w:bCs/>
        </w:rPr>
      </w:pPr>
      <w:bookmarkStart w:id="216" w:name="_Ref227450232"/>
      <w:bookmarkStart w:id="217" w:name="_Toc236574088"/>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3</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4</w:t>
      </w:r>
      <w:r w:rsidR="00840146" w:rsidRPr="000C37D1">
        <w:fldChar w:fldCharType="end"/>
      </w:r>
      <w:bookmarkEnd w:id="216"/>
      <w:r w:rsidRPr="000C37D1">
        <w:t xml:space="preserve"> Wind-dependent directional propagation into target cell</w:t>
      </w:r>
      <w:bookmarkEnd w:id="217"/>
      <w:r w:rsidRPr="000C37D1">
        <w:t xml:space="preserve"> </w:t>
      </w:r>
    </w:p>
    <w:p w14:paraId="03319F82" w14:textId="4C5CD560" w:rsidR="006433C4" w:rsidRPr="000C37D1" w:rsidRDefault="006433C4" w:rsidP="00187F0F">
      <w:pPr>
        <w:pStyle w:val="ParText"/>
        <w:tabs>
          <w:tab w:val="left" w:pos="7513"/>
        </w:tabs>
      </w:pPr>
      <w:r w:rsidRPr="000C37D1">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0C37D1">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0C37D1">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0C37D1">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0C37D1">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0C37D1">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0C37D1">
        <w:t xml:space="preserve"> computed through </w:t>
      </w:r>
      <w:r w:rsidRPr="000C37D1">
        <w:fldChar w:fldCharType="begin"/>
      </w:r>
      <w:r w:rsidRPr="000C37D1">
        <w:instrText xml:space="preserve"> REF _Ref223040779 \h </w:instrText>
      </w:r>
      <w:r w:rsidRPr="000C37D1">
        <w:fldChar w:fldCharType="separate"/>
      </w:r>
      <w:r w:rsidR="00772963" w:rsidRPr="000C37D1">
        <w:t xml:space="preserve">( </w:t>
      </w:r>
      <w:r w:rsidR="00772963">
        <w:rPr>
          <w:noProof/>
        </w:rPr>
        <w:t>28</w:t>
      </w:r>
      <w:r w:rsidR="00772963" w:rsidRPr="000C37D1">
        <w:t xml:space="preserve"> )</w:t>
      </w:r>
      <w:r w:rsidRPr="000C37D1">
        <w:fldChar w:fldCharType="end"/>
      </w:r>
      <w:r w:rsidRPr="000C37D1">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0C37D1">
        <w:rPr>
          <w:rFonts w:eastAsiaTheme="minorEastAsia"/>
        </w:rPr>
        <w:t xml:space="preserve"> </w:t>
      </w:r>
      <w:r w:rsidRPr="000C37D1">
        <w:fldChar w:fldCharType="begin"/>
      </w:r>
      <m:oMath>
        <m:r>
          <m:rPr>
            <m:sty m:val="p"/>
          </m:rPr>
          <w:rPr>
            <w:rFonts w:ascii="Cambria Math" w:hAnsi="Cambria Math"/>
          </w:rPr>
          <m:t xml:space="preserve"> REF _Ref223041204 \h </m:t>
        </m:r>
      </m:oMath>
      <w:r w:rsidRPr="000C37D1">
        <w:fldChar w:fldCharType="separate"/>
      </w:r>
      <w:r w:rsidR="00772963" w:rsidRPr="000C37D1">
        <w:t xml:space="preserve">( </w:t>
      </w:r>
      <w:r w:rsidR="00772963">
        <w:rPr>
          <w:noProof/>
        </w:rPr>
        <w:t>27</w:t>
      </w:r>
      <w:r w:rsidR="00772963" w:rsidRPr="000C37D1">
        <w:t xml:space="preserve"> )</w:t>
      </w:r>
      <w:r w:rsidRPr="000C37D1">
        <w:fldChar w:fldCharType="end"/>
      </w:r>
      <w:r w:rsidRPr="000C37D1">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0C37D1" w:rsidRDefault="000C5B16" w:rsidP="00CC2A87">
      <w:pPr>
        <w:pStyle w:val="ParText"/>
        <w:tabs>
          <w:tab w:val="left" w:pos="7513"/>
        </w:tabs>
      </w:pPr>
      <w:r w:rsidRPr="000C37D1">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0C37D1">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0C37D1">
        <w:rPr>
          <w:rFonts w:eastAsiaTheme="minorEastAsia"/>
        </w:rPr>
        <w:t xml:space="preserve"> </w:t>
      </w:r>
      <w:r w:rsidRPr="000C37D1">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0C37D1">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0C37D1">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0C37D1" w:rsidRDefault="00000000">
      <w:pPr>
        <w:pStyle w:val="ParText"/>
      </w:pPr>
      <w:r w:rsidRPr="000C37D1">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0C37D1" w:rsidRDefault="00000000">
      <w:pPr>
        <w:pStyle w:val="ParText"/>
      </w:pPr>
      <w:r w:rsidRPr="000C37D1">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0C37D1">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0C37D1" w:rsidRDefault="00AF4DFB" w:rsidP="00392992">
      <w:pPr>
        <w:pStyle w:val="ParText"/>
      </w:pPr>
      <w:r w:rsidRPr="000C37D1">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0C37D1">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0C37D1" w:rsidRDefault="00420CF2" w:rsidP="00392992">
      <w:pPr>
        <w:pStyle w:val="ParText"/>
      </w:pPr>
      <w:r w:rsidRPr="000C37D1">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0C37D1">
        <w:rPr>
          <w:rFonts w:eastAsiaTheme="minorEastAsia"/>
          <w:lang w:eastAsia="ja-JP"/>
        </w:rPr>
        <w:t xml:space="preserve"> </w:t>
      </w:r>
      <w:r w:rsidRPr="000C37D1">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0C37D1">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0C37D1" w:rsidRDefault="005F55ED" w:rsidP="00834925">
      <w:pPr>
        <w:pStyle w:val="Heading4"/>
      </w:pPr>
      <w:r w:rsidRPr="000C37D1">
        <w:t xml:space="preserve">Fuel Mass Evolution </w:t>
      </w:r>
    </w:p>
    <w:p w14:paraId="2B391D40" w14:textId="04B84635" w:rsidR="000E1725" w:rsidRPr="000C37D1" w:rsidRDefault="00191003" w:rsidP="00AD1829">
      <w:pPr>
        <w:pStyle w:val="TableText"/>
      </w:pPr>
      <w:r w:rsidRPr="000C37D1">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0C37D1">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0C37D1">
        <w:t xml:space="preserve"> as a simultaneous update, represented by the combined terms in </w:t>
      </w:r>
      <w:r w:rsidRPr="000C37D1">
        <w:fldChar w:fldCharType="begin"/>
      </w:r>
      <w:r w:rsidRPr="000C37D1">
        <w:instrText xml:space="preserve"> REF _Ref222824237 \h </w:instrText>
      </w:r>
      <w:r w:rsidRPr="000C37D1">
        <w:fldChar w:fldCharType="separate"/>
      </w:r>
      <w:r w:rsidR="00772963" w:rsidRPr="000C37D1">
        <w:t xml:space="preserve">( </w:t>
      </w:r>
      <w:r w:rsidR="00772963">
        <w:rPr>
          <w:noProof/>
        </w:rPr>
        <w:t>31</w:t>
      </w:r>
      <w:r w:rsidR="00772963" w:rsidRPr="000C37D1">
        <w:t xml:space="preserve"> )</w:t>
      </w:r>
      <w:r w:rsidRPr="000C37D1">
        <w:fldChar w:fldCharType="end"/>
      </w:r>
      <w:r w:rsidRPr="000C37D1">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0C37D1">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0C37D1">
        <w:t xml:space="preserve"> is the fractional burn rate </w:t>
      </w:r>
      <w:r w:rsidRPr="000C37D1">
        <w:rPr>
          <w:rFonts w:eastAsiaTheme="minorEastAsia" w:cstheme="minorBidi"/>
        </w:rPr>
        <w:t xml:space="preserve">(Appendix </w:t>
      </w:r>
      <w:r w:rsidRPr="000C37D1">
        <w:rPr>
          <w:rFonts w:eastAsiaTheme="minorEastAsia" w:cstheme="minorBidi"/>
        </w:rPr>
        <w:fldChar w:fldCharType="begin"/>
      </w:r>
      <w:r w:rsidRPr="000C37D1">
        <w:rPr>
          <w:rFonts w:eastAsiaTheme="minorEastAsia" w:cstheme="minorBidi"/>
        </w:rPr>
        <w:instrText xml:space="preserve"> REF _Ref223263851 \n \h </w:instrText>
      </w:r>
      <w:r w:rsidRPr="000C37D1">
        <w:rPr>
          <w:rFonts w:eastAsiaTheme="minorEastAsia" w:cstheme="minorBidi"/>
        </w:rPr>
      </w:r>
      <w:r w:rsidRPr="000C37D1">
        <w:rPr>
          <w:rFonts w:eastAsiaTheme="minorEastAsia" w:cstheme="minorBidi"/>
        </w:rPr>
        <w:fldChar w:fldCharType="separate"/>
      </w:r>
      <w:r w:rsidR="00772963">
        <w:rPr>
          <w:rFonts w:eastAsiaTheme="minorEastAsia" w:cstheme="minorBidi"/>
        </w:rPr>
        <w:t>B</w:t>
      </w:r>
      <w:r w:rsidRPr="000C37D1">
        <w:rPr>
          <w:rFonts w:eastAsiaTheme="minorEastAsia" w:cstheme="minorBidi"/>
        </w:rPr>
        <w:fldChar w:fldCharType="end"/>
      </w:r>
      <w:r w:rsidRPr="000C37D1">
        <w:rPr>
          <w:rFonts w:eastAsiaTheme="minorEastAsia" w:cstheme="minorBidi"/>
        </w:rPr>
        <w:t>)</w:t>
      </w:r>
      <w:r w:rsidRPr="000C37D1">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0C37D1">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0C37D1">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0C37D1" w14:paraId="6FF5486B" w14:textId="77777777" w:rsidTr="00B517B6">
        <w:tc>
          <w:tcPr>
            <w:tcW w:w="4495" w:type="pct"/>
            <w:vAlign w:val="center"/>
          </w:tcPr>
          <w:p w14:paraId="59CED0FE" w14:textId="0EB34522" w:rsidR="004F21EA" w:rsidRPr="000C37D1"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6B366D72" w:rsidR="00B517B6" w:rsidRPr="000C37D1" w:rsidRDefault="00B517B6" w:rsidP="006601CA">
            <w:pPr>
              <w:pStyle w:val="TableText"/>
            </w:pPr>
            <w:bookmarkStart w:id="218" w:name="_Ref222824237"/>
            <w:r w:rsidRPr="000C37D1">
              <w:t xml:space="preserve">( </w:t>
            </w:r>
            <w:r w:rsidRPr="000C37D1">
              <w:fldChar w:fldCharType="begin"/>
            </w:r>
            <w:r w:rsidRPr="000C37D1">
              <w:instrText xml:space="preserve"> SEQ ( \* ARABIC </w:instrText>
            </w:r>
            <w:r w:rsidRPr="000C37D1">
              <w:fldChar w:fldCharType="separate"/>
            </w:r>
            <w:r w:rsidR="00772963">
              <w:rPr>
                <w:noProof/>
              </w:rPr>
              <w:t>31</w:t>
            </w:r>
            <w:r w:rsidRPr="000C37D1">
              <w:fldChar w:fldCharType="end"/>
            </w:r>
            <w:r w:rsidRPr="000C37D1">
              <w:t xml:space="preserve"> )</w:t>
            </w:r>
            <w:bookmarkEnd w:id="218"/>
          </w:p>
        </w:tc>
      </w:tr>
    </w:tbl>
    <w:p w14:paraId="7A9874AC" w14:textId="2BF185CE" w:rsidR="001A62B0" w:rsidRPr="000C37D1" w:rsidRDefault="004F21EA" w:rsidP="001A62B0">
      <w:pPr>
        <w:pStyle w:val="ParText"/>
      </w:pPr>
      <w:r w:rsidRPr="000C37D1">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0C37D1">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0C37D1">
        <w:rPr>
          <w:rFonts w:eastAsiaTheme="minorEastAsia"/>
        </w:rPr>
        <w:t xml:space="preserve"> </w:t>
      </w:r>
      <w:r w:rsidRPr="000C37D1">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0C37D1">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0C37D1">
        <w:rPr>
          <w:rFonts w:eastAsiaTheme="minorEastAsia"/>
        </w:rPr>
        <w:t xml:space="preserve"> </w:t>
      </w:r>
      <w:r w:rsidRPr="000C37D1">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0C37D1">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0C37D1">
        <w:t xml:space="preserve"> and is not an independent external input.</w:t>
      </w:r>
    </w:p>
    <w:p w14:paraId="5B29769D" w14:textId="66A04DE2" w:rsidR="00716E95" w:rsidRPr="000C37D1" w:rsidRDefault="001A62B0" w:rsidP="00716E95">
      <w:pPr>
        <w:pStyle w:val="ParText"/>
      </w:pPr>
      <w:r w:rsidRPr="000C37D1">
        <w:t xml:space="preserve">On the other hand, operational intervention modifies the fuel state through the suppression term </w:t>
      </w:r>
      <w:r w:rsidRPr="000C37D1">
        <w:fldChar w:fldCharType="begin"/>
      </w:r>
      <w:r w:rsidRPr="000C37D1">
        <w:instrText xml:space="preserve"> REF _Ref223223727 \h </w:instrText>
      </w:r>
      <w:r w:rsidRPr="000C37D1">
        <w:fldChar w:fldCharType="separate"/>
      </w:r>
      <w:r w:rsidR="00772963" w:rsidRPr="000C37D1">
        <w:t xml:space="preserve">( </w:t>
      </w:r>
      <w:r w:rsidR="00772963">
        <w:rPr>
          <w:noProof/>
        </w:rPr>
        <w:t>32</w:t>
      </w:r>
      <w:r w:rsidR="00772963" w:rsidRPr="000C37D1">
        <w:t xml:space="preserve"> )</w:t>
      </w:r>
      <w:r w:rsidRPr="000C37D1">
        <w:fldChar w:fldCharType="end"/>
      </w:r>
      <w:r w:rsidRPr="000C37D1">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0C37D1">
        <w:rPr>
          <w:rFonts w:eastAsiaTheme="minorEastAsia"/>
        </w:rPr>
        <w:t xml:space="preserve"> is Suppression to fuel reduction map (Appendix </w:t>
      </w:r>
      <w:r w:rsidRPr="000C37D1">
        <w:rPr>
          <w:rFonts w:eastAsiaTheme="minorEastAsia"/>
        </w:rPr>
        <w:fldChar w:fldCharType="begin"/>
      </w:r>
      <w:r w:rsidRPr="000C37D1">
        <w:rPr>
          <w:rFonts w:eastAsiaTheme="minorEastAsia"/>
        </w:rPr>
        <w:instrText xml:space="preserve"> REF _Ref223263865 \n \h </w:instrText>
      </w:r>
      <w:r w:rsidRPr="000C37D1">
        <w:rPr>
          <w:rFonts w:eastAsiaTheme="minorEastAsia"/>
        </w:rPr>
      </w:r>
      <w:r w:rsidRPr="000C37D1">
        <w:rPr>
          <w:rFonts w:eastAsiaTheme="minorEastAsia"/>
        </w:rPr>
        <w:fldChar w:fldCharType="separate"/>
      </w:r>
      <w:r w:rsidR="00772963">
        <w:rPr>
          <w:rFonts w:eastAsiaTheme="minorEastAsia"/>
        </w:rPr>
        <w:t>B</w:t>
      </w:r>
      <w:r w:rsidRPr="000C37D1">
        <w:rPr>
          <w:rFonts w:eastAsiaTheme="minorEastAsia"/>
        </w:rPr>
        <w:fldChar w:fldCharType="end"/>
      </w:r>
      <w:r w:rsidRPr="000C37D1">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0C37D1">
        <w:rPr>
          <w:rFonts w:eastAsiaTheme="minorEastAsia"/>
        </w:rPr>
        <w:t xml:space="preserve"> is </w:t>
      </w:r>
      <w:r w:rsidRPr="000C37D1">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0C37D1">
        <w:rPr>
          <w:rFonts w:eastAsiaTheme="minorEastAsia"/>
        </w:rPr>
        <w:t xml:space="preserve"> </w:t>
      </w:r>
      <w:r w:rsidRPr="000C37D1">
        <w:rPr>
          <w:rFonts w:eastAsiaTheme="minorEastAsia"/>
        </w:rPr>
        <w:lastRenderedPageBreak/>
        <w:t xml:space="preserve">is </w:t>
      </w:r>
      <w:r w:rsidRPr="000C37D1">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0C37D1">
        <w:rPr>
          <w:rFonts w:eastAsiaTheme="minorEastAsia"/>
        </w:rPr>
        <w:t xml:space="preserve"> is </w:t>
      </w:r>
      <w:r w:rsidRPr="000C37D1">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0C37D1">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0C37D1">
        <w:rPr>
          <w:rFonts w:eastAsiaTheme="minorEastAsia"/>
        </w:rPr>
        <w:t xml:space="preserve"> is </w:t>
      </w:r>
      <w:r w:rsidRPr="000C37D1">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0C37D1">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0C37D1">
        <w:rPr>
          <w:rFonts w:eastAsiaTheme="minorEastAsia"/>
        </w:rPr>
        <w:t xml:space="preserve"> is </w:t>
      </w:r>
      <w:r w:rsidRPr="000C37D1">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0C37D1">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0C37D1" w14:paraId="3AF524AA" w14:textId="77777777" w:rsidTr="006A6401">
        <w:tc>
          <w:tcPr>
            <w:tcW w:w="4495" w:type="pct"/>
            <w:vAlign w:val="center"/>
          </w:tcPr>
          <w:p w14:paraId="16E8A0A9" w14:textId="53A99D28" w:rsidR="008645B9" w:rsidRPr="000C37D1"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200F26BB" w:rsidR="008645B9" w:rsidRPr="000C37D1" w:rsidRDefault="008645B9" w:rsidP="006A6401">
            <w:pPr>
              <w:pStyle w:val="TableText"/>
            </w:pPr>
            <w:bookmarkStart w:id="219" w:name="_Ref223223727"/>
            <w:r w:rsidRPr="000C37D1">
              <w:t xml:space="preserve">( </w:t>
            </w:r>
            <w:r w:rsidRPr="000C37D1">
              <w:fldChar w:fldCharType="begin"/>
            </w:r>
            <w:r w:rsidRPr="000C37D1">
              <w:instrText xml:space="preserve"> SEQ ( \* ARABIC </w:instrText>
            </w:r>
            <w:r w:rsidRPr="000C37D1">
              <w:fldChar w:fldCharType="separate"/>
            </w:r>
            <w:r w:rsidR="00772963">
              <w:rPr>
                <w:noProof/>
              </w:rPr>
              <w:t>32</w:t>
            </w:r>
            <w:r w:rsidRPr="000C37D1">
              <w:fldChar w:fldCharType="end"/>
            </w:r>
            <w:r w:rsidRPr="000C37D1">
              <w:t xml:space="preserve"> )</w:t>
            </w:r>
            <w:bookmarkEnd w:id="219"/>
          </w:p>
        </w:tc>
      </w:tr>
    </w:tbl>
    <w:p w14:paraId="60B84A7D" w14:textId="248C5382" w:rsidR="00716E95" w:rsidRPr="000C37D1" w:rsidRDefault="00151EDC" w:rsidP="00716E95">
      <w:pPr>
        <w:pStyle w:val="ParText"/>
      </w:pPr>
      <w:r w:rsidRPr="000C37D1">
        <w:t>S</w:t>
      </w:r>
      <w:r w:rsidR="00716E95" w:rsidRPr="000C37D1">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0C37D1" w:rsidRDefault="005F55ED" w:rsidP="007B5904">
      <w:pPr>
        <w:pStyle w:val="Heading4"/>
      </w:pPr>
      <w:r w:rsidRPr="000C37D1">
        <w:t>Fire Intensity Evolution</w:t>
      </w:r>
    </w:p>
    <w:p w14:paraId="79D3C8AC" w14:textId="72FBF9B5" w:rsidR="00DB5474" w:rsidRPr="000C37D1" w:rsidRDefault="00AB51AD" w:rsidP="00DB5474">
      <w:pPr>
        <w:pStyle w:val="ParText"/>
      </w:pPr>
      <w:r w:rsidRPr="000C37D1">
        <w:t xml:space="preserve">The local fire intensity proxy evolves according to </w:t>
      </w:r>
      <w:r w:rsidRPr="000C37D1">
        <w:fldChar w:fldCharType="begin"/>
      </w:r>
      <w:r w:rsidRPr="000C37D1">
        <w:instrText xml:space="preserve"> REF _Ref223266235 \h </w:instrText>
      </w:r>
      <w:r w:rsidRPr="000C37D1">
        <w:fldChar w:fldCharType="separate"/>
      </w:r>
      <w:r w:rsidR="00772963" w:rsidRPr="000C37D1">
        <w:t xml:space="preserve">( </w:t>
      </w:r>
      <w:r w:rsidR="00772963">
        <w:rPr>
          <w:noProof/>
        </w:rPr>
        <w:t>33</w:t>
      </w:r>
      <w:r w:rsidR="00772963" w:rsidRPr="000C37D1">
        <w:t xml:space="preserve"> )</w:t>
      </w:r>
      <w:r w:rsidRPr="000C37D1">
        <w:fldChar w:fldCharType="end"/>
      </w:r>
      <w:r w:rsidRPr="000C37D1">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0C37D1">
        <w:rPr>
          <w:rFonts w:eastAsiaTheme="minorEastAsia"/>
        </w:rPr>
        <w:t xml:space="preserve"> </w:t>
      </w:r>
      <w:r w:rsidRPr="000C37D1">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0C37D1">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0C37D1">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0C37D1">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0C37D1">
        <w:t xml:space="preserve"> is local fire strength function (Appendix </w:t>
      </w:r>
      <w:r w:rsidRPr="000C37D1">
        <w:fldChar w:fldCharType="begin"/>
      </w:r>
      <w:r w:rsidRPr="000C37D1">
        <w:instrText xml:space="preserve"> REF _Ref223266063 \n \h </w:instrText>
      </w:r>
      <w:r w:rsidRPr="000C37D1">
        <w:fldChar w:fldCharType="separate"/>
      </w:r>
      <w:r w:rsidR="00772963">
        <w:t>C</w:t>
      </w:r>
      <w:r w:rsidRPr="000C37D1">
        <w:fldChar w:fldCharType="end"/>
      </w:r>
      <w:r w:rsidRPr="000C37D1">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0C37D1">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0C37D1">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0C37D1">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0C37D1" w14:paraId="040EAD63" w14:textId="77777777" w:rsidTr="00B517B6">
        <w:tc>
          <w:tcPr>
            <w:tcW w:w="4495" w:type="pct"/>
            <w:vAlign w:val="center"/>
          </w:tcPr>
          <w:p w14:paraId="6A169FCA" w14:textId="653CFAA6" w:rsidR="00AB51AD" w:rsidRPr="000C37D1"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24783EDA" w:rsidR="00B517B6" w:rsidRPr="000C37D1" w:rsidRDefault="00B517B6" w:rsidP="006601CA">
            <w:pPr>
              <w:pStyle w:val="TableText"/>
            </w:pPr>
            <w:bookmarkStart w:id="220" w:name="_Ref223266235"/>
            <w:r w:rsidRPr="000C37D1">
              <w:t xml:space="preserve">( </w:t>
            </w:r>
            <w:r w:rsidRPr="000C37D1">
              <w:fldChar w:fldCharType="begin"/>
            </w:r>
            <w:r w:rsidRPr="000C37D1">
              <w:instrText xml:space="preserve"> SEQ ( \* ARABIC </w:instrText>
            </w:r>
            <w:r w:rsidRPr="000C37D1">
              <w:fldChar w:fldCharType="separate"/>
            </w:r>
            <w:r w:rsidR="00772963">
              <w:rPr>
                <w:noProof/>
              </w:rPr>
              <w:t>33</w:t>
            </w:r>
            <w:r w:rsidRPr="000C37D1">
              <w:fldChar w:fldCharType="end"/>
            </w:r>
            <w:r w:rsidRPr="000C37D1">
              <w:t xml:space="preserve"> )</w:t>
            </w:r>
            <w:bookmarkEnd w:id="220"/>
          </w:p>
        </w:tc>
      </w:tr>
    </w:tbl>
    <w:p w14:paraId="2618FA49" w14:textId="0B00A5A2" w:rsidR="00AB51AD" w:rsidRPr="000C37D1" w:rsidRDefault="00DB5474" w:rsidP="00DB5474">
      <w:pPr>
        <w:pStyle w:val="ParText"/>
      </w:pPr>
      <w:r w:rsidRPr="000C37D1">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0C37D1" w:rsidRDefault="00DE17FF" w:rsidP="007B5904">
      <w:pPr>
        <w:pStyle w:val="Heading4"/>
      </w:pPr>
      <w:r w:rsidRPr="000C37D1">
        <w:lastRenderedPageBreak/>
        <w:t>Ignition Time Evolution</w:t>
      </w:r>
    </w:p>
    <w:p w14:paraId="1AC78EC5" w14:textId="0D59D4D1" w:rsidR="00DE17FF" w:rsidRPr="000C37D1" w:rsidRDefault="00282F68" w:rsidP="0048150A">
      <w:pPr>
        <w:pStyle w:val="ParText"/>
      </w:pPr>
      <w:r w:rsidRPr="000C37D1">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0C37D1">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0C37D1">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0C37D1">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0C37D1">
        <w:rPr>
          <w:rFonts w:eastAsiaTheme="minorEastAsia"/>
        </w:rPr>
        <w:t xml:space="preserve"> </w:t>
      </w:r>
      <w:r w:rsidRPr="000C37D1">
        <w:t xml:space="preserve">is a useful state for decision features and explainability within the DSS layer. A deterministic update is </w:t>
      </w:r>
      <w:r w:rsidRPr="000C37D1">
        <w:fldChar w:fldCharType="begin"/>
      </w:r>
      <w:r w:rsidRPr="000C37D1">
        <w:instrText xml:space="preserve"> REF _Ref223262190 \h </w:instrText>
      </w:r>
      <w:r w:rsidRPr="000C37D1">
        <w:fldChar w:fldCharType="separate"/>
      </w:r>
      <w:r w:rsidR="00772963" w:rsidRPr="000C37D1">
        <w:t xml:space="preserve">( </w:t>
      </w:r>
      <w:r w:rsidR="00772963">
        <w:rPr>
          <w:noProof/>
        </w:rPr>
        <w:t>34</w:t>
      </w:r>
      <w:r w:rsidR="00772963" w:rsidRPr="000C37D1">
        <w:t xml:space="preserve"> )</w:t>
      </w:r>
      <w:r w:rsidRPr="000C37D1">
        <w:fldChar w:fldCharType="end"/>
      </w:r>
      <w:r w:rsidRPr="000C37D1">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0C37D1" w14:paraId="50D40393" w14:textId="77777777" w:rsidTr="006601CA">
        <w:tc>
          <w:tcPr>
            <w:tcW w:w="4495" w:type="pct"/>
            <w:vAlign w:val="center"/>
          </w:tcPr>
          <w:p w14:paraId="10D92168" w14:textId="5951447B" w:rsidR="005F3FAF" w:rsidRPr="000C37D1"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1CC4BF02" w:rsidR="005F3FAF" w:rsidRPr="000C37D1" w:rsidRDefault="005F3FAF" w:rsidP="006601CA">
            <w:pPr>
              <w:pStyle w:val="TableText"/>
            </w:pPr>
            <w:bookmarkStart w:id="221" w:name="_Ref223262190"/>
            <w:r w:rsidRPr="000C37D1">
              <w:t xml:space="preserve">( </w:t>
            </w:r>
            <w:r w:rsidRPr="000C37D1">
              <w:fldChar w:fldCharType="begin"/>
            </w:r>
            <w:r w:rsidRPr="000C37D1">
              <w:instrText xml:space="preserve"> SEQ ( \* ARABIC </w:instrText>
            </w:r>
            <w:r w:rsidRPr="000C37D1">
              <w:fldChar w:fldCharType="separate"/>
            </w:r>
            <w:r w:rsidR="00772963">
              <w:rPr>
                <w:noProof/>
              </w:rPr>
              <w:t>34</w:t>
            </w:r>
            <w:r w:rsidRPr="000C37D1">
              <w:fldChar w:fldCharType="end"/>
            </w:r>
            <w:r w:rsidRPr="000C37D1">
              <w:t xml:space="preserve"> )</w:t>
            </w:r>
            <w:bookmarkEnd w:id="221"/>
          </w:p>
        </w:tc>
      </w:tr>
    </w:tbl>
    <w:p w14:paraId="4EC81F58" w14:textId="77777777" w:rsidR="00282F68" w:rsidRPr="000C37D1" w:rsidRDefault="00282F68" w:rsidP="00282F68">
      <w:pPr>
        <w:pStyle w:val="ParText"/>
      </w:pPr>
      <w:r w:rsidRPr="000C37D1">
        <w:t>This update has three distinct operational meanings:</w:t>
      </w:r>
    </w:p>
    <w:p w14:paraId="51E1044A" w14:textId="2B272504" w:rsidR="00282F68" w:rsidRPr="000C37D1" w:rsidRDefault="00282F68">
      <w:pPr>
        <w:pStyle w:val="ParText"/>
        <w:numPr>
          <w:ilvl w:val="0"/>
          <w:numId w:val="10"/>
        </w:numPr>
      </w:pPr>
      <w:r w:rsidRPr="000C37D1">
        <w:rPr>
          <w:b/>
          <w:bCs/>
        </w:rPr>
        <w:t xml:space="preserve">Ignition Initialization: </w:t>
      </w:r>
      <w:r w:rsidRPr="000C37D1">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0C37D1">
        <w:rPr>
          <w:rFonts w:eastAsiaTheme="minorEastAsia"/>
        </w:rPr>
        <w:t xml:space="preserve"> </w:t>
      </w:r>
      <w:r w:rsidRPr="000C37D1">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0C37D1">
        <w:rPr>
          <w:rFonts w:eastAsiaTheme="minorEastAsia"/>
        </w:rPr>
        <w:t xml:space="preserve">. </w:t>
      </w:r>
      <w:r w:rsidRPr="000C37D1">
        <w:t>This marks the start of a new combustion phase.</w:t>
      </w:r>
    </w:p>
    <w:p w14:paraId="7CE325A8" w14:textId="77FB0840" w:rsidR="00282F68" w:rsidRPr="000C37D1" w:rsidRDefault="00282F68">
      <w:pPr>
        <w:pStyle w:val="ParText"/>
        <w:numPr>
          <w:ilvl w:val="0"/>
          <w:numId w:val="11"/>
        </w:numPr>
      </w:pPr>
      <w:r w:rsidRPr="000C37D1">
        <w:rPr>
          <w:b/>
          <w:bCs/>
        </w:rPr>
        <w:t xml:space="preserve">Active Burning Progression: </w:t>
      </w:r>
      <w:r w:rsidRPr="000C37D1">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0C37D1">
        <w:rPr>
          <w:rFonts w:eastAsiaTheme="minorEastAsia"/>
        </w:rPr>
        <w:t xml:space="preserve">, </w:t>
      </w:r>
      <w:r w:rsidRPr="000C37D1">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0C37D1">
        <w:rPr>
          <w:rFonts w:eastAsiaTheme="minorEastAsia"/>
        </w:rPr>
        <w:t xml:space="preserve"> </w:t>
      </w:r>
      <w:r w:rsidRPr="000C37D1">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0C37D1">
        <w:t xml:space="preserve"> measures the residence time of active combustion at the cell.</w:t>
      </w:r>
    </w:p>
    <w:p w14:paraId="2A7C2B3D" w14:textId="6A58C205" w:rsidR="00282F68" w:rsidRPr="000C37D1" w:rsidRDefault="00282F68">
      <w:pPr>
        <w:pStyle w:val="ParText"/>
        <w:numPr>
          <w:ilvl w:val="0"/>
          <w:numId w:val="12"/>
        </w:numPr>
      </w:pPr>
      <w:r w:rsidRPr="000C37D1">
        <w:rPr>
          <w:b/>
          <w:bCs/>
        </w:rPr>
        <w:t xml:space="preserve">Extinction Reset: </w:t>
      </w:r>
      <w:r w:rsidRPr="000C37D1">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0C37D1">
        <w:rPr>
          <w:rFonts w:eastAsiaTheme="minorEastAsia"/>
        </w:rPr>
        <w:t xml:space="preserve"> </w:t>
      </w:r>
      <w:r w:rsidRPr="000C37D1">
        <w:t>the ignition clock resets to 0. It ensures extinguished cells carry no residual temporal memory.</w:t>
      </w:r>
    </w:p>
    <w:p w14:paraId="483FEF27" w14:textId="77777777" w:rsidR="000E1725" w:rsidRPr="000C37D1"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0C37D1">
        <w:rPr>
          <w:rFonts w:eastAsiaTheme="minorEastAsia"/>
        </w:rPr>
        <w:t xml:space="preserve"> </w:t>
      </w:r>
      <w:r w:rsidRPr="000C37D1">
        <w:t xml:space="preserve">does not feed back into the burning activation condition in the present model, preserving the separation between physical fire dynamics and temporal descriptors. </w:t>
      </w:r>
    </w:p>
    <w:p w14:paraId="22548A7D" w14:textId="02DF90C9" w:rsidR="0048150A" w:rsidRPr="000C37D1" w:rsidRDefault="00B541D9" w:rsidP="003015C5">
      <w:pPr>
        <w:pStyle w:val="Heading3"/>
      </w:pPr>
      <w:bookmarkStart w:id="222" w:name="_Ref223267986"/>
      <w:bookmarkStart w:id="223" w:name="_Toc236573999"/>
      <w:r w:rsidRPr="000C37D1">
        <w:t>Mathematical Formulation of Interaction and Scenario Control</w:t>
      </w:r>
      <w:bookmarkEnd w:id="222"/>
      <w:bookmarkEnd w:id="223"/>
    </w:p>
    <w:p w14:paraId="4635C8C8" w14:textId="5434CAEC" w:rsidR="00705014" w:rsidRPr="000C37D1" w:rsidRDefault="005B1532" w:rsidP="00831EF1">
      <w:pPr>
        <w:pStyle w:val="ParText"/>
        <w:rPr>
          <w:lang w:eastAsia="ja-JP"/>
        </w:rPr>
      </w:pPr>
      <w:r w:rsidRPr="000C37D1">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0C37D1">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0C37D1">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0C37D1">
        <w:rPr>
          <w:lang w:eastAsia="ja-JP"/>
        </w:rPr>
        <w:t xml:space="preserve"> is a structured input </w:t>
      </w:r>
      <w:r w:rsidRPr="000C37D1">
        <w:rPr>
          <w:lang w:eastAsia="ja-JP"/>
        </w:rPr>
        <w:lastRenderedPageBreak/>
        <w:t xml:space="preserve">transformation mapping that produces admissible modifications of the external input set and decision-context set </w:t>
      </w:r>
      <w:r w:rsidRPr="000C37D1">
        <w:rPr>
          <w:lang w:eastAsia="ja-JP"/>
        </w:rPr>
        <w:fldChar w:fldCharType="begin"/>
      </w:r>
      <w:r w:rsidRPr="000C37D1">
        <w:rPr>
          <w:lang w:eastAsia="ja-JP"/>
        </w:rPr>
        <w:instrText xml:space="preserve"> REF _Ref226592031 \h </w:instrText>
      </w:r>
      <w:r w:rsidRPr="000C37D1">
        <w:rPr>
          <w:lang w:eastAsia="ja-JP"/>
        </w:rPr>
      </w:r>
      <w:r w:rsidRPr="000C37D1">
        <w:rPr>
          <w:lang w:eastAsia="ja-JP"/>
        </w:rPr>
        <w:fldChar w:fldCharType="separate"/>
      </w:r>
      <w:r w:rsidR="00772963" w:rsidRPr="000C37D1">
        <w:t xml:space="preserve">( </w:t>
      </w:r>
      <w:r w:rsidR="00772963">
        <w:rPr>
          <w:noProof/>
        </w:rPr>
        <w:t>35</w:t>
      </w:r>
      <w:r w:rsidR="00772963" w:rsidRPr="000C37D1">
        <w:t xml:space="preserve"> )</w:t>
      </w:r>
      <w:r w:rsidRPr="000C37D1">
        <w:rPr>
          <w:lang w:eastAsia="ja-JP"/>
        </w:rPr>
        <w:fldChar w:fldCharType="end"/>
      </w:r>
      <w:r w:rsidRPr="000C37D1">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0C37D1" w14:paraId="4F861F18" w14:textId="77777777" w:rsidTr="004B5B2D">
        <w:tc>
          <w:tcPr>
            <w:tcW w:w="4495" w:type="pct"/>
            <w:vAlign w:val="center"/>
          </w:tcPr>
          <w:p w14:paraId="4686DBCF" w14:textId="77777777" w:rsidR="00705014" w:rsidRPr="000C37D1"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0C37D1"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103C22BF" w:rsidR="00705014" w:rsidRPr="000C37D1" w:rsidRDefault="00705014" w:rsidP="004B5B2D">
            <w:pPr>
              <w:pStyle w:val="TableText"/>
            </w:pPr>
            <w:bookmarkStart w:id="224" w:name="_Ref226592031"/>
            <w:r w:rsidRPr="000C37D1">
              <w:t xml:space="preserve">( </w:t>
            </w:r>
            <w:r w:rsidRPr="000C37D1">
              <w:fldChar w:fldCharType="begin"/>
            </w:r>
            <w:r w:rsidRPr="000C37D1">
              <w:instrText xml:space="preserve"> SEQ ( \* ARABIC </w:instrText>
            </w:r>
            <w:r w:rsidRPr="000C37D1">
              <w:fldChar w:fldCharType="separate"/>
            </w:r>
            <w:r w:rsidR="00772963">
              <w:rPr>
                <w:noProof/>
              </w:rPr>
              <w:t>35</w:t>
            </w:r>
            <w:r w:rsidRPr="000C37D1">
              <w:fldChar w:fldCharType="end"/>
            </w:r>
            <w:r w:rsidRPr="000C37D1">
              <w:t xml:space="preserve"> )</w:t>
            </w:r>
            <w:bookmarkEnd w:id="224"/>
          </w:p>
        </w:tc>
      </w:tr>
    </w:tbl>
    <w:p w14:paraId="2C07F705" w14:textId="2B47999A" w:rsidR="00815263" w:rsidRPr="000C37D1" w:rsidRDefault="00705014" w:rsidP="00815263">
      <w:pPr>
        <w:rPr>
          <w:rFonts w:eastAsiaTheme="majorEastAsia" w:cstheme="majorBidi"/>
          <w:lang w:eastAsia="ja-JP"/>
        </w:rPr>
      </w:pPr>
      <w:r w:rsidRPr="000C37D1">
        <w:rPr>
          <w:lang w:eastAsia="ja-JP"/>
        </w:rPr>
        <w:t xml:space="preserve">The operator acts independently on five admissible inputs. For each component, the </w:t>
      </w:r>
      <w:r w:rsidRPr="000C37D1">
        <w:t>admissible</w:t>
      </w:r>
      <w:r w:rsidRPr="000C37D1">
        <w:rPr>
          <w:lang w:eastAsia="ja-JP"/>
        </w:rPr>
        <w:t xml:space="preserve"> transformation is defined by a bounded perturbation set in </w:t>
      </w:r>
      <w:r w:rsidRPr="000C37D1">
        <w:rPr>
          <w:lang w:eastAsia="ja-JP"/>
        </w:rPr>
        <w:fldChar w:fldCharType="begin"/>
      </w:r>
      <w:r w:rsidRPr="000C37D1">
        <w:rPr>
          <w:lang w:eastAsia="ja-JP"/>
        </w:rPr>
        <w:instrText xml:space="preserve"> REF _Ref226592179 \h </w:instrText>
      </w:r>
      <w:r w:rsidRPr="000C37D1">
        <w:rPr>
          <w:lang w:eastAsia="ja-JP"/>
        </w:rPr>
      </w:r>
      <w:r w:rsidRPr="000C37D1">
        <w:rPr>
          <w:lang w:eastAsia="ja-JP"/>
        </w:rPr>
        <w:fldChar w:fldCharType="separate"/>
      </w:r>
      <w:r w:rsidR="00772963" w:rsidRPr="000C37D1">
        <w:t xml:space="preserve">Table </w:t>
      </w:r>
      <w:r w:rsidR="00772963">
        <w:rPr>
          <w:noProof/>
        </w:rPr>
        <w:t>3</w:t>
      </w:r>
      <w:r w:rsidR="00772963" w:rsidRPr="000C37D1">
        <w:t>.</w:t>
      </w:r>
      <w:r w:rsidR="00772963">
        <w:rPr>
          <w:noProof/>
        </w:rPr>
        <w:t>6</w:t>
      </w:r>
      <w:r w:rsidRPr="000C37D1">
        <w:rPr>
          <w:lang w:eastAsia="ja-JP"/>
        </w:rPr>
        <w:fldChar w:fldCharType="end"/>
      </w:r>
      <w:r w:rsidRPr="000C37D1">
        <w:rPr>
          <w:lang w:eastAsia="ja-JP"/>
        </w:rPr>
        <w:t xml:space="preserve">. </w:t>
      </w:r>
      <w:r w:rsidRPr="000C37D1">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0C37D1">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0C37D1">
        <w:rPr>
          <w:rFonts w:eastAsiaTheme="majorEastAsia" w:cstheme="majorBidi"/>
          <w:lang w:eastAsia="ja-JP"/>
        </w:rPr>
        <w:t xml:space="preserve">. </w:t>
      </w:r>
    </w:p>
    <w:p w14:paraId="5F081F51" w14:textId="050219B7" w:rsidR="00705014" w:rsidRPr="000C37D1" w:rsidRDefault="00705014" w:rsidP="00705014">
      <w:pPr>
        <w:pStyle w:val="Caption"/>
        <w:keepNext/>
      </w:pPr>
      <w:bookmarkStart w:id="225" w:name="_Ref226592179"/>
      <w:bookmarkStart w:id="226" w:name="_Toc236574058"/>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3</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6</w:t>
      </w:r>
      <w:r w:rsidR="004A4810" w:rsidRPr="000C37D1">
        <w:fldChar w:fldCharType="end"/>
      </w:r>
      <w:bookmarkEnd w:id="225"/>
      <w:r w:rsidRPr="000C37D1">
        <w:t xml:space="preserve"> </w:t>
      </w:r>
      <w:r w:rsidRPr="000C37D1">
        <w:rPr>
          <w:rFonts w:eastAsiaTheme="majorEastAsia" w:cstheme="majorBidi"/>
          <w:lang w:eastAsia="ja-JP"/>
        </w:rPr>
        <w:t>Admissible transformations of interaction operator</w:t>
      </w:r>
      <w:bookmarkEnd w:id="226"/>
    </w:p>
    <w:tbl>
      <w:tblPr>
        <w:tblStyle w:val="GridTable1Light"/>
        <w:tblW w:w="0" w:type="auto"/>
        <w:tblLook w:val="04A0" w:firstRow="1" w:lastRow="0" w:firstColumn="1" w:lastColumn="0" w:noHBand="0" w:noVBand="1"/>
      </w:tblPr>
      <w:tblGrid>
        <w:gridCol w:w="1980"/>
        <w:gridCol w:w="4394"/>
        <w:gridCol w:w="1663"/>
      </w:tblGrid>
      <w:tr w:rsidR="00705014" w:rsidRPr="000C37D1"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0C37D1" w:rsidRDefault="00705014" w:rsidP="00705014">
            <w:pPr>
              <w:pStyle w:val="TableText"/>
              <w:rPr>
                <w:lang w:eastAsia="ja-JP"/>
              </w:rPr>
            </w:pPr>
            <w:r w:rsidRPr="000C37D1">
              <w:rPr>
                <w:lang w:eastAsia="ja-JP"/>
              </w:rPr>
              <w:t>Component</w:t>
            </w:r>
          </w:p>
        </w:tc>
        <w:tc>
          <w:tcPr>
            <w:tcW w:w="4394" w:type="dxa"/>
            <w:hideMark/>
          </w:tcPr>
          <w:p w14:paraId="554D7528" w14:textId="77777777" w:rsidR="00705014" w:rsidRPr="000C37D1"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0C37D1">
              <w:rPr>
                <w:lang w:eastAsia="ja-JP"/>
              </w:rPr>
              <w:t>Admissible transformation</w:t>
            </w:r>
          </w:p>
        </w:tc>
        <w:tc>
          <w:tcPr>
            <w:tcW w:w="1663" w:type="dxa"/>
            <w:hideMark/>
          </w:tcPr>
          <w:p w14:paraId="17946224" w14:textId="77777777" w:rsidR="00705014" w:rsidRPr="000C37D1"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0C37D1">
              <w:rPr>
                <w:lang w:eastAsia="ja-JP"/>
              </w:rPr>
              <w:t>Constraint</w:t>
            </w:r>
          </w:p>
        </w:tc>
      </w:tr>
      <w:tr w:rsidR="00705014" w:rsidRPr="000C37D1"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0C37D1" w:rsidRDefault="00705014" w:rsidP="00705014">
            <w:pPr>
              <w:pStyle w:val="TableText"/>
              <w:rPr>
                <w:b w:val="0"/>
                <w:bCs w:val="0"/>
                <w:lang w:eastAsia="ja-JP"/>
              </w:rPr>
            </w:pPr>
            <w:r w:rsidRPr="000C37D1">
              <w:rPr>
                <w:b w:val="0"/>
                <w:bCs w:val="0"/>
                <w:lang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Ign,k</m:t>
                  </m:r>
                </m:sub>
              </m:sSub>
            </m:oMath>
          </w:p>
        </w:tc>
        <w:tc>
          <w:tcPr>
            <w:tcW w:w="4394" w:type="dxa"/>
            <w:hideMark/>
          </w:tcPr>
          <w:p w14:paraId="5B48EC6D" w14:textId="4771859F" w:rsidR="00705014" w:rsidRPr="000C37D1"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0C37D1"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0C37D1"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0C37D1" w:rsidRDefault="00705014" w:rsidP="00705014">
            <w:pPr>
              <w:pStyle w:val="TableText"/>
              <w:rPr>
                <w:b w:val="0"/>
                <w:bCs w:val="0"/>
                <w:lang w:eastAsia="ja-JP"/>
              </w:rPr>
            </w:pPr>
            <w:r w:rsidRPr="000C37D1">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0C37D1"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0C37D1"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0C37D1"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0C37D1" w:rsidRDefault="00705014" w:rsidP="00705014">
            <w:pPr>
              <w:pStyle w:val="TableText"/>
              <w:rPr>
                <w:b w:val="0"/>
                <w:bCs w:val="0"/>
                <w:lang w:eastAsia="ja-JP"/>
              </w:rPr>
            </w:pPr>
            <w:r w:rsidRPr="000C37D1">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0C37D1"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0C37D1"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0C37D1"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0C37D1" w:rsidRDefault="00705014" w:rsidP="00705014">
            <w:pPr>
              <w:pStyle w:val="TableText"/>
              <w:rPr>
                <w:b w:val="0"/>
                <w:bCs w:val="0"/>
                <w:lang w:eastAsia="ja-JP"/>
              </w:rPr>
            </w:pPr>
            <w:r w:rsidRPr="000C37D1">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0C37D1"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0C37D1"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0C37D1">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0C37D1"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0C37D1" w:rsidRDefault="00705014" w:rsidP="00705014">
            <w:pPr>
              <w:pStyle w:val="TableText"/>
              <w:rPr>
                <w:b w:val="0"/>
                <w:bCs w:val="0"/>
                <w:lang w:eastAsia="ja-JP"/>
              </w:rPr>
            </w:pPr>
            <w:r w:rsidRPr="000C37D1">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0C37D1"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0C37D1"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0C37D1" w:rsidRDefault="00815263" w:rsidP="00705014">
      <w:pPr>
        <w:rPr>
          <w:rFonts w:eastAsiaTheme="majorEastAsia" w:cstheme="majorBidi"/>
          <w:b/>
          <w:bCs/>
          <w:lang w:eastAsia="ja-JP"/>
        </w:rPr>
      </w:pPr>
    </w:p>
    <w:p w14:paraId="58627278" w14:textId="4FFD8E99" w:rsidR="00705014" w:rsidRPr="000C37D1" w:rsidRDefault="00744E48" w:rsidP="00744E48">
      <w:pPr>
        <w:pStyle w:val="ParText"/>
        <w:rPr>
          <w:lang w:eastAsia="ja-JP"/>
        </w:rPr>
      </w:pPr>
      <w:r w:rsidRPr="000C37D1">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0C37D1">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0C37D1">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0C37D1">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0C37D1">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0C37D1">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0C37D1">
        <w:rPr>
          <w:lang w:eastAsia="ja-JP"/>
        </w:rPr>
        <w:t xml:space="preserve">. All </w:t>
      </w:r>
      <w:r w:rsidR="002B6265" w:rsidRPr="000C37D1">
        <w:rPr>
          <w:lang w:eastAsia="ja-JP"/>
        </w:rPr>
        <w:t>operator</w:t>
      </w:r>
      <w:r w:rsidRPr="000C37D1">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0C37D1">
        <w:rPr>
          <w:lang w:eastAsia="ja-JP"/>
        </w:rPr>
        <w:t>, preserving the causal structure and state immutability.</w:t>
      </w:r>
    </w:p>
    <w:p w14:paraId="13433F51" w14:textId="6B3CAC87" w:rsidR="005B1532" w:rsidRPr="000C37D1"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0C37D1">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0C37D1">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0C37D1">
        <w:rPr>
          <w:rFonts w:eastAsiaTheme="majorEastAsia" w:cstheme="majorBidi"/>
          <w:lang w:eastAsia="ja-JP"/>
        </w:rPr>
        <w:t xml:space="preserve">, </w:t>
      </w:r>
      <m:oMath>
        <m:r>
          <w:rPr>
            <w:rFonts w:ascii="Cambria Math" w:eastAsiaTheme="majorEastAsia" w:hAnsi="Cambria Math" w:cstheme="majorBidi"/>
            <w:lang w:eastAsia="ja-JP"/>
          </w:rPr>
          <m:t>j&lt;k</m:t>
        </m:r>
      </m:oMath>
      <w:r w:rsidRPr="000C37D1">
        <w:rPr>
          <w:rFonts w:eastAsiaTheme="majorEastAsia" w:cstheme="majorBidi"/>
          <w:lang w:eastAsia="ja-JP"/>
        </w:rPr>
        <w:t xml:space="preserve">. This ensures that scenario exploration and </w:t>
      </w:r>
      <w:r w:rsidRPr="000C37D1">
        <w:rPr>
          <w:rFonts w:eastAsiaTheme="majorEastAsia" w:cstheme="majorBidi"/>
          <w:lang w:eastAsia="ja-JP"/>
        </w:rPr>
        <w:lastRenderedPageBreak/>
        <w:t>operational overrides are prospective, not retrospective.</w:t>
      </w:r>
      <w:r w:rsidR="00C20133" w:rsidRPr="000C37D1">
        <w:rPr>
          <w:rFonts w:eastAsiaTheme="majorEastAsia" w:cstheme="majorBidi"/>
          <w:lang w:eastAsia="ja-JP"/>
        </w:rPr>
        <w:t xml:space="preserve"> </w:t>
      </w:r>
      <w:r w:rsidR="005B1532" w:rsidRPr="000C37D1">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0C37D1">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0C37D1" w:rsidRDefault="005B1532" w:rsidP="005B1532">
      <w:pPr>
        <w:rPr>
          <w:rFonts w:eastAsiaTheme="majorEastAsia" w:cstheme="majorBidi"/>
          <w:lang w:eastAsia="ja-JP"/>
        </w:rPr>
      </w:pPr>
      <w:r w:rsidRPr="000C37D1">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0C37D1">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0C37D1">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0C37D1">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0C37D1">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0C37D1">
        <w:rPr>
          <w:rFonts w:eastAsiaTheme="majorEastAsia" w:cstheme="majorBidi"/>
          <w:lang w:eastAsia="ja-JP"/>
        </w:rPr>
        <w:t xml:space="preserve">. These interaction capabilities allow the system to operate as a </w:t>
      </w:r>
      <w:r w:rsidRPr="000C37D1">
        <w:rPr>
          <w:rFonts w:eastAsiaTheme="majorEastAsia" w:cstheme="majorBidi"/>
          <w:b/>
          <w:bCs/>
          <w:lang w:eastAsia="ja-JP"/>
        </w:rPr>
        <w:t>HIL DSS</w:t>
      </w:r>
      <w:r w:rsidRPr="000C37D1">
        <w:rPr>
          <w:rFonts w:eastAsiaTheme="majorEastAsia" w:cstheme="majorBidi"/>
          <w:lang w:eastAsia="ja-JP"/>
        </w:rPr>
        <w:t xml:space="preserve">, where the </w:t>
      </w:r>
      <w:r w:rsidR="002B6265" w:rsidRPr="000C37D1">
        <w:rPr>
          <w:rFonts w:eastAsiaTheme="majorEastAsia" w:cstheme="majorBidi"/>
          <w:lang w:eastAsia="ja-JP"/>
        </w:rPr>
        <w:t>operator</w:t>
      </w:r>
      <w:r w:rsidRPr="000C37D1">
        <w:rPr>
          <w:rFonts w:eastAsiaTheme="majorEastAsia" w:cstheme="majorBidi"/>
          <w:lang w:eastAsia="ja-JP"/>
        </w:rPr>
        <w:t xml:space="preserve"> can dynamically influence both the operational context and the evolution of the simulated environment.</w:t>
      </w:r>
    </w:p>
    <w:p w14:paraId="5ED8DC6F" w14:textId="1E99B094" w:rsidR="00C36A4C" w:rsidRPr="000C37D1" w:rsidRDefault="00472AAD" w:rsidP="005B1532">
      <w:pPr>
        <w:rPr>
          <w:rFonts w:eastAsiaTheme="majorEastAsia" w:cstheme="majorBidi"/>
          <w:lang w:eastAsia="ja-JP"/>
        </w:rPr>
      </w:pPr>
      <w:r w:rsidRPr="000C37D1">
        <w:rPr>
          <w:rFonts w:eastAsiaTheme="majorEastAsia" w:cstheme="majorBidi"/>
          <w:lang w:eastAsia="ja-JP"/>
        </w:rPr>
        <w:t>I</w:t>
      </w:r>
      <w:r w:rsidR="005B1532" w:rsidRPr="000C37D1">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0C37D1">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0C37D1">
        <w:rPr>
          <w:rFonts w:eastAsiaTheme="majorEastAsia" w:cstheme="majorBidi"/>
          <w:lang w:eastAsia="ja-JP"/>
        </w:rPr>
        <w:t>, ensuring that all intervention signals remain consistent with the decision architecture. This design preserves three key architectural principles</w:t>
      </w:r>
      <w:r w:rsidR="00C20133" w:rsidRPr="000C37D1">
        <w:rPr>
          <w:rFonts w:eastAsiaTheme="majorEastAsia" w:cstheme="majorBidi"/>
          <w:lang w:eastAsia="ja-JP"/>
        </w:rPr>
        <w:t xml:space="preserve">. </w:t>
      </w:r>
    </w:p>
    <w:p w14:paraId="0BFC4EFC" w14:textId="57F5D468" w:rsidR="00C36A4C" w:rsidRPr="000C37D1" w:rsidRDefault="005B1532">
      <w:pPr>
        <w:pStyle w:val="ListParagraph"/>
        <w:numPr>
          <w:ilvl w:val="0"/>
          <w:numId w:val="15"/>
        </w:numPr>
        <w:rPr>
          <w:rFonts w:eastAsiaTheme="majorEastAsia" w:cstheme="majorBidi"/>
          <w:lang w:eastAsia="ja-JP"/>
        </w:rPr>
      </w:pPr>
      <w:r w:rsidRPr="000C37D1">
        <w:rPr>
          <w:rFonts w:eastAsiaTheme="majorEastAsia" w:cstheme="majorBidi"/>
          <w:b/>
          <w:bCs/>
          <w:lang w:eastAsia="ja-JP"/>
        </w:rPr>
        <w:t>State immutability:</w:t>
      </w:r>
      <w:r w:rsidRPr="000C37D1">
        <w:rPr>
          <w:rFonts w:eastAsiaTheme="majorEastAsia" w:cstheme="majorBidi"/>
          <w:lang w:eastAsia="ja-JP"/>
        </w:rPr>
        <w:t xml:space="preserve"> </w:t>
      </w:r>
      <w:r w:rsidR="00C20133" w:rsidRPr="000C37D1">
        <w:rPr>
          <w:rFonts w:eastAsiaTheme="majorEastAsia" w:cstheme="majorBidi"/>
          <w:lang w:eastAsia="ja-JP"/>
        </w:rPr>
        <w:t xml:space="preserve">Wildfire </w:t>
      </w:r>
      <w:r w:rsidRPr="000C37D1">
        <w:rPr>
          <w:rFonts w:eastAsiaTheme="majorEastAsia" w:cstheme="majorBidi"/>
          <w:lang w:eastAsia="ja-JP"/>
        </w:rPr>
        <w:t>dynamics remain governed exclusively by the transition operator</w:t>
      </w:r>
      <w:r w:rsidR="00C36A4C" w:rsidRPr="000C37D1">
        <w:rPr>
          <w:rFonts w:eastAsiaTheme="majorEastAsia" w:cstheme="majorBidi"/>
          <w:lang w:eastAsia="ja-JP"/>
        </w:rPr>
        <w:t>.</w:t>
      </w:r>
      <w:r w:rsidRPr="000C37D1">
        <w:rPr>
          <w:rFonts w:eastAsiaTheme="majorEastAsia" w:cstheme="majorBidi"/>
          <w:lang w:eastAsia="ja-JP"/>
        </w:rPr>
        <w:t xml:space="preserve"> </w:t>
      </w:r>
    </w:p>
    <w:p w14:paraId="0112DA58" w14:textId="5EBBFC86" w:rsidR="00C36A4C" w:rsidRPr="000C37D1" w:rsidRDefault="005B1532">
      <w:pPr>
        <w:pStyle w:val="ListParagraph"/>
        <w:numPr>
          <w:ilvl w:val="0"/>
          <w:numId w:val="15"/>
        </w:numPr>
        <w:rPr>
          <w:rFonts w:eastAsiaTheme="majorEastAsia" w:cstheme="majorBidi"/>
          <w:lang w:eastAsia="ja-JP"/>
        </w:rPr>
      </w:pPr>
      <w:r w:rsidRPr="000C37D1">
        <w:rPr>
          <w:rFonts w:eastAsiaTheme="majorEastAsia" w:cstheme="majorBidi"/>
          <w:b/>
          <w:bCs/>
          <w:lang w:eastAsia="ja-JP"/>
        </w:rPr>
        <w:t>Layer separation:</w:t>
      </w:r>
      <w:r w:rsidRPr="000C37D1">
        <w:rPr>
          <w:rFonts w:eastAsiaTheme="majorEastAsia" w:cstheme="majorBidi"/>
          <w:lang w:eastAsia="ja-JP"/>
        </w:rPr>
        <w:t xml:space="preserve"> </w:t>
      </w:r>
      <w:r w:rsidR="00C20133" w:rsidRPr="000C37D1">
        <w:rPr>
          <w:rFonts w:eastAsiaTheme="majorEastAsia" w:cstheme="majorBidi"/>
          <w:lang w:eastAsia="ja-JP"/>
        </w:rPr>
        <w:t>Simulation</w:t>
      </w:r>
      <w:r w:rsidRPr="000C37D1">
        <w:rPr>
          <w:rFonts w:eastAsiaTheme="majorEastAsia" w:cstheme="majorBidi"/>
          <w:lang w:eastAsia="ja-JP"/>
        </w:rPr>
        <w:t xml:space="preserve">, decision reasoning, and interaction remain structurally distinct </w:t>
      </w:r>
    </w:p>
    <w:p w14:paraId="2F76E858" w14:textId="56A9F956" w:rsidR="00C36A4C" w:rsidRPr="000C37D1" w:rsidRDefault="005B1532">
      <w:pPr>
        <w:pStyle w:val="ListParagraph"/>
        <w:numPr>
          <w:ilvl w:val="0"/>
          <w:numId w:val="15"/>
        </w:numPr>
        <w:rPr>
          <w:rFonts w:eastAsiaTheme="majorEastAsia" w:cstheme="majorBidi"/>
          <w:lang w:eastAsia="ja-JP"/>
        </w:rPr>
      </w:pPr>
      <w:r w:rsidRPr="000C37D1">
        <w:rPr>
          <w:rFonts w:eastAsiaTheme="majorEastAsia" w:cstheme="majorBidi"/>
          <w:b/>
          <w:bCs/>
          <w:lang w:eastAsia="ja-JP"/>
        </w:rPr>
        <w:t>Traceability:</w:t>
      </w:r>
      <w:r w:rsidRPr="000C37D1">
        <w:rPr>
          <w:rFonts w:eastAsiaTheme="majorEastAsia" w:cstheme="majorBidi"/>
          <w:lang w:eastAsia="ja-JP"/>
        </w:rPr>
        <w:t xml:space="preserve"> </w:t>
      </w:r>
      <w:r w:rsidR="00C20133" w:rsidRPr="000C37D1">
        <w:rPr>
          <w:rFonts w:eastAsiaTheme="majorEastAsia" w:cstheme="majorBidi"/>
          <w:lang w:eastAsia="ja-JP"/>
        </w:rPr>
        <w:t xml:space="preserve">All </w:t>
      </w:r>
      <w:r w:rsidR="002B6265" w:rsidRPr="000C37D1">
        <w:rPr>
          <w:rFonts w:eastAsiaTheme="majorEastAsia" w:cstheme="majorBidi"/>
          <w:lang w:eastAsia="ja-JP"/>
        </w:rPr>
        <w:t>operator</w:t>
      </w:r>
      <w:r w:rsidRPr="000C37D1">
        <w:rPr>
          <w:rFonts w:eastAsiaTheme="majorEastAsia" w:cstheme="majorBidi"/>
          <w:lang w:eastAsia="ja-JP"/>
        </w:rPr>
        <w:t xml:space="preserve"> interventions are explicitly represented as input-level transformations. </w:t>
      </w:r>
    </w:p>
    <w:p w14:paraId="762BC38A" w14:textId="2D847BF1" w:rsidR="000E1725" w:rsidRPr="000C37D1" w:rsidRDefault="00000000">
      <w:pPr>
        <w:pStyle w:val="ParText"/>
      </w:pPr>
      <w:r w:rsidRPr="000C37D1">
        <w:t>The Simulation Core additionally maintains per-step state snapshots under a bounded memory budget, enabling counterfactual replay</w:t>
      </w:r>
      <w:r w:rsidR="00CB786C" w:rsidRPr="000C37D1">
        <w:t>.</w:t>
      </w:r>
      <w:r w:rsidRPr="000C37D1">
        <w:t xml:space="preserve"> </w:t>
      </w:r>
      <w:r w:rsidR="00CB786C" w:rsidRPr="000C37D1">
        <w:t>T</w:t>
      </w:r>
      <w:r w:rsidRPr="000C37D1">
        <w:t>he operator can rewind the incident to any recorded step, modify the conditions or the intervention, and re-simulate. This mechanism underlies the with and without DSS comparisons on identical fire histories reported later.</w:t>
      </w:r>
      <w:r w:rsidR="00D64E06" w:rsidRPr="000C37D1">
        <w:t xml:space="preserve"> The replay is exact rather than approximate. A snapshot carries every mutable part of the state, including the fuel moisture altered </w:t>
      </w:r>
      <w:r w:rsidR="00D64E06" w:rsidRPr="000C37D1">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Pr="000C37D1" w:rsidRDefault="000B16E6" w:rsidP="000B16E6">
      <w:pPr>
        <w:pStyle w:val="Heading2"/>
      </w:pPr>
      <w:bookmarkStart w:id="227" w:name="_Toc222699950"/>
      <w:bookmarkStart w:id="228" w:name="_Toc236574000"/>
      <w:bookmarkEnd w:id="168"/>
      <w:bookmarkEnd w:id="169"/>
      <w:bookmarkEnd w:id="170"/>
      <w:bookmarkEnd w:id="171"/>
      <w:bookmarkEnd w:id="172"/>
      <w:bookmarkEnd w:id="173"/>
      <w:bookmarkEnd w:id="174"/>
      <w:r w:rsidRPr="000C37D1">
        <w:t>Decision Support System Core</w:t>
      </w:r>
      <w:bookmarkEnd w:id="227"/>
      <w:bookmarkEnd w:id="228"/>
    </w:p>
    <w:p w14:paraId="350776CA" w14:textId="77777777" w:rsidR="00192E39" w:rsidRPr="000C37D1" w:rsidRDefault="00192E39" w:rsidP="00192E39">
      <w:pPr>
        <w:pStyle w:val="ParText"/>
        <w:keepNext/>
      </w:pPr>
      <w:bookmarkStart w:id="229" w:name="_Ref227439245"/>
      <w:r w:rsidRPr="000C37D1">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4F39FC61" w:rsidR="00192E39" w:rsidRPr="000C37D1" w:rsidRDefault="00192E39" w:rsidP="00192E39">
      <w:pPr>
        <w:pStyle w:val="Caption"/>
      </w:pPr>
      <w:bookmarkStart w:id="230" w:name="_Ref227450920"/>
      <w:bookmarkStart w:id="231" w:name="_Toc236574089"/>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3</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5</w:t>
      </w:r>
      <w:r w:rsidR="00840146" w:rsidRPr="000C37D1">
        <w:fldChar w:fldCharType="end"/>
      </w:r>
      <w:bookmarkEnd w:id="230"/>
      <w:r w:rsidRPr="000C37D1">
        <w:t xml:space="preserve"> DSS</w:t>
      </w:r>
      <w:r w:rsidR="00CB786C" w:rsidRPr="000C37D1">
        <w:t xml:space="preserve"> </w:t>
      </w:r>
      <w:r w:rsidRPr="000C37D1">
        <w:t>Simulation Core Interface</w:t>
      </w:r>
      <w:bookmarkEnd w:id="231"/>
    </w:p>
    <w:bookmarkEnd w:id="229"/>
    <w:p w14:paraId="3D6F3A35" w14:textId="501C7D6D" w:rsidR="00A73923" w:rsidRPr="000C37D1" w:rsidRDefault="004441DF" w:rsidP="006C6DDA">
      <w:pPr>
        <w:pStyle w:val="ParText"/>
        <w:rPr>
          <w:lang w:eastAsia="tr-TR"/>
        </w:rPr>
      </w:pPr>
      <w:r w:rsidRPr="000C37D1">
        <w:rPr>
          <w:lang w:eastAsia="tr-TR"/>
        </w:rPr>
        <w:t xml:space="preserve">This section defines only the structural role and interface of the DSS within the Simulation Core. Its internal specification and architectural realization </w:t>
      </w:r>
      <w:r w:rsidRPr="000C37D1">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0C37D1">
        <w:rPr>
          <w:rFonts w:eastAsiaTheme="minorEastAsia"/>
          <w:szCs w:val="24"/>
          <w:lang w:eastAsia="tr-TR"/>
        </w:rPr>
        <w:t>, t</w:t>
      </w:r>
      <w:r w:rsidRPr="000C37D1">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0C37D1">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0C37D1">
        <w:rPr>
          <w:rFonts w:eastAsia="Times New Roman" w:cs="Times New Roman"/>
          <w:szCs w:val="24"/>
          <w:lang w:eastAsia="tr-TR"/>
        </w:rPr>
        <w:t xml:space="preserve"> is incorporated within the DSS through uncertainty-aware reasoning mechanisms </w:t>
      </w:r>
      <w:r w:rsidRPr="000C37D1">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0C37D1">
        <w:rPr>
          <w:rFonts w:eastAsia="Times New Roman" w:cs="Times New Roman"/>
          <w:szCs w:val="24"/>
          <w:lang w:eastAsia="tr-TR"/>
        </w:rPr>
        <w:t xml:space="preserve">. </w:t>
      </w:r>
      <w:r w:rsidRPr="000C37D1">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0C37D1">
        <w:rPr>
          <w:lang w:eastAsia="tr-TR"/>
        </w:rPr>
        <w:t xml:space="preserve"> and </w:t>
      </w:r>
      <w:r w:rsidRPr="000C37D1">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0C37D1">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0C37D1">
        <w:rPr>
          <w:lang w:eastAsia="tr-TR"/>
        </w:rPr>
        <w:t xml:space="preserve"> that influence subsequent system evolution. The DSS interaction follows the </w:t>
      </w:r>
      <w:r w:rsidRPr="000C37D1">
        <w:rPr>
          <w:lang w:eastAsia="tr-TR"/>
        </w:rPr>
        <w:fldChar w:fldCharType="begin"/>
      </w:r>
      <w:r w:rsidRPr="000C37D1">
        <w:rPr>
          <w:lang w:eastAsia="tr-TR"/>
        </w:rPr>
        <w:instrText xml:space="preserve"> REF _Ref223285823 \h </w:instrText>
      </w:r>
      <w:r w:rsidRPr="000C37D1">
        <w:rPr>
          <w:lang w:eastAsia="tr-TR"/>
        </w:rPr>
      </w:r>
      <w:r w:rsidRPr="000C37D1">
        <w:rPr>
          <w:lang w:eastAsia="tr-TR"/>
        </w:rPr>
        <w:fldChar w:fldCharType="separate"/>
      </w:r>
      <w:r w:rsidR="00772963" w:rsidRPr="000C37D1">
        <w:t xml:space="preserve">( </w:t>
      </w:r>
      <w:r w:rsidR="00772963">
        <w:rPr>
          <w:noProof/>
        </w:rPr>
        <w:t>36</w:t>
      </w:r>
      <w:r w:rsidR="00772963" w:rsidRPr="000C37D1">
        <w:t xml:space="preserve"> )</w:t>
      </w:r>
      <w:r w:rsidRPr="000C37D1">
        <w:rPr>
          <w:lang w:eastAsia="tr-TR"/>
        </w:rPr>
        <w:fldChar w:fldCharType="end"/>
      </w:r>
      <w:r w:rsidRPr="000C37D1">
        <w:rPr>
          <w:lang w:eastAsia="tr-TR"/>
        </w:rPr>
        <w:t xml:space="preserve">. This preserves the architectural separation between state evolution and decision generation. All decision impact must propagate through </w:t>
      </w:r>
      <w:r w:rsidRPr="000C37D1">
        <w:t>admissible</w:t>
      </w:r>
      <w:r w:rsidRPr="000C37D1">
        <w:rPr>
          <w:lang w:eastAsia="tr-TR"/>
        </w:rPr>
        <w:t xml:space="preserve"> modifications of the external input set. The information and control flow captured by Equation </w:t>
      </w:r>
      <w:r w:rsidRPr="000C37D1">
        <w:rPr>
          <w:lang w:eastAsia="tr-TR"/>
        </w:rPr>
        <w:fldChar w:fldCharType="begin"/>
      </w:r>
      <w:r w:rsidRPr="000C37D1">
        <w:rPr>
          <w:lang w:eastAsia="tr-TR"/>
        </w:rPr>
        <w:instrText xml:space="preserve"> REF _Ref223285823 \h </w:instrText>
      </w:r>
      <w:r w:rsidRPr="000C37D1">
        <w:rPr>
          <w:lang w:eastAsia="tr-TR"/>
        </w:rPr>
      </w:r>
      <w:r w:rsidRPr="000C37D1">
        <w:rPr>
          <w:lang w:eastAsia="tr-TR"/>
        </w:rPr>
        <w:fldChar w:fldCharType="separate"/>
      </w:r>
      <w:r w:rsidR="00772963" w:rsidRPr="000C37D1">
        <w:t xml:space="preserve">( </w:t>
      </w:r>
      <w:r w:rsidR="00772963">
        <w:rPr>
          <w:noProof/>
        </w:rPr>
        <w:t>36</w:t>
      </w:r>
      <w:r w:rsidR="00772963" w:rsidRPr="000C37D1">
        <w:t xml:space="preserve"> )</w:t>
      </w:r>
      <w:r w:rsidRPr="000C37D1">
        <w:rPr>
          <w:lang w:eastAsia="tr-TR"/>
        </w:rPr>
        <w:fldChar w:fldCharType="end"/>
      </w:r>
      <w:r w:rsidRPr="000C37D1">
        <w:rPr>
          <w:lang w:eastAsia="tr-TR"/>
        </w:rPr>
        <w:t xml:space="preserve"> is summarized in </w:t>
      </w:r>
      <w:r w:rsidRPr="000C37D1">
        <w:rPr>
          <w:lang w:eastAsia="tr-TR"/>
        </w:rPr>
        <w:fldChar w:fldCharType="begin"/>
      </w:r>
      <w:r w:rsidRPr="000C37D1">
        <w:rPr>
          <w:lang w:eastAsia="tr-TR"/>
        </w:rPr>
        <w:instrText xml:space="preserve"> REF _Ref227450920 \h </w:instrText>
      </w:r>
      <w:r w:rsidRPr="000C37D1">
        <w:rPr>
          <w:lang w:eastAsia="tr-TR"/>
        </w:rPr>
      </w:r>
      <w:r w:rsidRPr="000C37D1">
        <w:rPr>
          <w:lang w:eastAsia="tr-TR"/>
        </w:rPr>
        <w:fldChar w:fldCharType="separate"/>
      </w:r>
      <w:r w:rsidR="00772963" w:rsidRPr="000C37D1">
        <w:t xml:space="preserve">Figure </w:t>
      </w:r>
      <w:r w:rsidR="00772963">
        <w:rPr>
          <w:noProof/>
        </w:rPr>
        <w:t>3</w:t>
      </w:r>
      <w:r w:rsidR="00772963" w:rsidRPr="000C37D1">
        <w:t>.</w:t>
      </w:r>
      <w:r w:rsidR="00772963">
        <w:rPr>
          <w:noProof/>
        </w:rPr>
        <w:t>5</w:t>
      </w:r>
      <w:r w:rsidRPr="000C37D1">
        <w:rPr>
          <w:lang w:eastAsia="tr-TR"/>
        </w:rPr>
        <w:fldChar w:fldCharType="end"/>
      </w:r>
      <w:r w:rsidRPr="000C37D1">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0C37D1" w14:paraId="4A6AAF0E" w14:textId="77777777" w:rsidTr="006601CA">
        <w:tc>
          <w:tcPr>
            <w:tcW w:w="4495" w:type="pct"/>
            <w:vAlign w:val="center"/>
          </w:tcPr>
          <w:p w14:paraId="503D0CB1" w14:textId="4FFA8096" w:rsidR="003354E0" w:rsidRPr="000C37D1"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0C37D1"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0C37D1"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2F9702C1" w:rsidR="00F50FDF" w:rsidRPr="000C37D1" w:rsidRDefault="00F50FDF" w:rsidP="006601CA">
            <w:pPr>
              <w:pStyle w:val="TableText"/>
              <w:rPr>
                <w:lang w:eastAsia="ja-JP"/>
              </w:rPr>
            </w:pPr>
            <w:bookmarkStart w:id="232" w:name="_Ref223285823"/>
            <w:r w:rsidRPr="000C37D1">
              <w:t xml:space="preserve">( </w:t>
            </w:r>
            <w:r w:rsidRPr="000C37D1">
              <w:fldChar w:fldCharType="begin"/>
            </w:r>
            <w:r w:rsidRPr="000C37D1">
              <w:instrText xml:space="preserve"> SEQ ( \* ARABIC </w:instrText>
            </w:r>
            <w:r w:rsidRPr="000C37D1">
              <w:fldChar w:fldCharType="separate"/>
            </w:r>
            <w:r w:rsidR="00772963">
              <w:rPr>
                <w:noProof/>
              </w:rPr>
              <w:t>36</w:t>
            </w:r>
            <w:r w:rsidRPr="000C37D1">
              <w:fldChar w:fldCharType="end"/>
            </w:r>
            <w:r w:rsidRPr="000C37D1">
              <w:t xml:space="preserve"> )</w:t>
            </w:r>
            <w:bookmarkEnd w:id="232"/>
          </w:p>
        </w:tc>
      </w:tr>
    </w:tbl>
    <w:p w14:paraId="7C4FA36B" w14:textId="1F3018B6" w:rsidR="000E1725" w:rsidRPr="000C37D1" w:rsidRDefault="008674D2" w:rsidP="00991B1B">
      <w:pPr>
        <w:pStyle w:val="ParText"/>
      </w:pPr>
      <w:r w:rsidRPr="000C37D1">
        <w:rPr>
          <w:lang w:eastAsia="tr-TR"/>
        </w:rPr>
        <w:t xml:space="preserve">The </w:t>
      </w:r>
      <w:r w:rsidRPr="000C37D1">
        <w:rPr>
          <w:b/>
          <w:bCs/>
          <w:lang w:eastAsia="tr-TR"/>
        </w:rPr>
        <w:t>Simulation Core</w:t>
      </w:r>
      <w:r w:rsidRPr="000C37D1">
        <w:rPr>
          <w:lang w:eastAsia="tr-TR"/>
        </w:rPr>
        <w:t xml:space="preserve"> maintains the </w:t>
      </w:r>
      <w:r w:rsidRPr="000C37D1">
        <w:t>authoritative</w:t>
      </w:r>
      <w:r w:rsidRPr="000C37D1">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0C37D1">
        <w:rPr>
          <w:lang w:eastAsia="tr-TR"/>
        </w:rPr>
        <w:t xml:space="preserve"> and advances it through the state transition operator </w:t>
      </w:r>
      <m:oMath>
        <m:r>
          <w:rPr>
            <w:rFonts w:ascii="Cambria Math" w:hAnsi="Cambria Math"/>
            <w:lang w:eastAsia="tr-TR"/>
          </w:rPr>
          <m:t>Φ</m:t>
        </m:r>
      </m:oMath>
      <w:r w:rsidRPr="000C37D1">
        <w:rPr>
          <w:lang w:eastAsia="tr-TR"/>
        </w:rPr>
        <w:t xml:space="preserve">. The </w:t>
      </w:r>
      <w:r w:rsidRPr="000C37D1">
        <w:rPr>
          <w:b/>
          <w:bCs/>
          <w:lang w:eastAsia="tr-TR"/>
        </w:rPr>
        <w:t>Observation Layer</w:t>
      </w:r>
      <w:r w:rsidRPr="000C37D1">
        <w:rPr>
          <w:lang w:eastAsia="tr-TR"/>
        </w:rPr>
        <w:t xml:space="preserve"> applies the </w:t>
      </w:r>
      <w:r w:rsidRPr="000C37D1">
        <w:t>region</w:t>
      </w:r>
      <w:r w:rsidRPr="000C37D1">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0C37D1">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0C37D1">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0C37D1">
        <w:rPr>
          <w:lang w:eastAsia="tr-TR"/>
        </w:rPr>
        <w:t xml:space="preserve"> at this stage and at this stage only. The </w:t>
      </w:r>
      <w:r w:rsidRPr="000C37D1">
        <w:rPr>
          <w:b/>
          <w:bCs/>
          <w:lang w:eastAsia="tr-TR"/>
        </w:rPr>
        <w:t>DSS Core</w:t>
      </w:r>
      <w:r w:rsidRPr="000C37D1">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0C37D1">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0C37D1">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0C37D1">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0C37D1">
        <w:rPr>
          <w:lang w:eastAsia="tr-TR"/>
        </w:rPr>
        <w:t xml:space="preserve"> agents are </w:t>
      </w:r>
      <w:r w:rsidRPr="000C37D1">
        <w:t>aggregated</w:t>
      </w:r>
      <w:r w:rsidRPr="000C37D1">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0C37D1">
        <w:rPr>
          <w:lang w:eastAsia="tr-TR"/>
        </w:rPr>
        <w:t xml:space="preserve"> into the global intervention field, which is injected into the </w:t>
      </w:r>
      <w:r w:rsidRPr="000C37D1">
        <w:rPr>
          <w:b/>
          <w:bCs/>
          <w:lang w:eastAsia="tr-TR"/>
        </w:rPr>
        <w:t>External Input Layer</w:t>
      </w:r>
      <w:r w:rsidRPr="000C37D1">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0C37D1">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0C37D1">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0C37D1">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0C37D1">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0C37D1">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0C37D1">
        <w:rPr>
          <w:lang w:eastAsia="tr-TR"/>
        </w:rPr>
        <w:t xml:space="preserve">. The </w:t>
      </w:r>
      <w:r w:rsidRPr="000C37D1">
        <w:rPr>
          <w:b/>
          <w:bCs/>
          <w:lang w:eastAsia="tr-TR"/>
        </w:rPr>
        <w:t>UI Dashboard</w:t>
      </w:r>
      <w:r w:rsidRPr="000C37D1">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0C37D1">
        <w:rPr>
          <w:lang w:eastAsia="tr-TR"/>
        </w:rPr>
        <w:t xml:space="preserve"> through </w:t>
      </w:r>
      <w:r w:rsidRPr="000C37D1">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0C37D1">
        <w:rPr>
          <w:lang w:eastAsia="tr-TR"/>
        </w:rPr>
        <w:t xml:space="preserve">, </w:t>
      </w:r>
      <w:r w:rsidRPr="000C37D1">
        <w:t>yielding</w:t>
      </w:r>
      <w:r w:rsidRPr="000C37D1">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0C37D1">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0C37D1">
        <w:rPr>
          <w:lang w:eastAsia="tr-TR"/>
        </w:rPr>
        <w:t xml:space="preserve">. </w:t>
      </w:r>
    </w:p>
    <w:p w14:paraId="020BAE2D" w14:textId="088CA2CB" w:rsidR="000E1725" w:rsidRPr="000C37D1" w:rsidRDefault="000E1725" w:rsidP="00991B1B">
      <w:pPr>
        <w:pStyle w:val="ParText"/>
        <w:sectPr w:rsidR="000E1725" w:rsidRPr="000C37D1"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0C37D1" w:rsidRDefault="000E1725" w:rsidP="00991B1B">
      <w:pPr>
        <w:pStyle w:val="Chapter"/>
      </w:pPr>
    </w:p>
    <w:p w14:paraId="269EE6C5" w14:textId="73E3EFAD" w:rsidR="0028227D" w:rsidRPr="000C37D1" w:rsidRDefault="00175104" w:rsidP="00175104">
      <w:pPr>
        <w:pStyle w:val="Heading1"/>
        <w:spacing w:line="240" w:lineRule="auto"/>
        <w:rPr>
          <w:lang w:val="en-US"/>
        </w:rPr>
      </w:pPr>
      <w:bookmarkStart w:id="233" w:name="_Ref226192386"/>
      <w:bookmarkStart w:id="234" w:name="_Ref235349268"/>
      <w:bookmarkStart w:id="235" w:name="_Toc236574001"/>
      <w:r w:rsidRPr="000C37D1">
        <w:rPr>
          <w:lang w:val="en-US"/>
        </w:rPr>
        <w:t xml:space="preserve">DISASTERAWARE DECISION SUPPORT </w:t>
      </w:r>
      <w:bookmarkEnd w:id="233"/>
      <w:r w:rsidRPr="000C37D1">
        <w:rPr>
          <w:lang w:val="en-US"/>
        </w:rPr>
        <w:t>FRAMEWORK</w:t>
      </w:r>
      <w:bookmarkEnd w:id="234"/>
      <w:bookmarkEnd w:id="235"/>
    </w:p>
    <w:p w14:paraId="69662101" w14:textId="79D9A97F" w:rsidR="000E1725" w:rsidRPr="000C37D1" w:rsidRDefault="00000000">
      <w:pPr>
        <w:pStyle w:val="ParText"/>
      </w:pPr>
      <w:r w:rsidRPr="000C37D1">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0C37D1" w:rsidRDefault="00000000">
      <w:pPr>
        <w:pStyle w:val="ParText"/>
      </w:pPr>
      <w:r w:rsidRPr="000C37D1">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rsidRPr="000C37D1">
        <w:t>.</w:t>
      </w:r>
      <w:r w:rsidRPr="000C37D1">
        <w:t xml:space="preserve"> A Local DSS agent executes this pipeline over the combinations of its own region, while a single Global DSS coordinates the </w:t>
      </w:r>
      <w:r w:rsidR="00395D95" w:rsidRPr="000C37D1">
        <w:t>Local DSS</w:t>
      </w:r>
      <w:r w:rsidRPr="000C37D1">
        <w:t xml:space="preserve"> agents without performing inference of its own. The remainder of this chapter is organized as follows:</w:t>
      </w:r>
    </w:p>
    <w:p w14:paraId="259C4B92" w14:textId="79979B53" w:rsidR="000E1725" w:rsidRPr="000C37D1" w:rsidRDefault="00000000">
      <w:pPr>
        <w:pStyle w:val="ParText"/>
      </w:pPr>
      <w:commentRangeStart w:id="236"/>
      <w:r w:rsidRPr="000C37D1">
        <w:t>Section 4.1 introduces the DSS framework: The four-layer pipeline and its hierarchically distributed organization, the observation interface with the feature and confidence model, and the concept space with the feature</w:t>
      </w:r>
      <w:r w:rsidR="0042437E" w:rsidRPr="000C37D1">
        <w:t>-</w:t>
      </w:r>
      <w:r w:rsidRPr="000C37D1">
        <w:t>concept hierarchy.</w:t>
      </w:r>
    </w:p>
    <w:p w14:paraId="780BE2B9" w14:textId="77777777" w:rsidR="000E1725" w:rsidRPr="000C37D1" w:rsidRDefault="00000000">
      <w:pPr>
        <w:pStyle w:val="ParText"/>
      </w:pPr>
      <w:r w:rsidRPr="000C37D1">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0C37D1" w:rsidRDefault="00000000">
      <w:pPr>
        <w:pStyle w:val="ParText"/>
      </w:pPr>
      <w:r w:rsidRPr="000C37D1">
        <w:t>Section 4.3 establishes the explainability and traceability properties of the decision pipeline, together with its governance behavior under degraded observation confidence.</w:t>
      </w:r>
      <w:commentRangeEnd w:id="236"/>
      <w:r w:rsidR="00895752" w:rsidRPr="000C37D1">
        <w:rPr>
          <w:rStyle w:val="CommentReference"/>
          <w:sz w:val="24"/>
          <w:szCs w:val="22"/>
        </w:rPr>
        <w:commentReference w:id="236"/>
      </w:r>
    </w:p>
    <w:p w14:paraId="6FF31FEA" w14:textId="121A8FE6" w:rsidR="000E1725" w:rsidRPr="000C37D1" w:rsidRDefault="00000000">
      <w:pPr>
        <w:pStyle w:val="Heading2"/>
      </w:pPr>
      <w:bookmarkStart w:id="237" w:name="_Toc236574002"/>
      <w:r w:rsidRPr="000C37D1">
        <w:lastRenderedPageBreak/>
        <w:t>Decision Support System Block Diagram</w:t>
      </w:r>
      <w:bookmarkEnd w:id="237"/>
    </w:p>
    <w:p w14:paraId="55E3AE54" w14:textId="51D1303D" w:rsidR="000E1725" w:rsidRPr="000C37D1" w:rsidRDefault="009D5192" w:rsidP="00877A9C">
      <w:pPr>
        <w:keepNext/>
        <w:jc w:val="center"/>
      </w:pPr>
      <w:r w:rsidRPr="000C37D1">
        <w:drawing>
          <wp:inline distT="0" distB="0" distL="0" distR="0" wp14:anchorId="24650D44" wp14:editId="7755BEBE">
            <wp:extent cx="4284000" cy="7142141"/>
            <wp:effectExtent l="0" t="0" r="0" b="0"/>
            <wp:docPr id="1032014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84000" cy="7142141"/>
                    </a:xfrm>
                    <a:prstGeom prst="rect">
                      <a:avLst/>
                    </a:prstGeom>
                    <a:noFill/>
                  </pic:spPr>
                </pic:pic>
              </a:graphicData>
            </a:graphic>
          </wp:inline>
        </w:drawing>
      </w:r>
    </w:p>
    <w:p w14:paraId="29FC7F91" w14:textId="2F5C47BD" w:rsidR="000E1725" w:rsidRPr="000C37D1" w:rsidRDefault="00000000" w:rsidP="00877A9C">
      <w:pPr>
        <w:pStyle w:val="Caption"/>
      </w:pPr>
      <w:bookmarkStart w:id="238" w:name="_Ref234436472"/>
      <w:bookmarkStart w:id="239" w:name="_Toc236574090"/>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w:t>
      </w:r>
      <w:r w:rsidR="00840146" w:rsidRPr="000C37D1">
        <w:fldChar w:fldCharType="end"/>
      </w:r>
      <w:bookmarkEnd w:id="238"/>
      <w:r w:rsidRPr="000C37D1">
        <w:t xml:space="preserve"> DisasterAware system block diagram (DSS focused)</w:t>
      </w:r>
      <w:bookmarkEnd w:id="239"/>
    </w:p>
    <w:p w14:paraId="2EBD3390" w14:textId="6F202B95" w:rsidR="00951C2C" w:rsidRPr="000C37D1" w:rsidRDefault="00176257">
      <w:pPr>
        <w:pStyle w:val="ParText"/>
      </w:pPr>
      <w:r>
        <w:lastRenderedPageBreak/>
        <w:fldChar w:fldCharType="begin"/>
      </w:r>
      <w:r>
        <w:instrText xml:space="preserve"> REF _Ref234436472 \h </w:instrText>
      </w:r>
      <w:r>
        <w:fldChar w:fldCharType="separate"/>
      </w:r>
      <w:r w:rsidRPr="000C37D1">
        <w:t xml:space="preserve">Figure </w:t>
      </w:r>
      <w:r>
        <w:rPr>
          <w:noProof/>
        </w:rPr>
        <w:t>4</w:t>
      </w:r>
      <w:r w:rsidRPr="000C37D1">
        <w:t>.</w:t>
      </w:r>
      <w:r>
        <w:rPr>
          <w:noProof/>
        </w:rPr>
        <w:t>1</w:t>
      </w:r>
      <w:r>
        <w:fldChar w:fldCharType="end"/>
      </w:r>
      <w:r w:rsidR="00000000" w:rsidRPr="000C37D1">
        <w:t xml:space="preserve"> presents the complete framework of a Local DSS agent and governs the organization of this section. Unlike </w:t>
      </w:r>
      <w:r w:rsidR="00000000" w:rsidRPr="000C37D1">
        <w:fldChar w:fldCharType="begin"/>
      </w:r>
      <w:r w:rsidR="00000000" w:rsidRPr="000C37D1">
        <w:instrText xml:space="preserve"> REF _Ref222682901 \h </w:instrText>
      </w:r>
      <w:r w:rsidR="00000000" w:rsidRPr="000C37D1">
        <w:fldChar w:fldCharType="separate"/>
      </w:r>
      <w:r w:rsidR="00772963" w:rsidRPr="000C37D1">
        <w:t xml:space="preserve">Figure </w:t>
      </w:r>
      <w:r w:rsidR="00772963">
        <w:rPr>
          <w:noProof/>
        </w:rPr>
        <w:t>3</w:t>
      </w:r>
      <w:r w:rsidR="00772963" w:rsidRPr="000C37D1">
        <w:t>.</w:t>
      </w:r>
      <w:r w:rsidR="00772963">
        <w:rPr>
          <w:noProof/>
        </w:rPr>
        <w:t>1</w:t>
      </w:r>
      <w:r w:rsidR="00000000" w:rsidRPr="000C37D1">
        <w:fldChar w:fldCharType="end"/>
      </w:r>
      <w:r w:rsidR="00000000" w:rsidRPr="000C37D1">
        <w:t>, which emphasizes the simulation-relevant layers, this block diagram focuses on the layers relevant to the DSS. According to this block diagram</w:t>
      </w:r>
      <w:r w:rsidR="00951C2C" w:rsidRPr="000C37D1">
        <w:t>:</w:t>
      </w:r>
    </w:p>
    <w:p w14:paraId="08B8531B" w14:textId="3426A6C6" w:rsidR="00951C2C" w:rsidRPr="000C37D1" w:rsidRDefault="00951C2C" w:rsidP="00951C2C">
      <w:pPr>
        <w:pStyle w:val="ParText"/>
        <w:numPr>
          <w:ilvl w:val="0"/>
          <w:numId w:val="21"/>
        </w:numPr>
      </w:pPr>
      <w:r w:rsidRPr="000C37D1">
        <w:rPr>
          <w:b/>
          <w:bCs/>
        </w:rPr>
        <w:t>The input space (Layer 1)</w:t>
      </w:r>
      <w:r w:rsidRPr="000C37D1">
        <w:t xml:space="preserve"> collects heterogeneous, spatio-temporal measurements; </w:t>
      </w:r>
    </w:p>
    <w:p w14:paraId="20B5DA9D" w14:textId="77777777" w:rsidR="00951C2C" w:rsidRPr="000C37D1" w:rsidRDefault="00951C2C" w:rsidP="00951C2C">
      <w:pPr>
        <w:pStyle w:val="ParText"/>
        <w:numPr>
          <w:ilvl w:val="0"/>
          <w:numId w:val="21"/>
        </w:numPr>
      </w:pPr>
      <w:r w:rsidRPr="000C37D1">
        <w:rPr>
          <w:b/>
          <w:bCs/>
        </w:rPr>
        <w:t>The perception layer (Layer 2)</w:t>
      </w:r>
      <w:r w:rsidRPr="000C37D1">
        <w:t xml:space="preserve"> fuses them into per-combination features with explicit confidence; </w:t>
      </w:r>
    </w:p>
    <w:p w14:paraId="50389ECE" w14:textId="77777777" w:rsidR="00951C2C" w:rsidRPr="000C37D1" w:rsidRDefault="00951C2C" w:rsidP="00951C2C">
      <w:pPr>
        <w:pStyle w:val="ParText"/>
        <w:numPr>
          <w:ilvl w:val="0"/>
          <w:numId w:val="21"/>
        </w:numPr>
      </w:pPr>
      <w:r w:rsidRPr="000C37D1">
        <w:rPr>
          <w:b/>
          <w:bCs/>
        </w:rPr>
        <w:t>The concept space (Layer 3)</w:t>
      </w:r>
      <w:r w:rsidRPr="000C37D1">
        <w:t xml:space="preserve"> that abstracts the features into the four-level concept hierarchy; </w:t>
      </w:r>
    </w:p>
    <w:p w14:paraId="48CD5EB7" w14:textId="77777777" w:rsidR="00951C2C" w:rsidRPr="000C37D1" w:rsidRDefault="00951C2C" w:rsidP="00951C2C">
      <w:pPr>
        <w:pStyle w:val="ParText"/>
        <w:numPr>
          <w:ilvl w:val="0"/>
          <w:numId w:val="21"/>
        </w:numPr>
      </w:pPr>
      <w:r w:rsidRPr="000C37D1">
        <w:rPr>
          <w:b/>
          <w:bCs/>
        </w:rPr>
        <w:t>The decision space (Layer 4)</w:t>
      </w:r>
      <w:r w:rsidRPr="000C37D1">
        <w:t xml:space="preserve"> includes rule generate, adaptation reshapes, and evaluation of interventions. </w:t>
      </w:r>
    </w:p>
    <w:p w14:paraId="06AD8183" w14:textId="22D8DCE4" w:rsidR="0023256C" w:rsidRPr="000C37D1" w:rsidRDefault="00000000" w:rsidP="0023256C">
      <w:pPr>
        <w:pStyle w:val="ParText"/>
        <w:numPr>
          <w:ilvl w:val="0"/>
          <w:numId w:val="21"/>
        </w:numPr>
      </w:pPr>
      <w:r w:rsidRPr="000C37D1">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0C37D1">
        <w:rPr>
          <w:b/>
          <w:bCs/>
        </w:rPr>
        <w:t>)</w:t>
      </w:r>
      <w:r w:rsidRPr="000C37D1">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0C37D1">
        <w:rPr>
          <w:rFonts w:eastAsiaTheme="minorEastAsia"/>
        </w:rPr>
        <w:t xml:space="preserve"> is obtained as described in </w:t>
      </w:r>
      <w:r w:rsidR="00951C2C" w:rsidRPr="000C37D1">
        <w:rPr>
          <w:rFonts w:eastAsiaTheme="minorEastAsia"/>
        </w:rPr>
        <w:t>C</w:t>
      </w:r>
      <w:r w:rsidRPr="000C37D1">
        <w:rPr>
          <w:rFonts w:eastAsiaTheme="minorEastAsia"/>
        </w:rPr>
        <w:t>hapter</w:t>
      </w:r>
      <w:r w:rsidR="00951C2C" w:rsidRPr="000C37D1">
        <w:rPr>
          <w:rFonts w:eastAsiaTheme="minorEastAsia"/>
        </w:rPr>
        <w:t xml:space="preserve"> </w:t>
      </w:r>
      <w:r w:rsidR="0023256C" w:rsidRPr="000C37D1">
        <w:rPr>
          <w:rFonts w:eastAsiaTheme="minorEastAsia"/>
        </w:rPr>
        <w:fldChar w:fldCharType="begin"/>
      </w:r>
      <w:r w:rsidR="0023256C" w:rsidRPr="000C37D1">
        <w:rPr>
          <w:rFonts w:eastAsiaTheme="minorEastAsia"/>
        </w:rPr>
        <w:instrText xml:space="preserve"> REF _Ref235286564 \r \h </w:instrText>
      </w:r>
      <w:r w:rsidR="0023256C" w:rsidRPr="000C37D1">
        <w:rPr>
          <w:rFonts w:eastAsiaTheme="minorEastAsia"/>
        </w:rPr>
      </w:r>
      <w:r w:rsidR="0023256C" w:rsidRPr="000C37D1">
        <w:rPr>
          <w:rFonts w:eastAsiaTheme="minorEastAsia"/>
        </w:rPr>
        <w:fldChar w:fldCharType="separate"/>
      </w:r>
      <w:r w:rsidR="00772963">
        <w:rPr>
          <w:rFonts w:eastAsiaTheme="minorEastAsia"/>
        </w:rPr>
        <w:t>3</w:t>
      </w:r>
      <w:r w:rsidR="0023256C" w:rsidRPr="000C37D1">
        <w:rPr>
          <w:rFonts w:eastAsiaTheme="minorEastAsia"/>
        </w:rPr>
        <w:fldChar w:fldCharType="end"/>
      </w:r>
      <w:r w:rsidRPr="000C37D1">
        <w:rPr>
          <w:rFonts w:eastAsiaTheme="minorEastAsia"/>
        </w:rPr>
        <w:t xml:space="preserve">. </w:t>
      </w:r>
    </w:p>
    <w:p w14:paraId="012F68FB" w14:textId="13D930FF" w:rsidR="000E1725" w:rsidRPr="000C37D1" w:rsidRDefault="00000000">
      <w:pPr>
        <w:pStyle w:val="ParText"/>
      </w:pPr>
      <w:r w:rsidRPr="000C37D1">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0C37D1" w:rsidRDefault="00000000" w:rsidP="00461B14">
      <w:pPr>
        <w:pStyle w:val="Heading2"/>
      </w:pPr>
      <w:bookmarkStart w:id="240" w:name="_Toc236574003"/>
      <w:r w:rsidRPr="000C37D1">
        <w:t>Layer 1: Input Space</w:t>
      </w:r>
      <w:bookmarkEnd w:id="240"/>
    </w:p>
    <w:p w14:paraId="20FC8C60" w14:textId="75604994" w:rsidR="000E1725" w:rsidRPr="000C37D1" w:rsidRDefault="00000000">
      <w:pPr>
        <w:pStyle w:val="ParText"/>
      </w:pPr>
      <w:r w:rsidRPr="000C37D1">
        <w:t xml:space="preserve">The input space of the DSS is the heterogeneous collection of spatio-temporal measurements shown at the top of </w:t>
      </w:r>
      <w:r w:rsidRPr="000C37D1">
        <w:fldChar w:fldCharType="begin"/>
      </w:r>
      <w:r w:rsidRPr="000C37D1">
        <w:instrText xml:space="preserve"> REF _Ref234436472 \h </w:instrText>
      </w:r>
      <w:r w:rsidRPr="000C37D1">
        <w:fldChar w:fldCharType="separate"/>
      </w:r>
      <w:r w:rsidR="00772963" w:rsidRPr="000C37D1">
        <w:t xml:space="preserve">Figure </w:t>
      </w:r>
      <w:r w:rsidR="00772963">
        <w:rPr>
          <w:noProof/>
        </w:rPr>
        <w:t>4</w:t>
      </w:r>
      <w:r w:rsidR="00772963" w:rsidRPr="000C37D1">
        <w:t>.</w:t>
      </w:r>
      <w:r w:rsidR="00772963">
        <w:rPr>
          <w:noProof/>
        </w:rPr>
        <w:t>1</w:t>
      </w:r>
      <w:r w:rsidRPr="000C37D1">
        <w:fldChar w:fldCharType="end"/>
      </w:r>
      <w:r w:rsidRPr="000C37D1">
        <w:t xml:space="preserve">: Meteorological stations and forecasts, satellite, aerial, and ground imagery, ignition detections, terrain, fuel, road, and value-at-risk layers, and the resource and field reports of the response organization. </w:t>
      </w:r>
      <w:r w:rsidRPr="000C37D1">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0C37D1">
        <w:rPr>
          <w:b/>
          <w:bCs/>
        </w:rPr>
        <w:t>everything the DSS consumes is a partial, differently refreshed projection of a hidden situation.</w:t>
      </w:r>
    </w:p>
    <w:p w14:paraId="5D1C4958" w14:textId="243BADE0" w:rsidR="000E1725" w:rsidRPr="000C37D1" w:rsidRDefault="00000000" w:rsidP="00461B14">
      <w:pPr>
        <w:pStyle w:val="Heading2"/>
      </w:pPr>
      <w:bookmarkStart w:id="241" w:name="_Toc236574004"/>
      <w:r w:rsidRPr="000C37D1">
        <w:t>Layer 2: Observation, Features, and Confidence</w:t>
      </w:r>
      <w:bookmarkEnd w:id="241"/>
    </w:p>
    <w:p w14:paraId="4B33A651" w14:textId="31F493E6" w:rsidR="000E1725" w:rsidRPr="000C37D1" w:rsidRDefault="00000000">
      <w:pPr>
        <w:pStyle w:val="ParText"/>
      </w:pPr>
      <w:r w:rsidRPr="000C37D1">
        <w:t xml:space="preserve">The perception layer turns the raw input space into the quantities on which reasoning operates. Any </w:t>
      </w:r>
      <w:r w:rsidR="00B41EEE" w:rsidRPr="000C37D1">
        <w:t xml:space="preserve">Local DSS agent </w:t>
      </w:r>
      <m:oMath>
        <m:r>
          <w:rPr>
            <w:rFonts w:ascii="Cambria Math" w:hAnsi="Cambria Math"/>
          </w:rPr>
          <m:t>i</m:t>
        </m:r>
      </m:oMath>
      <w:r w:rsidRPr="000C37D1">
        <w:t xml:space="preserve"> receives at step </w:t>
      </w:r>
      <m:oMath>
        <m:r>
          <w:rPr>
            <w:rFonts w:ascii="Cambria Math" w:hAnsi="Cambria Math"/>
          </w:rPr>
          <m:t>k</m:t>
        </m:r>
      </m:oMath>
      <w:r w:rsidRPr="000C37D1">
        <w:t xml:space="preserve"> the region-restricted observation defined in </w:t>
      </w:r>
      <w:r w:rsidRPr="000C37D1">
        <w:fldChar w:fldCharType="begin"/>
      </w:r>
      <w:r w:rsidRPr="000C37D1">
        <w:instrText xml:space="preserve"> REF _RefEqB4201 \h </w:instrText>
      </w:r>
      <w:r w:rsidRPr="000C37D1">
        <w:fldChar w:fldCharType="separate"/>
      </w:r>
      <w:r w:rsidR="00772963" w:rsidRPr="000C37D1">
        <w:t xml:space="preserve">( </w:t>
      </w:r>
      <w:r w:rsidR="00772963">
        <w:rPr>
          <w:noProof/>
        </w:rPr>
        <w:t>37</w:t>
      </w:r>
      <w:r w:rsidR="00772963" w:rsidRPr="000C37D1">
        <w:t xml:space="preserve"> )</w:t>
      </w:r>
      <w:r w:rsidRPr="000C37D1">
        <w:fldChar w:fldCharType="end"/>
      </w:r>
      <w:r w:rsidR="0042437E" w:rsidRPr="000C37D1">
        <w:t>.</w:t>
      </w:r>
      <w:r w:rsidRPr="000C37D1">
        <w:t xml:space="preserve"> The region-specific observation function projects the authoritative state onto the cells of region </w:t>
      </w:r>
      <m:oMath>
        <m:r>
          <w:rPr>
            <w:rFonts w:ascii="Cambria Math" w:hAnsi="Cambria Math"/>
          </w:rPr>
          <m:t>i</m:t>
        </m:r>
      </m:oMath>
      <w:r w:rsidRPr="000C37D1">
        <w:t xml:space="preserve"> and injects the epistemic uncertainty at this stage.</w:t>
      </w:r>
    </w:p>
    <w:p w14:paraId="1A7F39C0" w14:textId="1F4F3188" w:rsidR="000E1725" w:rsidRPr="000C37D1" w:rsidRDefault="00000000">
      <w:pPr>
        <w:pStyle w:val="ParText"/>
      </w:pPr>
      <w:r w:rsidRPr="000C37D1">
        <w:t xml:space="preserve">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t>
      </w:r>
      <w:r w:rsidR="00882033" w:rsidRPr="000C37D1">
        <w:t xml:space="preserve">so the treatment that follows is </w:t>
      </w:r>
      <w:r w:rsidRPr="000C37D1">
        <w:t>a bounded, confidence-driven one rather than a probabilistic one.</w:t>
      </w:r>
    </w:p>
    <w:tbl>
      <w:tblPr>
        <w:tblW w:w="5000" w:type="pct"/>
        <w:tblLook w:val="04A0" w:firstRow="1" w:lastRow="0" w:firstColumn="1" w:lastColumn="0" w:noHBand="0" w:noVBand="1"/>
      </w:tblPr>
      <w:tblGrid>
        <w:gridCol w:w="7081"/>
        <w:gridCol w:w="966"/>
      </w:tblGrid>
      <w:tr w:rsidR="000018F4" w:rsidRPr="000C37D1" w14:paraId="23CE6A36" w14:textId="77777777">
        <w:tc>
          <w:tcPr>
            <w:tcW w:w="4400" w:type="pct"/>
            <w:vAlign w:val="center"/>
          </w:tcPr>
          <w:p w14:paraId="17805B3A" w14:textId="77777777" w:rsidR="000E1725" w:rsidRPr="000C37D1"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6CB9592B" w:rsidR="000E1725" w:rsidRPr="000C37D1" w:rsidRDefault="00000000" w:rsidP="00B12336">
            <w:pPr>
              <w:pStyle w:val="ParEq"/>
            </w:pPr>
            <w:bookmarkStart w:id="242" w:name="_RefEqB4201"/>
            <w:r w:rsidRPr="000C37D1">
              <w:t xml:space="preserve">( </w:t>
            </w:r>
            <w:r w:rsidRPr="000C37D1">
              <w:fldChar w:fldCharType="begin"/>
            </w:r>
            <w:r w:rsidRPr="000C37D1">
              <w:instrText xml:space="preserve"> SEQ ( \* ARABIC </w:instrText>
            </w:r>
            <w:r w:rsidRPr="000C37D1">
              <w:fldChar w:fldCharType="separate"/>
            </w:r>
            <w:r w:rsidR="00772963">
              <w:rPr>
                <w:noProof/>
              </w:rPr>
              <w:t>37</w:t>
            </w:r>
            <w:r w:rsidRPr="000C37D1">
              <w:fldChar w:fldCharType="end"/>
            </w:r>
            <w:r w:rsidRPr="000C37D1">
              <w:t xml:space="preserve"> )</w:t>
            </w:r>
            <w:bookmarkEnd w:id="242"/>
          </w:p>
        </w:tc>
      </w:tr>
    </w:tbl>
    <w:p w14:paraId="01DEED2F" w14:textId="3E86F8EE" w:rsidR="000E1725" w:rsidRPr="000C37D1" w:rsidRDefault="00000000">
      <w:pPr>
        <w:pStyle w:val="ParText"/>
      </w:pPr>
      <w:r w:rsidRPr="000C37D1">
        <w:t xml:space="preserve">Every observed cell carries an observation confidence composed from four </w:t>
      </w:r>
      <w:r w:rsidR="00DF38AD" w:rsidRPr="000C37D1">
        <w:t>factor</w:t>
      </w:r>
      <w:r w:rsidRPr="000C37D1">
        <w:t xml:space="preserve"> properties: </w:t>
      </w:r>
      <w:r w:rsidRPr="000C37D1">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0C37D1">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0C37D1">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0C37D1">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0C37D1">
        <w:rPr>
          <w:b/>
          <w:bCs/>
        </w:rPr>
        <w:t xml:space="preserve">) </w:t>
      </w:r>
      <w:r w:rsidRPr="000C37D1">
        <w:t xml:space="preserve">as summarized in </w:t>
      </w:r>
      <w:r w:rsidRPr="000C37D1">
        <w:fldChar w:fldCharType="begin"/>
      </w:r>
      <w:r w:rsidRPr="000C37D1">
        <w:instrText xml:space="preserve"> REF _Ref234666636 \h </w:instrText>
      </w:r>
      <w:r w:rsidRPr="000C37D1">
        <w:fldChar w:fldCharType="separate"/>
      </w:r>
      <w:r w:rsidR="00772963" w:rsidRPr="000C37D1">
        <w:t xml:space="preserve">Table </w:t>
      </w:r>
      <w:r w:rsidR="00772963">
        <w:rPr>
          <w:noProof/>
        </w:rPr>
        <w:t>4</w:t>
      </w:r>
      <w:r w:rsidR="00772963" w:rsidRPr="000C37D1">
        <w:t>.</w:t>
      </w:r>
      <w:r w:rsidR="00772963">
        <w:rPr>
          <w:noProof/>
        </w:rPr>
        <w:t>1</w:t>
      </w:r>
      <w:r w:rsidRPr="000C37D1">
        <w:fldChar w:fldCharType="end"/>
      </w:r>
      <w:r w:rsidRPr="000C37D1">
        <w:t xml:space="preserve">. </w:t>
      </w:r>
    </w:p>
    <w:p w14:paraId="6BFF6E12" w14:textId="307FD83C" w:rsidR="000E1725" w:rsidRPr="000C37D1" w:rsidRDefault="00000000">
      <w:pPr>
        <w:pStyle w:val="Caption"/>
        <w:keepNext/>
      </w:pPr>
      <w:bookmarkStart w:id="243" w:name="_Ref234666636"/>
      <w:bookmarkStart w:id="244" w:name="_RefTblConf"/>
      <w:bookmarkStart w:id="245" w:name="_Toc236574059"/>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4</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1</w:t>
      </w:r>
      <w:r w:rsidR="004A4810" w:rsidRPr="000C37D1">
        <w:fldChar w:fldCharType="end"/>
      </w:r>
      <w:bookmarkEnd w:id="243"/>
      <w:r w:rsidRPr="000C37D1">
        <w:t xml:space="preserve"> Confidence </w:t>
      </w:r>
      <w:r w:rsidR="00DF38AD" w:rsidRPr="000C37D1">
        <w:t>factors</w:t>
      </w:r>
      <w:r w:rsidRPr="000C37D1">
        <w:t>: definition, range, and determination</w:t>
      </w:r>
      <w:bookmarkEnd w:id="244"/>
      <w:bookmarkEnd w:id="245"/>
    </w:p>
    <w:tbl>
      <w:tblPr>
        <w:tblStyle w:val="GridTable1Light1"/>
        <w:tblW w:w="5000" w:type="pct"/>
        <w:tblLook w:val="04A0" w:firstRow="1" w:lastRow="0" w:firstColumn="1" w:lastColumn="0" w:noHBand="0" w:noVBand="1"/>
      </w:tblPr>
      <w:tblGrid>
        <w:gridCol w:w="989"/>
        <w:gridCol w:w="7048"/>
      </w:tblGrid>
      <w:tr w:rsidR="00AC1905" w:rsidRPr="000C37D1"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0C37D1" w:rsidRDefault="00000000">
            <w:r w:rsidRPr="000C37D1">
              <w:t>Term</w:t>
            </w:r>
          </w:p>
        </w:tc>
        <w:tc>
          <w:tcPr>
            <w:tcW w:w="4385" w:type="pct"/>
          </w:tcPr>
          <w:p w14:paraId="72470911" w14:textId="77777777" w:rsidR="000E1725" w:rsidRPr="000C37D1" w:rsidRDefault="00000000">
            <w:pPr>
              <w:cnfStyle w:val="100000000000" w:firstRow="1" w:lastRow="0" w:firstColumn="0" w:lastColumn="0" w:oddVBand="0" w:evenVBand="0" w:oddHBand="0" w:evenHBand="0" w:firstRowFirstColumn="0" w:firstRowLastColumn="0" w:lastRowFirstColumn="0" w:lastRowLastColumn="0"/>
            </w:pPr>
            <w:r w:rsidRPr="000C37D1">
              <w:t>Determination</w:t>
            </w:r>
          </w:p>
        </w:tc>
      </w:tr>
      <w:tr w:rsidR="00AC1905" w:rsidRPr="000C37D1"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0C37D1"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0C37D1" w:rsidRDefault="00000000">
            <w:pPr>
              <w:cnfStyle w:val="000000000000" w:firstRow="0" w:lastRow="0" w:firstColumn="0" w:lastColumn="0" w:oddVBand="0" w:evenVBand="0" w:oddHBand="0" w:evenHBand="0" w:firstRowFirstColumn="0" w:firstRowLastColumn="0" w:lastRowFirstColumn="0" w:lastRowLastColumn="0"/>
            </w:pPr>
            <w:r w:rsidRPr="000C37D1">
              <w:t>Degree to which the underlying quantity is sensible at the cell; set from the sensor model of the channel (occlusion, LoS, product availability).</w:t>
            </w:r>
          </w:p>
        </w:tc>
      </w:tr>
      <w:tr w:rsidR="00AC1905" w:rsidRPr="000C37D1"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0C37D1"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0C37D1" w:rsidRDefault="00000000">
            <w:pPr>
              <w:cnfStyle w:val="000000000000" w:firstRow="0" w:lastRow="0" w:firstColumn="0" w:lastColumn="0" w:oddVBand="0" w:evenVBand="0" w:oddHBand="0" w:evenHBand="0" w:firstRowFirstColumn="0" w:firstRowLastColumn="0" w:lastRowFirstColumn="0" w:lastRowLastColumn="0"/>
            </w:pPr>
            <w:r w:rsidRPr="000C37D1">
              <w:t>Computed per cell from the covering footprints of satellite, aerial, and in-situ assets and averaged over the region.</w:t>
            </w:r>
          </w:p>
        </w:tc>
      </w:tr>
      <w:tr w:rsidR="00AC1905" w:rsidRPr="000C37D1"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0C37D1"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0C37D1" w:rsidRDefault="00000000">
            <w:pPr>
              <w:cnfStyle w:val="000000000000" w:firstRow="0" w:lastRow="0" w:firstColumn="0" w:lastColumn="0" w:oddVBand="0" w:evenVBand="0" w:oddHBand="0" w:evenHBand="0" w:firstRowFirstColumn="0" w:firstRowLastColumn="0" w:lastRowFirstColumn="0" w:lastRowLastColumn="0"/>
            </w:pPr>
            <w:r w:rsidRPr="000C37D1">
              <w:t>Decays exponentially with the age of the most recent report, with a half-life of 90 minutes; one for a report from the current step, decaying toward zero as the report ages.</w:t>
            </w:r>
          </w:p>
        </w:tc>
      </w:tr>
      <w:tr w:rsidR="00AC1905" w:rsidRPr="000C37D1"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0C37D1"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0C37D1" w:rsidRDefault="00000000">
            <w:pPr>
              <w:cnfStyle w:val="000000000000" w:firstRow="0" w:lastRow="0" w:firstColumn="0" w:lastColumn="0" w:oddVBand="0" w:evenVBand="0" w:oddHBand="0" w:evenHBand="0" w:firstRowFirstColumn="0" w:firstRowLastColumn="0" w:lastRowFirstColumn="0" w:lastRowLastColumn="0"/>
            </w:pPr>
            <w:r w:rsidRPr="000C37D1">
              <w:t>Trust assigned to the reporting channel from its characterization; calibrated sensors near one, unproven public reports substantially lower.</w:t>
            </w:r>
          </w:p>
        </w:tc>
      </w:tr>
    </w:tbl>
    <w:p w14:paraId="6063FDBC" w14:textId="77777777" w:rsidR="0023256C" w:rsidRPr="000C37D1" w:rsidRDefault="0023256C" w:rsidP="00B65ADE">
      <w:pPr>
        <w:pStyle w:val="ParText"/>
      </w:pPr>
    </w:p>
    <w:p w14:paraId="7BF63F95" w14:textId="427F7DC6" w:rsidR="000E1725" w:rsidRPr="000C37D1" w:rsidRDefault="00000000" w:rsidP="00B65ADE">
      <w:pPr>
        <w:pStyle w:val="ParText"/>
      </w:pPr>
      <w:r w:rsidRPr="000C37D1">
        <w:t xml:space="preserve">The composition is conservative; the confidence equals the weakest </w:t>
      </w:r>
      <w:r w:rsidR="00DF38AD" w:rsidRPr="000C37D1">
        <w:t>factor</w:t>
      </w:r>
      <w:r w:rsidRPr="000C37D1">
        <w:t xml:space="preserve"> rather than an average, as stated in </w:t>
      </w:r>
      <w:r w:rsidRPr="000C37D1">
        <w:fldChar w:fldCharType="begin"/>
      </w:r>
      <w:r w:rsidRPr="000C37D1">
        <w:instrText xml:space="preserve"> REF _RefEqB4202 \h </w:instrText>
      </w:r>
      <w:r w:rsidRPr="000C37D1">
        <w:fldChar w:fldCharType="separate"/>
      </w:r>
      <w:r w:rsidR="00772963" w:rsidRPr="000C37D1">
        <w:t xml:space="preserve">( </w:t>
      </w:r>
      <w:r w:rsidR="00772963">
        <w:rPr>
          <w:noProof/>
        </w:rPr>
        <w:t>38</w:t>
      </w:r>
      <w:r w:rsidR="00772963" w:rsidRPr="000C37D1">
        <w:t xml:space="preserve"> )</w:t>
      </w:r>
      <w:r w:rsidRPr="000C37D1">
        <w:fldChar w:fldCharType="end"/>
      </w:r>
      <w:r w:rsidRPr="000C37D1">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0C37D1" w14:paraId="54863854" w14:textId="77777777" w:rsidTr="006F13A1">
        <w:tc>
          <w:tcPr>
            <w:tcW w:w="4400" w:type="pct"/>
            <w:vAlign w:val="center"/>
          </w:tcPr>
          <w:p w14:paraId="39B30139" w14:textId="77777777" w:rsidR="000E1725" w:rsidRPr="000C37D1"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0660D59B" w:rsidR="000E1725" w:rsidRPr="000C37D1" w:rsidRDefault="00000000" w:rsidP="006F13A1">
            <w:pPr>
              <w:jc w:val="right"/>
            </w:pPr>
            <w:bookmarkStart w:id="246" w:name="_RefEqB4202"/>
            <w:r w:rsidRPr="000C37D1">
              <w:t xml:space="preserve">( </w:t>
            </w:r>
            <w:r w:rsidRPr="000C37D1">
              <w:fldChar w:fldCharType="begin"/>
            </w:r>
            <w:r w:rsidRPr="000C37D1">
              <w:instrText xml:space="preserve"> SEQ ( \* ARABIC </w:instrText>
            </w:r>
            <w:r w:rsidRPr="000C37D1">
              <w:fldChar w:fldCharType="separate"/>
            </w:r>
            <w:r w:rsidR="00772963">
              <w:rPr>
                <w:noProof/>
              </w:rPr>
              <w:t>38</w:t>
            </w:r>
            <w:r w:rsidRPr="000C37D1">
              <w:fldChar w:fldCharType="end"/>
            </w:r>
            <w:r w:rsidRPr="000C37D1">
              <w:t xml:space="preserve"> )</w:t>
            </w:r>
            <w:bookmarkEnd w:id="246"/>
          </w:p>
        </w:tc>
      </w:tr>
    </w:tbl>
    <w:p w14:paraId="2B4460DE" w14:textId="6AA0B915" w:rsidR="000E1725" w:rsidRPr="000C37D1" w:rsidRDefault="00000000">
      <w:pPr>
        <w:pStyle w:val="ParText"/>
      </w:pPr>
      <w:r w:rsidRPr="000C37D1">
        <w:t xml:space="preserve">Confidence bounds the disturbance instead of describing it statistically. The observation error magnitude is limited by the complement of the confidence, as expressed in </w:t>
      </w:r>
      <w:r w:rsidRPr="000C37D1">
        <w:fldChar w:fldCharType="begin"/>
      </w:r>
      <w:r w:rsidRPr="000C37D1">
        <w:instrText xml:space="preserve"> REF _RefEqB4203 \h </w:instrText>
      </w:r>
      <w:r w:rsidRPr="000C37D1">
        <w:fldChar w:fldCharType="separate"/>
      </w:r>
      <w:r w:rsidR="00772963" w:rsidRPr="000C37D1">
        <w:t xml:space="preserve">( </w:t>
      </w:r>
      <w:r w:rsidR="00772963">
        <w:rPr>
          <w:noProof/>
        </w:rPr>
        <w:t>39</w:t>
      </w:r>
      <w:r w:rsidR="00772963" w:rsidRPr="000C37D1">
        <w:t xml:space="preserve"> )</w:t>
      </w:r>
      <w:r w:rsidRPr="000C37D1">
        <w:fldChar w:fldCharType="end"/>
      </w:r>
      <w:r w:rsidRPr="000C37D1">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0C37D1" w14:paraId="0BC9ACCA" w14:textId="77777777">
        <w:tc>
          <w:tcPr>
            <w:tcW w:w="4400" w:type="pct"/>
            <w:vAlign w:val="center"/>
          </w:tcPr>
          <w:p w14:paraId="7944E682" w14:textId="77777777" w:rsidR="000E1725" w:rsidRPr="000C37D1"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04CBA9C4" w:rsidR="000E1725" w:rsidRPr="000C37D1" w:rsidRDefault="00000000">
            <w:pPr>
              <w:jc w:val="right"/>
            </w:pPr>
            <w:bookmarkStart w:id="247" w:name="_RefEqB4203"/>
            <w:r w:rsidRPr="000C37D1">
              <w:t xml:space="preserve">( </w:t>
            </w:r>
            <w:r w:rsidRPr="000C37D1">
              <w:fldChar w:fldCharType="begin"/>
            </w:r>
            <w:r w:rsidRPr="000C37D1">
              <w:instrText xml:space="preserve"> SEQ ( \* ARABIC </w:instrText>
            </w:r>
            <w:r w:rsidRPr="000C37D1">
              <w:fldChar w:fldCharType="separate"/>
            </w:r>
            <w:r w:rsidR="00772963">
              <w:rPr>
                <w:noProof/>
              </w:rPr>
              <w:t>39</w:t>
            </w:r>
            <w:r w:rsidRPr="000C37D1">
              <w:fldChar w:fldCharType="end"/>
            </w:r>
            <w:r w:rsidRPr="000C37D1">
              <w:t xml:space="preserve"> )</w:t>
            </w:r>
            <w:bookmarkEnd w:id="247"/>
          </w:p>
        </w:tc>
      </w:tr>
    </w:tbl>
    <w:p w14:paraId="52F67562" w14:textId="5AF5F5CC" w:rsidR="000E1725" w:rsidRPr="000C37D1" w:rsidRDefault="00000000">
      <w:pPr>
        <w:pStyle w:val="ParText"/>
      </w:pPr>
      <w:r w:rsidRPr="000C37D1">
        <w:t xml:space="preserve">From the regional observation, the agent computes the ten features of the input space through bounded extraction maps, as in </w:t>
      </w:r>
      <w:r w:rsidRPr="000C37D1">
        <w:fldChar w:fldCharType="begin"/>
      </w:r>
      <w:r w:rsidRPr="000C37D1">
        <w:instrText xml:space="preserve"> REF _RefEqB4204 \h </w:instrText>
      </w:r>
      <w:r w:rsidRPr="000C37D1">
        <w:fldChar w:fldCharType="separate"/>
      </w:r>
      <w:r w:rsidR="00772963" w:rsidRPr="000C37D1">
        <w:t xml:space="preserve">( </w:t>
      </w:r>
      <w:r w:rsidR="00772963">
        <w:rPr>
          <w:noProof/>
        </w:rPr>
        <w:t>40</w:t>
      </w:r>
      <w:r w:rsidR="00772963" w:rsidRPr="000C37D1">
        <w:t xml:space="preserve"> )</w:t>
      </w:r>
      <w:r w:rsidRPr="000C37D1">
        <w:fldChar w:fldCharType="end"/>
      </w:r>
      <w:r w:rsidRPr="000C37D1">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0C37D1" w14:paraId="533E5860" w14:textId="77777777" w:rsidTr="006F13A1">
        <w:tc>
          <w:tcPr>
            <w:tcW w:w="4400" w:type="pct"/>
            <w:vAlign w:val="center"/>
          </w:tcPr>
          <w:p w14:paraId="5236673F" w14:textId="77777777" w:rsidR="000E1725" w:rsidRPr="000C37D1"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76089172" w:rsidR="000E1725" w:rsidRPr="000C37D1" w:rsidRDefault="00000000" w:rsidP="006F13A1">
            <w:pPr>
              <w:jc w:val="right"/>
            </w:pPr>
            <w:bookmarkStart w:id="248" w:name="_RefEqB4204"/>
            <w:r w:rsidRPr="000C37D1">
              <w:t xml:space="preserve">( </w:t>
            </w:r>
            <w:r w:rsidRPr="000C37D1">
              <w:fldChar w:fldCharType="begin"/>
            </w:r>
            <w:r w:rsidRPr="000C37D1">
              <w:instrText xml:space="preserve"> SEQ ( \* ARABIC </w:instrText>
            </w:r>
            <w:r w:rsidRPr="000C37D1">
              <w:fldChar w:fldCharType="separate"/>
            </w:r>
            <w:r w:rsidR="00772963">
              <w:rPr>
                <w:noProof/>
              </w:rPr>
              <w:t>40</w:t>
            </w:r>
            <w:r w:rsidRPr="000C37D1">
              <w:fldChar w:fldCharType="end"/>
            </w:r>
            <w:r w:rsidRPr="000C37D1">
              <w:t xml:space="preserve"> )</w:t>
            </w:r>
            <w:bookmarkEnd w:id="248"/>
          </w:p>
        </w:tc>
      </w:tr>
    </w:tbl>
    <w:p w14:paraId="0D05C8F1" w14:textId="4F4BCB9D" w:rsidR="000E1725" w:rsidRPr="000C37D1" w:rsidRDefault="00000000">
      <w:pPr>
        <w:pStyle w:val="ParText"/>
      </w:pPr>
      <w:r w:rsidRPr="000C37D1">
        <w:lastRenderedPageBreak/>
        <w:t xml:space="preserve">The ten features are listed in </w:t>
      </w:r>
      <w:r w:rsidRPr="000C37D1">
        <w:fldChar w:fldCharType="begin"/>
      </w:r>
      <w:r w:rsidRPr="000C37D1">
        <w:instrText xml:space="preserve"> REF _RefTblF \h </w:instrText>
      </w:r>
      <w:r w:rsidRPr="000C37D1">
        <w:fldChar w:fldCharType="separate"/>
      </w:r>
      <w:r w:rsidR="00772963" w:rsidRPr="000C37D1">
        <w:t xml:space="preserve">Table </w:t>
      </w:r>
      <w:r w:rsidR="00772963">
        <w:rPr>
          <w:noProof/>
        </w:rPr>
        <w:t>2</w:t>
      </w:r>
      <w:r w:rsidR="00772963" w:rsidRPr="000C37D1">
        <w:t>.</w:t>
      </w:r>
      <w:r w:rsidR="00772963">
        <w:rPr>
          <w:noProof/>
        </w:rPr>
        <w:t>1</w:t>
      </w:r>
      <w:r w:rsidRPr="000C37D1">
        <w:fldChar w:fldCharType="end"/>
      </w:r>
      <w:r w:rsidRPr="000C37D1">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0C37D1">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0C37D1">
        <w:t>. The set is therefore critical, in that removing a feature leaves an operational question unsupported, and sufficient, in that adding one is not justified by any unanswered question.</w:t>
      </w:r>
    </w:p>
    <w:p w14:paraId="2136A031" w14:textId="501C067B" w:rsidR="000E1725" w:rsidRPr="000C37D1" w:rsidRDefault="00000000" w:rsidP="00461B14">
      <w:pPr>
        <w:pStyle w:val="Heading2"/>
      </w:pPr>
      <w:bookmarkStart w:id="249" w:name="_Toc236574005"/>
      <w:r w:rsidRPr="000C37D1">
        <w:t>Layer 3: Concept Space and the Feature</w:t>
      </w:r>
      <w:r w:rsidR="0042437E" w:rsidRPr="000C37D1">
        <w:t>-</w:t>
      </w:r>
      <w:r w:rsidRPr="000C37D1">
        <w:t>Concept Hierarchy</w:t>
      </w:r>
      <w:bookmarkEnd w:id="249"/>
    </w:p>
    <w:p w14:paraId="7CCD1D63" w14:textId="0A773975" w:rsidR="000E1725" w:rsidRPr="000C37D1" w:rsidRDefault="00882033" w:rsidP="00BD34CA">
      <w:pPr>
        <w:pStyle w:val="ParText"/>
      </w:pPr>
      <w:r w:rsidRPr="000C37D1">
        <w:t xml:space="preserve">Rules cannot be written over the features directly. With ten features and five linguistic terms per feature, a flat rule base spans 9.765.625 antecedent combinations, which can neither be elicited from experts nor audited by operators. </w:t>
      </w:r>
    </w:p>
    <w:p w14:paraId="3736A34C" w14:textId="1911B2C3" w:rsidR="000E1725" w:rsidRPr="000C37D1" w:rsidRDefault="00000000">
      <w:pPr>
        <w:pStyle w:val="ParText"/>
      </w:pPr>
      <w:r w:rsidRPr="000C37D1">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0C37D1">
        <w:t xml:space="preserve"> combinations, of which the evolving rule base instantiates only the small subset that observed situations activate. </w:t>
      </w:r>
      <w:r w:rsidR="0023256C" w:rsidRPr="000C37D1">
        <w:fldChar w:fldCharType="begin"/>
      </w:r>
      <w:r w:rsidR="0023256C" w:rsidRPr="000C37D1">
        <w:instrText xml:space="preserve"> REF _Ref234436536 \h </w:instrText>
      </w:r>
      <w:r w:rsidR="0023256C" w:rsidRPr="000C37D1">
        <w:fldChar w:fldCharType="separate"/>
      </w:r>
      <w:r w:rsidR="00772963" w:rsidRPr="000C37D1">
        <w:t xml:space="preserve">Figure </w:t>
      </w:r>
      <w:r w:rsidR="00772963">
        <w:rPr>
          <w:noProof/>
        </w:rPr>
        <w:t>4</w:t>
      </w:r>
      <w:r w:rsidR="00772963" w:rsidRPr="000C37D1">
        <w:t>.</w:t>
      </w:r>
      <w:r w:rsidR="00772963">
        <w:rPr>
          <w:noProof/>
        </w:rPr>
        <w:t>2</w:t>
      </w:r>
      <w:r w:rsidR="0023256C" w:rsidRPr="000C37D1">
        <w:fldChar w:fldCharType="end"/>
      </w:r>
      <w:r w:rsidR="0023256C" w:rsidRPr="000C37D1">
        <w:t xml:space="preserve"> illustrates the solution of this problem by hierarchical conceptualization.</w:t>
      </w:r>
    </w:p>
    <w:p w14:paraId="39F0FBE9" w14:textId="77777777" w:rsidR="0023256C" w:rsidRPr="000C37D1" w:rsidRDefault="0023256C" w:rsidP="0023256C">
      <w:pPr>
        <w:pStyle w:val="ParText"/>
        <w:jc w:val="center"/>
      </w:pPr>
      <w:r w:rsidRPr="000C37D1">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0CF6772B" w:rsidR="0023256C" w:rsidRPr="000C37D1" w:rsidRDefault="0023256C" w:rsidP="0023256C">
      <w:pPr>
        <w:pStyle w:val="Caption"/>
      </w:pPr>
      <w:bookmarkStart w:id="250" w:name="_Ref234436536"/>
      <w:bookmarkStart w:id="251" w:name="_RefFig42"/>
      <w:bookmarkStart w:id="252" w:name="_Toc236574091"/>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2</w:t>
      </w:r>
      <w:r w:rsidR="00840146" w:rsidRPr="000C37D1">
        <w:fldChar w:fldCharType="end"/>
      </w:r>
      <w:bookmarkEnd w:id="250"/>
      <w:r w:rsidRPr="000C37D1">
        <w:t xml:space="preserve"> Feature-concept hierarchy</w:t>
      </w:r>
      <w:bookmarkEnd w:id="251"/>
      <w:bookmarkEnd w:id="252"/>
    </w:p>
    <w:p w14:paraId="5928B0AE" w14:textId="043E724B" w:rsidR="000E1725" w:rsidRPr="000C37D1" w:rsidRDefault="00000000" w:rsidP="007F6974">
      <w:pPr>
        <w:pStyle w:val="ParText"/>
      </w:pPr>
      <w:r w:rsidRPr="000C37D1">
        <w:t xml:space="preserve">The recognition-primed decision literature shows that experienced </w:t>
      </w:r>
      <w:r w:rsidR="00D97D60" w:rsidRPr="000C37D1">
        <w:t>commander’s</w:t>
      </w:r>
      <w:r w:rsidRPr="000C37D1">
        <w:t xml:space="preserve"> reason over exactly such condensed situation descriptors rather than over raw measurements. The concept set is sufficient for management because the five decision concepts answer the five canonical questions completely and non-redundantly: </w:t>
      </w:r>
      <w:r w:rsidRPr="000C37D1">
        <w:rPr>
          <w:b/>
          <w:bCs/>
        </w:rPr>
        <w:t>How severe is the threat</w:t>
      </w:r>
      <w:r w:rsidRPr="000C37D1">
        <w:t xml:space="preserve">, </w:t>
      </w:r>
      <w:r w:rsidRPr="000C37D1">
        <w:rPr>
          <w:b/>
          <w:bCs/>
        </w:rPr>
        <w:t>how exposed are the assets</w:t>
      </w:r>
      <w:r w:rsidRPr="000C37D1">
        <w:t xml:space="preserve">, </w:t>
      </w:r>
      <w:r w:rsidRPr="000C37D1">
        <w:rPr>
          <w:b/>
          <w:bCs/>
        </w:rPr>
        <w:t>whether an intervention can feasibly be mounted</w:t>
      </w:r>
      <w:r w:rsidRPr="000C37D1">
        <w:t xml:space="preserve">, </w:t>
      </w:r>
      <w:r w:rsidRPr="000C37D1">
        <w:rPr>
          <w:b/>
          <w:bCs/>
        </w:rPr>
        <w:t>how urgent action is</w:t>
      </w:r>
      <w:r w:rsidRPr="000C37D1">
        <w:t xml:space="preserve">, and </w:t>
      </w:r>
      <w:r w:rsidRPr="000C37D1">
        <w:rPr>
          <w:b/>
          <w:bCs/>
        </w:rPr>
        <w:t xml:space="preserve">whether evacuation pressure is building </w:t>
      </w:r>
      <w:r w:rsidRPr="000C37D1">
        <w:t xml:space="preserve">as listed in </w:t>
      </w:r>
      <w:r w:rsidRPr="000C37D1">
        <w:fldChar w:fldCharType="begin"/>
      </w:r>
      <w:r w:rsidRPr="000C37D1">
        <w:instrText xml:space="preserve"> REF _RefTblQ \h </w:instrText>
      </w:r>
      <w:r w:rsidRPr="000C37D1">
        <w:fldChar w:fldCharType="separate"/>
      </w:r>
      <w:r w:rsidR="00772963" w:rsidRPr="000C37D1">
        <w:t xml:space="preserve">Table </w:t>
      </w:r>
      <w:r w:rsidR="00772963">
        <w:rPr>
          <w:noProof/>
        </w:rPr>
        <w:t>2</w:t>
      </w:r>
      <w:r w:rsidR="00772963" w:rsidRPr="000C37D1">
        <w:t>.</w:t>
      </w:r>
      <w:r w:rsidR="00772963">
        <w:rPr>
          <w:noProof/>
        </w:rPr>
        <w:t>3</w:t>
      </w:r>
      <w:r w:rsidRPr="000C37D1">
        <w:fldChar w:fldCharType="end"/>
      </w:r>
      <w:r w:rsidRPr="000C37D1">
        <w:t xml:space="preserve">. </w:t>
      </w:r>
    </w:p>
    <w:p w14:paraId="36C59CC6" w14:textId="04B7F960" w:rsidR="000E1725" w:rsidRPr="000C37D1" w:rsidRDefault="00000000">
      <w:pPr>
        <w:pStyle w:val="ParText"/>
      </w:pPr>
      <w:r w:rsidRPr="000C37D1">
        <w:t xml:space="preserve">The mapping between features and concepts is fully specified by the sets of </w:t>
      </w:r>
      <w:r w:rsidRPr="000C37D1">
        <w:fldChar w:fldCharType="begin"/>
      </w:r>
      <w:r w:rsidRPr="000C37D1">
        <w:instrText xml:space="preserve"> REF _RefEqB5401 \h </w:instrText>
      </w:r>
      <w:r w:rsidRPr="000C37D1">
        <w:fldChar w:fldCharType="separate"/>
      </w:r>
      <w:r w:rsidR="00772963" w:rsidRPr="000C37D1">
        <w:t xml:space="preserve">( </w:t>
      </w:r>
      <w:r w:rsidR="00772963">
        <w:rPr>
          <w:noProof/>
        </w:rPr>
        <w:t>41</w:t>
      </w:r>
      <w:r w:rsidR="00772963" w:rsidRPr="000C37D1">
        <w:t xml:space="preserve"> )</w:t>
      </w:r>
      <w:r w:rsidRPr="000C37D1">
        <w:fldChar w:fldCharType="end"/>
      </w:r>
      <w:r w:rsidRPr="000C37D1">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0C37D1">
        <w:fldChar w:fldCharType="begin"/>
      </w:r>
      <w:r w:rsidRPr="000C37D1">
        <w:instrText xml:space="preserve"> REF _Ref234617321 \r \h </w:instrText>
      </w:r>
      <w:r w:rsidRPr="000C37D1">
        <w:fldChar w:fldCharType="separate"/>
      </w:r>
      <w:r w:rsidR="00772963">
        <w:t>D</w:t>
      </w:r>
      <w:r w:rsidRPr="000C37D1">
        <w:fldChar w:fldCharType="end"/>
      </w:r>
      <w:r w:rsidRPr="000C37D1">
        <w:t xml:space="preserve">). </w:t>
      </w:r>
    </w:p>
    <w:tbl>
      <w:tblPr>
        <w:tblW w:w="5000" w:type="pct"/>
        <w:tblLook w:val="04A0" w:firstRow="1" w:lastRow="0" w:firstColumn="1" w:lastColumn="0" w:noHBand="0" w:noVBand="1"/>
      </w:tblPr>
      <w:tblGrid>
        <w:gridCol w:w="3540"/>
        <w:gridCol w:w="3541"/>
        <w:gridCol w:w="966"/>
      </w:tblGrid>
      <w:tr w:rsidR="00251C33" w:rsidRPr="000C37D1" w14:paraId="14DC3E9F" w14:textId="77777777" w:rsidTr="00251C33">
        <w:tc>
          <w:tcPr>
            <w:tcW w:w="2200" w:type="pct"/>
            <w:vAlign w:val="center"/>
          </w:tcPr>
          <w:p w14:paraId="24681DB9" w14:textId="450B08EC" w:rsidR="000E1725" w:rsidRPr="000C37D1" w:rsidRDefault="00000000" w:rsidP="00251C33">
            <w:pPr>
              <w:spacing w:after="0"/>
              <w:jc w:val="center"/>
              <w:rPr>
                <w:rFonts w:ascii="Cambria Math" w:hAnsi="Cambria Math"/>
                <w:u w:val="single"/>
                <w:oMath/>
              </w:rPr>
            </w:pPr>
            <w:r w:rsidRPr="000C37D1">
              <w:rPr>
                <w:rFonts w:eastAsiaTheme="minorEastAsia"/>
                <w:u w:val="single"/>
              </w:rPr>
              <w:lastRenderedPageBreak/>
              <w:t>Base Concepts</w:t>
            </w:r>
          </w:p>
        </w:tc>
        <w:tc>
          <w:tcPr>
            <w:tcW w:w="2200" w:type="pct"/>
            <w:vAlign w:val="center"/>
          </w:tcPr>
          <w:p w14:paraId="4949123B" w14:textId="0962697E" w:rsidR="000E1725" w:rsidRPr="000C37D1" w:rsidRDefault="00000000" w:rsidP="00251C33">
            <w:pPr>
              <w:spacing w:after="0"/>
              <w:jc w:val="center"/>
              <w:rPr>
                <w:rFonts w:ascii="Cambria Math" w:hAnsi="Cambria Math"/>
                <w:u w:val="single"/>
                <w:oMath/>
              </w:rPr>
            </w:pPr>
            <w:r w:rsidRPr="000C37D1">
              <w:rPr>
                <w:rFonts w:eastAsiaTheme="minorEastAsia"/>
                <w:u w:val="single"/>
              </w:rPr>
              <w:t>Decisional Concepts</w:t>
            </w:r>
          </w:p>
        </w:tc>
        <w:tc>
          <w:tcPr>
            <w:tcW w:w="600" w:type="pct"/>
            <w:vMerge w:val="restart"/>
            <w:vAlign w:val="center"/>
          </w:tcPr>
          <w:p w14:paraId="134D3AFA" w14:textId="71177EDB" w:rsidR="000E1725" w:rsidRPr="000C37D1" w:rsidRDefault="00000000" w:rsidP="00251C33">
            <w:pPr>
              <w:spacing w:after="0"/>
              <w:jc w:val="right"/>
            </w:pPr>
            <w:bookmarkStart w:id="253" w:name="_RefEqB5401"/>
            <w:r w:rsidRPr="000C37D1">
              <w:t xml:space="preserve">( </w:t>
            </w:r>
            <w:r w:rsidRPr="000C37D1">
              <w:fldChar w:fldCharType="begin"/>
            </w:r>
            <w:r w:rsidRPr="000C37D1">
              <w:instrText xml:space="preserve"> SEQ ( \* ARABIC </w:instrText>
            </w:r>
            <w:r w:rsidRPr="000C37D1">
              <w:fldChar w:fldCharType="separate"/>
            </w:r>
            <w:r w:rsidR="00772963">
              <w:rPr>
                <w:noProof/>
              </w:rPr>
              <w:t>41</w:t>
            </w:r>
            <w:r w:rsidRPr="000C37D1">
              <w:fldChar w:fldCharType="end"/>
            </w:r>
            <w:r w:rsidRPr="000C37D1">
              <w:t xml:space="preserve"> )</w:t>
            </w:r>
            <w:bookmarkEnd w:id="253"/>
          </w:p>
        </w:tc>
      </w:tr>
      <w:tr w:rsidR="00251C33" w:rsidRPr="000C37D1" w14:paraId="48F9C631" w14:textId="77777777" w:rsidTr="0096533F">
        <w:tc>
          <w:tcPr>
            <w:tcW w:w="2200" w:type="pct"/>
            <w:vAlign w:val="center"/>
          </w:tcPr>
          <w:p w14:paraId="6DC71E68" w14:textId="63AC6D4B" w:rsidR="000E1725" w:rsidRPr="000C37D1"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0C37D1"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0C37D1" w:rsidRDefault="000E1725" w:rsidP="00251C33">
            <w:pPr>
              <w:spacing w:after="0"/>
              <w:jc w:val="right"/>
            </w:pPr>
          </w:p>
        </w:tc>
      </w:tr>
    </w:tbl>
    <w:p w14:paraId="6FD393D4" w14:textId="1E903715" w:rsidR="000E1725" w:rsidRPr="000C37D1" w:rsidRDefault="00000000">
      <w:pPr>
        <w:pStyle w:val="ParText"/>
      </w:pPr>
      <w:r w:rsidRPr="000C37D1">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0C37D1">
        <w:fldChar w:fldCharType="begin"/>
      </w:r>
      <w:r w:rsidRPr="000C37D1">
        <w:instrText xml:space="preserve"> REF _RefEqB4205 \h </w:instrText>
      </w:r>
      <w:r w:rsidRPr="000C37D1">
        <w:fldChar w:fldCharType="separate"/>
      </w:r>
      <w:r w:rsidR="00772963" w:rsidRPr="000C37D1">
        <w:t xml:space="preserve">( </w:t>
      </w:r>
      <w:r w:rsidR="00772963">
        <w:rPr>
          <w:noProof/>
        </w:rPr>
        <w:t>42</w:t>
      </w:r>
      <w:r w:rsidR="00772963" w:rsidRPr="000C37D1">
        <w:t xml:space="preserve"> )</w:t>
      </w:r>
      <w:r w:rsidRPr="000C37D1">
        <w:fldChar w:fldCharType="end"/>
      </w:r>
      <w:r w:rsidRPr="000C37D1">
        <w:t xml:space="preserve">. </w:t>
      </w:r>
    </w:p>
    <w:tbl>
      <w:tblPr>
        <w:tblW w:w="5000" w:type="pct"/>
        <w:tblLook w:val="04A0" w:firstRow="1" w:lastRow="0" w:firstColumn="1" w:lastColumn="0" w:noHBand="0" w:noVBand="1"/>
      </w:tblPr>
      <w:tblGrid>
        <w:gridCol w:w="7081"/>
        <w:gridCol w:w="966"/>
      </w:tblGrid>
      <w:tr w:rsidR="00A71AD4" w:rsidRPr="000C37D1" w14:paraId="6B1FA4A2" w14:textId="77777777" w:rsidTr="0076255E">
        <w:tc>
          <w:tcPr>
            <w:tcW w:w="4400" w:type="pct"/>
            <w:vAlign w:val="center"/>
          </w:tcPr>
          <w:p w14:paraId="4CEDC612" w14:textId="77777777" w:rsidR="000E1725" w:rsidRPr="000C37D1"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17BBD3B7" w:rsidR="000E1725" w:rsidRPr="000C37D1" w:rsidRDefault="00000000" w:rsidP="0076255E">
            <w:pPr>
              <w:jc w:val="right"/>
            </w:pPr>
            <w:bookmarkStart w:id="254" w:name="_RefEqB4205"/>
            <w:r w:rsidRPr="000C37D1">
              <w:t xml:space="preserve">( </w:t>
            </w:r>
            <w:r w:rsidRPr="000C37D1">
              <w:fldChar w:fldCharType="begin"/>
            </w:r>
            <w:r w:rsidRPr="000C37D1">
              <w:instrText xml:space="preserve"> SEQ ( \* ARABIC </w:instrText>
            </w:r>
            <w:r w:rsidRPr="000C37D1">
              <w:fldChar w:fldCharType="separate"/>
            </w:r>
            <w:r w:rsidR="00772963">
              <w:rPr>
                <w:noProof/>
              </w:rPr>
              <w:t>42</w:t>
            </w:r>
            <w:r w:rsidRPr="000C37D1">
              <w:fldChar w:fldCharType="end"/>
            </w:r>
            <w:r w:rsidRPr="000C37D1">
              <w:t xml:space="preserve"> )</w:t>
            </w:r>
            <w:bookmarkEnd w:id="254"/>
          </w:p>
        </w:tc>
      </w:tr>
    </w:tbl>
    <w:p w14:paraId="546F608E" w14:textId="210E39B5" w:rsidR="000E1725" w:rsidRPr="000C37D1" w:rsidRDefault="00000000">
      <w:pPr>
        <w:pStyle w:val="ParText"/>
      </w:pPr>
      <w:r w:rsidRPr="000C37D1">
        <w:t xml:space="preserve">In </w:t>
      </w:r>
      <w:r w:rsidRPr="000C37D1">
        <w:fldChar w:fldCharType="begin"/>
      </w:r>
      <w:r w:rsidRPr="000C37D1">
        <w:instrText xml:space="preserve"> REF _RefEqB4205 \h </w:instrText>
      </w:r>
      <w:r w:rsidRPr="000C37D1">
        <w:fldChar w:fldCharType="separate"/>
      </w:r>
      <w:r w:rsidR="00772963" w:rsidRPr="000C37D1">
        <w:t xml:space="preserve">( </w:t>
      </w:r>
      <w:r w:rsidR="00772963">
        <w:rPr>
          <w:noProof/>
        </w:rPr>
        <w:t>42</w:t>
      </w:r>
      <w:r w:rsidR="00772963" w:rsidRPr="000C37D1">
        <w:t xml:space="preserve"> )</w:t>
      </w:r>
      <w:r w:rsidRPr="000C37D1">
        <w:fldChar w:fldCharType="end"/>
      </w:r>
      <w:r w:rsidRPr="000C37D1">
        <w:t xml:space="preserve">, </w:t>
      </w:r>
      <m:oMath>
        <m:r>
          <w:rPr>
            <w:rFonts w:ascii="Cambria Math" w:hAnsi="Cambria Math"/>
          </w:rPr>
          <m:t>a</m:t>
        </m:r>
      </m:oMath>
      <w:r w:rsidRPr="000C37D1">
        <w:t xml:space="preserve"> denotes a concept activation, with the subscripts giving the concept index </w:t>
      </w:r>
      <m:oMath>
        <m:r>
          <w:rPr>
            <w:rFonts w:ascii="Cambria Math" w:hAnsi="Cambria Math"/>
          </w:rPr>
          <m:t>n</m:t>
        </m:r>
      </m:oMath>
      <w:r w:rsidRPr="000C37D1">
        <w:t xml:space="preserve"> and the step </w:t>
      </w:r>
      <m:oMath>
        <m:r>
          <w:rPr>
            <w:rFonts w:ascii="Cambria Math" w:hAnsi="Cambria Math"/>
          </w:rPr>
          <m:t>k</m:t>
        </m:r>
      </m:oMath>
      <w:r w:rsidRPr="000C37D1">
        <w:t xml:space="preserve"> and the superscripts giving the level </w:t>
      </w:r>
      <m:oMath>
        <m:r>
          <w:rPr>
            <w:rFonts w:ascii="Cambria Math" w:hAnsi="Cambria Math"/>
          </w:rPr>
          <m:t>l</m:t>
        </m:r>
      </m:oMath>
      <w:r w:rsidRPr="000C37D1">
        <w:t xml:space="preserve"> and the region </w:t>
      </w:r>
      <m:oMath>
        <m:r>
          <w:rPr>
            <w:rFonts w:ascii="Cambria Math" w:eastAsiaTheme="minorEastAsia" w:hAnsi="Cambria Math"/>
          </w:rPr>
          <m:t>i</m:t>
        </m:r>
      </m:oMath>
      <w:r w:rsidRPr="000C37D1">
        <w:rPr>
          <w:rFonts w:eastAsiaTheme="minorEastAsia"/>
        </w:rPr>
        <w:t>;</w:t>
      </w:r>
      <w:r w:rsidRPr="000C37D1">
        <w:t xml:space="preserve"> </w:t>
      </w:r>
      <m:oMath>
        <m:r>
          <w:rPr>
            <w:rFonts w:ascii="Cambria Math" w:hAnsi="Cambria Math"/>
          </w:rPr>
          <m:t>ω</m:t>
        </m:r>
      </m:oMath>
      <w:r w:rsidRPr="000C37D1">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0C37D1">
        <w:t xml:space="preserve"> is the feature value. </w:t>
      </w:r>
    </w:p>
    <w:p w14:paraId="7E8B0BFF" w14:textId="07138873" w:rsidR="0023256C" w:rsidRPr="000C37D1" w:rsidRDefault="0023256C" w:rsidP="0023256C">
      <w:pPr>
        <w:pStyle w:val="ParText"/>
      </w:pPr>
      <w:r w:rsidRPr="000C37D1">
        <w:t xml:space="preserve">An example is illustrated in </w:t>
      </w:r>
      <w:r w:rsidRPr="000C37D1">
        <w:fldChar w:fldCharType="begin"/>
      </w:r>
      <w:r w:rsidRPr="000C37D1">
        <w:instrText xml:space="preserve"> REF _Ref234606488 \h </w:instrText>
      </w:r>
      <w:r w:rsidRPr="000C37D1">
        <w:fldChar w:fldCharType="separate"/>
      </w:r>
      <w:r w:rsidR="00772963" w:rsidRPr="000C37D1">
        <w:t xml:space="preserve">Figure </w:t>
      </w:r>
      <w:r w:rsidR="00772963">
        <w:rPr>
          <w:noProof/>
        </w:rPr>
        <w:t>4</w:t>
      </w:r>
      <w:r w:rsidR="00772963" w:rsidRPr="000C37D1">
        <w:t>.</w:t>
      </w:r>
      <w:r w:rsidR="00772963">
        <w:rPr>
          <w:noProof/>
        </w:rPr>
        <w:t>3</w:t>
      </w:r>
      <w:r w:rsidRPr="000C37D1">
        <w:fldChar w:fldCharType="end"/>
      </w:r>
      <w:r w:rsidRPr="000C37D1">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0C37D1">
        <w:t xml:space="preserve">, aggregation weights </w:t>
      </w:r>
      <m:oMath>
        <m:r>
          <w:rPr>
            <w:rFonts w:ascii="Cambria Math" w:hAnsi="Cambria Math"/>
          </w:rPr>
          <m:t>0.6</m:t>
        </m:r>
      </m:oMath>
      <w:r w:rsidRPr="000C37D1">
        <w:t xml:space="preserve"> and </w:t>
      </w:r>
      <m:oMath>
        <m:r>
          <w:rPr>
            <w:rFonts w:ascii="Cambria Math" w:hAnsi="Cambria Math"/>
          </w:rPr>
          <m:t>0.4</m:t>
        </m:r>
      </m:oMath>
      <w:r w:rsidRPr="000C37D1">
        <w:t xml:space="preserve">, and the severity-oriented term high of each feature. A fire intensity reading of </w:t>
      </w:r>
      <m:oMath>
        <m:r>
          <w:rPr>
            <w:rFonts w:ascii="Cambria Math" w:hAnsi="Cambria Math"/>
          </w:rPr>
          <m:t>0.70</m:t>
        </m:r>
      </m:oMath>
      <w:r w:rsidRPr="000C37D1">
        <w:t xml:space="preserve"> lies on the core of high, giving membership 1.00, and a spread potential reading of </w:t>
      </w:r>
      <m:oMath>
        <m:r>
          <w:rPr>
            <w:rFonts w:ascii="Cambria Math" w:hAnsi="Cambria Math"/>
          </w:rPr>
          <m:t>0.62</m:t>
        </m:r>
      </m:oMath>
      <w:r w:rsidRPr="000C37D1">
        <w:t xml:space="preserve"> lies on its lower shoulder, giving membership </w:t>
      </w:r>
      <m:oMath>
        <m:r>
          <w:rPr>
            <w:rFonts w:ascii="Cambria Math" w:hAnsi="Cambria Math"/>
          </w:rPr>
          <m:t>0.47</m:t>
        </m:r>
      </m:oMath>
      <w:r w:rsidRPr="000C37D1">
        <w:t xml:space="preserve">; the aggregation of </w:t>
      </w:r>
      <w:r w:rsidRPr="000C37D1">
        <w:fldChar w:fldCharType="begin"/>
      </w:r>
      <w:r w:rsidRPr="000C37D1">
        <w:instrText xml:space="preserve"> REF _RefEqB4205 \h </w:instrText>
      </w:r>
      <w:r w:rsidRPr="000C37D1">
        <w:fldChar w:fldCharType="separate"/>
      </w:r>
      <w:r w:rsidR="00772963" w:rsidRPr="000C37D1">
        <w:t xml:space="preserve">( </w:t>
      </w:r>
      <w:r w:rsidR="00772963">
        <w:rPr>
          <w:noProof/>
        </w:rPr>
        <w:t>42</w:t>
      </w:r>
      <w:r w:rsidR="00772963" w:rsidRPr="000C37D1">
        <w:t xml:space="preserve"> )</w:t>
      </w:r>
      <w:r w:rsidRPr="000C37D1">
        <w:fldChar w:fldCharType="end"/>
      </w:r>
      <w:r w:rsidRPr="000C37D1">
        <w:t xml:space="preserve"> therefore yields the activation</w:t>
      </w:r>
      <m:oMath>
        <m:r>
          <w:rPr>
            <w:rFonts w:ascii="Cambria Math" w:hAnsi="Cambria Math"/>
          </w:rPr>
          <m:t xml:space="preserve"> 0.6 × 1.00 + 0.4 × 0.47=0.79</m:t>
        </m:r>
      </m:oMath>
      <w:r w:rsidRPr="000C37D1">
        <w:t xml:space="preserve">. Level two repeats the same </w:t>
      </w:r>
      <w:r w:rsidRPr="000C37D1">
        <w:lastRenderedPageBreak/>
        <w:t xml:space="preserve">operation over activations instead of memberships. Fire threat level draws on fire severity, spread hazard, and fuel hazard with weights </w:t>
      </w:r>
      <m:oMath>
        <m:r>
          <w:rPr>
            <w:rFonts w:ascii="Cambria Math" w:hAnsi="Cambria Math"/>
          </w:rPr>
          <m:t>0.5</m:t>
        </m:r>
      </m:oMath>
      <w:r w:rsidRPr="000C37D1">
        <w:t xml:space="preserve">, </w:t>
      </w:r>
      <m:oMath>
        <m:r>
          <w:rPr>
            <w:rFonts w:ascii="Cambria Math" w:hAnsi="Cambria Math"/>
          </w:rPr>
          <m:t>0.3</m:t>
        </m:r>
      </m:oMath>
      <w:r w:rsidRPr="000C37D1">
        <w:t xml:space="preserve">, and </w:t>
      </w:r>
      <m:oMath>
        <m:r>
          <w:rPr>
            <w:rFonts w:ascii="Cambria Math" w:hAnsi="Cambria Math"/>
          </w:rPr>
          <m:t>0.2</m:t>
        </m:r>
      </m:oMath>
      <w:r w:rsidRPr="000C37D1">
        <w:t xml:space="preserve">; with the fire severity of </w:t>
      </w:r>
      <m:oMath>
        <m:r>
          <w:rPr>
            <w:rFonts w:ascii="Cambria Math" w:hAnsi="Cambria Math"/>
          </w:rPr>
          <m:t>0.79</m:t>
        </m:r>
      </m:oMath>
      <w:r w:rsidRPr="000C37D1">
        <w:t xml:space="preserve"> just computed, a spread hazard of </w:t>
      </w:r>
      <m:oMath>
        <m:r>
          <w:rPr>
            <w:rFonts w:ascii="Cambria Math" w:hAnsi="Cambria Math"/>
          </w:rPr>
          <m:t>0.55</m:t>
        </m:r>
      </m:oMath>
      <w:r w:rsidRPr="000C37D1">
        <w:t xml:space="preserve">, and a fuel hazard of </w:t>
      </w:r>
      <m:oMath>
        <m:r>
          <w:rPr>
            <w:rFonts w:ascii="Cambria Math" w:hAnsi="Cambria Math"/>
          </w:rPr>
          <m:t>0.30</m:t>
        </m:r>
      </m:oMath>
      <w:r w:rsidRPr="000C37D1">
        <w:t xml:space="preserve">, the activation is </w:t>
      </w:r>
      <m:oMath>
        <m:r>
          <w:rPr>
            <w:rFonts w:ascii="Cambria Math" w:eastAsiaTheme="minorEastAsia" w:hAnsi="Cambria Math"/>
          </w:rPr>
          <m:t>0.5 ×0.79+ 0.3 ×0.55+ 0.2 ×0.30=0.62</m:t>
        </m:r>
      </m:oMath>
      <w:r w:rsidRPr="000C37D1">
        <w:t xml:space="preserve">. Intervention urgency draws on fire threat level, asset exposure risk, and the feature temporal urgency with weights </w:t>
      </w:r>
      <m:oMath>
        <m:r>
          <w:rPr>
            <w:rFonts w:ascii="Cambria Math" w:hAnsi="Cambria Math"/>
          </w:rPr>
          <m:t>0.4</m:t>
        </m:r>
      </m:oMath>
      <w:r w:rsidRPr="000C37D1">
        <w:t xml:space="preserve">, </w:t>
      </w:r>
      <m:oMath>
        <m:r>
          <w:rPr>
            <w:rFonts w:ascii="Cambria Math" w:hAnsi="Cambria Math"/>
          </w:rPr>
          <m:t>0.35</m:t>
        </m:r>
      </m:oMath>
      <w:r w:rsidRPr="000C37D1">
        <w:t xml:space="preserve">, and </w:t>
      </w:r>
      <m:oMath>
        <m:r>
          <w:rPr>
            <w:rFonts w:ascii="Cambria Math" w:hAnsi="Cambria Math"/>
          </w:rPr>
          <m:t>0.25</m:t>
        </m:r>
      </m:oMath>
      <w:r w:rsidRPr="000C37D1">
        <w:t xml:space="preserve">; with the </w:t>
      </w:r>
      <m:oMath>
        <m:r>
          <w:rPr>
            <w:rFonts w:ascii="Cambria Math" w:hAnsi="Cambria Math"/>
          </w:rPr>
          <m:t>0.62</m:t>
        </m:r>
      </m:oMath>
      <w:r w:rsidRPr="000C37D1">
        <w:t xml:space="preserve"> just computed, an asset exposure risk of </w:t>
      </w:r>
      <m:oMath>
        <m:r>
          <w:rPr>
            <w:rFonts w:ascii="Cambria Math" w:hAnsi="Cambria Math"/>
          </w:rPr>
          <m:t>0.61</m:t>
        </m:r>
      </m:oMath>
      <w:r w:rsidRPr="000C37D1">
        <w:t xml:space="preserve">, and a temporal urgency reading of </w:t>
      </w:r>
      <m:oMath>
        <m:r>
          <w:rPr>
            <w:rFonts w:ascii="Cambria Math" w:hAnsi="Cambria Math"/>
          </w:rPr>
          <m:t>0.72</m:t>
        </m:r>
      </m:oMath>
      <w:r w:rsidRPr="000C37D1">
        <w:t xml:space="preserve"> whose high membership is </w:t>
      </w:r>
      <m:oMath>
        <m:r>
          <w:rPr>
            <w:rFonts w:ascii="Cambria Math" w:hAnsi="Cambria Math"/>
          </w:rPr>
          <m:t>1.00</m:t>
        </m:r>
      </m:oMath>
      <w:r w:rsidRPr="000C37D1">
        <w:t xml:space="preserve">, the activation is </w:t>
      </w:r>
      <m:oMath>
        <m:r>
          <w:rPr>
            <w:rFonts w:ascii="Cambria Math" w:hAnsi="Cambria Math"/>
          </w:rPr>
          <m:t>0.71</m:t>
        </m:r>
      </m:oMath>
      <w:r w:rsidRPr="000C37D1">
        <w:t>. One sensor-level number has now propagated through three levels, and at every step the intermediate value remains readable as an operational statement.</w:t>
      </w:r>
    </w:p>
    <w:p w14:paraId="4FDA96F3" w14:textId="299CC44B" w:rsidR="000E1725" w:rsidRPr="000C37D1" w:rsidRDefault="00E1177D" w:rsidP="00BE53B2">
      <w:pPr>
        <w:pStyle w:val="ParText"/>
        <w:keepNext/>
      </w:pPr>
      <w:r w:rsidRPr="000C37D1">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31120433" w:rsidR="000E1725" w:rsidRPr="000C37D1" w:rsidRDefault="00000000" w:rsidP="00BE53B2">
      <w:pPr>
        <w:pStyle w:val="Caption"/>
      </w:pPr>
      <w:bookmarkStart w:id="255" w:name="_Ref234606488"/>
      <w:bookmarkStart w:id="256" w:name="_Toc236574092"/>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3</w:t>
      </w:r>
      <w:r w:rsidR="00840146" w:rsidRPr="000C37D1">
        <w:fldChar w:fldCharType="end"/>
      </w:r>
      <w:bookmarkEnd w:id="255"/>
      <w:r w:rsidRPr="000C37D1">
        <w:t xml:space="preserve"> Hierarchical concept activation example</w:t>
      </w:r>
      <w:bookmarkEnd w:id="256"/>
    </w:p>
    <w:p w14:paraId="596C8306" w14:textId="7D2BE479" w:rsidR="000E1725" w:rsidRPr="000C37D1" w:rsidRDefault="00000000" w:rsidP="00892A23">
      <w:pPr>
        <w:pStyle w:val="ParText"/>
      </w:pPr>
      <w:r w:rsidRPr="000C37D1">
        <w:t xml:space="preserve">Raw activations are never consumed directly. Every activation is gated by its observation confidence and blended with a persistence-carried prior </w:t>
      </w:r>
      <w:r w:rsidRPr="000C37D1">
        <w:fldChar w:fldCharType="begin"/>
      </w:r>
      <w:r w:rsidRPr="000C37D1">
        <w:instrText xml:space="preserve"> REF _Ref234616199 \h </w:instrText>
      </w:r>
      <w:r w:rsidRPr="000C37D1">
        <w:fldChar w:fldCharType="separate"/>
      </w:r>
      <w:r w:rsidR="00772963" w:rsidRPr="000C37D1">
        <w:t xml:space="preserve">( </w:t>
      </w:r>
      <w:r w:rsidR="00772963">
        <w:rPr>
          <w:noProof/>
        </w:rPr>
        <w:t>43</w:t>
      </w:r>
      <w:r w:rsidR="00772963" w:rsidRPr="000C37D1">
        <w:t xml:space="preserve"> )</w:t>
      </w:r>
      <w:r w:rsidRPr="000C37D1">
        <w:fldChar w:fldCharType="end"/>
      </w:r>
      <w:r w:rsidR="0042437E" w:rsidRPr="000C37D1">
        <w:t>.</w:t>
      </w:r>
      <w:r w:rsidRPr="000C37D1">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0C37D1" w14:paraId="06378F34" w14:textId="77777777" w:rsidTr="00E32FA6">
        <w:tc>
          <w:tcPr>
            <w:tcW w:w="4400" w:type="pct"/>
            <w:vAlign w:val="center"/>
          </w:tcPr>
          <w:p w14:paraId="074F77DF" w14:textId="77777777" w:rsidR="000E1725" w:rsidRPr="000C37D1"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4245A1FD" w:rsidR="000E1725" w:rsidRPr="000C37D1" w:rsidRDefault="00000000" w:rsidP="00E32FA6">
            <w:pPr>
              <w:jc w:val="right"/>
            </w:pPr>
            <w:bookmarkStart w:id="257" w:name="_Ref234616199"/>
            <w:r w:rsidRPr="000C37D1">
              <w:t xml:space="preserve">( </w:t>
            </w:r>
            <w:r w:rsidRPr="000C37D1">
              <w:fldChar w:fldCharType="begin"/>
            </w:r>
            <w:r w:rsidRPr="000C37D1">
              <w:instrText xml:space="preserve"> SEQ ( \* ARABIC </w:instrText>
            </w:r>
            <w:r w:rsidRPr="000C37D1">
              <w:fldChar w:fldCharType="separate"/>
            </w:r>
            <w:r w:rsidR="00772963">
              <w:rPr>
                <w:noProof/>
              </w:rPr>
              <w:t>43</w:t>
            </w:r>
            <w:r w:rsidRPr="000C37D1">
              <w:fldChar w:fldCharType="end"/>
            </w:r>
            <w:r w:rsidRPr="000C37D1">
              <w:t xml:space="preserve"> )</w:t>
            </w:r>
            <w:bookmarkEnd w:id="257"/>
          </w:p>
        </w:tc>
      </w:tr>
    </w:tbl>
    <w:p w14:paraId="08D533BC" w14:textId="2165AD2E" w:rsidR="000E1725" w:rsidRPr="000C37D1" w:rsidRDefault="00000000" w:rsidP="00892A23">
      <w:pPr>
        <w:pStyle w:val="ParText"/>
      </w:pPr>
      <w:r w:rsidRPr="000C37D1">
        <w:t xml:space="preserve">In </w:t>
      </w:r>
      <w:r w:rsidRPr="000C37D1">
        <w:fldChar w:fldCharType="begin"/>
      </w:r>
      <w:r w:rsidRPr="000C37D1">
        <w:instrText xml:space="preserve"> REF _Ref234616199 \h </w:instrText>
      </w:r>
      <w:r w:rsidRPr="000C37D1">
        <w:fldChar w:fldCharType="separate"/>
      </w:r>
      <w:r w:rsidR="00772963" w:rsidRPr="000C37D1">
        <w:t xml:space="preserve">( </w:t>
      </w:r>
      <w:r w:rsidR="00772963">
        <w:rPr>
          <w:noProof/>
        </w:rPr>
        <w:t>43</w:t>
      </w:r>
      <w:r w:rsidR="00772963" w:rsidRPr="000C37D1">
        <w:t xml:space="preserve"> )</w:t>
      </w:r>
      <w:r w:rsidRPr="000C37D1">
        <w:fldChar w:fldCharType="end"/>
      </w:r>
      <w:r w:rsidRPr="000C37D1">
        <w:t xml:space="preserve">, the superscripts distinguish three activations of the same concept: The observed activation computed through </w:t>
      </w:r>
      <w:r w:rsidRPr="000C37D1">
        <w:fldChar w:fldCharType="begin"/>
      </w:r>
      <w:r w:rsidRPr="000C37D1">
        <w:instrText xml:space="preserve"> REF _RefEqB4205 \h </w:instrText>
      </w:r>
      <w:r w:rsidRPr="000C37D1">
        <w:fldChar w:fldCharType="separate"/>
      </w:r>
      <w:r w:rsidR="00772963" w:rsidRPr="000C37D1">
        <w:t xml:space="preserve">( </w:t>
      </w:r>
      <w:r w:rsidR="00772963">
        <w:rPr>
          <w:noProof/>
        </w:rPr>
        <w:t>42</w:t>
      </w:r>
      <w:r w:rsidR="00772963" w:rsidRPr="000C37D1">
        <w:t xml:space="preserve"> )</w:t>
      </w:r>
      <w:r w:rsidRPr="000C37D1">
        <w:fldChar w:fldCharType="end"/>
      </w:r>
      <w:r w:rsidRPr="000C37D1">
        <w:t xml:space="preserve">, the persistence prior carried from the previous step, and the effective activation that the decision rules consume. The gate </w:t>
      </w:r>
      <w:r w:rsidRPr="000C37D1">
        <w:lastRenderedPageBreak/>
        <w:t xml:space="preserve">γ is the observation confidence of </w:t>
      </w:r>
      <w:r w:rsidRPr="000C37D1">
        <w:fldChar w:fldCharType="begin"/>
      </w:r>
      <w:r w:rsidRPr="000C37D1">
        <w:instrText xml:space="preserve"> REF _RefEqB4202 \h </w:instrText>
      </w:r>
      <w:r w:rsidRPr="000C37D1">
        <w:fldChar w:fldCharType="separate"/>
      </w:r>
      <w:r w:rsidR="00772963" w:rsidRPr="000C37D1">
        <w:t xml:space="preserve">( </w:t>
      </w:r>
      <w:r w:rsidR="00772963">
        <w:rPr>
          <w:noProof/>
        </w:rPr>
        <w:t>38</w:t>
      </w:r>
      <w:r w:rsidR="00772963" w:rsidRPr="000C37D1">
        <w:t xml:space="preserve"> )</w:t>
      </w:r>
      <w:r w:rsidRPr="000C37D1">
        <w:fldChar w:fldCharType="end"/>
      </w:r>
      <w:r w:rsidRPr="000C37D1">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0C37D1">
        <w:t xml:space="preserve"> discounts the previous effective activation, so a concept that ceases to be observed fades over successive steps instead of persisting indefinitely.</w:t>
      </w:r>
    </w:p>
    <w:p w14:paraId="762E66EB" w14:textId="64E178F7" w:rsidR="000E1725" w:rsidRPr="000C37D1" w:rsidRDefault="00000000" w:rsidP="00892A23">
      <w:pPr>
        <w:pStyle w:val="ParText"/>
      </w:pPr>
      <w:r w:rsidRPr="000C37D1">
        <w:t xml:space="preserve">In </w:t>
      </w:r>
      <w:r w:rsidRPr="000C37D1">
        <w:fldChar w:fldCharType="begin"/>
      </w:r>
      <w:r w:rsidRPr="000C37D1">
        <w:instrText xml:space="preserve"> REF _RefFigL3gate \h </w:instrText>
      </w:r>
      <w:r w:rsidRPr="000C37D1">
        <w:fldChar w:fldCharType="separate"/>
      </w:r>
      <w:r w:rsidR="00772963" w:rsidRPr="000C37D1">
        <w:t xml:space="preserve">Figure </w:t>
      </w:r>
      <w:r w:rsidR="00772963">
        <w:rPr>
          <w:noProof/>
        </w:rPr>
        <w:t>4</w:t>
      </w:r>
      <w:r w:rsidR="00772963" w:rsidRPr="000C37D1">
        <w:t>.</w:t>
      </w:r>
      <w:r w:rsidR="00772963">
        <w:rPr>
          <w:noProof/>
        </w:rPr>
        <w:t>4</w:t>
      </w:r>
      <w:r w:rsidRPr="000C37D1">
        <w:fldChar w:fldCharType="end"/>
      </w:r>
      <w:r w:rsidRPr="000C37D1">
        <w:t xml:space="preserve">, the plot (a) shows the effective activation against the confidence for an observed activation of </w:t>
      </w:r>
      <m:oMath>
        <m:r>
          <w:rPr>
            <w:rFonts w:ascii="Cambria Math" w:hAnsi="Cambria Math"/>
          </w:rPr>
          <m:t>0.80</m:t>
        </m:r>
      </m:oMath>
      <w:r w:rsidRPr="000C37D1">
        <w:t xml:space="preserve">, a carried prior of </w:t>
      </w:r>
      <m:oMath>
        <m:r>
          <w:rPr>
            <w:rFonts w:ascii="Cambria Math" w:hAnsi="Cambria Math"/>
          </w:rPr>
          <m:t>0.72</m:t>
        </m:r>
      </m:oMath>
      <w:r w:rsidRPr="000C37D1">
        <w:t xml:space="preserve">, and </w:t>
      </w:r>
      <m:oMath>
        <m:r>
          <w:rPr>
            <w:rFonts w:ascii="Cambria Math" w:hAnsi="Cambria Math"/>
          </w:rPr>
          <m:t>ρ = 0.9</m:t>
        </m:r>
      </m:oMath>
      <w:r w:rsidRPr="000C37D1">
        <w:t xml:space="preserve">: At </w:t>
      </w:r>
      <m:oMath>
        <m:r>
          <w:rPr>
            <w:rFonts w:ascii="Cambria Math" w:hAnsi="Cambria Math"/>
          </w:rPr>
          <m:t>γ = 0.9</m:t>
        </m:r>
      </m:oMath>
      <w:r w:rsidRPr="000C37D1">
        <w:t xml:space="preserve"> the effective value is </w:t>
      </w:r>
      <m:oMath>
        <m:r>
          <w:rPr>
            <w:rFonts w:ascii="Cambria Math" w:hAnsi="Cambria Math"/>
          </w:rPr>
          <m:t>0.78</m:t>
        </m:r>
      </m:oMath>
      <w:r w:rsidRPr="000C37D1">
        <w:t xml:space="preserve">, at </w:t>
      </w:r>
      <m:oMath>
        <m:r>
          <w:rPr>
            <w:rFonts w:ascii="Cambria Math" w:hAnsi="Cambria Math"/>
          </w:rPr>
          <m:t>γ = 0.2</m:t>
        </m:r>
      </m:oMath>
      <w:r w:rsidRPr="000C37D1">
        <w:t xml:space="preserve"> it is </w:t>
      </w:r>
      <m:oMath>
        <m:r>
          <w:rPr>
            <w:rFonts w:ascii="Cambria Math" w:hAnsi="Cambria Math"/>
          </w:rPr>
          <m:t>0.68</m:t>
        </m:r>
      </m:oMath>
      <w:r w:rsidRPr="000C37D1">
        <w:t>, and the transition between trust and caution is linear, with no threshold to tune. The plot (b) shows the temporal role of the prior</w:t>
      </w:r>
      <w:r w:rsidR="0042437E" w:rsidRPr="000C37D1">
        <w:t>.</w:t>
      </w:r>
      <w:r w:rsidRPr="000C37D1">
        <w:t xml:space="preserve"> When observation is lost, the effective activation decays geometrically by </w:t>
      </w:r>
      <m:oMath>
        <m:r>
          <w:rPr>
            <w:rFonts w:ascii="Cambria Math" w:hAnsi="Cambria Math"/>
          </w:rPr>
          <m:t>ρ</m:t>
        </m:r>
      </m:oMath>
      <w:r w:rsidRPr="000C37D1">
        <w:t xml:space="preserve"> per step and snaps back to the observation as soon as confidence returns.</w:t>
      </w:r>
    </w:p>
    <w:p w14:paraId="7BF79435" w14:textId="1F102ABA" w:rsidR="000E1725" w:rsidRPr="000C37D1" w:rsidRDefault="000F3283" w:rsidP="00F47126">
      <w:pPr>
        <w:pStyle w:val="ParText"/>
        <w:jc w:val="center"/>
      </w:pPr>
      <w:r w:rsidRPr="000C37D1">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6A8C5B16" w:rsidR="000E1725" w:rsidRPr="000C37D1" w:rsidRDefault="00000000" w:rsidP="00C64FAF">
      <w:pPr>
        <w:pStyle w:val="Caption"/>
        <w:rPr>
          <w:b/>
          <w:bCs/>
        </w:rPr>
      </w:pPr>
      <w:bookmarkStart w:id="258" w:name="_RefFigL3gate"/>
      <w:bookmarkStart w:id="259" w:name="_Toc236574093"/>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4</w:t>
      </w:r>
      <w:r w:rsidR="00840146" w:rsidRPr="000C37D1">
        <w:fldChar w:fldCharType="end"/>
      </w:r>
      <w:bookmarkEnd w:id="258"/>
      <w:r w:rsidRPr="000C37D1">
        <w:t xml:space="preserve"> </w:t>
      </w:r>
      <w:r w:rsidR="00191B5D" w:rsidRPr="000C37D1">
        <w:t>Confidence gating</w:t>
      </w:r>
      <w:r w:rsidR="002C20B0" w:rsidRPr="000C37D1">
        <w:t xml:space="preserve"> (a) </w:t>
      </w:r>
      <w:r w:rsidRPr="000C37D1">
        <w:t>persistence decay</w:t>
      </w:r>
      <w:r w:rsidR="002C20B0" w:rsidRPr="000C37D1">
        <w:t xml:space="preserve"> (b)</w:t>
      </w:r>
      <w:bookmarkEnd w:id="259"/>
    </w:p>
    <w:p w14:paraId="47AC4EDE" w14:textId="06331D21" w:rsidR="000E1725" w:rsidRPr="000C37D1" w:rsidRDefault="00000000">
      <w:pPr>
        <w:pStyle w:val="Heading2"/>
      </w:pPr>
      <w:bookmarkStart w:id="260" w:name="_Ref236090998"/>
      <w:bookmarkStart w:id="261" w:name="_Toc236574006"/>
      <w:r w:rsidRPr="000C37D1">
        <w:lastRenderedPageBreak/>
        <w:t>Layer 4: Decision Generation and Coordination</w:t>
      </w:r>
      <w:bookmarkEnd w:id="260"/>
      <w:bookmarkEnd w:id="261"/>
    </w:p>
    <w:p w14:paraId="4E0111F6" w14:textId="779E90E6" w:rsidR="0086103F" w:rsidRPr="000C37D1" w:rsidRDefault="009D5192" w:rsidP="0086103F">
      <w:pPr>
        <w:pStyle w:val="ParText"/>
      </w:pPr>
      <w:r w:rsidRPr="000C37D1">
        <w:drawing>
          <wp:inline distT="0" distB="0" distL="0" distR="0" wp14:anchorId="52AA7C0B" wp14:editId="41DA860F">
            <wp:extent cx="5040000" cy="4448616"/>
            <wp:effectExtent l="0" t="0" r="0" b="0"/>
            <wp:docPr id="789846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0000" cy="4448616"/>
                    </a:xfrm>
                    <a:prstGeom prst="rect">
                      <a:avLst/>
                    </a:prstGeom>
                    <a:noFill/>
                  </pic:spPr>
                </pic:pic>
              </a:graphicData>
            </a:graphic>
          </wp:inline>
        </w:drawing>
      </w:r>
    </w:p>
    <w:p w14:paraId="1A1AF66B" w14:textId="61C927AA" w:rsidR="0086103F" w:rsidRPr="000C37D1" w:rsidRDefault="0086103F" w:rsidP="0086103F">
      <w:pPr>
        <w:pStyle w:val="Caption"/>
        <w:pPrChange w:id="910002" w:author="Claude" w:date="2026-08-02T13:00:00Z">
          <w:pPr>
            <w:pStyle w:val="ParText"/>
          </w:pPr>
        </w:pPrChange>
      </w:pPr>
      <w:bookmarkStart w:id="262" w:name="_RefFig43"/>
      <w:bookmarkStart w:id="263" w:name="_Toc236574094"/>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176257">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176257">
        <w:rPr>
          <w:noProof/>
        </w:rPr>
        <w:t>5</w:t>
      </w:r>
      <w:r w:rsidR="00840146" w:rsidRPr="000C37D1">
        <w:fldChar w:fldCharType="end"/>
      </w:r>
      <w:bookmarkEnd w:id="262"/>
      <w:r w:rsidRPr="000C37D1">
        <w:t xml:space="preserve"> Layer 4 decision and adaptation flow</w:t>
      </w:r>
      <w:bookmarkEnd w:id="263"/>
    </w:p>
    <w:p w14:paraId="5E510001" w14:textId="6589A40E" w:rsidR="000E1725" w:rsidRPr="000C37D1" w:rsidRDefault="00000000">
      <w:pPr>
        <w:pStyle w:val="ParText"/>
      </w:pPr>
      <w:r w:rsidRPr="000C37D1">
        <w:t xml:space="preserve">The decision space is where the gated concept activations of </w:t>
      </w:r>
      <w:r w:rsidRPr="000C37D1">
        <w:fldChar w:fldCharType="begin"/>
      </w:r>
      <w:r w:rsidRPr="000C37D1">
        <w:instrText xml:space="preserve"> REF _RefTblQ \h </w:instrText>
      </w:r>
      <w:r w:rsidRPr="000C37D1">
        <w:fldChar w:fldCharType="separate"/>
      </w:r>
      <w:r w:rsidR="00772963" w:rsidRPr="000C37D1">
        <w:t xml:space="preserve">Table </w:t>
      </w:r>
      <w:r w:rsidR="00772963">
        <w:rPr>
          <w:noProof/>
        </w:rPr>
        <w:t>2</w:t>
      </w:r>
      <w:r w:rsidR="00772963" w:rsidRPr="000C37D1">
        <w:t>.</w:t>
      </w:r>
      <w:r w:rsidR="00772963">
        <w:rPr>
          <w:noProof/>
        </w:rPr>
        <w:t>3</w:t>
      </w:r>
      <w:r w:rsidRPr="000C37D1">
        <w:fldChar w:fldCharType="end"/>
      </w:r>
      <w:r w:rsidRPr="000C37D1">
        <w:t xml:space="preserve"> become the executable interventions of </w:t>
      </w:r>
      <w:r w:rsidRPr="000C37D1">
        <w:fldChar w:fldCharType="begin"/>
      </w:r>
      <w:r w:rsidRPr="000C37D1">
        <w:instrText xml:space="preserve"> REF _Ref300000202 \h </w:instrText>
      </w:r>
      <w:r w:rsidRPr="000C37D1">
        <w:fldChar w:fldCharType="separate"/>
      </w:r>
      <w:r w:rsidR="00772963" w:rsidRPr="000C37D1">
        <w:t xml:space="preserve">Table </w:t>
      </w:r>
      <w:r w:rsidR="00772963">
        <w:rPr>
          <w:noProof/>
        </w:rPr>
        <w:t>2</w:t>
      </w:r>
      <w:r w:rsidR="00772963" w:rsidRPr="000C37D1">
        <w:t>.</w:t>
      </w:r>
      <w:r w:rsidR="00772963">
        <w:rPr>
          <w:noProof/>
        </w:rPr>
        <w:t>4</w:t>
      </w:r>
      <w:r w:rsidRPr="000C37D1">
        <w:fldChar w:fldCharType="end"/>
      </w:r>
      <w:r w:rsidRPr="000C37D1">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of the staged adaptation loop, selected by a learned controller; and a no-harm rule </w:t>
      </w:r>
      <w:r w:rsidRPr="000C37D1">
        <w:lastRenderedPageBreak/>
        <w:t>withholds the offensive part of any allocation that is forecast to worsen the physical outcome. Each element is developed in the following subsections, and the value of every threshold is stated where its mechanism is defined.</w:t>
      </w:r>
    </w:p>
    <w:p w14:paraId="5E510002" w14:textId="743A58E7" w:rsidR="000E1725" w:rsidRPr="000C37D1" w:rsidRDefault="00000000">
      <w:pPr>
        <w:pStyle w:val="ParText"/>
      </w:pPr>
      <w:r w:rsidRPr="000C37D1">
        <w:t xml:space="preserve">As illustrated in </w:t>
      </w:r>
      <w:r w:rsidRPr="000C37D1">
        <w:fldChar w:fldCharType="begin"/>
      </w:r>
      <w:r w:rsidRPr="000C37D1">
        <w:instrText xml:space="preserve"> REF _RefFig43 \h </w:instrText>
      </w:r>
      <w:r w:rsidRPr="000C37D1">
        <w:fldChar w:fldCharType="separate"/>
      </w:r>
      <w:r w:rsidR="00772963" w:rsidRPr="000C37D1">
        <w:t xml:space="preserve">Figure </w:t>
      </w:r>
      <w:r w:rsidR="00772963">
        <w:rPr>
          <w:noProof/>
        </w:rPr>
        <w:t>4</w:t>
      </w:r>
      <w:r w:rsidR="00772963" w:rsidRPr="000C37D1">
        <w:t>.</w:t>
      </w:r>
      <w:r w:rsidR="00772963">
        <w:rPr>
          <w:noProof/>
        </w:rPr>
        <w:t>5</w:t>
      </w:r>
      <w:r w:rsidRPr="000C37D1">
        <w:fldChar w:fldCharType="end"/>
      </w:r>
      <w:r w:rsidRPr="000C37D1">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0C37D1">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0C37D1">
        <w:t xml:space="preserve"> an intensity vector over the six intervention families for region </w:t>
      </w:r>
      <m:oMath>
        <m:r>
          <w:rPr>
            <w:rFonts w:ascii="Cambria Math" w:hAnsi="Cambria Math"/>
          </w:rPr>
          <m:t>i</m:t>
        </m:r>
      </m:oMath>
      <w:r w:rsidRPr="000C37D1">
        <w:t xml:space="preserve"> at cycle </w:t>
      </w:r>
      <m:oMath>
        <m:r>
          <w:rPr>
            <w:rFonts w:ascii="Cambria Math" w:hAnsi="Cambria Math"/>
          </w:rPr>
          <m:t>k</m:t>
        </m:r>
      </m:oMath>
      <w:r w:rsidRPr="000C37D1">
        <w:t>. Nothing else crosses the boundary</w:t>
      </w:r>
      <w:r w:rsidR="0042437E" w:rsidRPr="000C37D1">
        <w:t>.</w:t>
      </w:r>
      <w:r w:rsidRPr="000C37D1">
        <w:t xml:space="preserve"> </w:t>
      </w:r>
      <w:r w:rsidR="0042437E" w:rsidRPr="000C37D1">
        <w:t>T</w:t>
      </w:r>
      <w:r w:rsidRPr="000C37D1">
        <w:t xml:space="preserve">he layer never reads the physical state directly and never writes to it. </w:t>
      </w:r>
    </w:p>
    <w:p w14:paraId="689B4B93" w14:textId="77777777" w:rsidR="006F3AE9" w:rsidRPr="000C37D1" w:rsidRDefault="00000000">
      <w:pPr>
        <w:pStyle w:val="ParText"/>
      </w:pPr>
      <w:r w:rsidRPr="000C37D1">
        <w:rPr>
          <w:b/>
          <w:bCs/>
        </w:rPr>
        <w:t>The rule base fires first.</w:t>
      </w:r>
      <w:r w:rsidRPr="000C37D1">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0C37D1">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0690D7EE" w:rsidR="000E1725" w:rsidRPr="000C37D1" w:rsidRDefault="00000000">
      <w:pPr>
        <w:pStyle w:val="ParText"/>
      </w:pPr>
      <w:r w:rsidRPr="000C37D1">
        <w:t>The base is deliberately sparse and evolving</w:t>
      </w:r>
      <w:r w:rsidR="0042437E" w:rsidRPr="000C37D1">
        <w:t>. T</w:t>
      </w:r>
      <w:r w:rsidRPr="000C37D1">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0C37D1">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0C37D1">
        <w:fldChar w:fldCharType="begin"/>
      </w:r>
      <w:r w:rsidRPr="000C37D1">
        <w:instrText xml:space="preserve"> REF _RefAppE1 \r \h </w:instrText>
      </w:r>
      <w:r w:rsidRPr="000C37D1">
        <w:fldChar w:fldCharType="separate"/>
      </w:r>
      <w:r w:rsidR="00772963">
        <w:t>E</w:t>
      </w:r>
      <w:r w:rsidRPr="000C37D1">
        <w:fldChar w:fldCharType="end"/>
      </w:r>
      <w:r w:rsidRPr="000C37D1">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0C37D1">
        <w:t xml:space="preserve"> is flagged as a coverage gap, which falls back to the watchful posture and at the same time triggers adaptation.</w:t>
      </w:r>
    </w:p>
    <w:p w14:paraId="4F9F9388" w14:textId="0985666E" w:rsidR="000E1725" w:rsidRPr="000C37D1" w:rsidRDefault="00000000">
      <w:pPr>
        <w:pStyle w:val="ParText"/>
      </w:pPr>
      <w:r w:rsidRPr="000C37D1">
        <w:rPr>
          <w:b/>
          <w:bCs/>
        </w:rPr>
        <w:t>The candidate is then judged by what it is expected to cost.</w:t>
      </w:r>
      <w:r w:rsidRPr="000C37D1">
        <w:t xml:space="preserve"> The candidate allocation is applied over the forecast horizon, and the normalized decision cost </w:t>
      </w:r>
      <m:oMath>
        <m:r>
          <w:rPr>
            <w:rFonts w:ascii="Cambria Math" w:hAnsi="Cambria Math"/>
          </w:rPr>
          <m:t>J</m:t>
        </m:r>
      </m:oMath>
      <w:r w:rsidRPr="000C37D1">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0C37D1">
        <w:t xml:space="preserve"> is not entered by hand for an individual decision. It is recomputed every cycle as the tighter of a fixed normalized ceiling of </w:t>
      </w:r>
      <m:oMath>
        <m:r>
          <w:rPr>
            <w:rFonts w:ascii="Cambria Math" w:hAnsi="Cambria Math"/>
          </w:rPr>
          <m:t>0.35</m:t>
        </m:r>
      </m:oMath>
      <w:r w:rsidRPr="000C37D1">
        <w:t xml:space="preserve"> and a required relative gain over the no-action forecast, so a situation in which doing </w:t>
      </w:r>
      <w:r w:rsidRPr="000C37D1">
        <w:lastRenderedPageBreak/>
        <w:t xml:space="preserve">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0C37D1">
        <w:t xml:space="preserve"> the cycle proceeds to the quality gate, and if not it enters the staged adaptation loop.</w:t>
      </w:r>
    </w:p>
    <w:p w14:paraId="37EB9F19" w14:textId="669CE1F0" w:rsidR="000E1725" w:rsidRPr="000C37D1" w:rsidRDefault="00000000">
      <w:pPr>
        <w:pStyle w:val="ParText"/>
      </w:pPr>
      <w:r w:rsidRPr="000C37D1">
        <w:rPr>
          <w:b/>
          <w:bCs/>
        </w:rPr>
        <w:t>The quality gate measures not how much the candidate costs but whether it serves the concepts that demanded it.</w:t>
      </w:r>
      <w:r w:rsidRPr="000C37D1">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Pr="000C37D1" w:rsidRDefault="00000000">
      <w:pPr>
        <w:pStyle w:val="ParText"/>
      </w:pPr>
      <w:r w:rsidRPr="000C37D1">
        <w:t xml:space="preserve">A failed cost test hands the cycle to the </w:t>
      </w:r>
      <w:r w:rsidR="0086103F" w:rsidRPr="000C37D1">
        <w:t>value based stage</w:t>
      </w:r>
      <w:r w:rsidRPr="000C37D1">
        <w:t xml:space="preserve"> controller, which invokes exactly one stage per cycle, selected from three</w:t>
      </w:r>
      <w:r w:rsidR="0086103F" w:rsidRPr="000C37D1">
        <w:t>:</w:t>
      </w:r>
    </w:p>
    <w:p w14:paraId="7013C557" w14:textId="77777777" w:rsidR="0086103F" w:rsidRPr="000C37D1" w:rsidRDefault="00000000" w:rsidP="0086103F">
      <w:pPr>
        <w:pStyle w:val="ParText"/>
        <w:numPr>
          <w:ilvl w:val="0"/>
          <w:numId w:val="22"/>
        </w:numPr>
      </w:pPr>
      <w:r w:rsidRPr="000C37D1">
        <w:rPr>
          <w:b/>
          <w:bCs/>
        </w:rPr>
        <w:t xml:space="preserve">The first stage is evFIS membership modification, </w:t>
      </w:r>
      <w:r w:rsidRPr="000C37D1">
        <w:t xml:space="preserve">which shifts the trapezoidal parameters (a, b, c, d) of the active terms together with the rule consequents. </w:t>
      </w:r>
    </w:p>
    <w:p w14:paraId="6FCCB054" w14:textId="77777777" w:rsidR="0086103F" w:rsidRPr="000C37D1" w:rsidRDefault="00000000" w:rsidP="0086103F">
      <w:pPr>
        <w:pStyle w:val="ParText"/>
        <w:numPr>
          <w:ilvl w:val="0"/>
          <w:numId w:val="22"/>
        </w:numPr>
      </w:pPr>
      <w:r w:rsidRPr="000C37D1">
        <w:rPr>
          <w:b/>
          <w:bCs/>
        </w:rPr>
        <w:t>The second grows the rule base</w:t>
      </w:r>
      <w:r w:rsidR="00D53770" w:rsidRPr="000C37D1">
        <w:rPr>
          <w:b/>
          <w:bCs/>
        </w:rPr>
        <w:t>.</w:t>
      </w:r>
      <w:r w:rsidRPr="000C37D1">
        <w:t xml:space="preserve"> </w:t>
      </w:r>
      <w:r w:rsidR="00D53770" w:rsidRPr="000C37D1">
        <w:t>I</w:t>
      </w:r>
      <w:r w:rsidRPr="000C37D1">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Pr="000C37D1" w:rsidRDefault="00000000" w:rsidP="0086103F">
      <w:pPr>
        <w:pStyle w:val="ParText"/>
        <w:numPr>
          <w:ilvl w:val="0"/>
          <w:numId w:val="22"/>
        </w:numPr>
      </w:pPr>
      <w:r w:rsidRPr="000C37D1">
        <w:rPr>
          <w:b/>
          <w:bCs/>
        </w:rPr>
        <w:t>The third is the generative proposal</w:t>
      </w:r>
      <w:r w:rsidRPr="000C37D1">
        <w:t xml:space="preserve">, in which a language model drafts one new rule in the framework's own vocabulary of concepts, terms and admissible interventions. </w:t>
      </w:r>
    </w:p>
    <w:p w14:paraId="654361FD" w14:textId="3DAAE5F0" w:rsidR="000E1725" w:rsidRPr="000C37D1" w:rsidRDefault="00000000" w:rsidP="0086103F">
      <w:pPr>
        <w:pStyle w:val="ParText"/>
      </w:pPr>
      <w:r w:rsidRPr="000C37D1">
        <w:t xml:space="preserve">The </w:t>
      </w:r>
      <w:r w:rsidR="0086103F" w:rsidRPr="000C37D1">
        <w:t xml:space="preserve">value based stage </w:t>
      </w:r>
      <w:r w:rsidRPr="000C37D1">
        <w:t xml:space="preserve">controller is epsilon-greedy over a state that buckets the cost deficit and flags a coverage gap, its reward is the realized improvement of the physical forecast, and it therefore learns which stage pays off in which situation. </w:t>
      </w:r>
      <w:r w:rsidRPr="000C37D1">
        <w:rPr>
          <w:b/>
          <w:bCs/>
        </w:rPr>
        <w:t>The result of a trial is kept only when the shadow forecast improves.</w:t>
      </w:r>
    </w:p>
    <w:p w14:paraId="651313EE" w14:textId="2A071539" w:rsidR="000E1725" w:rsidRPr="000C37D1" w:rsidRDefault="00000000">
      <w:pPr>
        <w:pStyle w:val="ParText"/>
      </w:pPr>
      <w:r w:rsidRPr="000C37D1">
        <w:rPr>
          <w:b/>
          <w:bCs/>
        </w:rPr>
        <w:t>A generated rule is a suggestion and never acts on its own.</w:t>
      </w:r>
      <w:r w:rsidRPr="000C37D1">
        <w:t xml:space="preserve"> </w:t>
      </w:r>
      <w:r w:rsidR="008220C2" w:rsidRPr="000C37D1">
        <w:t xml:space="preserve">It must pass six verification gates before it can enter the base. </w:t>
      </w:r>
      <m:oMath>
        <m:r>
          <w:rPr>
            <w:rFonts w:ascii="Cambria Math" w:hAnsi="Cambria Math"/>
          </w:rPr>
          <m:t>G1</m:t>
        </m:r>
      </m:oMath>
      <w:r w:rsidR="008220C2" w:rsidRPr="000C37D1">
        <w:t xml:space="preserve"> checks format, that the antecedent </w:t>
      </w:r>
      <w:r w:rsidR="008220C2" w:rsidRPr="000C37D1">
        <w:lastRenderedPageBreak/>
        <w:t xml:space="preserve">and the consequent are well formed. </w:t>
      </w:r>
      <m:oMath>
        <m:r>
          <w:rPr>
            <w:rFonts w:ascii="Cambria Math" w:hAnsi="Cambria Math"/>
          </w:rPr>
          <m:t>G2</m:t>
        </m:r>
      </m:oMath>
      <w:r w:rsidR="008220C2" w:rsidRPr="000C37D1">
        <w:t xml:space="preserve"> checks constraints, that the arity, the vocabulary and the numeric ranges are admissible and that the rule does not duplicate an antecedent combination that is already occupied. G2c checks relevance, that every antecedent of the rule fires in the present situation. G2d checks pool economy, that the rule does not order capacity beyond the funded budget. </w:t>
      </w:r>
      <m:oMath>
        <m:r>
          <w:rPr>
            <w:rFonts w:ascii="Cambria Math" w:hAnsi="Cambria Math"/>
          </w:rPr>
          <m:t>G3</m:t>
        </m:r>
      </m:oMath>
      <w:r w:rsidR="008220C2" w:rsidRPr="000C37D1">
        <w:t xml:space="preserve"> checks simulation, that the rule lowers the forecast cost, </w:t>
      </w:r>
      <m:oMath>
        <m:r>
          <w:rPr>
            <w:rFonts w:ascii="Cambria Math" w:hAnsi="Cambria Math"/>
          </w:rPr>
          <m:t>ΔJ &lt; 0</m:t>
        </m:r>
      </m:oMath>
      <w:r w:rsidR="008220C2" w:rsidRPr="000C37D1">
        <w:t xml:space="preserve">, on the shadow copy. </w:t>
      </w:r>
      <m:oMath>
        <m:r>
          <w:rPr>
            <w:rFonts w:ascii="Cambria Math" w:hAnsi="Cambria Math"/>
          </w:rPr>
          <m:t>G4</m:t>
        </m:r>
      </m:oMath>
      <w:r w:rsidR="008220C2" w:rsidRPr="000C37D1">
        <w:t xml:space="preserve"> is an </w:t>
      </w:r>
      <m:oMath>
        <m:r>
          <w:rPr>
            <w:rFonts w:ascii="Cambria Math" w:hAnsi="Cambria Math"/>
          </w:rPr>
          <m:t>A/B</m:t>
        </m:r>
      </m:oMath>
      <w:r w:rsidR="008220C2" w:rsidRPr="000C37D1">
        <w:t xml:space="preserve"> check that the improvement holds on two independent seeds rather than on a single lucky draw. A proposal that fails any gate is discarded and the failing gate is recorded, so a rejected suggestion remains auditable. If a rule that clears all six gates (with two further gates, G2b and G5, for packages) is admitted, with its provenance, into the base of </w:t>
      </w:r>
      <w:r w:rsidRPr="000C37D1">
        <w:t xml:space="preserve">Appendix </w:t>
      </w:r>
      <w:r w:rsidRPr="000C37D1">
        <w:fldChar w:fldCharType="begin"/>
      </w:r>
      <w:r w:rsidRPr="000C37D1">
        <w:instrText xml:space="preserve"> REF _RefAppE1 \r \h </w:instrText>
      </w:r>
      <w:r w:rsidRPr="000C37D1">
        <w:fldChar w:fldCharType="separate"/>
      </w:r>
      <w:r w:rsidR="00772963">
        <w:t>E</w:t>
      </w:r>
      <w:r w:rsidRPr="000C37D1">
        <w:fldChar w:fldCharType="end"/>
      </w:r>
      <w:r w:rsidRPr="000C37D1">
        <w:t>.</w:t>
      </w:r>
    </w:p>
    <w:p w14:paraId="27F07651" w14:textId="33613001" w:rsidR="000E1725" w:rsidRPr="000C37D1" w:rsidRDefault="00000000">
      <w:pPr>
        <w:pStyle w:val="ParText"/>
      </w:pPr>
      <w:r w:rsidRPr="000C37D1">
        <w:t xml:space="preserve">The loop then returns the possibly repaired candidate to the same two tests. If </w:t>
      </w:r>
      <m:oMath>
        <m:r>
          <w:rPr>
            <w:rFonts w:ascii="Cambria Math" w:hAnsi="Cambria Math"/>
          </w:rPr>
          <m:t>ΔJ &lt; 0</m:t>
        </m:r>
      </m:oMath>
      <w:r w:rsidRPr="000C37D1">
        <w:t xml:space="preserve"> and </w:t>
      </w:r>
      <m:oMath>
        <m:r>
          <w:rPr>
            <w:rFonts w:ascii="Cambria Math" w:hAnsi="Cambria Math"/>
          </w:rPr>
          <m:t>Q ≥ η</m:t>
        </m:r>
      </m:oMath>
      <w:r w:rsidRPr="000C37D1">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0C37D1">
        <w:t xml:space="preserve"> in proportion to the quality deficit</w:t>
      </w:r>
      <w:r w:rsidR="00D53770" w:rsidRPr="000C37D1">
        <w:t>.</w:t>
      </w:r>
      <w:r w:rsidRPr="000C37D1">
        <w:t xml:space="preserve"> </w:t>
      </w:r>
      <w:r w:rsidR="00D53770" w:rsidRPr="000C37D1">
        <w:t>T</w:t>
      </w:r>
      <w:r w:rsidRPr="000C37D1">
        <w:t xml:space="preserve">he offensive families, suppression effort, resource deployment, containment line and asset protection, are attenuated by the factor </w:t>
      </w:r>
      <m:oMath>
        <m:r>
          <w:rPr>
            <w:rFonts w:ascii="Cambria Math" w:hAnsi="Cambria Math"/>
          </w:rPr>
          <m:t>Q/η</m:t>
        </m:r>
      </m:oMath>
      <w:r w:rsidRPr="000C37D1">
        <w:t xml:space="preserve">, while the life-safety orders, evacuation and public warning, are never reduced. </w:t>
      </w:r>
    </w:p>
    <w:p w14:paraId="4EF7C7A2" w14:textId="65EAED06" w:rsidR="000E1725" w:rsidRPr="000C37D1" w:rsidRDefault="00000000">
      <w:pPr>
        <w:pStyle w:val="ParText"/>
      </w:pPr>
      <w:r w:rsidRPr="000C37D1">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rsidRPr="000C37D1">
        <w:t>W</w:t>
      </w:r>
      <w:r w:rsidRPr="000C37D1">
        <w:t>etting and line construction take effect thirty to sixty minutes ahead</w:t>
      </w:r>
      <w:r w:rsidR="00597F50" w:rsidRPr="000C37D1">
        <w:t>; hence,</w:t>
      </w:r>
      <w:r w:rsidRPr="000C37D1">
        <w:t xml:space="preserve"> this comparison is always re-run over a lookahead,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0C37D1">
        <w:t>, and the realized cost of the step feeds the next cycle.</w:t>
      </w:r>
    </w:p>
    <w:p w14:paraId="385A7709" w14:textId="77777777" w:rsidR="000E1725" w:rsidRPr="000C37D1" w:rsidRDefault="00000000">
      <w:pPr>
        <w:pStyle w:val="Heading3"/>
      </w:pPr>
      <w:bookmarkStart w:id="264" w:name="_Toc236574007"/>
      <w:r w:rsidRPr="000C37D1">
        <w:lastRenderedPageBreak/>
        <w:t>Rule Base and Candidate Intervention</w:t>
      </w:r>
      <w:bookmarkEnd w:id="264"/>
    </w:p>
    <w:p w14:paraId="2EBE5B9C" w14:textId="42884E98" w:rsidR="000E1725" w:rsidRPr="000C37D1" w:rsidRDefault="00000000" w:rsidP="00775E03">
      <w:pPr>
        <w:pStyle w:val="ParText"/>
      </w:pPr>
      <w:r w:rsidRPr="000C37D1">
        <w:t xml:space="preserve">Layer 4 converts concept activations into orders through a rule base written exclusively over the five gated decision concepts. Every rule takes the canonical conjunctive form of </w:t>
      </w:r>
      <w:r w:rsidRPr="000C37D1">
        <w:fldChar w:fldCharType="begin"/>
      </w:r>
      <w:r w:rsidRPr="000C37D1">
        <w:instrText xml:space="preserve"> REF _RefEqB4501 \h </w:instrText>
      </w:r>
      <w:r w:rsidRPr="000C37D1">
        <w:fldChar w:fldCharType="separate"/>
      </w:r>
      <w:r w:rsidR="00772963" w:rsidRPr="000C37D1">
        <w:t xml:space="preserve">( </w:t>
      </w:r>
      <w:r w:rsidR="00772963">
        <w:rPr>
          <w:noProof/>
        </w:rPr>
        <w:t>44</w:t>
      </w:r>
      <w:r w:rsidR="00772963" w:rsidRPr="000C37D1">
        <w:t xml:space="preserve"> )</w:t>
      </w:r>
      <w:r w:rsidRPr="000C37D1">
        <w:fldChar w:fldCharType="end"/>
      </w:r>
      <w:r w:rsidRPr="000C37D1">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0C37D1" w14:paraId="1D4CF2C6" w14:textId="77777777" w:rsidTr="00775E03">
        <w:tc>
          <w:tcPr>
            <w:tcW w:w="4400" w:type="pct"/>
            <w:vAlign w:val="center"/>
          </w:tcPr>
          <w:p w14:paraId="0676433F" w14:textId="77777777" w:rsidR="000E1725" w:rsidRPr="000C37D1"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510D7096" w:rsidR="000E1725" w:rsidRPr="000C37D1" w:rsidRDefault="00000000" w:rsidP="000310BC">
            <w:pPr>
              <w:jc w:val="right"/>
            </w:pPr>
            <w:bookmarkStart w:id="265" w:name="_RefEqB4501"/>
            <w:r w:rsidRPr="000C37D1">
              <w:t xml:space="preserve">( </w:t>
            </w:r>
            <w:r w:rsidRPr="000C37D1">
              <w:fldChar w:fldCharType="begin"/>
            </w:r>
            <w:r w:rsidRPr="000C37D1">
              <w:instrText xml:space="preserve"> SEQ ( \* ARABIC </w:instrText>
            </w:r>
            <w:r w:rsidRPr="000C37D1">
              <w:fldChar w:fldCharType="separate"/>
            </w:r>
            <w:r w:rsidR="00772963">
              <w:rPr>
                <w:noProof/>
              </w:rPr>
              <w:t>44</w:t>
            </w:r>
            <w:r w:rsidRPr="000C37D1">
              <w:fldChar w:fldCharType="end"/>
            </w:r>
            <w:r w:rsidRPr="000C37D1">
              <w:t xml:space="preserve"> )</w:t>
            </w:r>
            <w:bookmarkEnd w:id="265"/>
          </w:p>
        </w:tc>
      </w:tr>
    </w:tbl>
    <w:p w14:paraId="4A6CAC80" w14:textId="3ACC117F" w:rsidR="000E1725" w:rsidRPr="000C37D1" w:rsidRDefault="00000000" w:rsidP="00775E03">
      <w:pPr>
        <w:pStyle w:val="ParText"/>
      </w:pPr>
      <w:r w:rsidRPr="000C37D1">
        <w:t xml:space="preserve">In </w:t>
      </w:r>
      <w:r w:rsidRPr="000C37D1">
        <w:fldChar w:fldCharType="begin"/>
      </w:r>
      <w:r w:rsidRPr="000C37D1">
        <w:instrText xml:space="preserve"> REF _RefEqB4501 \h </w:instrText>
      </w:r>
      <w:r w:rsidRPr="000C37D1">
        <w:fldChar w:fldCharType="separate"/>
      </w:r>
      <w:r w:rsidR="00772963" w:rsidRPr="000C37D1">
        <w:t xml:space="preserve">( </w:t>
      </w:r>
      <w:r w:rsidR="00772963">
        <w:rPr>
          <w:noProof/>
        </w:rPr>
        <w:t>44</w:t>
      </w:r>
      <w:r w:rsidR="00772963" w:rsidRPr="000C37D1">
        <w:t xml:space="preserve"> )</w:t>
      </w:r>
      <w:r w:rsidRPr="000C37D1">
        <w:fldChar w:fldCharType="end"/>
      </w:r>
      <w:r w:rsidRPr="000C37D1">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0C37D1">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0C37D1">
        <w:t xml:space="preserve"> the gated activation of decision concept </w:t>
      </w:r>
      <m:oMath>
        <m:r>
          <w:rPr>
            <w:rFonts w:ascii="Cambria Math" w:hAnsi="Cambria Math"/>
          </w:rPr>
          <m:t>n</m:t>
        </m:r>
      </m:oMath>
      <w:r w:rsidRPr="000C37D1">
        <w:t xml:space="preserve"> in region </w:t>
      </w:r>
      <m:oMath>
        <m:r>
          <w:rPr>
            <w:rFonts w:ascii="Cambria Math" w:hAnsi="Cambria Math"/>
          </w:rPr>
          <m:t>i</m:t>
        </m:r>
      </m:oMath>
      <w:r w:rsidRPr="000C37D1">
        <w:t xml:space="preserve"> at cycle </w:t>
      </w:r>
      <m:oMath>
        <m:r>
          <w:rPr>
            <w:rFonts w:ascii="Cambria Math" w:hAnsi="Cambria Math"/>
          </w:rPr>
          <m:t>k</m:t>
        </m:r>
      </m:oMath>
      <w:r w:rsidRPr="000C37D1">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0C37D1">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0C37D1">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0C37D1">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0C37D1">
        <w:t xml:space="preserve"> are the intensities ordered for the six intervention families indexed by m. A concept absent from an antecedent is left unconstrained, so a rule may refer to a single concept or about all five.</w:t>
      </w:r>
    </w:p>
    <w:p w14:paraId="79F56565" w14:textId="4170C85D" w:rsidR="000E1725" w:rsidRPr="000C37D1" w:rsidRDefault="00000000" w:rsidP="00E416C3">
      <w:pPr>
        <w:pStyle w:val="ParText"/>
      </w:pPr>
      <w:r w:rsidRPr="000C37D1">
        <w:t xml:space="preserve">A rule fires with the strength of its weakest satisfied clause, and the candidate is assembled family by family from every rule that fires, as stated in </w:t>
      </w:r>
      <w:r w:rsidRPr="000C37D1">
        <w:fldChar w:fldCharType="begin"/>
      </w:r>
      <w:r w:rsidRPr="000C37D1">
        <w:instrText xml:space="preserve"> REF _Ref234769029 \h </w:instrText>
      </w:r>
      <w:r w:rsidRPr="000C37D1">
        <w:fldChar w:fldCharType="separate"/>
      </w:r>
      <w:r w:rsidR="00772963" w:rsidRPr="000C37D1">
        <w:t xml:space="preserve">( </w:t>
      </w:r>
      <w:r w:rsidR="00772963">
        <w:rPr>
          <w:noProof/>
        </w:rPr>
        <w:t>45</w:t>
      </w:r>
      <w:r w:rsidR="00772963" w:rsidRPr="000C37D1">
        <w:t xml:space="preserve"> )</w:t>
      </w:r>
      <w:r w:rsidRPr="000C37D1">
        <w:fldChar w:fldCharType="end"/>
      </w:r>
      <w:r w:rsidRPr="000C37D1">
        <w:t xml:space="preserve">. Here </w:t>
      </w:r>
      <m:oMath>
        <m:sSub>
          <m:sSubPr>
            <m:ctrlPr>
              <w:rPr>
                <w:rFonts w:ascii="Cambria Math" w:hAnsi="Cambria Math"/>
                <w:i/>
              </w:rPr>
            </m:ctrlPr>
          </m:sSubPr>
          <m:e>
            <m:r>
              <w:rPr>
                <w:rFonts w:ascii="Cambria Math" w:hAnsi="Cambria Math"/>
              </w:rPr>
              <m:t>α</m:t>
            </m:r>
          </m:e>
          <m:sub>
            <m:r>
              <w:rPr>
                <w:rFonts w:ascii="Cambria Math" w:hAnsi="Cambria Math"/>
              </w:rPr>
              <m:t>r</m:t>
            </m:r>
          </m:sub>
        </m:sSub>
      </m:oMath>
      <w:r w:rsidRPr="000C37D1">
        <w:t xml:space="preserve"> is the firing strength of rule </w:t>
      </w:r>
      <m:oMath>
        <m:r>
          <w:rPr>
            <w:rFonts w:ascii="Cambria Math" w:hAnsi="Cambria Math"/>
          </w:rPr>
          <m:t>r</m:t>
        </m:r>
      </m:oMath>
      <w:r w:rsidRPr="000C37D1">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0C37D1">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0C37D1">
        <w:t xml:space="preserve"> is the intensity that the rule assigns to family </w:t>
      </w:r>
      <m:oMath>
        <m:r>
          <w:rPr>
            <w:rFonts w:ascii="Cambria Math" w:hAnsi="Cambria Math"/>
          </w:rPr>
          <m:t>m</m:t>
        </m:r>
      </m:oMath>
      <w:r w:rsidRPr="000C37D1">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0C37D1" w14:paraId="6DAFF073" w14:textId="77777777" w:rsidTr="000310BC">
        <w:tc>
          <w:tcPr>
            <w:tcW w:w="4400" w:type="pct"/>
            <w:vAlign w:val="center"/>
          </w:tcPr>
          <w:p w14:paraId="2A22AF0F" w14:textId="063DE9E4" w:rsidR="000E1725" w:rsidRPr="000C37D1"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7FBA07D3" w:rsidR="000E1725" w:rsidRPr="000C37D1" w:rsidRDefault="00000000" w:rsidP="000310BC">
            <w:pPr>
              <w:jc w:val="right"/>
            </w:pPr>
            <w:bookmarkStart w:id="266" w:name="_Ref234769029"/>
            <w:bookmarkStart w:id="267" w:name="_RefEqB4502"/>
            <w:r w:rsidRPr="000C37D1">
              <w:t xml:space="preserve">( </w:t>
            </w:r>
            <w:r w:rsidRPr="000C37D1">
              <w:fldChar w:fldCharType="begin"/>
            </w:r>
            <w:r w:rsidRPr="000C37D1">
              <w:instrText xml:space="preserve"> SEQ ( \* ARABIC </w:instrText>
            </w:r>
            <w:r w:rsidRPr="000C37D1">
              <w:fldChar w:fldCharType="separate"/>
            </w:r>
            <w:r w:rsidR="00772963">
              <w:rPr>
                <w:noProof/>
              </w:rPr>
              <w:t>45</w:t>
            </w:r>
            <w:r w:rsidRPr="000C37D1">
              <w:fldChar w:fldCharType="end"/>
            </w:r>
            <w:r w:rsidRPr="000C37D1">
              <w:t xml:space="preserve"> )</w:t>
            </w:r>
            <w:bookmarkEnd w:id="266"/>
            <w:bookmarkEnd w:id="267"/>
          </w:p>
        </w:tc>
      </w:tr>
    </w:tbl>
    <w:p w14:paraId="7C8B17DA" w14:textId="3A63DF7F" w:rsidR="000E1725" w:rsidRPr="000C37D1" w:rsidRDefault="00000000" w:rsidP="00003802">
      <w:pPr>
        <w:pStyle w:val="ParText"/>
      </w:pPr>
      <w:r w:rsidRPr="000C37D1">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0C37D1">
        <w:t xml:space="preserve"> = 3125 combinations, but this is the catalogue of conditions the vocabulary can express, not a list of rules to be authored. The base holds the seeded doctrine and whatever the </w:t>
      </w:r>
      <w:r w:rsidRPr="000C37D1">
        <w:lastRenderedPageBreak/>
        <w:t xml:space="preserve">adaptation loop later adds. Sparsity costs no coverage, because adjacent linguistic terms overlap. Equation </w:t>
      </w:r>
      <w:r w:rsidRPr="000C37D1">
        <w:fldChar w:fldCharType="begin"/>
      </w:r>
      <w:r w:rsidRPr="000C37D1">
        <w:instrText xml:space="preserve"> REF _Ref234768948 \h </w:instrText>
      </w:r>
      <w:r w:rsidRPr="000C37D1">
        <w:fldChar w:fldCharType="separate"/>
      </w:r>
      <w:r w:rsidR="00772963" w:rsidRPr="000C37D1">
        <w:t xml:space="preserve">( </w:t>
      </w:r>
      <w:r w:rsidR="00772963">
        <w:rPr>
          <w:noProof/>
        </w:rPr>
        <w:t>46</w:t>
      </w:r>
      <w:r w:rsidR="00772963" w:rsidRPr="000C37D1">
        <w:t xml:space="preserve"> )</w:t>
      </w:r>
      <w:r w:rsidRPr="000C37D1">
        <w:fldChar w:fldCharType="end"/>
      </w:r>
      <w:r w:rsidRPr="000C37D1">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0C37D1">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0C37D1">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0C37D1">
        <w:t xml:space="preserve"> is the number of antecedent clauses of rule </w:t>
      </w:r>
      <m:oMath>
        <m:r>
          <w:rPr>
            <w:rFonts w:ascii="Cambria Math" w:hAnsi="Cambria Math"/>
          </w:rPr>
          <m:t>r</m:t>
        </m:r>
      </m:oMath>
      <w:r w:rsidRPr="000C37D1">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0C37D1">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0C37D1">
        <w:t>.</w:t>
      </w:r>
    </w:p>
    <w:tbl>
      <w:tblPr>
        <w:tblW w:w="5000" w:type="pct"/>
        <w:tblLook w:val="04A0" w:firstRow="1" w:lastRow="0" w:firstColumn="1" w:lastColumn="0" w:noHBand="0" w:noVBand="1"/>
      </w:tblPr>
      <w:tblGrid>
        <w:gridCol w:w="7081"/>
        <w:gridCol w:w="966"/>
      </w:tblGrid>
      <w:tr w:rsidR="00C4055D" w:rsidRPr="000C37D1" w14:paraId="07926490" w14:textId="77777777" w:rsidTr="000310BC">
        <w:tc>
          <w:tcPr>
            <w:tcW w:w="4400" w:type="pct"/>
            <w:vAlign w:val="center"/>
          </w:tcPr>
          <w:p w14:paraId="240E0488" w14:textId="77777777" w:rsidR="000E1725" w:rsidRPr="000C37D1"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4EDC4C0A" w:rsidR="000E1725" w:rsidRPr="000C37D1" w:rsidRDefault="00000000" w:rsidP="000310BC">
            <w:pPr>
              <w:jc w:val="right"/>
            </w:pPr>
            <w:bookmarkStart w:id="268" w:name="_Ref234768948"/>
            <w:r w:rsidRPr="000C37D1">
              <w:t xml:space="preserve">( </w:t>
            </w:r>
            <w:r w:rsidRPr="000C37D1">
              <w:fldChar w:fldCharType="begin"/>
            </w:r>
            <w:r w:rsidRPr="000C37D1">
              <w:instrText xml:space="preserve"> SEQ ( \* ARABIC </w:instrText>
            </w:r>
            <w:r w:rsidRPr="000C37D1">
              <w:fldChar w:fldCharType="separate"/>
            </w:r>
            <w:r w:rsidR="00772963">
              <w:rPr>
                <w:noProof/>
              </w:rPr>
              <w:t>46</w:t>
            </w:r>
            <w:r w:rsidRPr="000C37D1">
              <w:fldChar w:fldCharType="end"/>
            </w:r>
            <w:r w:rsidRPr="000C37D1">
              <w:t xml:space="preserve"> )</w:t>
            </w:r>
            <w:bookmarkEnd w:id="268"/>
          </w:p>
        </w:tc>
      </w:tr>
    </w:tbl>
    <w:p w14:paraId="3E5DDAAC" w14:textId="16981645" w:rsidR="000E1725" w:rsidRPr="000C37D1" w:rsidRDefault="00000000" w:rsidP="00003802">
      <w:pPr>
        <w:pStyle w:val="ParText"/>
      </w:pPr>
      <w:r w:rsidRPr="000C37D1">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0C37D1">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0C37D1">
        <w:t xml:space="preserve"> is the firing strength of rule </w:t>
      </w:r>
      <m:oMath>
        <m:r>
          <w:rPr>
            <w:rFonts w:ascii="Cambria Math" w:hAnsi="Cambria Math"/>
          </w:rPr>
          <m:t>r</m:t>
        </m:r>
      </m:oMath>
      <w:r w:rsidRPr="000C37D1">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0C37D1">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0C37D1">
        <w:t>, so no reachable situation is met with silence. A reading that falls below the floor marks a coverage gap</w:t>
      </w:r>
      <w:r w:rsidR="00D53770" w:rsidRPr="000C37D1">
        <w:t>.</w:t>
      </w:r>
      <w:r w:rsidRPr="000C37D1">
        <w:t xml:space="preserve"> </w:t>
      </w:r>
      <w:r w:rsidR="00D53770" w:rsidRPr="000C37D1">
        <w:t>T</w:t>
      </w:r>
      <w:r w:rsidRPr="000C37D1">
        <w:t>he layer falls back to the watchful posture and adaptation is triggered.</w:t>
      </w:r>
    </w:p>
    <w:p w14:paraId="7984AF24" w14:textId="6F2AFE74" w:rsidR="000E1725" w:rsidRPr="000C37D1" w:rsidRDefault="00000000" w:rsidP="00003802">
      <w:pPr>
        <w:pStyle w:val="ParText"/>
      </w:pPr>
      <w:r w:rsidRPr="000C37D1">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0C37D1">
        <w:t xml:space="preserve"> clauses refer to the combinations of the catalogue counted in </w:t>
      </w:r>
      <w:r w:rsidRPr="000C37D1">
        <w:fldChar w:fldCharType="begin"/>
      </w:r>
      <w:r w:rsidRPr="000C37D1">
        <w:instrText xml:space="preserve"> REF _Ref234768948 \h </w:instrText>
      </w:r>
      <w:r w:rsidRPr="000C37D1">
        <w:fldChar w:fldCharType="separate"/>
      </w:r>
      <w:r w:rsidR="00772963" w:rsidRPr="000C37D1">
        <w:t xml:space="preserve">( </w:t>
      </w:r>
      <w:r w:rsidR="00772963">
        <w:rPr>
          <w:noProof/>
        </w:rPr>
        <w:t>46</w:t>
      </w:r>
      <w:r w:rsidR="00772963" w:rsidRPr="000C37D1">
        <w:t xml:space="preserve"> )</w:t>
      </w:r>
      <w:r w:rsidRPr="000C37D1">
        <w:fldChar w:fldCharType="end"/>
      </w:r>
      <w:r w:rsidRPr="000C37D1">
        <w:t xml:space="preserve">, those that agree with it on its clauses and are free on the rest, and the seeded base satisfies the coverage condition of </w:t>
      </w:r>
      <w:r w:rsidRPr="000C37D1">
        <w:fldChar w:fldCharType="begin"/>
      </w:r>
      <w:r w:rsidRPr="000C37D1">
        <w:instrText xml:space="preserve"> REF _Ref234769001 \h </w:instrText>
      </w:r>
      <w:r w:rsidRPr="000C37D1">
        <w:fldChar w:fldCharType="separate"/>
      </w:r>
      <w:r w:rsidR="00772963" w:rsidRPr="000C37D1">
        <w:t xml:space="preserve">( </w:t>
      </w:r>
      <w:r w:rsidR="00772963">
        <w:rPr>
          <w:noProof/>
        </w:rPr>
        <w:t>47</w:t>
      </w:r>
      <w:r w:rsidR="00772963" w:rsidRPr="000C37D1">
        <w:t xml:space="preserve"> )</w:t>
      </w:r>
      <w:r w:rsidRPr="000C37D1">
        <w:fldChar w:fldCharType="end"/>
      </w:r>
      <w:r w:rsidRPr="000C37D1">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0C37D1">
        <w:t xml:space="preserve"> = 0.05.</w:t>
      </w:r>
    </w:p>
    <w:tbl>
      <w:tblPr>
        <w:tblW w:w="5000" w:type="pct"/>
        <w:tblLook w:val="04A0" w:firstRow="1" w:lastRow="0" w:firstColumn="1" w:lastColumn="0" w:noHBand="0" w:noVBand="1"/>
      </w:tblPr>
      <w:tblGrid>
        <w:gridCol w:w="7081"/>
        <w:gridCol w:w="966"/>
      </w:tblGrid>
      <w:tr w:rsidR="00EA76EA" w:rsidRPr="000C37D1" w14:paraId="64D8FE1A" w14:textId="77777777" w:rsidTr="000310BC">
        <w:tc>
          <w:tcPr>
            <w:tcW w:w="4400" w:type="pct"/>
            <w:vAlign w:val="center"/>
          </w:tcPr>
          <w:p w14:paraId="63EBA55A" w14:textId="77777777" w:rsidR="000E1725" w:rsidRPr="000C37D1"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7AC01714" w:rsidR="000E1725" w:rsidRPr="000C37D1" w:rsidRDefault="00000000" w:rsidP="000310BC">
            <w:pPr>
              <w:jc w:val="right"/>
            </w:pPr>
            <w:bookmarkStart w:id="269" w:name="_Ref234769001"/>
            <w:bookmarkStart w:id="270" w:name="_RefEqB5202"/>
            <w:r w:rsidRPr="000C37D1">
              <w:t xml:space="preserve">( </w:t>
            </w:r>
            <w:r w:rsidRPr="000C37D1">
              <w:fldChar w:fldCharType="begin"/>
            </w:r>
            <w:r w:rsidRPr="000C37D1">
              <w:instrText xml:space="preserve"> SEQ ( \* ARABIC </w:instrText>
            </w:r>
            <w:r w:rsidRPr="000C37D1">
              <w:fldChar w:fldCharType="separate"/>
            </w:r>
            <w:r w:rsidR="00772963">
              <w:rPr>
                <w:noProof/>
              </w:rPr>
              <w:t>47</w:t>
            </w:r>
            <w:r w:rsidRPr="000C37D1">
              <w:fldChar w:fldCharType="end"/>
            </w:r>
            <w:r w:rsidRPr="000C37D1">
              <w:t xml:space="preserve"> )</w:t>
            </w:r>
            <w:bookmarkEnd w:id="269"/>
            <w:bookmarkEnd w:id="270"/>
          </w:p>
        </w:tc>
      </w:tr>
    </w:tbl>
    <w:p w14:paraId="6122C6A0" w14:textId="7348DF7E" w:rsidR="000E1725" w:rsidRPr="000C37D1" w:rsidRDefault="00000000" w:rsidP="003128FD">
      <w:pPr>
        <w:pStyle w:val="ParText"/>
      </w:pPr>
      <w:r w:rsidRPr="000C37D1">
        <w:t xml:space="preserve">As an example for illustration is that a fire threat activation of </w:t>
      </w:r>
      <m:oMath>
        <m:r>
          <w:rPr>
            <w:rFonts w:ascii="Cambria Math" w:hAnsi="Cambria Math"/>
          </w:rPr>
          <m:t>0.55</m:t>
        </m:r>
      </m:oMath>
      <w:r w:rsidRPr="000C37D1">
        <w:t xml:space="preserve"> belongs to the term medium with membership </w:t>
      </w:r>
      <m:oMath>
        <m:r>
          <w:rPr>
            <w:rFonts w:ascii="Cambria Math" w:hAnsi="Cambria Math"/>
          </w:rPr>
          <m:t>0.75</m:t>
        </m:r>
      </m:oMath>
      <w:r w:rsidRPr="000C37D1">
        <w:t xml:space="preserve"> and to the term high with membership </w:t>
      </w:r>
      <m:oMath>
        <m:r>
          <w:rPr>
            <w:rFonts w:ascii="Cambria Math" w:hAnsi="Cambria Math"/>
          </w:rPr>
          <m:t>0.25</m:t>
        </m:r>
      </m:oMath>
      <w:r w:rsidRPr="000C37D1">
        <w:t xml:space="preserve">. If the base prescribes suppression effort </w:t>
      </w:r>
      <m:oMath>
        <m:r>
          <w:rPr>
            <w:rFonts w:ascii="Cambria Math" w:hAnsi="Cambria Math"/>
          </w:rPr>
          <m:t>0.5</m:t>
        </m:r>
      </m:oMath>
      <w:r w:rsidRPr="000C37D1">
        <w:t xml:space="preserve"> for the first and </w:t>
      </w:r>
      <m:oMath>
        <m:r>
          <w:rPr>
            <w:rFonts w:ascii="Cambria Math" w:hAnsi="Cambria Math"/>
          </w:rPr>
          <m:t>0.8</m:t>
        </m:r>
      </m:oMath>
      <w:r w:rsidRPr="000C37D1">
        <w:t xml:space="preserve"> for the second, both rules fire and </w:t>
      </w:r>
      <w:r w:rsidRPr="000C37D1">
        <w:fldChar w:fldCharType="begin"/>
      </w:r>
      <w:r w:rsidRPr="000C37D1">
        <w:instrText xml:space="preserve"> REF _Ref234769029 \h </w:instrText>
      </w:r>
      <w:r w:rsidRPr="000C37D1">
        <w:fldChar w:fldCharType="separate"/>
      </w:r>
      <w:r w:rsidR="00772963" w:rsidRPr="000C37D1">
        <w:t xml:space="preserve">( </w:t>
      </w:r>
      <w:r w:rsidR="00772963">
        <w:rPr>
          <w:noProof/>
        </w:rPr>
        <w:t>45</w:t>
      </w:r>
      <w:r w:rsidR="00772963" w:rsidRPr="000C37D1">
        <w:t xml:space="preserve"> )</w:t>
      </w:r>
      <w:r w:rsidRPr="000C37D1">
        <w:fldChar w:fldCharType="end"/>
      </w:r>
      <w:r w:rsidRPr="000C37D1">
        <w:t xml:space="preserve"> returns </w:t>
      </w:r>
      <m:oMath>
        <m:r>
          <w:rPr>
            <w:rFonts w:ascii="Cambria Math" w:hAnsi="Cambria Math"/>
          </w:rPr>
          <m:t>0.575</m:t>
        </m:r>
      </m:oMath>
      <w:r w:rsidRPr="000C37D1">
        <w:t xml:space="preserve">, a value no rule states explicitly. Coverage is therefore graded rather than binary, and it carries two calibrated thresholds. Below the floor of </w:t>
      </w:r>
      <m:oMath>
        <m:r>
          <w:rPr>
            <w:rFonts w:ascii="Cambria Math" w:hAnsi="Cambria Math"/>
          </w:rPr>
          <m:t>0.05</m:t>
        </m:r>
      </m:oMath>
      <w:r w:rsidRPr="000C37D1">
        <w:t xml:space="preserve"> no rule runs meaningfully and the layer falls back to the watchful posture, while a strongest firing that stays under the gap threshold marks a coverage gap and triggers adaptation.</w:t>
      </w:r>
    </w:p>
    <w:p w14:paraId="4450C93A" w14:textId="1785751B" w:rsidR="000E1725" w:rsidRPr="000C37D1" w:rsidRDefault="00000000" w:rsidP="00DD04B7">
      <w:pPr>
        <w:pStyle w:val="ParText"/>
      </w:pPr>
      <w:r w:rsidRPr="000C37D1">
        <w:t xml:space="preserve">Full enumeration is rejected on principle, and the comparison of </w:t>
      </w:r>
      <w:r w:rsidRPr="000C37D1">
        <w:fldChar w:fldCharType="begin"/>
      </w:r>
      <w:r w:rsidRPr="000C37D1">
        <w:instrText xml:space="preserve"> REF _Ref234770844 \h </w:instrText>
      </w:r>
      <w:r w:rsidRPr="000C37D1">
        <w:fldChar w:fldCharType="separate"/>
      </w:r>
      <w:r w:rsidR="00772963" w:rsidRPr="000C37D1">
        <w:t xml:space="preserve">Table </w:t>
      </w:r>
      <w:r w:rsidR="00772963">
        <w:rPr>
          <w:noProof/>
        </w:rPr>
        <w:t>4</w:t>
      </w:r>
      <w:r w:rsidR="00772963" w:rsidRPr="000C37D1">
        <w:t>.</w:t>
      </w:r>
      <w:r w:rsidR="00772963">
        <w:rPr>
          <w:noProof/>
        </w:rPr>
        <w:t>2</w:t>
      </w:r>
      <w:r w:rsidRPr="000C37D1">
        <w:fldChar w:fldCharType="end"/>
      </w:r>
      <w:r w:rsidRPr="000C37D1">
        <w:t xml:space="preserve"> is the argument. A catalogue of 3125 rules cannot be audited from an expert and freezes a </w:t>
      </w:r>
      <w:r w:rsidRPr="000C37D1">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5089FA54" w:rsidR="000E1725" w:rsidRPr="000C37D1" w:rsidRDefault="00000000" w:rsidP="00DD04B7">
      <w:pPr>
        <w:pStyle w:val="Caption"/>
        <w:keepNext/>
      </w:pPr>
      <w:bookmarkStart w:id="271" w:name="_Ref234770844"/>
      <w:bookmarkStart w:id="272" w:name="_Toc236574060"/>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4</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2</w:t>
      </w:r>
      <w:r w:rsidR="004A4810" w:rsidRPr="000C37D1">
        <w:fldChar w:fldCharType="end"/>
      </w:r>
      <w:bookmarkEnd w:id="271"/>
      <w:r w:rsidRPr="000C37D1">
        <w:t xml:space="preserve"> Full enumeration versus the sparse evolving base</w:t>
      </w:r>
      <w:bookmarkEnd w:id="272"/>
    </w:p>
    <w:tbl>
      <w:tblPr>
        <w:tblStyle w:val="PlainTable2"/>
        <w:tblW w:w="5000" w:type="pct"/>
        <w:tblLook w:val="04A0" w:firstRow="1" w:lastRow="0" w:firstColumn="1" w:lastColumn="0" w:noHBand="0" w:noVBand="1"/>
      </w:tblPr>
      <w:tblGrid>
        <w:gridCol w:w="1559"/>
        <w:gridCol w:w="2976"/>
        <w:gridCol w:w="3512"/>
      </w:tblGrid>
      <w:tr w:rsidR="00DD04B7" w:rsidRPr="000C37D1"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0C37D1" w:rsidRDefault="00000000" w:rsidP="000310BC">
            <w:pPr>
              <w:pStyle w:val="TableText"/>
            </w:pPr>
            <w:r w:rsidRPr="000C37D1">
              <w:t>Property</w:t>
            </w:r>
          </w:p>
        </w:tc>
        <w:tc>
          <w:tcPr>
            <w:tcW w:w="1849" w:type="pct"/>
          </w:tcPr>
          <w:p w14:paraId="28B02DDD" w14:textId="0EC50428" w:rsidR="000E1725" w:rsidRPr="000C37D1"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0C37D1">
              <w:t xml:space="preserve">Full enumeration </w:t>
            </w:r>
          </w:p>
        </w:tc>
        <w:tc>
          <w:tcPr>
            <w:tcW w:w="2182" w:type="pct"/>
          </w:tcPr>
          <w:p w14:paraId="09DC352E" w14:textId="77777777" w:rsidR="000E1725" w:rsidRPr="000C37D1"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0C37D1">
              <w:t>Sparse evolving base</w:t>
            </w:r>
          </w:p>
        </w:tc>
      </w:tr>
      <w:tr w:rsidR="00DD04B7" w:rsidRPr="000C37D1"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0C37D1" w:rsidRDefault="00000000" w:rsidP="000310BC">
            <w:pPr>
              <w:pStyle w:val="TableText"/>
            </w:pPr>
            <w:r w:rsidRPr="000C37D1">
              <w:t>Authorship</w:t>
            </w:r>
          </w:p>
        </w:tc>
        <w:tc>
          <w:tcPr>
            <w:tcW w:w="1849" w:type="pct"/>
          </w:tcPr>
          <w:p w14:paraId="360AF598" w14:textId="4034F4E5" w:rsidR="000E1725" w:rsidRPr="000C37D1"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0C37D1">
              <w:t xml:space="preserve">Cannot be elicited </w:t>
            </w:r>
            <w:r w:rsidR="00621D1B" w:rsidRPr="000C37D1">
              <w:t>by</w:t>
            </w:r>
            <w:r w:rsidRPr="000C37D1">
              <w:t xml:space="preserve"> experts; most rows describe unrealizable situations</w:t>
            </w:r>
          </w:p>
        </w:tc>
        <w:tc>
          <w:tcPr>
            <w:tcW w:w="2182" w:type="pct"/>
          </w:tcPr>
          <w:p w14:paraId="5D7C9D30" w14:textId="77777777" w:rsidR="000E1725" w:rsidRPr="000C37D1"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0C37D1">
              <w:t>Expert-seeded doctrine plus adaptation-born rules, each individually validated</w:t>
            </w:r>
          </w:p>
        </w:tc>
      </w:tr>
      <w:tr w:rsidR="00DD04B7" w:rsidRPr="000C37D1"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0C37D1" w:rsidRDefault="00000000" w:rsidP="000310BC">
            <w:pPr>
              <w:pStyle w:val="TableText"/>
            </w:pPr>
            <w:r w:rsidRPr="000C37D1">
              <w:t>Auditability</w:t>
            </w:r>
          </w:p>
        </w:tc>
        <w:tc>
          <w:tcPr>
            <w:tcW w:w="1849" w:type="pct"/>
          </w:tcPr>
          <w:p w14:paraId="7834C0B6" w14:textId="77777777" w:rsidR="000E1725" w:rsidRPr="000C37D1"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0C37D1">
              <w:t>Thousands of rows, no operator can inspect them</w:t>
            </w:r>
          </w:p>
        </w:tc>
        <w:tc>
          <w:tcPr>
            <w:tcW w:w="2182" w:type="pct"/>
          </w:tcPr>
          <w:p w14:paraId="1AD1F709" w14:textId="165F3F99" w:rsidR="000E1725" w:rsidRPr="000C37D1"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0C37D1">
              <w:t>Tens of rules, every one traceable and readable</w:t>
            </w:r>
          </w:p>
        </w:tc>
      </w:tr>
      <w:tr w:rsidR="00DD04B7" w:rsidRPr="000C37D1"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0C37D1" w:rsidRDefault="00000000" w:rsidP="000310BC">
            <w:pPr>
              <w:pStyle w:val="TableText"/>
            </w:pPr>
            <w:r w:rsidRPr="000C37D1">
              <w:t>Coverage</w:t>
            </w:r>
          </w:p>
        </w:tc>
        <w:tc>
          <w:tcPr>
            <w:tcW w:w="1849" w:type="pct"/>
          </w:tcPr>
          <w:p w14:paraId="4C43EBBA" w14:textId="54C9836D" w:rsidR="000E1725" w:rsidRPr="000C37D1"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0C37D1">
              <w:t>Exhaustion by construction</w:t>
            </w:r>
          </w:p>
        </w:tc>
        <w:tc>
          <w:tcPr>
            <w:tcW w:w="2182" w:type="pct"/>
          </w:tcPr>
          <w:p w14:paraId="64B72692" w14:textId="23985113" w:rsidR="000E1725" w:rsidRPr="000C37D1"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0C37D1">
              <w:t xml:space="preserve">Complete through overlap and interpolation, guaranteed by </w:t>
            </w:r>
          </w:p>
        </w:tc>
      </w:tr>
      <w:tr w:rsidR="00DD04B7" w:rsidRPr="000C37D1"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0C37D1" w:rsidRDefault="00000000" w:rsidP="000310BC">
            <w:pPr>
              <w:pStyle w:val="TableText"/>
            </w:pPr>
            <w:r w:rsidRPr="000C37D1">
              <w:t>Unvisited regions</w:t>
            </w:r>
          </w:p>
        </w:tc>
        <w:tc>
          <w:tcPr>
            <w:tcW w:w="1849" w:type="pct"/>
          </w:tcPr>
          <w:p w14:paraId="52B4F3F9" w14:textId="77777777" w:rsidR="000E1725" w:rsidRPr="000C37D1"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0C37D1">
              <w:t>Frozen guesses written in advance</w:t>
            </w:r>
          </w:p>
        </w:tc>
        <w:tc>
          <w:tcPr>
            <w:tcW w:w="2182" w:type="pct"/>
          </w:tcPr>
          <w:p w14:paraId="03007C2A" w14:textId="77777777" w:rsidR="000E1725" w:rsidRPr="000C37D1"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0C37D1">
              <w:t>Left to interpolation until the field demands a rule there</w:t>
            </w:r>
          </w:p>
        </w:tc>
      </w:tr>
      <w:tr w:rsidR="00DD04B7" w:rsidRPr="000C37D1"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0C37D1" w:rsidRDefault="00000000" w:rsidP="000310BC">
            <w:pPr>
              <w:pStyle w:val="TableText"/>
            </w:pPr>
            <w:r w:rsidRPr="000C37D1">
              <w:t>Novel situations</w:t>
            </w:r>
          </w:p>
        </w:tc>
        <w:tc>
          <w:tcPr>
            <w:tcW w:w="1849" w:type="pct"/>
          </w:tcPr>
          <w:p w14:paraId="0D90567E" w14:textId="77777777" w:rsidR="000E1725" w:rsidRPr="000C37D1"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0C37D1">
              <w:t>Cannot be represented; the catalog is closed</w:t>
            </w:r>
          </w:p>
        </w:tc>
        <w:tc>
          <w:tcPr>
            <w:tcW w:w="2182" w:type="pct"/>
          </w:tcPr>
          <w:p w14:paraId="7552D68B" w14:textId="77777777" w:rsidR="000E1725" w:rsidRPr="000C37D1"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0C37D1">
              <w:t>Adjusted, refined, or generated on demand through Algorithm 1</w:t>
            </w:r>
          </w:p>
        </w:tc>
      </w:tr>
    </w:tbl>
    <w:p w14:paraId="38B1AD63" w14:textId="77777777" w:rsidR="000F3283" w:rsidRPr="000C37D1" w:rsidRDefault="000F3283" w:rsidP="00DD04B7">
      <w:pPr>
        <w:pStyle w:val="ParText"/>
      </w:pPr>
    </w:p>
    <w:p w14:paraId="04B8E484" w14:textId="04BF47F1" w:rsidR="000E1725" w:rsidRPr="000C37D1" w:rsidRDefault="00176257" w:rsidP="00DD04B7">
      <w:pPr>
        <w:pStyle w:val="ParText"/>
      </w:pPr>
      <w:r>
        <w:fldChar w:fldCharType="begin"/>
      </w:r>
      <w:r>
        <w:instrText xml:space="preserve"> REF _Ref236574899 \h </w:instrText>
      </w:r>
      <w:r>
        <w:fldChar w:fldCharType="separate"/>
      </w:r>
      <w:r w:rsidRPr="000C37D1">
        <w:t xml:space="preserve">Table </w:t>
      </w:r>
      <w:r>
        <w:rPr>
          <w:noProof/>
        </w:rPr>
        <w:t>4</w:t>
      </w:r>
      <w:r w:rsidRPr="000C37D1">
        <w:t>.</w:t>
      </w:r>
      <w:r>
        <w:rPr>
          <w:noProof/>
        </w:rPr>
        <w:t>3</w:t>
      </w:r>
      <w:r>
        <w:fldChar w:fldCharType="end"/>
      </w:r>
      <w:r w:rsidR="00000000" w:rsidRPr="000C37D1">
        <w:t xml:space="preserve"> states how each concept has a primary family that answers its operational question and a set of secondary families that it modulates. </w:t>
      </w:r>
    </w:p>
    <w:p w14:paraId="44235DF7" w14:textId="603DD45D" w:rsidR="000E1725" w:rsidRPr="000C37D1" w:rsidRDefault="00000000" w:rsidP="00DD04B7">
      <w:pPr>
        <w:pStyle w:val="Caption"/>
        <w:keepNext/>
      </w:pPr>
      <w:bookmarkStart w:id="273" w:name="_Toc236574061"/>
      <w:bookmarkStart w:id="274" w:name="_Ref236574899"/>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4</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3</w:t>
      </w:r>
      <w:r w:rsidR="004A4810" w:rsidRPr="000C37D1">
        <w:fldChar w:fldCharType="end"/>
      </w:r>
      <w:bookmarkEnd w:id="274"/>
      <w:r w:rsidRPr="000C37D1">
        <w:t xml:space="preserve"> Designated mapping between decision concepts and intervention types</w:t>
      </w:r>
      <w:bookmarkEnd w:id="273"/>
    </w:p>
    <w:tbl>
      <w:tblPr>
        <w:tblStyle w:val="PlainTable2"/>
        <w:tblW w:w="5000" w:type="pct"/>
        <w:tblLook w:val="04A0" w:firstRow="1" w:lastRow="0" w:firstColumn="1" w:lastColumn="0" w:noHBand="0" w:noVBand="1"/>
      </w:tblPr>
      <w:tblGrid>
        <w:gridCol w:w="1496"/>
        <w:gridCol w:w="1470"/>
        <w:gridCol w:w="5081"/>
      </w:tblGrid>
      <w:tr w:rsidR="00DD04B7" w:rsidRPr="000C37D1"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0C37D1" w:rsidRDefault="00000000" w:rsidP="000310BC">
            <w:pPr>
              <w:rPr>
                <w:szCs w:val="24"/>
              </w:rPr>
            </w:pPr>
            <w:r w:rsidRPr="000C37D1">
              <w:rPr>
                <w:szCs w:val="24"/>
              </w:rPr>
              <w:t>Concept</w:t>
            </w:r>
          </w:p>
        </w:tc>
        <w:tc>
          <w:tcPr>
            <w:tcW w:w="830" w:type="pct"/>
          </w:tcPr>
          <w:p w14:paraId="61A05F07" w14:textId="77777777" w:rsidR="000E1725" w:rsidRPr="000C37D1"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0C37D1">
              <w:rPr>
                <w:szCs w:val="24"/>
              </w:rPr>
              <w:t>Primary intervention</w:t>
            </w:r>
          </w:p>
        </w:tc>
        <w:tc>
          <w:tcPr>
            <w:tcW w:w="3239" w:type="pct"/>
          </w:tcPr>
          <w:p w14:paraId="606A8015" w14:textId="77777777" w:rsidR="000E1725" w:rsidRPr="000C37D1"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0C37D1">
              <w:rPr>
                <w:szCs w:val="24"/>
              </w:rPr>
              <w:t>Secondary interventions and modulation role</w:t>
            </w:r>
          </w:p>
        </w:tc>
      </w:tr>
      <w:tr w:rsidR="00DD04B7" w:rsidRPr="000C37D1"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0C37D1" w:rsidRDefault="00000000" w:rsidP="000310BC">
            <w:pPr>
              <w:rPr>
                <w:szCs w:val="24"/>
              </w:rPr>
            </w:pPr>
            <w:r w:rsidRPr="000C37D1">
              <w:rPr>
                <w:szCs w:val="24"/>
              </w:rPr>
              <w:t>Fire threat level</w:t>
            </w:r>
          </w:p>
        </w:tc>
        <w:tc>
          <w:tcPr>
            <w:tcW w:w="830" w:type="pct"/>
          </w:tcPr>
          <w:p w14:paraId="35AEC7F4" w14:textId="77777777" w:rsidR="000E1725" w:rsidRPr="000C37D1"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0C37D1">
              <w:rPr>
                <w:szCs w:val="24"/>
              </w:rPr>
              <w:t>Suppression effort</w:t>
            </w:r>
          </w:p>
        </w:tc>
        <w:tc>
          <w:tcPr>
            <w:tcW w:w="3239" w:type="pct"/>
          </w:tcPr>
          <w:p w14:paraId="0D39AE84" w14:textId="77777777" w:rsidR="000E1725" w:rsidRPr="000C37D1"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0C37D1">
              <w:rPr>
                <w:szCs w:val="24"/>
              </w:rPr>
              <w:t>Containment line when direct attack is insufficient; resource deployment scaled with the threat level</w:t>
            </w:r>
          </w:p>
        </w:tc>
      </w:tr>
      <w:tr w:rsidR="00DD04B7" w:rsidRPr="000C37D1"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0C37D1" w:rsidRDefault="00000000" w:rsidP="000310BC">
            <w:pPr>
              <w:rPr>
                <w:szCs w:val="24"/>
              </w:rPr>
            </w:pPr>
            <w:r w:rsidRPr="000C37D1">
              <w:rPr>
                <w:szCs w:val="24"/>
              </w:rPr>
              <w:t>Asset exposure risk</w:t>
            </w:r>
          </w:p>
        </w:tc>
        <w:tc>
          <w:tcPr>
            <w:tcW w:w="830" w:type="pct"/>
          </w:tcPr>
          <w:p w14:paraId="53BDBC25" w14:textId="77777777" w:rsidR="000E1725" w:rsidRPr="000C37D1"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Asset protection</w:t>
            </w:r>
          </w:p>
        </w:tc>
        <w:tc>
          <w:tcPr>
            <w:tcW w:w="3239" w:type="pct"/>
          </w:tcPr>
          <w:p w14:paraId="30E7B7CD" w14:textId="77777777" w:rsidR="000E1725" w:rsidRPr="000C37D1"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Containment line placed to shield exposed assets; evacuation when exposure combines with high threat</w:t>
            </w:r>
          </w:p>
        </w:tc>
      </w:tr>
      <w:tr w:rsidR="00DD04B7" w:rsidRPr="000C37D1"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0C37D1" w:rsidRDefault="00000000" w:rsidP="000310BC">
            <w:pPr>
              <w:rPr>
                <w:szCs w:val="24"/>
              </w:rPr>
            </w:pPr>
            <w:r w:rsidRPr="000C37D1">
              <w:rPr>
                <w:szCs w:val="24"/>
              </w:rPr>
              <w:lastRenderedPageBreak/>
              <w:t>Suppression feasibility</w:t>
            </w:r>
          </w:p>
        </w:tc>
        <w:tc>
          <w:tcPr>
            <w:tcW w:w="830" w:type="pct"/>
          </w:tcPr>
          <w:p w14:paraId="6A7B33A5" w14:textId="33EEC71D" w:rsidR="000E1725" w:rsidRPr="000C37D1"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0C37D1">
              <w:rPr>
                <w:szCs w:val="24"/>
              </w:rPr>
              <w:t>Resource deployment</w:t>
            </w:r>
          </w:p>
        </w:tc>
        <w:tc>
          <w:tcPr>
            <w:tcW w:w="3239" w:type="pct"/>
          </w:tcPr>
          <w:p w14:paraId="137933A9" w14:textId="7FEC9610" w:rsidR="000E1725" w:rsidRPr="000C37D1"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rsidRPr="000C37D1">
              <w:t>In the gatekeeper role, high feasibility commands resource deployment toward the front, while low feasibility caps suppression effort and shifts intensity toward containment line and evacuation.</w:t>
            </w:r>
          </w:p>
        </w:tc>
      </w:tr>
      <w:tr w:rsidR="00DD04B7" w:rsidRPr="000C37D1"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0C37D1" w:rsidRDefault="00000000" w:rsidP="000310BC">
            <w:pPr>
              <w:rPr>
                <w:szCs w:val="24"/>
              </w:rPr>
            </w:pPr>
            <w:r w:rsidRPr="000C37D1">
              <w:rPr>
                <w:szCs w:val="24"/>
              </w:rPr>
              <w:t>Intervention urgency</w:t>
            </w:r>
          </w:p>
        </w:tc>
        <w:tc>
          <w:tcPr>
            <w:tcW w:w="830" w:type="pct"/>
          </w:tcPr>
          <w:p w14:paraId="0E4704D4" w14:textId="0FC0CBC6" w:rsidR="000E1725" w:rsidRPr="000C37D1"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 xml:space="preserve">Resource deployment </w:t>
            </w:r>
          </w:p>
        </w:tc>
        <w:tc>
          <w:tcPr>
            <w:tcW w:w="3239" w:type="pct"/>
          </w:tcPr>
          <w:p w14:paraId="5590F27C" w14:textId="77777777" w:rsidR="000E1725" w:rsidRPr="000C37D1"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Scales the intensities of all active families; triggers cross-region priority preemption at very high activation</w:t>
            </w:r>
          </w:p>
        </w:tc>
      </w:tr>
      <w:tr w:rsidR="00DD04B7" w:rsidRPr="000C37D1"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0C37D1" w:rsidRDefault="00000000" w:rsidP="000310BC">
            <w:pPr>
              <w:rPr>
                <w:szCs w:val="24"/>
              </w:rPr>
            </w:pPr>
            <w:r w:rsidRPr="000C37D1">
              <w:rPr>
                <w:szCs w:val="24"/>
              </w:rPr>
              <w:t>Evacuation pressure</w:t>
            </w:r>
          </w:p>
        </w:tc>
        <w:tc>
          <w:tcPr>
            <w:tcW w:w="830" w:type="pct"/>
          </w:tcPr>
          <w:p w14:paraId="16775A49" w14:textId="77777777" w:rsidR="000E1725" w:rsidRPr="000C37D1"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0C37D1">
              <w:rPr>
                <w:szCs w:val="24"/>
              </w:rPr>
              <w:t>Evacuation</w:t>
            </w:r>
          </w:p>
        </w:tc>
        <w:tc>
          <w:tcPr>
            <w:tcW w:w="3239" w:type="pct"/>
          </w:tcPr>
          <w:p w14:paraId="7BCF6115" w14:textId="77777777" w:rsidR="000E1725" w:rsidRPr="000C37D1"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0C37D1">
              <w:rPr>
                <w:szCs w:val="24"/>
              </w:rPr>
              <w:t>Public warning raised jointly; offensive intensities withdrawn at very high activation</w:t>
            </w:r>
          </w:p>
        </w:tc>
      </w:tr>
    </w:tbl>
    <w:p w14:paraId="033465F3" w14:textId="77777777" w:rsidR="000E1725" w:rsidRPr="000C37D1" w:rsidRDefault="000E1725" w:rsidP="00DD04B7">
      <w:pPr>
        <w:pStyle w:val="ParText"/>
      </w:pPr>
    </w:p>
    <w:p w14:paraId="25BA2C8B" w14:textId="58DD261C" w:rsidR="002604DC" w:rsidRPr="000C37D1" w:rsidRDefault="00AF64F6" w:rsidP="002604DC">
      <w:pPr>
        <w:pStyle w:val="ParText"/>
      </w:pPr>
      <w:r w:rsidRPr="000C37D1">
        <w:t>A run starts from the minimal profile of that base in Appendix E: five seed rules that together cover the six intervention families, so the system starts almost without doctrine and must learn its base by trial.</w:t>
      </w:r>
    </w:p>
    <w:p w14:paraId="01956CB0" w14:textId="412E7432" w:rsidR="000E1725" w:rsidRPr="000C37D1" w:rsidRDefault="00000000">
      <w:pPr>
        <w:pStyle w:val="Heading3"/>
      </w:pPr>
      <w:bookmarkStart w:id="275" w:name="_Toc236574008"/>
      <w:r w:rsidRPr="000C37D1">
        <w:t>Cost, Quality, and the Satisficing Test</w:t>
      </w:r>
      <w:bookmarkEnd w:id="275"/>
    </w:p>
    <w:p w14:paraId="7CC7DCAD" w14:textId="4EE27ACC" w:rsidR="000E1725" w:rsidRPr="000C37D1" w:rsidRDefault="00000000" w:rsidP="0075260A">
      <w:pPr>
        <w:spacing w:after="120"/>
        <w:ind w:firstLine="360"/>
      </w:pPr>
      <w:r w:rsidRPr="000C37D1">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0C37D1">
        <w:fldChar w:fldCharType="begin"/>
      </w:r>
      <w:r w:rsidRPr="000C37D1">
        <w:instrText xml:space="preserve"> REF _RefFig43 \h </w:instrText>
      </w:r>
      <w:r w:rsidRPr="000C37D1">
        <w:fldChar w:fldCharType="separate"/>
      </w:r>
      <w:r w:rsidR="00772963" w:rsidRPr="000C37D1">
        <w:t xml:space="preserve">Figure </w:t>
      </w:r>
      <w:r w:rsidR="00772963">
        <w:rPr>
          <w:noProof/>
        </w:rPr>
        <w:t>4</w:t>
      </w:r>
      <w:r w:rsidR="00772963" w:rsidRPr="000C37D1">
        <w:t>.</w:t>
      </w:r>
      <w:r w:rsidR="00772963">
        <w:rPr>
          <w:noProof/>
        </w:rPr>
        <w:t>5</w:t>
      </w:r>
      <w:r w:rsidRPr="000C37D1">
        <w:fldChar w:fldCharType="end"/>
      </w:r>
      <w:r w:rsidRPr="000C37D1">
        <w:t>.</w:t>
      </w:r>
    </w:p>
    <w:p w14:paraId="42392480" w14:textId="494979A2" w:rsidR="000E1725" w:rsidRPr="000C37D1" w:rsidRDefault="00000000" w:rsidP="00653E64">
      <w:pPr>
        <w:pStyle w:val="Heading4"/>
      </w:pPr>
      <w:r w:rsidRPr="000C37D1">
        <w:t xml:space="preserve">Cost </w:t>
      </w:r>
      <w:r w:rsidR="006A66C1" w:rsidRPr="000C37D1">
        <w:t>Test</w:t>
      </w:r>
    </w:p>
    <w:p w14:paraId="5E51000A" w14:textId="030C6515" w:rsidR="000E1725" w:rsidRPr="000C37D1" w:rsidRDefault="00000000">
      <w:pPr>
        <w:pStyle w:val="ParText"/>
      </w:pPr>
      <w:r w:rsidRPr="000C37D1">
        <w:t xml:space="preserve">The cost measures what the candidate is expected to cost the incident. This is not evaluated on the current state, the candidate allocation is held constant on the 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0C37D1">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0C37D1">
        <w:t xml:space="preserve"> resolution, and the cost of the forecast end state is compared with a no-action shadow run started </w:t>
      </w:r>
      <w:r w:rsidRPr="000C37D1">
        <w:lastRenderedPageBreak/>
        <w:t xml:space="preserve">from the same state. The cost itself is the weighted five-term </w:t>
      </w:r>
      <w:r w:rsidRPr="000C37D1">
        <w:fldChar w:fldCharType="begin"/>
      </w:r>
      <w:r w:rsidRPr="000C37D1">
        <w:instrText xml:space="preserve"> REF _RefEqJcomp \h </w:instrText>
      </w:r>
      <w:r w:rsidRPr="000C37D1">
        <w:fldChar w:fldCharType="separate"/>
      </w:r>
      <w:r w:rsidR="00772963" w:rsidRPr="000C37D1">
        <w:t xml:space="preserve">( </w:t>
      </w:r>
      <w:r w:rsidR="00772963">
        <w:rPr>
          <w:noProof/>
        </w:rPr>
        <w:t>48</w:t>
      </w:r>
      <w:r w:rsidR="00772963" w:rsidRPr="000C37D1">
        <w:t xml:space="preserve"> )</w:t>
      </w:r>
      <w:r w:rsidRPr="000C37D1">
        <w:fldChar w:fldCharType="end"/>
      </w:r>
      <w:r w:rsidRPr="000C37D1">
        <w:t xml:space="preserve"> with the exact normalizations of the implementation</w:t>
      </w:r>
      <w:r w:rsidR="00A659B3" w:rsidRPr="000C37D1">
        <w:t xml:space="preserve"> </w:t>
      </w:r>
      <w:r w:rsidRPr="000C37D1">
        <w:t>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0C37D1" w14:paraId="5E510012" w14:textId="77777777" w:rsidTr="00F3544E">
        <w:trPr>
          <w:trHeight w:val="4994"/>
        </w:trPr>
        <w:tc>
          <w:tcPr>
            <w:tcW w:w="4497" w:type="pct"/>
            <w:vAlign w:val="center"/>
          </w:tcPr>
          <w:p w14:paraId="5E510010" w14:textId="5B0BCB9F" w:rsidR="00724E5B" w:rsidRPr="000C37D1"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3E08BE07" w:rsidR="00724E5B" w:rsidRPr="000C37D1" w:rsidRDefault="00724E5B" w:rsidP="006601CA">
            <w:pPr>
              <w:pStyle w:val="TableText"/>
            </w:pPr>
            <w:bookmarkStart w:id="276" w:name="_RefEqJcomp"/>
            <w:r w:rsidRPr="000C37D1">
              <w:t xml:space="preserve">( </w:t>
            </w:r>
            <w:r w:rsidRPr="000C37D1">
              <w:fldChar w:fldCharType="begin"/>
            </w:r>
            <w:r w:rsidRPr="000C37D1">
              <w:instrText xml:space="preserve"> SEQ ( \* ARABIC </w:instrText>
            </w:r>
            <w:r w:rsidRPr="000C37D1">
              <w:fldChar w:fldCharType="separate"/>
            </w:r>
            <w:r w:rsidR="00772963">
              <w:rPr>
                <w:noProof/>
              </w:rPr>
              <w:t>48</w:t>
            </w:r>
            <w:r w:rsidRPr="000C37D1">
              <w:fldChar w:fldCharType="end"/>
            </w:r>
            <w:r w:rsidRPr="000C37D1">
              <w:t xml:space="preserve"> )</w:t>
            </w:r>
            <w:bookmarkEnd w:id="276"/>
          </w:p>
        </w:tc>
      </w:tr>
    </w:tbl>
    <w:p w14:paraId="313BBFA0" w14:textId="50C00C4B" w:rsidR="000E1725" w:rsidRPr="000C37D1" w:rsidRDefault="00000000" w:rsidP="000E1E79">
      <w:pPr>
        <w:pStyle w:val="ParText"/>
      </w:pPr>
      <w:r w:rsidRPr="000C37D1">
        <w:t xml:space="preserve">In </w:t>
      </w:r>
      <w:r w:rsidRPr="000C37D1">
        <w:fldChar w:fldCharType="begin"/>
      </w:r>
      <w:r w:rsidRPr="000C37D1">
        <w:instrText xml:space="preserve"> REF _RefEqJcomp \h </w:instrText>
      </w:r>
      <w:r w:rsidRPr="000C37D1">
        <w:fldChar w:fldCharType="separate"/>
      </w:r>
      <w:r w:rsidR="00772963" w:rsidRPr="000C37D1">
        <w:t xml:space="preserve">( </w:t>
      </w:r>
      <w:r w:rsidR="00772963">
        <w:rPr>
          <w:noProof/>
        </w:rPr>
        <w:t>48</w:t>
      </w:r>
      <w:r w:rsidR="00772963" w:rsidRPr="000C37D1">
        <w:t xml:space="preserve"> )</w:t>
      </w:r>
      <w:r w:rsidRPr="000C37D1">
        <w:fldChar w:fldCharType="end"/>
      </w:r>
      <w:r w:rsidRPr="000C37D1">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0C37D1">
        <w:t xml:space="preserve"> are the non-negative priority weights, and the sum is divided by their total so that </w:t>
      </w:r>
      <m:oMath>
        <m:r>
          <w:rPr>
            <w:rFonts w:ascii="Cambria Math" w:hAnsi="Cambria Math"/>
          </w:rPr>
          <m:t>J</m:t>
        </m:r>
      </m:oMath>
      <w:r w:rsidRPr="000C37D1">
        <w:t xml:space="preserve"> remains in the unit interval and the weights encode relative priority rather than scale. Each term is an actual quantity divided by a scenario reference, which is what makes five quantities of different units summable.</w:t>
      </w:r>
    </w:p>
    <w:p w14:paraId="0DF606F1" w14:textId="031FF4B0" w:rsidR="000E1725" w:rsidRPr="000C37D1"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0C37D1">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0C37D1">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0C37D1">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0C37D1">
        <w:rPr>
          <w:rFonts w:eastAsiaTheme="minorEastAsia"/>
        </w:rPr>
        <w:t>.</w:t>
      </w:r>
      <w:r w:rsidRPr="000C37D1">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0C37D1">
        <w:rPr>
          <w:rFonts w:eastAsiaTheme="minorEastAsia"/>
        </w:rPr>
        <w:t xml:space="preserve"> </w:t>
      </w:r>
      <w:r w:rsidRPr="000C37D1">
        <w:t xml:space="preserve">is the reference area whose loss is treated as a full-scale fire. The rational form </w:t>
      </w:r>
      <m:oMath>
        <m:r>
          <w:rPr>
            <w:rFonts w:ascii="Cambria Math" w:hAnsi="Cambria Math"/>
          </w:rPr>
          <m:t>x/(1+x)</m:t>
        </m:r>
      </m:oMath>
      <w:r w:rsidRPr="000C37D1">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0C37D1">
        <w:t xml:space="preserve"> is nearly linear near the origin, reads exactly 0.5 at the reference fire, and approaches one without reaching it; its slope decays only quadratically, so every saved cell keeps a measurable worth at any fire size.</w:t>
      </w:r>
      <w:r w:rsidR="00947E90" w:rsidRPr="000C37D1">
        <w:t xml:space="preserve"> </w:t>
      </w:r>
    </w:p>
    <w:p w14:paraId="34C7A848" w14:textId="77777777" w:rsidR="000E1725" w:rsidRPr="000C37D1"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0C37D1">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0C37D1">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0C37D1">
        <w:t xml:space="preserve"> the total value exposed in the scenario.</w:t>
      </w:r>
    </w:p>
    <w:p w14:paraId="6A8FA267" w14:textId="5C01EA5E" w:rsidR="000E1725" w:rsidRPr="000C37D1"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0C37D1">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0C37D1">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0C37D1">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0C37D1">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0C37D1"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0C37D1">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0C37D1">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0C37D1">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Pr="000C37D1"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0C37D1">
        <w:t xml:space="preserve"> prices timeliness. </w:t>
      </w:r>
      <m:oMath>
        <m:bar>
          <m:barPr>
            <m:pos m:val="top"/>
            <m:ctrlPr>
              <w:rPr>
                <w:rFonts w:ascii="Cambria Math" w:hAnsi="Cambria Math"/>
                <w:i/>
              </w:rPr>
            </m:ctrlPr>
          </m:barPr>
          <m:e>
            <m:r>
              <w:rPr>
                <w:rFonts w:ascii="Cambria Math" w:hAnsi="Cambria Math"/>
              </w:rPr>
              <m:t>τ</m:t>
            </m:r>
          </m:e>
        </m:bar>
      </m:oMath>
      <w:r w:rsidRPr="000C37D1">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0C37D1">
        <w:t xml:space="preserve"> is the reference response time of sixty minutes. Each of the last three terms is capped at one, so no single term can dominate the sum once its reference is exceeded.</w:t>
      </w:r>
    </w:p>
    <w:p w14:paraId="19660FC3" w14:textId="77777777" w:rsidR="000C0B9E" w:rsidRPr="000C37D1" w:rsidRDefault="000C0B9E" w:rsidP="000C0B9E">
      <w:pPr>
        <w:pStyle w:val="ParText"/>
      </w:pPr>
      <w:r w:rsidRPr="000C37D1">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7CCDA858" w:rsidR="000E1725" w:rsidRPr="000C37D1" w:rsidRDefault="00000000" w:rsidP="00393753">
      <w:pPr>
        <w:pStyle w:val="Heading4"/>
      </w:pPr>
      <w:r w:rsidRPr="000C37D1">
        <w:lastRenderedPageBreak/>
        <w:t>Acceptance Test</w:t>
      </w:r>
    </w:p>
    <w:p w14:paraId="3323AA40" w14:textId="70A06D46" w:rsidR="000E1725" w:rsidRPr="000C37D1" w:rsidRDefault="00000000" w:rsidP="00653E64">
      <w:pPr>
        <w:spacing w:after="120"/>
        <w:ind w:firstLine="360"/>
      </w:pPr>
      <w:r w:rsidRPr="000C37D1">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0C37D1">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0C37D1">
        <w:t>.</w:t>
      </w:r>
    </w:p>
    <w:tbl>
      <w:tblPr>
        <w:tblW w:w="5000" w:type="pct"/>
        <w:tblLook w:val="04A0" w:firstRow="1" w:lastRow="0" w:firstColumn="1" w:lastColumn="0" w:noHBand="0" w:noVBand="1"/>
      </w:tblPr>
      <w:tblGrid>
        <w:gridCol w:w="7081"/>
        <w:gridCol w:w="966"/>
      </w:tblGrid>
      <w:tr w:rsidR="00EF5177" w:rsidRPr="000C37D1" w14:paraId="00A606EF" w14:textId="77777777" w:rsidTr="000310BC">
        <w:tc>
          <w:tcPr>
            <w:tcW w:w="4400" w:type="pct"/>
            <w:vAlign w:val="center"/>
          </w:tcPr>
          <w:p w14:paraId="741E2CAE" w14:textId="77777777" w:rsidR="000E1725" w:rsidRPr="000C37D1"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p w14:paraId="0AE480F2" w14:textId="194AFD59" w:rsidR="00AE77B9" w:rsidRPr="000C37D1" w:rsidRDefault="00000000" w:rsidP="009D0DA0">
            <w:pPr>
              <w:pStyle w:val="ParEq"/>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=0.005</m:t>
                </m:r>
              </m:oMath>
            </m:oMathPara>
          </w:p>
        </w:tc>
        <w:tc>
          <w:tcPr>
            <w:tcW w:w="600" w:type="pct"/>
            <w:vAlign w:val="center"/>
          </w:tcPr>
          <w:p w14:paraId="7B337896" w14:textId="2A3B2D48" w:rsidR="000E1725" w:rsidRPr="000C37D1" w:rsidRDefault="00000000" w:rsidP="009D0DA0">
            <w:pPr>
              <w:pStyle w:val="ParEq"/>
            </w:pPr>
            <w:bookmarkStart w:id="277" w:name="_RefEqB4503"/>
            <w:r w:rsidRPr="000C37D1">
              <w:t xml:space="preserve">( </w:t>
            </w:r>
            <w:r w:rsidRPr="000C37D1">
              <w:fldChar w:fldCharType="begin"/>
            </w:r>
            <w:r w:rsidRPr="000C37D1">
              <w:instrText xml:space="preserve"> SEQ ( \* ARABIC </w:instrText>
            </w:r>
            <w:r w:rsidRPr="000C37D1">
              <w:fldChar w:fldCharType="separate"/>
            </w:r>
            <w:r w:rsidR="00772963">
              <w:rPr>
                <w:noProof/>
              </w:rPr>
              <w:t>49</w:t>
            </w:r>
            <w:r w:rsidRPr="000C37D1">
              <w:fldChar w:fldCharType="end"/>
            </w:r>
            <w:r w:rsidRPr="000C37D1">
              <w:t xml:space="preserve"> )</w:t>
            </w:r>
            <w:bookmarkEnd w:id="277"/>
          </w:p>
        </w:tc>
      </w:tr>
    </w:tbl>
    <w:p w14:paraId="2B62C44B" w14:textId="1917BBE2" w:rsidR="000E1725" w:rsidRPr="000C37D1" w:rsidRDefault="00000000" w:rsidP="00F44F69">
      <w:pPr>
        <w:pStyle w:val="ParText"/>
      </w:pPr>
      <w:r w:rsidRPr="000C37D1">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0C37D1">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0C37D1">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0C37D1">
        <w:t xml:space="preserve"> prevents this by requiring the candidate to beat the no-action forecast. Without it, the incidents that are easiest to improve would be the ones the adaptation stages never touch.</w:t>
      </w:r>
    </w:p>
    <w:p w14:paraId="6957909C" w14:textId="58E86DBC" w:rsidR="000E1725" w:rsidRPr="000C37D1" w:rsidRDefault="00000000" w:rsidP="00F44F69">
      <w:pPr>
        <w:pStyle w:val="ParText"/>
      </w:pPr>
      <w:r w:rsidRPr="000C37D1">
        <w:t>Failing the cost test does not suspend action. The orders already produced by the standing rule base remain in force and are applied while adaptation runs, so an acceptable decision is never withdrawn in the hope of a better one.</w:t>
      </w:r>
    </w:p>
    <w:p w14:paraId="6AA8E847" w14:textId="5292CEA7" w:rsidR="000E1725" w:rsidRPr="000C37D1" w:rsidRDefault="00000000" w:rsidP="00F44F69">
      <w:pPr>
        <w:pStyle w:val="ParText"/>
      </w:pPr>
      <w:r w:rsidRPr="000C37D1">
        <w:rPr>
          <w:b/>
          <w:bCs/>
        </w:rPr>
        <w:t>The quality measures what the cost cannot.</w:t>
      </w:r>
      <w:r w:rsidRPr="000C37D1">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0C37D1">
        <w:fldChar w:fldCharType="begin"/>
      </w:r>
      <w:r w:rsidRPr="000C37D1">
        <w:instrText xml:space="preserve"> REF _RefEqB4504 \h </w:instrText>
      </w:r>
      <w:r w:rsidRPr="000C37D1">
        <w:fldChar w:fldCharType="separate"/>
      </w:r>
      <w:r w:rsidR="00772963" w:rsidRPr="000C37D1">
        <w:t xml:space="preserve">( </w:t>
      </w:r>
      <w:r w:rsidR="00772963">
        <w:rPr>
          <w:noProof/>
        </w:rPr>
        <w:t>50</w:t>
      </w:r>
      <w:r w:rsidR="00772963" w:rsidRPr="000C37D1">
        <w:t xml:space="preserve"> )</w:t>
      </w:r>
      <w:r w:rsidRPr="000C37D1">
        <w:fldChar w:fldCharType="end"/>
      </w:r>
      <w:r w:rsidRPr="000C37D1">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0C37D1">
        <w:t xml:space="preserve"> is the intervention family that answers concept </w:t>
      </w:r>
      <m:oMath>
        <m:r>
          <w:rPr>
            <w:rFonts w:ascii="Cambria Math" w:hAnsi="Cambria Math"/>
          </w:rPr>
          <m:t>n</m:t>
        </m:r>
      </m:oMath>
      <w:r w:rsidRPr="000C37D1">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0C37D1">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0C37D1">
        <w:t xml:space="preserve"> the intensity the candidate orders for family </w:t>
      </w:r>
      <m:oMath>
        <m:r>
          <w:rPr>
            <w:rFonts w:ascii="Cambria Math" w:hAnsi="Cambria Math"/>
          </w:rPr>
          <m:t>f</m:t>
        </m:r>
      </m:oMath>
      <w:r w:rsidRPr="000C37D1">
        <w:t>.</w:t>
      </w:r>
    </w:p>
    <w:tbl>
      <w:tblPr>
        <w:tblW w:w="5000" w:type="pct"/>
        <w:tblLook w:val="04A0" w:firstRow="1" w:lastRow="0" w:firstColumn="1" w:lastColumn="0" w:noHBand="0" w:noVBand="1"/>
      </w:tblPr>
      <w:tblGrid>
        <w:gridCol w:w="7081"/>
        <w:gridCol w:w="966"/>
      </w:tblGrid>
      <w:tr w:rsidR="00266CD7" w:rsidRPr="000C37D1" w14:paraId="4C324CA6" w14:textId="77777777" w:rsidTr="000310BC">
        <w:tc>
          <w:tcPr>
            <w:tcW w:w="4400" w:type="pct"/>
            <w:vAlign w:val="center"/>
          </w:tcPr>
          <w:p w14:paraId="386E88CC" w14:textId="69BEC88F" w:rsidR="000E1725" w:rsidRPr="000C37D1"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4ED37CCD" w:rsidR="000E1725" w:rsidRPr="000C37D1" w:rsidRDefault="00000000" w:rsidP="009D0DA0">
            <w:pPr>
              <w:pStyle w:val="ParEq"/>
            </w:pPr>
            <w:bookmarkStart w:id="278" w:name="_RefEqB4504"/>
            <w:r w:rsidRPr="000C37D1">
              <w:t xml:space="preserve">( </w:t>
            </w:r>
            <w:r w:rsidRPr="000C37D1">
              <w:fldChar w:fldCharType="begin"/>
            </w:r>
            <w:r w:rsidRPr="000C37D1">
              <w:instrText xml:space="preserve"> SEQ ( \* ARABIC </w:instrText>
            </w:r>
            <w:r w:rsidRPr="000C37D1">
              <w:fldChar w:fldCharType="separate"/>
            </w:r>
            <w:r w:rsidR="00772963">
              <w:rPr>
                <w:noProof/>
              </w:rPr>
              <w:t>50</w:t>
            </w:r>
            <w:r w:rsidRPr="000C37D1">
              <w:fldChar w:fldCharType="end"/>
            </w:r>
            <w:r w:rsidRPr="000C37D1">
              <w:t xml:space="preserve"> )</w:t>
            </w:r>
            <w:bookmarkEnd w:id="278"/>
          </w:p>
        </w:tc>
      </w:tr>
    </w:tbl>
    <w:p w14:paraId="41B46DA8" w14:textId="7AEE26DE" w:rsidR="000E1725" w:rsidRPr="000C37D1"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0C37D1">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0C37D1">
        <w:t xml:space="preserve"> although it does issue orders of its own. It is a modulator rather than a demander. </w:t>
      </w:r>
      <w:r w:rsidR="00F049D1" w:rsidRPr="000C37D1">
        <w:t xml:space="preserve">Its activation states </w:t>
      </w:r>
      <w:r w:rsidRPr="000C37D1">
        <w:t xml:space="preserve">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0C37D1">
        <w:fldChar w:fldCharType="begin"/>
      </w:r>
      <w:r w:rsidRPr="000C37D1">
        <w:instrText xml:space="preserve"> REF _RefEqB4504 \h </w:instrText>
      </w:r>
      <w:r w:rsidRPr="000C37D1">
        <w:fldChar w:fldCharType="separate"/>
      </w:r>
      <w:r w:rsidR="00772963" w:rsidRPr="000C37D1">
        <w:t xml:space="preserve">( </w:t>
      </w:r>
      <w:r w:rsidR="00772963">
        <w:rPr>
          <w:noProof/>
        </w:rPr>
        <w:t>50</w:t>
      </w:r>
      <w:r w:rsidR="00772963" w:rsidRPr="000C37D1">
        <w:t xml:space="preserve"> )</w:t>
      </w:r>
      <w:r w:rsidRPr="000C37D1">
        <w:fldChar w:fldCharType="end"/>
      </w:r>
      <w:r w:rsidRPr="000C37D1">
        <w:t>.</w:t>
      </w:r>
    </w:p>
    <w:p w14:paraId="733AF36B" w14:textId="505D53F6" w:rsidR="000E1725" w:rsidRPr="000C37D1" w:rsidRDefault="00000000" w:rsidP="00DD3275">
      <w:pPr>
        <w:pStyle w:val="ParText"/>
      </w:pPr>
      <w:bookmarkStart w:id="279" w:name="_Ref234778091"/>
      <w:r w:rsidRPr="000C37D1">
        <w:rPr>
          <w:b/>
          <w:bCs/>
        </w:rPr>
        <w:t xml:space="preserve">A candidate that </w:t>
      </w:r>
      <w:r w:rsidR="005B5A69" w:rsidRPr="000C37D1">
        <w:rPr>
          <w:b/>
          <w:bCs/>
        </w:rPr>
        <w:t>“</w:t>
      </w:r>
      <w:r w:rsidRPr="000C37D1">
        <w:rPr>
          <w:b/>
          <w:bCs/>
        </w:rPr>
        <w:t>suppresses heavily while the fire threat is low</w:t>
      </w:r>
      <w:r w:rsidR="005B5A69" w:rsidRPr="000C37D1">
        <w:rPr>
          <w:b/>
          <w:bCs/>
        </w:rPr>
        <w:t>”</w:t>
      </w:r>
      <w:r w:rsidRPr="000C37D1">
        <w:rPr>
          <w:b/>
          <w:bCs/>
        </w:rPr>
        <w:t xml:space="preserve"> is penalized as much as one that ignores a high evacuation pressure, even though only the second failure would raise the cost within the horizon.</w:t>
      </w:r>
      <w:r w:rsidRPr="000C37D1">
        <w:t xml:space="preserve"> </w:t>
      </w:r>
      <w:r w:rsidR="00F049D1" w:rsidRPr="000C37D1">
        <w:t>Quality is kept separate from cost</w:t>
      </w:r>
      <w:r w:rsidR="005B5A69" w:rsidRPr="000C37D1">
        <w:t>.</w:t>
      </w:r>
      <w:r w:rsidRPr="000C37D1">
        <w:t xml:space="preserve"> </w:t>
      </w:r>
      <w:r w:rsidR="005B5A69" w:rsidRPr="000C37D1">
        <w:t>I</w:t>
      </w:r>
      <w:r w:rsidRPr="000C37D1">
        <w:t>t detects a misdirected response before its consequences appear. The two tests</w:t>
      </w:r>
      <w:r w:rsidR="00D122E3" w:rsidRPr="000C37D1">
        <w:t xml:space="preserve"> </w:t>
      </w:r>
      <w:r w:rsidRPr="000C37D1">
        <w:t xml:space="preserve">are in </w:t>
      </w:r>
      <w:r w:rsidRPr="000C37D1">
        <w:fldChar w:fldCharType="begin"/>
      </w:r>
      <w:r w:rsidRPr="000C37D1">
        <w:instrText xml:space="preserve"> REF _Ref234778593 \h </w:instrText>
      </w:r>
      <w:r w:rsidRPr="000C37D1">
        <w:fldChar w:fldCharType="separate"/>
      </w:r>
      <w:r w:rsidR="00772963" w:rsidRPr="000C37D1">
        <w:t xml:space="preserve">Table </w:t>
      </w:r>
      <w:r w:rsidR="00772963">
        <w:rPr>
          <w:noProof/>
        </w:rPr>
        <w:t>4</w:t>
      </w:r>
      <w:r w:rsidR="00772963" w:rsidRPr="000C37D1">
        <w:t>.</w:t>
      </w:r>
      <w:r w:rsidR="00772963">
        <w:rPr>
          <w:noProof/>
        </w:rPr>
        <w:t>4</w:t>
      </w:r>
      <w:r w:rsidRPr="000C37D1">
        <w:fldChar w:fldCharType="end"/>
      </w:r>
      <w:r w:rsidRPr="000C37D1">
        <w:t>. When the quality falls below the gate, the graduated fail-safe attenuates the offensive intensities in proportion to the deficit, and a quality failure is itself one of the symptoms that summon adaptation.</w:t>
      </w:r>
    </w:p>
    <w:p w14:paraId="3F21AB4C" w14:textId="5AF07866" w:rsidR="000E1725" w:rsidRPr="000C37D1" w:rsidRDefault="00000000" w:rsidP="006C6E7A">
      <w:pPr>
        <w:pStyle w:val="Caption"/>
        <w:keepNext/>
      </w:pPr>
      <w:bookmarkStart w:id="280" w:name="_Ref234778593"/>
      <w:bookmarkStart w:id="281" w:name="_Toc236574062"/>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4</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4</w:t>
      </w:r>
      <w:r w:rsidR="004A4810" w:rsidRPr="000C37D1">
        <w:fldChar w:fldCharType="end"/>
      </w:r>
      <w:bookmarkEnd w:id="279"/>
      <w:bookmarkEnd w:id="280"/>
      <w:r w:rsidRPr="000C37D1">
        <w:t xml:space="preserve"> The two acceptance tests and the consequence of failure</w:t>
      </w:r>
      <w:bookmarkEnd w:id="281"/>
    </w:p>
    <w:tbl>
      <w:tblPr>
        <w:tblStyle w:val="PlainTable2"/>
        <w:tblW w:w="5000" w:type="pct"/>
        <w:tblLook w:val="04A0" w:firstRow="1" w:lastRow="0" w:firstColumn="1" w:lastColumn="0" w:noHBand="0" w:noVBand="1"/>
      </w:tblPr>
      <w:tblGrid>
        <w:gridCol w:w="993"/>
        <w:gridCol w:w="4440"/>
        <w:gridCol w:w="2614"/>
      </w:tblGrid>
      <w:tr w:rsidR="00540A82" w:rsidRPr="000C37D1"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0C37D1" w:rsidRDefault="00000000" w:rsidP="000310BC">
            <w:r w:rsidRPr="000C37D1">
              <w:t>Test</w:t>
            </w:r>
          </w:p>
        </w:tc>
        <w:tc>
          <w:tcPr>
            <w:tcW w:w="2759" w:type="pct"/>
          </w:tcPr>
          <w:p w14:paraId="19CEC664" w14:textId="77777777" w:rsidR="000E1725" w:rsidRPr="000C37D1" w:rsidRDefault="00000000" w:rsidP="000310BC">
            <w:pPr>
              <w:cnfStyle w:val="100000000000" w:firstRow="1" w:lastRow="0" w:firstColumn="0" w:lastColumn="0" w:oddVBand="0" w:evenVBand="0" w:oddHBand="0" w:evenHBand="0" w:firstRowFirstColumn="0" w:firstRowLastColumn="0" w:lastRowFirstColumn="0" w:lastRowLastColumn="0"/>
            </w:pPr>
            <w:r w:rsidRPr="000C37D1">
              <w:t>Condition</w:t>
            </w:r>
          </w:p>
        </w:tc>
        <w:tc>
          <w:tcPr>
            <w:tcW w:w="1624" w:type="pct"/>
          </w:tcPr>
          <w:p w14:paraId="373FC80D" w14:textId="77777777" w:rsidR="000E1725" w:rsidRPr="000C37D1" w:rsidRDefault="00000000" w:rsidP="000310BC">
            <w:pPr>
              <w:cnfStyle w:val="100000000000" w:firstRow="1" w:lastRow="0" w:firstColumn="0" w:lastColumn="0" w:oddVBand="0" w:evenVBand="0" w:oddHBand="0" w:evenHBand="0" w:firstRowFirstColumn="0" w:firstRowLastColumn="0" w:lastRowFirstColumn="0" w:lastRowLastColumn="0"/>
            </w:pPr>
            <w:r w:rsidRPr="000C37D1">
              <w:t>If it fails</w:t>
            </w:r>
          </w:p>
        </w:tc>
      </w:tr>
      <w:tr w:rsidR="00540A82" w:rsidRPr="000C37D1"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0C37D1" w:rsidRDefault="00000000" w:rsidP="000310BC">
            <w:pPr>
              <w:rPr>
                <w:b w:val="0"/>
                <w:bCs w:val="0"/>
              </w:rPr>
            </w:pPr>
            <w:r w:rsidRPr="000C37D1">
              <w:t xml:space="preserve">Cost </w:t>
            </w:r>
          </w:p>
        </w:tc>
        <w:tc>
          <w:tcPr>
            <w:tcW w:w="2759" w:type="pct"/>
            <w:vAlign w:val="center"/>
          </w:tcPr>
          <w:p w14:paraId="671198B1" w14:textId="32458932" w:rsidR="000E1725" w:rsidRPr="000C37D1"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0C37D1">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0C37D1" w:rsidRDefault="00000000" w:rsidP="000310BC">
            <w:pPr>
              <w:cnfStyle w:val="000000100000" w:firstRow="0" w:lastRow="0" w:firstColumn="0" w:lastColumn="0" w:oddVBand="0" w:evenVBand="0" w:oddHBand="1" w:evenHBand="0" w:firstRowFirstColumn="0" w:firstRowLastColumn="0" w:lastRowFirstColumn="0" w:lastRowLastColumn="0"/>
            </w:pPr>
            <w:r w:rsidRPr="000C37D1">
              <w:t>Staged adaptation is engaged; the standing orders remain in force.</w:t>
            </w:r>
          </w:p>
        </w:tc>
      </w:tr>
      <w:tr w:rsidR="00540A82" w:rsidRPr="000C37D1"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0C37D1" w:rsidRDefault="00000000" w:rsidP="000310BC">
            <w:r w:rsidRPr="000C37D1">
              <w:t>Quality</w:t>
            </w:r>
          </w:p>
        </w:tc>
        <w:tc>
          <w:tcPr>
            <w:tcW w:w="2759" w:type="pct"/>
            <w:vAlign w:val="center"/>
          </w:tcPr>
          <w:p w14:paraId="2BF687A6" w14:textId="0612CB0C" w:rsidR="000E1725" w:rsidRPr="000C37D1"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0C37D1">
              <w:rPr>
                <w:rFonts w:eastAsiaTheme="minorEastAsia"/>
              </w:rPr>
              <w:t xml:space="preserve"> </w:t>
            </w:r>
          </w:p>
          <w:p w14:paraId="76098670" w14:textId="734B5486" w:rsidR="000E1725" w:rsidRPr="000C37D1"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0C37D1">
              <w:rPr>
                <w:rFonts w:eastAsiaTheme="minorEastAsia"/>
              </w:rPr>
              <w:t xml:space="preserve"> </w:t>
            </w:r>
          </w:p>
        </w:tc>
        <w:tc>
          <w:tcPr>
            <w:tcW w:w="1624" w:type="pct"/>
          </w:tcPr>
          <w:p w14:paraId="112FADF5" w14:textId="0D7A158A" w:rsidR="000E1725" w:rsidRPr="000C37D1" w:rsidRDefault="00000000" w:rsidP="000310BC">
            <w:pPr>
              <w:cnfStyle w:val="000000000000" w:firstRow="0" w:lastRow="0" w:firstColumn="0" w:lastColumn="0" w:oddVBand="0" w:evenVBand="0" w:oddHBand="0" w:evenHBand="0" w:firstRowFirstColumn="0" w:firstRowLastColumn="0" w:lastRowFirstColumn="0" w:lastRowLastColumn="0"/>
            </w:pPr>
            <w:r w:rsidRPr="000C37D1">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0C37D1">
              <w:t>.</w:t>
            </w:r>
          </w:p>
        </w:tc>
      </w:tr>
    </w:tbl>
    <w:p w14:paraId="27A16321" w14:textId="30FBC8B8" w:rsidR="00241280" w:rsidRPr="000C37D1" w:rsidRDefault="00241280" w:rsidP="00241280">
      <w:pPr>
        <w:pStyle w:val="Heading4"/>
      </w:pPr>
      <w:bookmarkStart w:id="282" w:name="OLD_Ref226192387"/>
      <w:r w:rsidRPr="000C37D1">
        <w:lastRenderedPageBreak/>
        <w:t xml:space="preserve">Cost and Quality </w:t>
      </w:r>
      <w:r w:rsidR="006A66C1" w:rsidRPr="000C37D1">
        <w:t>Acceptance Test</w:t>
      </w:r>
      <w:r w:rsidR="005C7466" w:rsidRPr="000C37D1">
        <w:t xml:space="preserve"> Example</w:t>
      </w:r>
    </w:p>
    <w:p w14:paraId="712E377D" w14:textId="15DBAD49" w:rsidR="009429FE" w:rsidRPr="000C37D1" w:rsidRDefault="009429FE" w:rsidP="009429FE">
      <w:r w:rsidRPr="000C37D1">
        <w:t xml:space="preserve">The cost-quality cycle is taken </w:t>
      </w:r>
      <w:r w:rsidR="009B326B" w:rsidRPr="000C37D1">
        <w:t>for a defined horizon</w:t>
      </w:r>
      <w:r w:rsidRPr="000C37D1">
        <w:t xml:space="preserve"> into an incident. A </w:t>
      </w:r>
      <w:r w:rsidR="0097344F" w:rsidRPr="000C37D1">
        <w:t xml:space="preserve">decision </w:t>
      </w:r>
      <w:r w:rsidRPr="000C37D1">
        <w:t>candidate may fail the cost test, or pass it and fail the quality test, or pass both. The last two outcomes occur in this cycle, in different regions.</w:t>
      </w:r>
      <w:r w:rsidR="0097344F" w:rsidRPr="000C37D1">
        <w:t xml:space="preserve"> As an example, there are t</w:t>
      </w:r>
      <w:r w:rsidRPr="000C37D1">
        <w:t xml:space="preserve">wo forecasts </w:t>
      </w:r>
      <w:r w:rsidR="0097344F" w:rsidRPr="000C37D1">
        <w:t xml:space="preserve">, namely </w:t>
      </w:r>
      <w:r w:rsidRPr="000C37D1">
        <w:t>one with the candidate allocation held constant</w:t>
      </w:r>
      <w:r w:rsidR="0097344F" w:rsidRPr="000C37D1">
        <w:t xml:space="preserve"> and </w:t>
      </w:r>
      <w:r w:rsidRPr="000C37D1">
        <w:t xml:space="preserve">one with no action. Each is priced by the five-term cost of </w:t>
      </w:r>
      <w:r w:rsidRPr="000C37D1">
        <w:fldChar w:fldCharType="begin"/>
      </w:r>
      <w:r w:rsidRPr="000C37D1">
        <w:instrText xml:space="preserve"> REF _RefEqJcomp \h \* MERGEFORMAT </w:instrText>
      </w:r>
      <w:r w:rsidRPr="000C37D1">
        <w:fldChar w:fldCharType="separate"/>
      </w:r>
      <w:r w:rsidR="00772963" w:rsidRPr="000C37D1">
        <w:t xml:space="preserve">( </w:t>
      </w:r>
      <w:r w:rsidR="00772963">
        <w:t>48</w:t>
      </w:r>
      <w:r w:rsidR="00772963" w:rsidRPr="000C37D1">
        <w:t xml:space="preserve"> )</w:t>
      </w:r>
      <w:r w:rsidRPr="000C37D1">
        <w:fldChar w:fldCharType="end"/>
      </w:r>
      <w:r w:rsidRPr="000C37D1">
        <w:t xml:space="preserve">. </w:t>
      </w:r>
      <w:r w:rsidR="00DD2913">
        <w:fldChar w:fldCharType="begin"/>
      </w:r>
      <w:r w:rsidR="00DD2913">
        <w:instrText xml:space="preserve"> REF _Ref236574944 \h </w:instrText>
      </w:r>
      <w:r w:rsidR="00DD2913">
        <w:fldChar w:fldCharType="separate"/>
      </w:r>
      <w:r w:rsidR="00DD2913" w:rsidRPr="000C37D1">
        <w:rPr>
          <w:iCs/>
        </w:rPr>
        <w:t xml:space="preserve">Table </w:t>
      </w:r>
      <w:r w:rsidR="00DD2913">
        <w:rPr>
          <w:iCs/>
          <w:noProof/>
        </w:rPr>
        <w:t>4</w:t>
      </w:r>
      <w:r w:rsidR="00DD2913" w:rsidRPr="000C37D1">
        <w:rPr>
          <w:iCs/>
        </w:rPr>
        <w:t>.</w:t>
      </w:r>
      <w:r w:rsidR="00DD2913">
        <w:rPr>
          <w:iCs/>
          <w:noProof/>
        </w:rPr>
        <w:t>5</w:t>
      </w:r>
      <w:r w:rsidR="00DD2913">
        <w:fldChar w:fldCharType="end"/>
      </w:r>
      <w:r w:rsidRPr="000C37D1">
        <w:t xml:space="preserve"> gives the terms of both, already normalized, with the weights that combine them.</w:t>
      </w:r>
    </w:p>
    <w:p w14:paraId="1513B8A3" w14:textId="124EEB34" w:rsidR="009429FE" w:rsidRPr="000C37D1" w:rsidRDefault="009429FE" w:rsidP="009429FE">
      <w:pPr>
        <w:pStyle w:val="Caption"/>
        <w:rPr>
          <w:iCs/>
        </w:rPr>
        <w:pPrChange w:id="910003" w:author="Claude" w:date="2026-08-02T13:00:00Z">
          <w:pPr/>
        </w:pPrChange>
      </w:pPr>
      <w:bookmarkStart w:id="283" w:name="_Toc236574063"/>
      <w:bookmarkStart w:id="284" w:name="_Ref236574944"/>
      <w:r w:rsidRPr="000C37D1">
        <w:rPr>
          <w:iCs/>
        </w:rPr>
        <w:t xml:space="preserve">Table </w:t>
      </w:r>
      <w:r w:rsidR="004A4810" w:rsidRPr="000C37D1">
        <w:rPr>
          <w:iCs/>
        </w:rPr>
        <w:fldChar w:fldCharType="begin"/>
      </w:r>
      <w:r w:rsidR="004A4810" w:rsidRPr="000C37D1">
        <w:rPr>
          <w:iCs/>
        </w:rPr>
        <w:instrText xml:space="preserve"> STYLEREF 1 \s </w:instrText>
      </w:r>
      <w:r w:rsidR="004A4810" w:rsidRPr="000C37D1">
        <w:rPr>
          <w:iCs/>
        </w:rPr>
        <w:fldChar w:fldCharType="separate"/>
      </w:r>
      <w:r w:rsidR="00DD2913">
        <w:rPr>
          <w:iCs/>
          <w:noProof/>
        </w:rPr>
        <w:t>4</w:t>
      </w:r>
      <w:r w:rsidR="004A4810" w:rsidRPr="000C37D1">
        <w:rPr>
          <w:iCs/>
        </w:rPr>
        <w:fldChar w:fldCharType="end"/>
      </w:r>
      <w:r w:rsidR="004A4810" w:rsidRPr="000C37D1">
        <w:rPr>
          <w:iCs/>
        </w:rPr>
        <w:t>.</w:t>
      </w:r>
      <w:r w:rsidR="004A4810" w:rsidRPr="000C37D1">
        <w:rPr>
          <w:iCs/>
        </w:rPr>
        <w:fldChar w:fldCharType="begin"/>
      </w:r>
      <w:r w:rsidR="004A4810" w:rsidRPr="000C37D1">
        <w:rPr>
          <w:iCs/>
        </w:rPr>
        <w:instrText xml:space="preserve"> SEQ Table \* ARABIC \s 1 </w:instrText>
      </w:r>
      <w:r w:rsidR="004A4810" w:rsidRPr="000C37D1">
        <w:rPr>
          <w:iCs/>
        </w:rPr>
        <w:fldChar w:fldCharType="separate"/>
      </w:r>
      <w:r w:rsidR="00DD2913">
        <w:rPr>
          <w:iCs/>
          <w:noProof/>
        </w:rPr>
        <w:t>5</w:t>
      </w:r>
      <w:r w:rsidR="004A4810" w:rsidRPr="000C37D1">
        <w:rPr>
          <w:iCs/>
        </w:rPr>
        <w:fldChar w:fldCharType="end"/>
      </w:r>
      <w:bookmarkEnd w:id="284"/>
      <w:r w:rsidRPr="000C37D1">
        <w:rPr>
          <w:iCs/>
        </w:rPr>
        <w:t xml:space="preserve"> Forecast cost terms of the candidate and of no action, with their weights</w:t>
      </w:r>
      <w:bookmarkEnd w:id="283"/>
    </w:p>
    <w:tbl>
      <w:tblPr>
        <w:tblStyle w:val="PlainTable2"/>
        <w:tblW w:w="0" w:type="auto"/>
        <w:tblLook w:val="04A0" w:firstRow="1" w:lastRow="0" w:firstColumn="1" w:lastColumn="0" w:noHBand="0" w:noVBand="1"/>
      </w:tblPr>
      <w:tblGrid>
        <w:gridCol w:w="2127"/>
        <w:gridCol w:w="1896"/>
        <w:gridCol w:w="2012"/>
        <w:gridCol w:w="2012"/>
      </w:tblGrid>
      <w:tr w:rsidR="009429FE" w:rsidRPr="000C37D1" w14:paraId="06780D91" w14:textId="77777777" w:rsidTr="009734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309F135E" w14:textId="77777777" w:rsidR="009429FE" w:rsidRPr="000C37D1" w:rsidRDefault="009429FE" w:rsidP="00DD2913">
            <w:pPr>
              <w:spacing w:after="160" w:line="276" w:lineRule="auto"/>
            </w:pPr>
            <w:r w:rsidRPr="000C37D1">
              <w:t>Term</w:t>
            </w:r>
          </w:p>
        </w:tc>
        <w:tc>
          <w:tcPr>
            <w:tcW w:w="1896" w:type="dxa"/>
            <w:hideMark/>
          </w:tcPr>
          <w:p w14:paraId="61B6C1EE" w14:textId="43EA6F61" w:rsidR="009429FE" w:rsidRPr="000C37D1" w:rsidRDefault="009429FE" w:rsidP="00DD2913">
            <w:pPr>
              <w:spacing w:after="160" w:line="276" w:lineRule="auto"/>
              <w:cnfStyle w:val="100000000000" w:firstRow="1" w:lastRow="0" w:firstColumn="0" w:lastColumn="0" w:oddVBand="0" w:evenVBand="0" w:oddHBand="0" w:evenHBand="0" w:firstRowFirstColumn="0" w:firstRowLastColumn="0" w:lastRowFirstColumn="0" w:lastRowLastColumn="0"/>
            </w:pPr>
            <w:r w:rsidRPr="000C37D1">
              <w:t xml:space="preserve">Weight </w:t>
            </w:r>
            <m:oMath>
              <m:r>
                <m:rPr>
                  <m:sty m:val="bi"/>
                </m:rPr>
                <w:rPr>
                  <w:rFonts w:ascii="Cambria Math" w:hAnsi="Cambria Math"/>
                </w:rPr>
                <m:t>w</m:t>
              </m:r>
            </m:oMath>
          </w:p>
        </w:tc>
        <w:tc>
          <w:tcPr>
            <w:tcW w:w="2012" w:type="dxa"/>
            <w:hideMark/>
          </w:tcPr>
          <w:p w14:paraId="3B3ABDEC" w14:textId="10609E63" w:rsidR="009429FE" w:rsidRPr="000C37D1" w:rsidRDefault="009429FE" w:rsidP="00DD2913">
            <w:pPr>
              <w:spacing w:after="160" w:line="276" w:lineRule="auto"/>
              <w:cnfStyle w:val="100000000000" w:firstRow="1" w:lastRow="0" w:firstColumn="0" w:lastColumn="0" w:oddVBand="0" w:evenVBand="0" w:oddHBand="0" w:evenHBand="0" w:firstRowFirstColumn="0" w:firstRowLastColumn="0" w:lastRowFirstColumn="0" w:lastRowLastColumn="0"/>
            </w:pPr>
            <w:r w:rsidRPr="000C37D1">
              <w:t xml:space="preserve">Candidate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rsidRPr="000C37D1">
              <w:t xml:space="preserve"> (</w:t>
            </w:r>
            <m:oMath>
              <m:r>
                <m:rPr>
                  <m:sty m:val="bi"/>
                </m:rPr>
                <w:rPr>
                  <w:rFonts w:ascii="Cambria Math" w:hAnsi="Cambria Math"/>
                </w:rPr>
                <m:t>U</m:t>
              </m:r>
            </m:oMath>
            <w:r w:rsidRPr="000C37D1">
              <w:t>)</w:t>
            </w:r>
          </w:p>
        </w:tc>
        <w:tc>
          <w:tcPr>
            <w:tcW w:w="2012" w:type="dxa"/>
            <w:hideMark/>
          </w:tcPr>
          <w:p w14:paraId="5794E73E" w14:textId="4E38DBBE" w:rsidR="009429FE" w:rsidRPr="000C37D1" w:rsidRDefault="009429FE" w:rsidP="00DD2913">
            <w:pPr>
              <w:spacing w:after="160" w:line="276" w:lineRule="auto"/>
              <w:cnfStyle w:val="100000000000" w:firstRow="1" w:lastRow="0" w:firstColumn="0" w:lastColumn="0" w:oddVBand="0" w:evenVBand="0" w:oddHBand="0" w:evenHBand="0" w:firstRowFirstColumn="0" w:firstRowLastColumn="0" w:lastRowFirstColumn="0" w:lastRowLastColumn="0"/>
            </w:pPr>
            <w:r w:rsidRPr="000C37D1">
              <w:t xml:space="preserve">No action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rsidRPr="000C37D1">
              <w:t xml:space="preserve"> (</w:t>
            </w:r>
            <m:oMath>
              <m:r>
                <m:rPr>
                  <m:sty m:val="b"/>
                </m:rPr>
                <w:rPr>
                  <w:rFonts w:ascii="Cambria Math" w:hAnsi="Cambria Math"/>
                </w:rPr>
                <m:t>0</m:t>
              </m:r>
            </m:oMath>
            <w:r w:rsidRPr="000C37D1">
              <w:t>)</w:t>
            </w:r>
          </w:p>
        </w:tc>
      </w:tr>
      <w:tr w:rsidR="009429FE" w:rsidRPr="000C37D1" w14:paraId="4A6A346C" w14:textId="77777777" w:rsidTr="00973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46AD3790" w14:textId="60BCAB7A" w:rsidR="009429FE" w:rsidRPr="000C37D1" w:rsidRDefault="009429FE" w:rsidP="00DD2913">
            <w:pPr>
              <w:spacing w:after="160" w:line="276" w:lineRule="auto"/>
            </w:pPr>
            <w:r w:rsidRPr="000C37D1">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burn</m:t>
                  </m:r>
                </m:sub>
              </m:sSub>
            </m:oMath>
          </w:p>
        </w:tc>
        <w:tc>
          <w:tcPr>
            <w:tcW w:w="1896" w:type="dxa"/>
            <w:hideMark/>
          </w:tcPr>
          <w:p w14:paraId="7E395884" w14:textId="77777777" w:rsidR="009429FE" w:rsidRPr="000C37D1"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1.0</w:t>
            </w:r>
          </w:p>
        </w:tc>
        <w:tc>
          <w:tcPr>
            <w:tcW w:w="2012" w:type="dxa"/>
            <w:hideMark/>
          </w:tcPr>
          <w:p w14:paraId="7905AB8C" w14:textId="77777777" w:rsidR="009429FE" w:rsidRPr="000C37D1"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0.5218</w:t>
            </w:r>
          </w:p>
        </w:tc>
        <w:tc>
          <w:tcPr>
            <w:tcW w:w="2012" w:type="dxa"/>
            <w:hideMark/>
          </w:tcPr>
          <w:p w14:paraId="699313C4" w14:textId="77777777" w:rsidR="009429FE" w:rsidRPr="000C37D1"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0.5376</w:t>
            </w:r>
          </w:p>
        </w:tc>
      </w:tr>
      <w:tr w:rsidR="009429FE" w:rsidRPr="000C37D1" w14:paraId="3044C9BE" w14:textId="77777777" w:rsidTr="0097344F">
        <w:tc>
          <w:tcPr>
            <w:cnfStyle w:val="001000000000" w:firstRow="0" w:lastRow="0" w:firstColumn="1" w:lastColumn="0" w:oddVBand="0" w:evenVBand="0" w:oddHBand="0" w:evenHBand="0" w:firstRowFirstColumn="0" w:firstRowLastColumn="0" w:lastRowFirstColumn="0" w:lastRowLastColumn="0"/>
            <w:tcW w:w="2127" w:type="dxa"/>
            <w:hideMark/>
          </w:tcPr>
          <w:p w14:paraId="6769F47D" w14:textId="180B19A9" w:rsidR="009429FE" w:rsidRPr="000C37D1" w:rsidRDefault="009429FE" w:rsidP="00DD2913">
            <w:pPr>
              <w:spacing w:after="160" w:line="276" w:lineRule="auto"/>
            </w:pPr>
            <w:r w:rsidRPr="000C37D1">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1896" w:type="dxa"/>
            <w:hideMark/>
          </w:tcPr>
          <w:p w14:paraId="66D556C5" w14:textId="77777777" w:rsidR="009429FE" w:rsidRPr="000C37D1"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1.0</w:t>
            </w:r>
          </w:p>
        </w:tc>
        <w:tc>
          <w:tcPr>
            <w:tcW w:w="2012" w:type="dxa"/>
            <w:hideMark/>
          </w:tcPr>
          <w:p w14:paraId="216EAAF8" w14:textId="77777777" w:rsidR="009429FE" w:rsidRPr="000C37D1"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0.2226</w:t>
            </w:r>
          </w:p>
        </w:tc>
        <w:tc>
          <w:tcPr>
            <w:tcW w:w="2012" w:type="dxa"/>
            <w:hideMark/>
          </w:tcPr>
          <w:p w14:paraId="2DA1B90C" w14:textId="77777777" w:rsidR="009429FE" w:rsidRPr="000C37D1"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0.3061</w:t>
            </w:r>
          </w:p>
        </w:tc>
      </w:tr>
      <w:tr w:rsidR="009429FE" w:rsidRPr="000C37D1" w14:paraId="28AB7205" w14:textId="77777777" w:rsidTr="00973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59FC4355" w14:textId="170AF078" w:rsidR="009429FE" w:rsidRPr="000C37D1" w:rsidRDefault="009429FE" w:rsidP="00DD2913">
            <w:pPr>
              <w:spacing w:after="160" w:line="276" w:lineRule="auto"/>
            </w:pPr>
            <w:r w:rsidRPr="000C37D1">
              <w:t xml:space="preserve">Population,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1896" w:type="dxa"/>
            <w:hideMark/>
          </w:tcPr>
          <w:p w14:paraId="3DAFEE65" w14:textId="77777777" w:rsidR="009429FE" w:rsidRPr="000C37D1"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1.0</w:t>
            </w:r>
          </w:p>
        </w:tc>
        <w:tc>
          <w:tcPr>
            <w:tcW w:w="2012" w:type="dxa"/>
            <w:hideMark/>
          </w:tcPr>
          <w:p w14:paraId="21595C5B" w14:textId="77777777" w:rsidR="009429FE" w:rsidRPr="000C37D1"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0.0004</w:t>
            </w:r>
          </w:p>
        </w:tc>
        <w:tc>
          <w:tcPr>
            <w:tcW w:w="2012" w:type="dxa"/>
            <w:hideMark/>
          </w:tcPr>
          <w:p w14:paraId="7C38C35B" w14:textId="77777777" w:rsidR="009429FE" w:rsidRPr="000C37D1"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0.0008</w:t>
            </w:r>
          </w:p>
        </w:tc>
      </w:tr>
      <w:tr w:rsidR="009429FE" w:rsidRPr="000C37D1" w14:paraId="791F87AF" w14:textId="77777777" w:rsidTr="0097344F">
        <w:tc>
          <w:tcPr>
            <w:cnfStyle w:val="001000000000" w:firstRow="0" w:lastRow="0" w:firstColumn="1" w:lastColumn="0" w:oddVBand="0" w:evenVBand="0" w:oddHBand="0" w:evenHBand="0" w:firstRowFirstColumn="0" w:firstRowLastColumn="0" w:lastRowFirstColumn="0" w:lastRowLastColumn="0"/>
            <w:tcW w:w="2127" w:type="dxa"/>
            <w:hideMark/>
          </w:tcPr>
          <w:p w14:paraId="5441FC50" w14:textId="025DD2CA" w:rsidR="009429FE" w:rsidRPr="000C37D1" w:rsidRDefault="009429FE" w:rsidP="00DD2913">
            <w:pPr>
              <w:spacing w:after="160" w:line="276" w:lineRule="auto"/>
            </w:pPr>
            <w:r w:rsidRPr="000C37D1">
              <w:t xml:space="preserve">Response,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1896" w:type="dxa"/>
            <w:hideMark/>
          </w:tcPr>
          <w:p w14:paraId="02796262" w14:textId="77777777" w:rsidR="009429FE" w:rsidRPr="000C37D1"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0.2</w:t>
            </w:r>
          </w:p>
        </w:tc>
        <w:tc>
          <w:tcPr>
            <w:tcW w:w="2012" w:type="dxa"/>
            <w:hideMark/>
          </w:tcPr>
          <w:p w14:paraId="05BFEA80" w14:textId="77777777" w:rsidR="009429FE" w:rsidRPr="000C37D1"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0.0549</w:t>
            </w:r>
          </w:p>
        </w:tc>
        <w:tc>
          <w:tcPr>
            <w:tcW w:w="2012" w:type="dxa"/>
            <w:hideMark/>
          </w:tcPr>
          <w:p w14:paraId="2E93DA04" w14:textId="77777777" w:rsidR="009429FE" w:rsidRPr="000C37D1"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0.0300</w:t>
            </w:r>
          </w:p>
        </w:tc>
      </w:tr>
      <w:tr w:rsidR="009429FE" w:rsidRPr="000C37D1" w14:paraId="64A94E0D" w14:textId="77777777" w:rsidTr="00973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49A53707" w14:textId="4B35216B" w:rsidR="009429FE" w:rsidRPr="000C37D1" w:rsidRDefault="009429FE" w:rsidP="00DD2913">
            <w:pPr>
              <w:spacing w:after="160" w:line="276" w:lineRule="auto"/>
            </w:pPr>
            <w:r w:rsidRPr="000C37D1">
              <w:t xml:space="preserve">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delay</m:t>
                  </m:r>
                </m:sub>
              </m:sSub>
            </m:oMath>
          </w:p>
        </w:tc>
        <w:tc>
          <w:tcPr>
            <w:tcW w:w="1896" w:type="dxa"/>
            <w:hideMark/>
          </w:tcPr>
          <w:p w14:paraId="623CDFBB" w14:textId="77777777" w:rsidR="009429FE" w:rsidRPr="000C37D1"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0.2</w:t>
            </w:r>
          </w:p>
        </w:tc>
        <w:tc>
          <w:tcPr>
            <w:tcW w:w="2012" w:type="dxa"/>
            <w:hideMark/>
          </w:tcPr>
          <w:p w14:paraId="5460011E" w14:textId="77777777" w:rsidR="009429FE" w:rsidRPr="000C37D1"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0.2230</w:t>
            </w:r>
          </w:p>
        </w:tc>
        <w:tc>
          <w:tcPr>
            <w:tcW w:w="2012" w:type="dxa"/>
            <w:hideMark/>
          </w:tcPr>
          <w:p w14:paraId="0217C33B" w14:textId="77777777" w:rsidR="009429FE" w:rsidRPr="000C37D1"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0.0000</w:t>
            </w:r>
          </w:p>
        </w:tc>
      </w:tr>
      <w:tr w:rsidR="009429FE" w:rsidRPr="000C37D1" w14:paraId="2A19A1C1" w14:textId="77777777" w:rsidTr="0097344F">
        <w:tc>
          <w:tcPr>
            <w:cnfStyle w:val="001000000000" w:firstRow="0" w:lastRow="0" w:firstColumn="1" w:lastColumn="0" w:oddVBand="0" w:evenVBand="0" w:oddHBand="0" w:evenHBand="0" w:firstRowFirstColumn="0" w:firstRowLastColumn="0" w:lastRowFirstColumn="0" w:lastRowLastColumn="0"/>
            <w:tcW w:w="2127" w:type="dxa"/>
            <w:hideMark/>
          </w:tcPr>
          <w:p w14:paraId="4E243B97" w14:textId="77777777" w:rsidR="009429FE" w:rsidRPr="000C37D1" w:rsidRDefault="009429FE" w:rsidP="00DD2913">
            <w:pPr>
              <w:spacing w:after="160" w:line="276" w:lineRule="auto"/>
            </w:pPr>
            <w:r w:rsidRPr="000C37D1">
              <w:t>Weighted sum</w:t>
            </w:r>
          </w:p>
        </w:tc>
        <w:tc>
          <w:tcPr>
            <w:tcW w:w="1896" w:type="dxa"/>
          </w:tcPr>
          <w:p w14:paraId="5F0EEBCA" w14:textId="230A54DC" w:rsidR="009429FE" w:rsidRPr="000C37D1"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rPr>
                <w:b/>
                <w:bCs/>
              </w:rPr>
            </w:pPr>
          </w:p>
        </w:tc>
        <w:tc>
          <w:tcPr>
            <w:tcW w:w="2012" w:type="dxa"/>
            <w:hideMark/>
          </w:tcPr>
          <w:p w14:paraId="5A789FB7" w14:textId="77777777" w:rsidR="009429FE" w:rsidRPr="000C37D1"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rPr>
                <w:b/>
                <w:bCs/>
              </w:rPr>
            </w:pPr>
            <w:r w:rsidRPr="000C37D1">
              <w:rPr>
                <w:b/>
                <w:bCs/>
              </w:rPr>
              <w:t>0.8004</w:t>
            </w:r>
          </w:p>
        </w:tc>
        <w:tc>
          <w:tcPr>
            <w:tcW w:w="2012" w:type="dxa"/>
            <w:hideMark/>
          </w:tcPr>
          <w:p w14:paraId="60940892" w14:textId="77777777" w:rsidR="009429FE" w:rsidRPr="000C37D1"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rPr>
                <w:b/>
                <w:bCs/>
              </w:rPr>
            </w:pPr>
            <w:r w:rsidRPr="000C37D1">
              <w:rPr>
                <w:b/>
                <w:bCs/>
              </w:rPr>
              <w:t>0.8506</w:t>
            </w:r>
          </w:p>
        </w:tc>
      </w:tr>
    </w:tbl>
    <w:p w14:paraId="33A44A28" w14:textId="77777777" w:rsidR="009429FE" w:rsidRPr="000C37D1" w:rsidRDefault="009429FE" w:rsidP="009429FE"/>
    <w:p w14:paraId="345F455A" w14:textId="2E454CE9" w:rsidR="009429FE" w:rsidRPr="000C37D1" w:rsidRDefault="009429FE" w:rsidP="009429FE">
      <w:r w:rsidRPr="000C37D1">
        <w:t>Each cost is that weighted sum divided by the total weight, 3.4.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0C37D1" w14:paraId="50FE30DB" w14:textId="77777777">
        <w:tc>
          <w:tcPr>
            <w:tcW w:w="4350" w:type="pct"/>
            <w:vAlign w:val="center"/>
            <w:hideMark/>
          </w:tcPr>
          <w:p w14:paraId="45F4582D" w14:textId="750E454A" w:rsidR="009429FE" w:rsidRPr="000C37D1" w:rsidRDefault="00000000" w:rsidP="00DD2913">
            <w:pPr>
              <w:pStyle w:val="TableText"/>
            </w:pPr>
            <m:oMathPara>
              <m:oMath>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r>
                  <m:rPr>
                    <m:sty m:val="p"/>
                  </m:rPr>
                  <w:rPr>
                    <w:rFonts w:ascii="Cambria Math" w:hAnsi="Cambria Math"/>
                  </w:rPr>
                  <m:t>(</m:t>
                </m:r>
                <m:r>
                  <w:rPr>
                    <w:rFonts w:ascii="Cambria Math" w:hAnsi="Cambria Math"/>
                  </w:rPr>
                  <m:t>U</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0.8004</m:t>
                    </m:r>
                  </m:num>
                  <m:den>
                    <m:r>
                      <m:rPr>
                        <m:sty m:val="p"/>
                      </m:rPr>
                      <w:rPr>
                        <w:rFonts w:ascii="Cambria Math" w:hAnsi="Cambria Math"/>
                      </w:rPr>
                      <m:t>3.4</m:t>
                    </m:r>
                  </m:den>
                </m:f>
                <m:r>
                  <m:rPr>
                    <m:sty m:val="p"/>
                  </m:rPr>
                  <w:rPr>
                    <w:rFonts w:ascii="Cambria Math" w:hAnsi="Cambria Math"/>
                  </w:rPr>
                  <m:t xml:space="preserve"> = 0.2354,    </m:t>
                </m:r>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r>
                  <m:rPr>
                    <m:sty m:val="p"/>
                  </m:rPr>
                  <w:rPr>
                    <w:rFonts w:ascii="Cambria Math" w:hAnsi="Cambria Math"/>
                  </w:rPr>
                  <m:t xml:space="preserve">(0) = </m:t>
                </m:r>
                <m:f>
                  <m:fPr>
                    <m:ctrlPr>
                      <w:rPr>
                        <w:rFonts w:ascii="Cambria Math" w:hAnsi="Cambria Math"/>
                      </w:rPr>
                    </m:ctrlPr>
                  </m:fPr>
                  <m:num>
                    <m:r>
                      <m:rPr>
                        <m:sty m:val="p"/>
                      </m:rPr>
                      <w:rPr>
                        <w:rFonts w:ascii="Cambria Math" w:hAnsi="Cambria Math"/>
                      </w:rPr>
                      <m:t>0.8506</m:t>
                    </m:r>
                  </m:num>
                  <m:den>
                    <m:r>
                      <m:rPr>
                        <m:sty m:val="p"/>
                      </m:rPr>
                      <w:rPr>
                        <w:rFonts w:ascii="Cambria Math" w:hAnsi="Cambria Math"/>
                      </w:rPr>
                      <m:t>3.4</m:t>
                    </m:r>
                  </m:den>
                </m:f>
                <m:r>
                  <m:rPr>
                    <m:sty m:val="p"/>
                  </m:rPr>
                  <w:rPr>
                    <w:rFonts w:ascii="Cambria Math" w:hAnsi="Cambria Math"/>
                  </w:rPr>
                  <m:t xml:space="preserve"> = 0.2502</m:t>
                </m:r>
              </m:oMath>
            </m:oMathPara>
          </w:p>
        </w:tc>
        <w:tc>
          <w:tcPr>
            <w:tcW w:w="650" w:type="pct"/>
            <w:vAlign w:val="center"/>
            <w:hideMark/>
          </w:tcPr>
          <w:p w14:paraId="49E77EF4" w14:textId="205A40BC" w:rsidR="009429FE" w:rsidRPr="000C37D1" w:rsidRDefault="009429FE" w:rsidP="00DD2913">
            <w:pPr>
              <w:pStyle w:val="TableText"/>
            </w:pPr>
            <w:bookmarkStart w:id="285" w:name="_RefEqWEj"/>
            <w:r w:rsidRPr="000C37D1">
              <w:t xml:space="preserve">( </w:t>
            </w:r>
            <w:r w:rsidRPr="000C37D1">
              <w:fldChar w:fldCharType="begin"/>
            </w:r>
            <w:r w:rsidRPr="000C37D1">
              <w:instrText xml:space="preserve"> SEQ ( \* ARABIC </w:instrText>
            </w:r>
            <w:r w:rsidRPr="000C37D1">
              <w:fldChar w:fldCharType="separate"/>
            </w:r>
            <w:r w:rsidR="00772963">
              <w:rPr>
                <w:noProof/>
              </w:rPr>
              <w:t>51</w:t>
            </w:r>
            <w:r w:rsidRPr="000C37D1">
              <w:fldChar w:fldCharType="end"/>
            </w:r>
            <w:r w:rsidRPr="000C37D1">
              <w:t xml:space="preserve"> )</w:t>
            </w:r>
            <w:bookmarkEnd w:id="285"/>
          </w:p>
        </w:tc>
      </w:tr>
    </w:tbl>
    <w:p w14:paraId="42A50FB5" w14:textId="4C91C99B" w:rsidR="009429FE" w:rsidRPr="000C37D1" w:rsidRDefault="006A66C1" w:rsidP="009429FE">
      <w:r w:rsidRPr="000C37D1">
        <w:rPr>
          <w:b/>
          <w:bCs/>
        </w:rPr>
        <w:t>Cost Test</w:t>
      </w:r>
      <w:r w:rsidR="005C7466" w:rsidRPr="000C37D1">
        <w:rPr>
          <w:b/>
          <w:bCs/>
        </w:rPr>
        <w:t>:</w:t>
      </w:r>
      <w:r w:rsidR="009429FE" w:rsidRPr="000C37D1">
        <w:t xml:space="preserve">These two numbers are what the acceptance test of </w:t>
      </w:r>
      <w:r w:rsidR="009429FE" w:rsidRPr="000C37D1">
        <w:fldChar w:fldCharType="begin"/>
      </w:r>
      <w:r w:rsidR="009429FE" w:rsidRPr="000C37D1">
        <w:instrText xml:space="preserve"> REF _RefEqB4503 \h \* MERGEFORMAT </w:instrText>
      </w:r>
      <w:r w:rsidR="009429FE" w:rsidRPr="000C37D1">
        <w:fldChar w:fldCharType="separate"/>
      </w:r>
      <w:r w:rsidR="00772963" w:rsidRPr="000C37D1">
        <w:t xml:space="preserve">( </w:t>
      </w:r>
      <w:r w:rsidR="00772963">
        <w:t>49</w:t>
      </w:r>
      <w:r w:rsidR="00772963" w:rsidRPr="000C37D1">
        <w:t xml:space="preserve"> )</w:t>
      </w:r>
      <w:r w:rsidR="009429FE" w:rsidRPr="000C37D1">
        <w:fldChar w:fldCharType="end"/>
      </w:r>
      <w:r w:rsidR="009429FE" w:rsidRPr="000C37D1">
        <w:t xml:space="preserve"> compares.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0C37D1" w14:paraId="7B5F94F5" w14:textId="77777777" w:rsidTr="00DD2913">
        <w:tc>
          <w:tcPr>
            <w:tcW w:w="4350" w:type="pct"/>
            <w:vAlign w:val="center"/>
            <w:hideMark/>
          </w:tcPr>
          <w:p w14:paraId="1FCB2FA1" w14:textId="77777777" w:rsidR="009429FE" w:rsidRPr="000C37D1" w:rsidRDefault="009429FE" w:rsidP="00DD2913">
            <w:pPr>
              <w:pStyle w:val="TableText"/>
              <w:rPr>
                <w:rFonts w:eastAsiaTheme="minorEastAsia"/>
              </w:rPr>
            </w:pPr>
            <m:oMathPara>
              <m:oMath>
                <m:r>
                  <m:rPr>
                    <m:sty m:val="p"/>
                  </m:rPr>
                  <w:rPr>
                    <w:rFonts w:ascii="Cambria Math" w:hAnsi="Cambria Math"/>
                  </w:rPr>
                  <m:t>0.2354 ≤ min(0.35, (1-0.05)× 0.2502) = 0.2377</m:t>
                </m:r>
              </m:oMath>
            </m:oMathPara>
          </w:p>
          <w:p w14:paraId="51587DE7" w14:textId="4F69A62F" w:rsidR="005C7466" w:rsidRPr="000C37D1" w:rsidRDefault="00000000" w:rsidP="00DD2913">
            <w:pPr>
              <w:pStyle w:val="TableText"/>
              <w:jc w:val="center"/>
            </w:pPr>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005C7466" w:rsidRPr="000C37D1">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650" w:type="pct"/>
            <w:vAlign w:val="center"/>
            <w:hideMark/>
          </w:tcPr>
          <w:p w14:paraId="4AE2D704" w14:textId="6E635389" w:rsidR="009429FE" w:rsidRPr="000C37D1" w:rsidRDefault="009429FE" w:rsidP="00DD2913">
            <w:pPr>
              <w:pStyle w:val="TableText"/>
            </w:pPr>
            <w:bookmarkStart w:id="286" w:name="_RefEqWEcost"/>
            <w:r w:rsidRPr="000C37D1">
              <w:t xml:space="preserve">( </w:t>
            </w:r>
            <w:r w:rsidRPr="000C37D1">
              <w:fldChar w:fldCharType="begin"/>
            </w:r>
            <w:r w:rsidRPr="000C37D1">
              <w:instrText xml:space="preserve"> SEQ ( \* ARABIC </w:instrText>
            </w:r>
            <w:r w:rsidRPr="000C37D1">
              <w:fldChar w:fldCharType="separate"/>
            </w:r>
            <w:r w:rsidR="00772963">
              <w:rPr>
                <w:noProof/>
              </w:rPr>
              <w:t>52</w:t>
            </w:r>
            <w:r w:rsidRPr="000C37D1">
              <w:fldChar w:fldCharType="end"/>
            </w:r>
            <w:r w:rsidRPr="000C37D1">
              <w:t xml:space="preserve"> )</w:t>
            </w:r>
            <w:bookmarkEnd w:id="286"/>
          </w:p>
        </w:tc>
      </w:tr>
    </w:tbl>
    <w:p w14:paraId="1CE27969" w14:textId="77777777" w:rsidR="009429FE" w:rsidRPr="000C37D1" w:rsidRDefault="009429FE" w:rsidP="009429FE">
      <w:r w:rsidRPr="000C37D1">
        <w:t xml:space="preserve">The candidate is accepted. The ceiling is not the binding condition: the forecast cost of no action, 0.2502, already lies below the ceiling of 0.35, so the ceiling alone would accept every candidate. The margin sets the requirement. A candidate that fails is not </w:t>
      </w:r>
      <w:r w:rsidRPr="000C37D1">
        <w:lastRenderedPageBreak/>
        <w:t>withdrawn: the standing orders remain in force while the stages of Section 4.5.3 search for a better one.</w:t>
      </w:r>
    </w:p>
    <w:p w14:paraId="3758751B" w14:textId="02DD5EC5" w:rsidR="009429FE" w:rsidRPr="000C37D1" w:rsidRDefault="009429FE" w:rsidP="009429FE">
      <w:r w:rsidRPr="000C37D1">
        <w:t xml:space="preserve">Acceptance on cost applies to the incident as a whole. The quality test of </w:t>
      </w:r>
      <w:r w:rsidRPr="000C37D1">
        <w:fldChar w:fldCharType="begin"/>
      </w:r>
      <w:r w:rsidRPr="000C37D1">
        <w:instrText xml:space="preserve"> REF _RefEqB4504 \h \* MERGEFORMAT </w:instrText>
      </w:r>
      <w:r w:rsidRPr="000C37D1">
        <w:fldChar w:fldCharType="separate"/>
      </w:r>
      <w:r w:rsidR="00772963" w:rsidRPr="000C37D1">
        <w:t xml:space="preserve">( </w:t>
      </w:r>
      <w:r w:rsidR="00772963">
        <w:t>50</w:t>
      </w:r>
      <w:r w:rsidR="00772963" w:rsidRPr="000C37D1">
        <w:t xml:space="preserve"> )</w:t>
      </w:r>
      <w:r w:rsidRPr="000C37D1">
        <w:fldChar w:fldCharType="end"/>
      </w:r>
      <w:r w:rsidRPr="000C37D1">
        <w:t xml:space="preserve"> is evaluated in each region, over the four scored concepts. </w:t>
      </w:r>
      <w:r w:rsidR="00DD2913">
        <w:fldChar w:fldCharType="begin"/>
      </w:r>
      <w:r w:rsidR="00DD2913">
        <w:instrText xml:space="preserve"> REF _Ref236574969 \h </w:instrText>
      </w:r>
      <w:r w:rsidR="00DD2913">
        <w:fldChar w:fldCharType="separate"/>
      </w:r>
      <w:r w:rsidR="00DD2913" w:rsidRPr="000C37D1">
        <w:rPr>
          <w:iCs/>
        </w:rPr>
        <w:t xml:space="preserve">Table </w:t>
      </w:r>
      <w:r w:rsidR="00DD2913">
        <w:rPr>
          <w:iCs/>
          <w:noProof/>
        </w:rPr>
        <w:t>4</w:t>
      </w:r>
      <w:r w:rsidR="00DD2913" w:rsidRPr="000C37D1">
        <w:rPr>
          <w:iCs/>
        </w:rPr>
        <w:t>.</w:t>
      </w:r>
      <w:r w:rsidR="00DD2913">
        <w:rPr>
          <w:iCs/>
          <w:noProof/>
        </w:rPr>
        <w:t>6</w:t>
      </w:r>
      <w:r w:rsidR="00DD2913">
        <w:fldChar w:fldCharType="end"/>
      </w:r>
      <w:r w:rsidRPr="000C37D1">
        <w:t xml:space="preserve"> lists their terms. The activation is what the concept demanded, the intensity is what the candidate ordered from the family that answers it, and ordering more than was asked for counts as much as ordering less.</w:t>
      </w:r>
    </w:p>
    <w:p w14:paraId="57915CFB" w14:textId="74A68916" w:rsidR="009429FE" w:rsidRPr="000C37D1" w:rsidRDefault="009429FE" w:rsidP="009429FE">
      <w:pPr>
        <w:pStyle w:val="Caption"/>
        <w:rPr>
          <w:iCs/>
        </w:rPr>
        <w:pPrChange w:id="910004" w:author="Claude" w:date="2026-08-02T13:00:00Z">
          <w:pPr/>
        </w:pPrChange>
      </w:pPr>
      <w:bookmarkStart w:id="287" w:name="_Toc236574064"/>
      <w:bookmarkStart w:id="288" w:name="_Ref236574969"/>
      <w:r w:rsidRPr="000C37D1">
        <w:rPr>
          <w:iCs/>
        </w:rPr>
        <w:t xml:space="preserve">Table </w:t>
      </w:r>
      <w:r w:rsidR="004A4810" w:rsidRPr="000C37D1">
        <w:rPr>
          <w:iCs/>
        </w:rPr>
        <w:fldChar w:fldCharType="begin"/>
      </w:r>
      <w:r w:rsidR="004A4810" w:rsidRPr="000C37D1">
        <w:rPr>
          <w:iCs/>
        </w:rPr>
        <w:instrText xml:space="preserve"> STYLEREF 1 \s </w:instrText>
      </w:r>
      <w:r w:rsidR="004A4810" w:rsidRPr="000C37D1">
        <w:rPr>
          <w:iCs/>
        </w:rPr>
        <w:fldChar w:fldCharType="separate"/>
      </w:r>
      <w:r w:rsidR="00DD2913">
        <w:rPr>
          <w:iCs/>
          <w:noProof/>
        </w:rPr>
        <w:t>4</w:t>
      </w:r>
      <w:r w:rsidR="004A4810" w:rsidRPr="000C37D1">
        <w:rPr>
          <w:iCs/>
        </w:rPr>
        <w:fldChar w:fldCharType="end"/>
      </w:r>
      <w:r w:rsidR="004A4810" w:rsidRPr="000C37D1">
        <w:rPr>
          <w:iCs/>
        </w:rPr>
        <w:t>.</w:t>
      </w:r>
      <w:r w:rsidR="004A4810" w:rsidRPr="000C37D1">
        <w:rPr>
          <w:iCs/>
        </w:rPr>
        <w:fldChar w:fldCharType="begin"/>
      </w:r>
      <w:r w:rsidR="004A4810" w:rsidRPr="000C37D1">
        <w:rPr>
          <w:iCs/>
        </w:rPr>
        <w:instrText xml:space="preserve"> SEQ Table \* ARABIC \s 1 </w:instrText>
      </w:r>
      <w:r w:rsidR="004A4810" w:rsidRPr="000C37D1">
        <w:rPr>
          <w:iCs/>
        </w:rPr>
        <w:fldChar w:fldCharType="separate"/>
      </w:r>
      <w:r w:rsidR="00DD2913">
        <w:rPr>
          <w:iCs/>
          <w:noProof/>
        </w:rPr>
        <w:t>6</w:t>
      </w:r>
      <w:r w:rsidR="004A4810" w:rsidRPr="000C37D1">
        <w:rPr>
          <w:iCs/>
        </w:rPr>
        <w:fldChar w:fldCharType="end"/>
      </w:r>
      <w:bookmarkEnd w:id="288"/>
      <w:r w:rsidRPr="000C37D1">
        <w:rPr>
          <w:iCs/>
        </w:rPr>
        <w:t xml:space="preserve"> Terms of the quality test in the two regions of the cycle</w:t>
      </w:r>
      <w:bookmarkEnd w:id="287"/>
    </w:p>
    <w:tbl>
      <w:tblPr>
        <w:tblStyle w:val="PlainTable2"/>
        <w:tblW w:w="0" w:type="auto"/>
        <w:tblLook w:val="04A0" w:firstRow="1" w:lastRow="0" w:firstColumn="1" w:lastColumn="0" w:noHBand="0" w:noVBand="1"/>
      </w:tblPr>
      <w:tblGrid>
        <w:gridCol w:w="1496"/>
        <w:gridCol w:w="2196"/>
        <w:gridCol w:w="1283"/>
        <w:gridCol w:w="1524"/>
        <w:gridCol w:w="1548"/>
      </w:tblGrid>
      <w:tr w:rsidR="009429FE" w:rsidRPr="000C37D1" w14:paraId="73361A9B" w14:textId="77777777" w:rsidTr="00E912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7EA8F0A8" w14:textId="77777777" w:rsidR="009429FE" w:rsidRPr="000C37D1" w:rsidRDefault="009429FE" w:rsidP="00E91291">
            <w:pPr>
              <w:spacing w:after="160" w:line="276" w:lineRule="auto"/>
            </w:pPr>
            <w:r w:rsidRPr="000C37D1">
              <w:t>Region</w:t>
            </w:r>
          </w:p>
        </w:tc>
        <w:tc>
          <w:tcPr>
            <w:tcW w:w="2360" w:type="dxa"/>
            <w:hideMark/>
          </w:tcPr>
          <w:p w14:paraId="32255751" w14:textId="77777777" w:rsidR="009429FE" w:rsidRPr="000C37D1" w:rsidRDefault="009429FE" w:rsidP="00E91291">
            <w:pPr>
              <w:spacing w:after="160" w:line="276" w:lineRule="auto"/>
              <w:cnfStyle w:val="100000000000" w:firstRow="1" w:lastRow="0" w:firstColumn="0" w:lastColumn="0" w:oddVBand="0" w:evenVBand="0" w:oddHBand="0" w:evenHBand="0" w:firstRowFirstColumn="0" w:firstRowLastColumn="0" w:lastRowFirstColumn="0" w:lastRowLastColumn="0"/>
            </w:pPr>
            <w:r w:rsidRPr="000C37D1">
              <w:t>Concept</w:t>
            </w:r>
          </w:p>
        </w:tc>
        <w:tc>
          <w:tcPr>
            <w:tcW w:w="858" w:type="dxa"/>
            <w:hideMark/>
          </w:tcPr>
          <w:p w14:paraId="5D9382AF" w14:textId="37FD3346" w:rsidR="009429FE" w:rsidRPr="000C37D1" w:rsidRDefault="009429FE" w:rsidP="00E91291">
            <w:pPr>
              <w:spacing w:after="160" w:line="276" w:lineRule="auto"/>
              <w:cnfStyle w:val="100000000000" w:firstRow="1" w:lastRow="0" w:firstColumn="0" w:lastColumn="0" w:oddVBand="0" w:evenVBand="0" w:oddHBand="0" w:evenHBand="0" w:firstRowFirstColumn="0" w:firstRowLastColumn="0" w:lastRowFirstColumn="0" w:lastRowLastColumn="0"/>
            </w:pPr>
            <w:r w:rsidRPr="000C37D1">
              <w:t xml:space="preserve">Activation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p>
        </w:tc>
        <w:tc>
          <w:tcPr>
            <w:tcW w:w="1609" w:type="dxa"/>
            <w:hideMark/>
          </w:tcPr>
          <w:p w14:paraId="7F095F9E" w14:textId="142E097A" w:rsidR="009429FE" w:rsidRPr="000C37D1" w:rsidRDefault="009429FE" w:rsidP="00E91291">
            <w:pPr>
              <w:spacing w:after="160" w:line="276" w:lineRule="auto"/>
              <w:cnfStyle w:val="100000000000" w:firstRow="1" w:lastRow="0" w:firstColumn="0" w:lastColumn="0" w:oddVBand="0" w:evenVBand="0" w:oddHBand="0" w:evenHBand="0" w:firstRowFirstColumn="0" w:firstRowLastColumn="0" w:lastRowFirstColumn="0" w:lastRowLastColumn="0"/>
            </w:pPr>
            <w:r w:rsidRPr="000C37D1">
              <w:t xml:space="preserve">Ordered intensity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p>
        </w:tc>
        <w:tc>
          <w:tcPr>
            <w:tcW w:w="1609" w:type="dxa"/>
            <w:hideMark/>
          </w:tcPr>
          <w:p w14:paraId="25A62DC1" w14:textId="7E519734" w:rsidR="009429FE" w:rsidRPr="000C37D1" w:rsidRDefault="009429FE" w:rsidP="00E91291">
            <w:pPr>
              <w:spacing w:after="160" w:line="276" w:lineRule="auto"/>
              <w:cnfStyle w:val="100000000000" w:firstRow="1" w:lastRow="0" w:firstColumn="0" w:lastColumn="0" w:oddVBand="0" w:evenVBand="0" w:oddHBand="0" w:evenHBand="0" w:firstRowFirstColumn="0" w:firstRowLastColumn="0" w:lastRowFirstColumn="0" w:lastRowLastColumn="0"/>
            </w:pPr>
            <w:r w:rsidRPr="000C37D1">
              <w:t>Mismatch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r w:rsidRPr="000C37D1">
              <w:t xml:space="preserve"> −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r w:rsidRPr="000C37D1">
              <w:t>|</w:t>
            </w:r>
          </w:p>
        </w:tc>
      </w:tr>
      <w:tr w:rsidR="009429FE" w:rsidRPr="000C37D1" w14:paraId="0A9F1552"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7DA78FCF" w14:textId="77777777" w:rsidR="009429FE" w:rsidRPr="000C37D1" w:rsidRDefault="009429FE" w:rsidP="00E91291">
            <w:pPr>
              <w:spacing w:after="160" w:line="276" w:lineRule="auto"/>
            </w:pPr>
            <w:r w:rsidRPr="000C37D1">
              <w:t>Region 1</w:t>
            </w:r>
          </w:p>
        </w:tc>
        <w:tc>
          <w:tcPr>
            <w:tcW w:w="2360" w:type="dxa"/>
            <w:hideMark/>
          </w:tcPr>
          <w:p w14:paraId="204500CC"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fire threat</w:t>
            </w:r>
          </w:p>
        </w:tc>
        <w:tc>
          <w:tcPr>
            <w:tcW w:w="858" w:type="dxa"/>
            <w:hideMark/>
          </w:tcPr>
          <w:p w14:paraId="123C4AAF"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0.597</w:t>
            </w:r>
          </w:p>
        </w:tc>
        <w:tc>
          <w:tcPr>
            <w:tcW w:w="1609" w:type="dxa"/>
            <w:hideMark/>
          </w:tcPr>
          <w:p w14:paraId="2E09D45F"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0.360</w:t>
            </w:r>
          </w:p>
        </w:tc>
        <w:tc>
          <w:tcPr>
            <w:tcW w:w="1609" w:type="dxa"/>
            <w:hideMark/>
          </w:tcPr>
          <w:p w14:paraId="4A250E36"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0.237</w:t>
            </w:r>
          </w:p>
        </w:tc>
      </w:tr>
      <w:tr w:rsidR="009429FE" w:rsidRPr="000C37D1" w14:paraId="7931AF3E"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1401AD41" w14:textId="77777777" w:rsidR="009429FE" w:rsidRPr="000C37D1" w:rsidRDefault="009429FE" w:rsidP="00E91291">
            <w:pPr>
              <w:spacing w:after="160" w:line="276" w:lineRule="auto"/>
            </w:pPr>
            <w:r w:rsidRPr="000C37D1">
              <w:t>Region 1</w:t>
            </w:r>
          </w:p>
        </w:tc>
        <w:tc>
          <w:tcPr>
            <w:tcW w:w="2360" w:type="dxa"/>
            <w:hideMark/>
          </w:tcPr>
          <w:p w14:paraId="1F604E83"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asset exposure</w:t>
            </w:r>
          </w:p>
        </w:tc>
        <w:tc>
          <w:tcPr>
            <w:tcW w:w="858" w:type="dxa"/>
            <w:hideMark/>
          </w:tcPr>
          <w:p w14:paraId="4CB0BE66"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0.541</w:t>
            </w:r>
          </w:p>
        </w:tc>
        <w:tc>
          <w:tcPr>
            <w:tcW w:w="1609" w:type="dxa"/>
            <w:hideMark/>
          </w:tcPr>
          <w:p w14:paraId="33851B7C"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0.049</w:t>
            </w:r>
          </w:p>
        </w:tc>
        <w:tc>
          <w:tcPr>
            <w:tcW w:w="1609" w:type="dxa"/>
            <w:hideMark/>
          </w:tcPr>
          <w:p w14:paraId="147C2204"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0.492</w:t>
            </w:r>
          </w:p>
        </w:tc>
      </w:tr>
      <w:tr w:rsidR="009429FE" w:rsidRPr="000C37D1" w14:paraId="5E04DA82"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021CDBC8" w14:textId="77777777" w:rsidR="009429FE" w:rsidRPr="000C37D1" w:rsidRDefault="009429FE" w:rsidP="00E91291">
            <w:pPr>
              <w:spacing w:after="160" w:line="276" w:lineRule="auto"/>
            </w:pPr>
            <w:r w:rsidRPr="000C37D1">
              <w:t>Region 1</w:t>
            </w:r>
          </w:p>
        </w:tc>
        <w:tc>
          <w:tcPr>
            <w:tcW w:w="2360" w:type="dxa"/>
            <w:hideMark/>
          </w:tcPr>
          <w:p w14:paraId="28283DAE"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intervention urgency</w:t>
            </w:r>
          </w:p>
        </w:tc>
        <w:tc>
          <w:tcPr>
            <w:tcW w:w="858" w:type="dxa"/>
            <w:hideMark/>
          </w:tcPr>
          <w:p w14:paraId="2AD314A1"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0.639</w:t>
            </w:r>
          </w:p>
        </w:tc>
        <w:tc>
          <w:tcPr>
            <w:tcW w:w="1609" w:type="dxa"/>
            <w:hideMark/>
          </w:tcPr>
          <w:p w14:paraId="7ECB3BDA"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0.554</w:t>
            </w:r>
          </w:p>
        </w:tc>
        <w:tc>
          <w:tcPr>
            <w:tcW w:w="1609" w:type="dxa"/>
            <w:hideMark/>
          </w:tcPr>
          <w:p w14:paraId="55C41274"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0.085</w:t>
            </w:r>
          </w:p>
        </w:tc>
      </w:tr>
      <w:tr w:rsidR="009429FE" w:rsidRPr="000C37D1" w14:paraId="5A0F4848"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7B3F9C6B" w14:textId="77777777" w:rsidR="009429FE" w:rsidRPr="000C37D1" w:rsidRDefault="009429FE" w:rsidP="00E91291">
            <w:pPr>
              <w:spacing w:after="160" w:line="276" w:lineRule="auto"/>
            </w:pPr>
            <w:r w:rsidRPr="000C37D1">
              <w:t>Region 1</w:t>
            </w:r>
          </w:p>
        </w:tc>
        <w:tc>
          <w:tcPr>
            <w:tcW w:w="2360" w:type="dxa"/>
            <w:hideMark/>
          </w:tcPr>
          <w:p w14:paraId="5260A3FD"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evacuation pressure</w:t>
            </w:r>
          </w:p>
        </w:tc>
        <w:tc>
          <w:tcPr>
            <w:tcW w:w="858" w:type="dxa"/>
            <w:hideMark/>
          </w:tcPr>
          <w:p w14:paraId="60800922"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0.497</w:t>
            </w:r>
          </w:p>
        </w:tc>
        <w:tc>
          <w:tcPr>
            <w:tcW w:w="1609" w:type="dxa"/>
            <w:hideMark/>
          </w:tcPr>
          <w:p w14:paraId="2AEB5098"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0.000</w:t>
            </w:r>
          </w:p>
        </w:tc>
        <w:tc>
          <w:tcPr>
            <w:tcW w:w="1609" w:type="dxa"/>
            <w:hideMark/>
          </w:tcPr>
          <w:p w14:paraId="207F98A2"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0.497</w:t>
            </w:r>
          </w:p>
        </w:tc>
      </w:tr>
      <w:tr w:rsidR="009429FE" w:rsidRPr="000C37D1" w14:paraId="44971FB4"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1754CC4C" w14:textId="77777777" w:rsidR="009429FE" w:rsidRPr="000C37D1" w:rsidRDefault="009429FE" w:rsidP="00E91291">
            <w:pPr>
              <w:spacing w:after="160" w:line="276" w:lineRule="auto"/>
            </w:pPr>
            <w:r w:rsidRPr="000C37D1">
              <w:t>Region 2</w:t>
            </w:r>
          </w:p>
        </w:tc>
        <w:tc>
          <w:tcPr>
            <w:tcW w:w="2360" w:type="dxa"/>
            <w:hideMark/>
          </w:tcPr>
          <w:p w14:paraId="2B2E46CB"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fire threat</w:t>
            </w:r>
          </w:p>
        </w:tc>
        <w:tc>
          <w:tcPr>
            <w:tcW w:w="858" w:type="dxa"/>
            <w:hideMark/>
          </w:tcPr>
          <w:p w14:paraId="295EA2A7"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0.687</w:t>
            </w:r>
          </w:p>
        </w:tc>
        <w:tc>
          <w:tcPr>
            <w:tcW w:w="1609" w:type="dxa"/>
            <w:hideMark/>
          </w:tcPr>
          <w:p w14:paraId="2E92B065"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0.360</w:t>
            </w:r>
          </w:p>
        </w:tc>
        <w:tc>
          <w:tcPr>
            <w:tcW w:w="1609" w:type="dxa"/>
            <w:hideMark/>
          </w:tcPr>
          <w:p w14:paraId="4C85D05B"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0.327</w:t>
            </w:r>
          </w:p>
        </w:tc>
      </w:tr>
      <w:tr w:rsidR="009429FE" w:rsidRPr="000C37D1" w14:paraId="302AFB5E"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74A824C3" w14:textId="77777777" w:rsidR="009429FE" w:rsidRPr="000C37D1" w:rsidRDefault="009429FE" w:rsidP="00E91291">
            <w:pPr>
              <w:spacing w:after="160" w:line="276" w:lineRule="auto"/>
            </w:pPr>
            <w:r w:rsidRPr="000C37D1">
              <w:t>Region 2</w:t>
            </w:r>
          </w:p>
        </w:tc>
        <w:tc>
          <w:tcPr>
            <w:tcW w:w="2360" w:type="dxa"/>
            <w:hideMark/>
          </w:tcPr>
          <w:p w14:paraId="71974E03"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asset exposure</w:t>
            </w:r>
          </w:p>
        </w:tc>
        <w:tc>
          <w:tcPr>
            <w:tcW w:w="858" w:type="dxa"/>
            <w:hideMark/>
          </w:tcPr>
          <w:p w14:paraId="5498CEFC"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0.831</w:t>
            </w:r>
          </w:p>
        </w:tc>
        <w:tc>
          <w:tcPr>
            <w:tcW w:w="1609" w:type="dxa"/>
            <w:hideMark/>
          </w:tcPr>
          <w:p w14:paraId="05498A2B"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0.000</w:t>
            </w:r>
          </w:p>
        </w:tc>
        <w:tc>
          <w:tcPr>
            <w:tcW w:w="1609" w:type="dxa"/>
            <w:hideMark/>
          </w:tcPr>
          <w:p w14:paraId="71464752"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0.831</w:t>
            </w:r>
          </w:p>
        </w:tc>
      </w:tr>
      <w:tr w:rsidR="009429FE" w:rsidRPr="000C37D1" w14:paraId="0BBA0323"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7BFA123F" w14:textId="77777777" w:rsidR="009429FE" w:rsidRPr="000C37D1" w:rsidRDefault="009429FE" w:rsidP="00E91291">
            <w:pPr>
              <w:spacing w:after="160" w:line="276" w:lineRule="auto"/>
            </w:pPr>
            <w:r w:rsidRPr="000C37D1">
              <w:t>Region 2</w:t>
            </w:r>
          </w:p>
        </w:tc>
        <w:tc>
          <w:tcPr>
            <w:tcW w:w="2360" w:type="dxa"/>
            <w:hideMark/>
          </w:tcPr>
          <w:p w14:paraId="439AF791"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intervention urgency</w:t>
            </w:r>
          </w:p>
        </w:tc>
        <w:tc>
          <w:tcPr>
            <w:tcW w:w="858" w:type="dxa"/>
            <w:hideMark/>
          </w:tcPr>
          <w:p w14:paraId="2B18591B"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0.816</w:t>
            </w:r>
          </w:p>
        </w:tc>
        <w:tc>
          <w:tcPr>
            <w:tcW w:w="1609" w:type="dxa"/>
            <w:hideMark/>
          </w:tcPr>
          <w:p w14:paraId="601F3C12"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0.920</w:t>
            </w:r>
          </w:p>
        </w:tc>
        <w:tc>
          <w:tcPr>
            <w:tcW w:w="1609" w:type="dxa"/>
            <w:hideMark/>
          </w:tcPr>
          <w:p w14:paraId="29506185" w14:textId="77777777" w:rsidR="009429FE" w:rsidRPr="000C37D1"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0C37D1">
              <w:t>0.104</w:t>
            </w:r>
          </w:p>
        </w:tc>
      </w:tr>
      <w:tr w:rsidR="009429FE" w:rsidRPr="000C37D1" w14:paraId="0E5E6564"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7A1704B1" w14:textId="77777777" w:rsidR="009429FE" w:rsidRPr="000C37D1" w:rsidRDefault="009429FE" w:rsidP="00E91291">
            <w:pPr>
              <w:spacing w:after="160" w:line="276" w:lineRule="auto"/>
            </w:pPr>
            <w:r w:rsidRPr="000C37D1">
              <w:t>Region 2</w:t>
            </w:r>
          </w:p>
        </w:tc>
        <w:tc>
          <w:tcPr>
            <w:tcW w:w="2360" w:type="dxa"/>
            <w:hideMark/>
          </w:tcPr>
          <w:p w14:paraId="601BF63B"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evacuation pressure</w:t>
            </w:r>
          </w:p>
        </w:tc>
        <w:tc>
          <w:tcPr>
            <w:tcW w:w="858" w:type="dxa"/>
            <w:hideMark/>
          </w:tcPr>
          <w:p w14:paraId="2BC2200F"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0.674</w:t>
            </w:r>
          </w:p>
        </w:tc>
        <w:tc>
          <w:tcPr>
            <w:tcW w:w="1609" w:type="dxa"/>
            <w:hideMark/>
          </w:tcPr>
          <w:p w14:paraId="5154A522"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0.000</w:t>
            </w:r>
          </w:p>
        </w:tc>
        <w:tc>
          <w:tcPr>
            <w:tcW w:w="1609" w:type="dxa"/>
            <w:hideMark/>
          </w:tcPr>
          <w:p w14:paraId="374FE058" w14:textId="77777777" w:rsidR="009429FE" w:rsidRPr="000C37D1"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0C37D1">
              <w:t>0.674</w:t>
            </w:r>
          </w:p>
        </w:tc>
      </w:tr>
    </w:tbl>
    <w:p w14:paraId="0EC351BF" w14:textId="77777777" w:rsidR="009B326B" w:rsidRPr="000C37D1" w:rsidRDefault="009B326B" w:rsidP="009429FE"/>
    <w:p w14:paraId="07BFE62D" w14:textId="56EB0BC0" w:rsidR="009B326B" w:rsidRPr="000C37D1" w:rsidRDefault="009429FE" w:rsidP="009B326B">
      <w:r w:rsidRPr="000C37D1">
        <w:t xml:space="preserve">The mismatches of the </w:t>
      </w:r>
      <w:r w:rsidR="0020781B" w:rsidRPr="000C37D1">
        <w:t>Region 1</w:t>
      </w:r>
      <w:r w:rsidRPr="000C37D1">
        <w:t xml:space="preserve"> are small.</w:t>
      </w:r>
      <w:r w:rsidR="009B326B" w:rsidRPr="000C37D1">
        <w:t xml:space="preserve"> </w:t>
      </w:r>
      <w:r w:rsidR="0020781B" w:rsidRPr="000C37D1">
        <w:t xml:space="preserve">The quality result of </w:t>
      </w:r>
      <w:r w:rsidR="0020781B" w:rsidRPr="000C37D1">
        <w:fldChar w:fldCharType="begin"/>
      </w:r>
      <w:r w:rsidR="0020781B" w:rsidRPr="000C37D1">
        <w:instrText xml:space="preserve"> REF _Ref236353724 \h </w:instrText>
      </w:r>
      <w:r w:rsidR="0020781B" w:rsidRPr="000C37D1">
        <w:fldChar w:fldCharType="separate"/>
      </w:r>
      <w:r w:rsidR="00772963" w:rsidRPr="000C37D1">
        <w:t xml:space="preserve">( </w:t>
      </w:r>
      <w:r w:rsidR="00772963">
        <w:rPr>
          <w:noProof/>
        </w:rPr>
        <w:t>53</w:t>
      </w:r>
      <w:r w:rsidR="00772963" w:rsidRPr="000C37D1">
        <w:t xml:space="preserve"> )</w:t>
      </w:r>
      <w:r w:rsidR="0020781B" w:rsidRPr="000C37D1">
        <w:fldChar w:fldCharType="end"/>
      </w:r>
      <w:r w:rsidR="009B326B" w:rsidRPr="000C37D1">
        <w:t xml:space="preserve"> stands above the gate, 0.672 ≥ 0.60, so the orders of that region are applied as written.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0C37D1" w14:paraId="5A4956EC" w14:textId="77777777">
        <w:tc>
          <w:tcPr>
            <w:tcW w:w="4350" w:type="pct"/>
            <w:vAlign w:val="center"/>
            <w:hideMark/>
          </w:tcPr>
          <w:p w14:paraId="40A658DA" w14:textId="77777777" w:rsidR="009429FE" w:rsidRPr="000C37D1" w:rsidRDefault="00000000" w:rsidP="009429FE">
            <w:pPr>
              <w:spacing w:after="160"/>
              <w:rPr>
                <w:rFonts w:eastAsiaTheme="minorEastAsia"/>
              </w:rP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(0.237 + 0.492 + 0.085 + 0.497) = 0.672</m:t>
                </m:r>
              </m:oMath>
            </m:oMathPara>
          </w:p>
          <w:p w14:paraId="644A0BDA" w14:textId="0BDFBFA4" w:rsidR="005C7466" w:rsidRPr="000C37D1" w:rsidRDefault="00000000" w:rsidP="009429FE">
            <w:pPr>
              <w:spacing w:after="160"/>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w:rPr>
                    <w:rFonts w:ascii="Cambria Math" w:hAnsi="Cambria Math"/>
                  </w:rPr>
                  <m:t>=0.672&gt;η=0.60</m:t>
                </m:r>
              </m:oMath>
            </m:oMathPara>
          </w:p>
        </w:tc>
        <w:tc>
          <w:tcPr>
            <w:tcW w:w="650" w:type="pct"/>
            <w:vAlign w:val="center"/>
            <w:hideMark/>
          </w:tcPr>
          <w:p w14:paraId="07B588AF" w14:textId="09AFC69A" w:rsidR="009429FE" w:rsidRPr="000C37D1" w:rsidRDefault="009429FE" w:rsidP="009429FE">
            <w:pPr>
              <w:spacing w:after="160"/>
            </w:pPr>
            <w:bookmarkStart w:id="289" w:name="_RefEqWEq1"/>
            <w:bookmarkStart w:id="290" w:name="_Ref236353724"/>
            <w:r w:rsidRPr="000C37D1">
              <w:t xml:space="preserve">( </w:t>
            </w:r>
            <w:r w:rsidRPr="000C37D1">
              <w:fldChar w:fldCharType="begin"/>
            </w:r>
            <w:r w:rsidRPr="000C37D1">
              <w:instrText xml:space="preserve"> SEQ ( \* ARABIC </w:instrText>
            </w:r>
            <w:r w:rsidRPr="000C37D1">
              <w:fldChar w:fldCharType="separate"/>
            </w:r>
            <w:r w:rsidR="00772963">
              <w:rPr>
                <w:noProof/>
              </w:rPr>
              <w:t>53</w:t>
            </w:r>
            <w:r w:rsidRPr="000C37D1">
              <w:fldChar w:fldCharType="end"/>
            </w:r>
            <w:r w:rsidRPr="000C37D1">
              <w:t xml:space="preserve"> )</w:t>
            </w:r>
            <w:bookmarkEnd w:id="289"/>
            <w:bookmarkEnd w:id="290"/>
          </w:p>
        </w:tc>
      </w:tr>
    </w:tbl>
    <w:p w14:paraId="57C64459" w14:textId="42439F0F" w:rsidR="009429FE" w:rsidRPr="000C37D1" w:rsidRDefault="009429FE" w:rsidP="009429FE">
      <w:r w:rsidRPr="000C37D1">
        <w:t xml:space="preserve">The second region orders slightly more than intervention urgency asked for, and answers two demands with nothing: asset exposure asked for </w:t>
      </w:r>
      <m:oMath>
        <m:r>
          <w:rPr>
            <w:rFonts w:ascii="Cambria Math" w:hAnsi="Cambria Math"/>
          </w:rPr>
          <m:t>0.831</m:t>
        </m:r>
      </m:oMath>
      <w:r w:rsidRPr="000C37D1">
        <w:t xml:space="preserve">, and evacuation </w:t>
      </w:r>
      <w:r w:rsidRPr="000C37D1">
        <w:lastRenderedPageBreak/>
        <w:t xml:space="preserve">pressure asked for </w:t>
      </w:r>
      <m:oMath>
        <m:r>
          <w:rPr>
            <w:rFonts w:ascii="Cambria Math" w:hAnsi="Cambria Math"/>
          </w:rPr>
          <m:t>0.674</m:t>
        </m:r>
      </m:oMath>
      <w:r w:rsidRPr="000C37D1">
        <w:t>. The cost test could not see this, because assets that are not burning and people who are not exposed carry no cost inside the forecast horizon.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0C37D1" w14:paraId="7B87C6B3" w14:textId="77777777">
        <w:tc>
          <w:tcPr>
            <w:tcW w:w="4350" w:type="pct"/>
            <w:vAlign w:val="center"/>
            <w:hideMark/>
          </w:tcPr>
          <w:p w14:paraId="57DD490E" w14:textId="77777777" w:rsidR="009429FE" w:rsidRPr="000C37D1" w:rsidRDefault="00000000" w:rsidP="009429FE">
            <w:pPr>
              <w:spacing w:after="160"/>
              <w:rPr>
                <w:rFonts w:eastAsiaTheme="minorEastAsia"/>
              </w:rP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(0.327 + 0.831 + 0.104 + 0.674) = 0.516</m:t>
                </m:r>
              </m:oMath>
            </m:oMathPara>
          </w:p>
          <w:p w14:paraId="6C38E1EC" w14:textId="0829A0AA" w:rsidR="0020781B" w:rsidRPr="000C37D1" w:rsidRDefault="00000000" w:rsidP="009429FE">
            <w:pPr>
              <w:spacing w:after="160"/>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w:rPr>
                    <w:rFonts w:ascii="Cambria Math" w:hAnsi="Cambria Math"/>
                  </w:rPr>
                  <m:t>=0.516&lt;η=0.6</m:t>
                </m:r>
              </m:oMath>
            </m:oMathPara>
          </w:p>
        </w:tc>
        <w:tc>
          <w:tcPr>
            <w:tcW w:w="650" w:type="pct"/>
            <w:vAlign w:val="center"/>
            <w:hideMark/>
          </w:tcPr>
          <w:p w14:paraId="5D400189" w14:textId="54BCA27C" w:rsidR="009429FE" w:rsidRPr="000C37D1" w:rsidRDefault="009429FE" w:rsidP="009429FE">
            <w:pPr>
              <w:spacing w:after="160"/>
            </w:pPr>
            <w:bookmarkStart w:id="291" w:name="_RefEqWEq2"/>
            <w:bookmarkStart w:id="292" w:name="_Ref236353781"/>
            <w:r w:rsidRPr="000C37D1">
              <w:t xml:space="preserve">( </w:t>
            </w:r>
            <w:r w:rsidRPr="000C37D1">
              <w:fldChar w:fldCharType="begin"/>
            </w:r>
            <w:r w:rsidRPr="000C37D1">
              <w:instrText xml:space="preserve"> SEQ ( \* ARABIC </w:instrText>
            </w:r>
            <w:r w:rsidRPr="000C37D1">
              <w:fldChar w:fldCharType="separate"/>
            </w:r>
            <w:r w:rsidR="00772963">
              <w:rPr>
                <w:noProof/>
              </w:rPr>
              <w:t>54</w:t>
            </w:r>
            <w:r w:rsidRPr="000C37D1">
              <w:fldChar w:fldCharType="end"/>
            </w:r>
            <w:r w:rsidRPr="000C37D1">
              <w:t xml:space="preserve"> )</w:t>
            </w:r>
            <w:bookmarkEnd w:id="291"/>
            <w:bookmarkEnd w:id="292"/>
          </w:p>
        </w:tc>
      </w:tr>
    </w:tbl>
    <w:p w14:paraId="22DEAA61" w14:textId="6030A29B" w:rsidR="009429FE" w:rsidRPr="000C37D1" w:rsidRDefault="0020781B" w:rsidP="009429FE">
      <w:r w:rsidRPr="000C37D1">
        <w:t xml:space="preserve">The quality test of </w:t>
      </w:r>
      <w:r w:rsidRPr="000C37D1">
        <w:fldChar w:fldCharType="begin"/>
      </w:r>
      <w:r w:rsidRPr="000C37D1">
        <w:instrText xml:space="preserve"> REF _Ref236353781 \h </w:instrText>
      </w:r>
      <w:r w:rsidRPr="000C37D1">
        <w:fldChar w:fldCharType="separate"/>
      </w:r>
      <w:r w:rsidR="00772963" w:rsidRPr="000C37D1">
        <w:t xml:space="preserve">( </w:t>
      </w:r>
      <w:r w:rsidR="00772963">
        <w:rPr>
          <w:noProof/>
        </w:rPr>
        <w:t>54</w:t>
      </w:r>
      <w:r w:rsidR="00772963" w:rsidRPr="000C37D1">
        <w:t xml:space="preserve"> )</w:t>
      </w:r>
      <w:r w:rsidRPr="000C37D1">
        <w:fldChar w:fldCharType="end"/>
      </w:r>
      <w:r w:rsidR="009429FE" w:rsidRPr="000C37D1">
        <w:t xml:space="preserve"> falls below the gate, so the fail-safe engages. It does not cancel the orders; it attenuates the offensive ones in proportion to the deficit.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0C37D1" w14:paraId="01BF5FB2" w14:textId="77777777">
        <w:tc>
          <w:tcPr>
            <w:tcW w:w="4350" w:type="pct"/>
            <w:vAlign w:val="center"/>
            <w:hideMark/>
          </w:tcPr>
          <w:p w14:paraId="533B0DB3" w14:textId="65DF1EE0" w:rsidR="009429FE" w:rsidRPr="000C37D1" w:rsidRDefault="00000000" w:rsidP="009429FE">
            <w:pPr>
              <w:spacing w:after="160"/>
            </w:pPr>
            <m:oMathPara>
              <m:oMath>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2</m:t>
                        </m:r>
                      </m:sub>
                    </m:sSub>
                  </m:num>
                  <m:den>
                    <m:r>
                      <w:rPr>
                        <w:rFonts w:ascii="Cambria Math" w:hAnsi="Cambria Math"/>
                      </w:rPr>
                      <m:t>η</m:t>
                    </m:r>
                  </m:den>
                </m:f>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0.86</m:t>
                </m:r>
                <m:sSub>
                  <m:sSubPr>
                    <m:ctrlPr>
                      <w:rPr>
                        <w:rFonts w:ascii="Cambria Math" w:hAnsi="Cambria Math"/>
                      </w:rPr>
                    </m:ctrlPr>
                  </m:sSubPr>
                  <m:e>
                    <m:r>
                      <w:rPr>
                        <w:rFonts w:ascii="Cambria Math" w:hAnsi="Cambria Math"/>
                      </w:rPr>
                      <m:t>u</m:t>
                    </m:r>
                  </m:e>
                  <m:sub>
                    <m:r>
                      <m:rPr>
                        <m:sty m:val="p"/>
                      </m:rPr>
                      <w:rPr>
                        <w:rFonts w:ascii="Cambria Math" w:hAnsi="Cambria Math"/>
                      </w:rPr>
                      <m:t>f</m:t>
                    </m:r>
                  </m:sub>
                </m:sSub>
              </m:oMath>
            </m:oMathPara>
          </w:p>
        </w:tc>
        <w:tc>
          <w:tcPr>
            <w:tcW w:w="650" w:type="pct"/>
            <w:vAlign w:val="center"/>
            <w:hideMark/>
          </w:tcPr>
          <w:p w14:paraId="1B896A4A" w14:textId="0E4AB608" w:rsidR="009429FE" w:rsidRPr="000C37D1" w:rsidRDefault="009429FE" w:rsidP="009429FE">
            <w:pPr>
              <w:spacing w:after="160"/>
            </w:pPr>
            <w:bookmarkStart w:id="293" w:name="_RefEqWEfs"/>
            <w:r w:rsidRPr="000C37D1">
              <w:t xml:space="preserve">( </w:t>
            </w:r>
            <w:r w:rsidRPr="000C37D1">
              <w:fldChar w:fldCharType="begin"/>
            </w:r>
            <w:r w:rsidRPr="000C37D1">
              <w:instrText xml:space="preserve"> SEQ ( \* ARABIC </w:instrText>
            </w:r>
            <w:r w:rsidRPr="000C37D1">
              <w:fldChar w:fldCharType="separate"/>
            </w:r>
            <w:r w:rsidR="00772963">
              <w:rPr>
                <w:noProof/>
              </w:rPr>
              <w:t>55</w:t>
            </w:r>
            <w:r w:rsidRPr="000C37D1">
              <w:fldChar w:fldCharType="end"/>
            </w:r>
            <w:r w:rsidRPr="000C37D1">
              <w:t xml:space="preserve"> )</w:t>
            </w:r>
            <w:bookmarkEnd w:id="293"/>
          </w:p>
        </w:tc>
      </w:tr>
    </w:tbl>
    <w:p w14:paraId="25C6D5BB" w14:textId="77777777" w:rsidR="009429FE" w:rsidRPr="000C37D1" w:rsidRDefault="009429FE" w:rsidP="009429FE">
      <w:r w:rsidRPr="000C37D1">
        <w:t>Suppression falls from 0.360 to 0.310 and resource deployment from 0.920 to 0.791. Evacuation and public warning are never attenuated. Neither was ordered in this cycle, which is the omission the quality test recorded.</w:t>
      </w:r>
    </w:p>
    <w:p w14:paraId="580224E7" w14:textId="77777777" w:rsidR="009429FE" w:rsidRPr="000C37D1" w:rsidRDefault="009429FE" w:rsidP="009429FE">
      <w:r w:rsidRPr="000C37D1">
        <w:t xml:space="preserve">The cost test passed for the incident as a whole, and a single number cannot show where inside it the response is misdirected. The quality test judges each region and failed in one. </w:t>
      </w:r>
      <w:r w:rsidRPr="000C37D1">
        <w:rPr>
          <w:b/>
          <w:bCs/>
        </w:rPr>
        <w:t>The cost asks what the orders are expected to achieve; the quality asks whether they answer what was demanded.</w:t>
      </w:r>
    </w:p>
    <w:p w14:paraId="5C775C4D" w14:textId="377892B8" w:rsidR="000E1725" w:rsidRPr="000C37D1" w:rsidRDefault="00000000">
      <w:pPr>
        <w:pStyle w:val="Heading3"/>
      </w:pPr>
      <w:bookmarkStart w:id="294" w:name="_Toc236574009"/>
      <w:r w:rsidRPr="000C37D1">
        <w:t>Open Decision Space: Staged Adaptation</w:t>
      </w:r>
      <w:bookmarkEnd w:id="294"/>
    </w:p>
    <w:p w14:paraId="7C54C9A6" w14:textId="3FA9C0E7" w:rsidR="004772D4" w:rsidRPr="000C37D1" w:rsidRDefault="00000000">
      <w:pPr>
        <w:pStyle w:val="ParText"/>
      </w:pPr>
      <w:r w:rsidRPr="000C37D1">
        <w:t xml:space="preserve">Adaptation is organized as three stages of strictly increasing invasiveness, namely </w:t>
      </w:r>
      <w:r w:rsidRPr="000C37D1">
        <w:rPr>
          <w:b/>
          <w:bCs/>
        </w:rPr>
        <w:t>parameter adjustment inside the existing rules</w:t>
      </w:r>
      <w:r w:rsidRPr="000C37D1">
        <w:t xml:space="preserve">, </w:t>
      </w:r>
      <w:r w:rsidRPr="000C37D1">
        <w:rPr>
          <w:b/>
          <w:bCs/>
        </w:rPr>
        <w:t>growth of the rule base into ground it does not cover</w:t>
      </w:r>
      <w:r w:rsidRPr="000C37D1">
        <w:t xml:space="preserve">, and </w:t>
      </w:r>
      <w:r w:rsidRPr="000C37D1">
        <w:rPr>
          <w:b/>
          <w:bCs/>
        </w:rPr>
        <w:t>generative proposal of a new rule</w:t>
      </w:r>
      <w:r w:rsidRPr="000C37D1">
        <w:t xml:space="preserve"> and, where a package is admitted, of a new element of the vocabulary. A stage engages only when the standing decision demonstrably falls short. Every trial it produces is judged by a single criterion</w:t>
      </w:r>
      <w:r w:rsidR="001E0EE7" w:rsidRPr="000C37D1">
        <w:t>, namely</w:t>
      </w:r>
      <w:r w:rsidRPr="000C37D1">
        <w:t xml:space="preserve"> the physical cost, namely the burned-area, asset and population terms with their weights renormalized, evaluated on a shadow forecast. The total cost of </w:t>
      </w:r>
      <w:r w:rsidRPr="000C37D1">
        <w:fldChar w:fldCharType="begin"/>
      </w:r>
      <w:r w:rsidRPr="000C37D1">
        <w:instrText xml:space="preserve"> REF _RefEqJcomp \h </w:instrText>
      </w:r>
      <w:r w:rsidR="00C1272F" w:rsidRPr="000C37D1">
        <w:instrText xml:space="preserve"> \* MERGEFORMAT </w:instrText>
      </w:r>
      <w:r w:rsidRPr="000C37D1">
        <w:fldChar w:fldCharType="separate"/>
      </w:r>
      <w:r w:rsidR="00772963" w:rsidRPr="000C37D1">
        <w:t xml:space="preserve">( </w:t>
      </w:r>
      <w:r w:rsidR="00772963">
        <w:t>48</w:t>
      </w:r>
      <w:r w:rsidR="00772963" w:rsidRPr="000C37D1">
        <w:t xml:space="preserve"> )</w:t>
      </w:r>
      <w:r w:rsidRPr="000C37D1">
        <w:fldChar w:fldCharType="end"/>
      </w:r>
      <w:r w:rsidRPr="000C37D1">
        <w:t xml:space="preserve"> continues to assess the standing decision, but it is deliberately not the criterion by which a trial is judged. On a small fire the response cost of any additional commitment exceeds the physical gain that a short horizon can reveal, so </w:t>
      </w:r>
      <w:r w:rsidRPr="000C37D1">
        <w:lastRenderedPageBreak/>
        <w:t>a trial criterion built on the total cost would reject every proposal at the very moment when the base most needs to grow.</w:t>
      </w:r>
      <w:r w:rsidR="004772D4" w:rsidRPr="000C37D1">
        <w:t xml:space="preserve"> </w:t>
      </w:r>
    </w:p>
    <w:p w14:paraId="7C79417B" w14:textId="79C90D70" w:rsidR="00E23280" w:rsidRPr="000C37D1" w:rsidRDefault="00000000">
      <w:pPr>
        <w:pStyle w:val="ParText"/>
      </w:pPr>
      <w:r w:rsidRPr="000C37D1">
        <w:t xml:space="preserve">Three symptoms engage the stages, and each is measurable on the running incident. The first is a </w:t>
      </w:r>
      <w:r w:rsidRPr="000C37D1">
        <w:rPr>
          <w:b/>
          <w:bCs/>
        </w:rPr>
        <w:t>cost deficit</w:t>
      </w:r>
      <w:r w:rsidR="001E0EE7" w:rsidRPr="000C37D1">
        <w:t>,</w:t>
      </w:r>
      <w:r w:rsidRPr="000C37D1">
        <w:t xml:space="preserve"> the forecast cost of the candidate exceeds the satisficing bound. The second is a </w:t>
      </w:r>
      <w:r w:rsidRPr="000C37D1">
        <w:rPr>
          <w:b/>
          <w:bCs/>
        </w:rPr>
        <w:t>coverage gap</w:t>
      </w:r>
      <w:r w:rsidR="001E0EE7" w:rsidRPr="000C37D1">
        <w:t>,</w:t>
      </w:r>
      <w:r w:rsidRPr="000C37D1">
        <w:t xml:space="preserve"> fire is alive on the ground while the strongest firing of the base stays below the gap threshold, so the base does not cover the situation at hand. The third is </w:t>
      </w:r>
      <w:r w:rsidRPr="000C37D1">
        <w:rPr>
          <w:b/>
          <w:bCs/>
        </w:rPr>
        <w:t>spread</w:t>
      </w:r>
      <w:r w:rsidR="001E0EE7" w:rsidRPr="000C37D1">
        <w:t>,</w:t>
      </w:r>
      <w:r w:rsidRPr="000C37D1">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0C37D1">
        <w:t xml:space="preserve">Consecutive trials are separated by a cooldown period, so the </w:t>
      </w:r>
      <w:r w:rsidR="00BC5140" w:rsidRPr="000C37D1">
        <w:t xml:space="preserve">shadow forecasts </w:t>
      </w:r>
      <w:r w:rsidR="00E23280" w:rsidRPr="000C37D1">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0C37D1" w:rsidRDefault="00B41EEE">
      <w:pPr>
        <w:pStyle w:val="Heading4"/>
      </w:pPr>
      <w:r w:rsidRPr="000C37D1">
        <w:t>EV</w:t>
      </w:r>
      <w:r w:rsidR="001E10D9" w:rsidRPr="000C37D1">
        <w:t xml:space="preserve">FIS: </w:t>
      </w:r>
      <w:r w:rsidR="00101D5E" w:rsidRPr="000C37D1">
        <w:t xml:space="preserve">Parameter </w:t>
      </w:r>
      <w:r w:rsidR="001E10D9" w:rsidRPr="000C37D1">
        <w:t>Adaptation</w:t>
      </w:r>
    </w:p>
    <w:p w14:paraId="0BD71D6E" w14:textId="5045C3E9" w:rsidR="00BA16DE" w:rsidRPr="000C37D1" w:rsidRDefault="0049581E" w:rsidP="00BA16DE">
      <w:r w:rsidRPr="000C37D1">
        <w:rPr>
          <w:b/>
          <w:bCs/>
        </w:rPr>
        <w:t xml:space="preserve">The </w:t>
      </w:r>
      <w:r w:rsidR="007F50BF" w:rsidRPr="000C37D1">
        <w:rPr>
          <w:b/>
          <w:bCs/>
        </w:rPr>
        <w:t xml:space="preserve">adaptation </w:t>
      </w:r>
      <w:r w:rsidRPr="000C37D1">
        <w:rPr>
          <w:b/>
          <w:bCs/>
        </w:rPr>
        <w:t>stage</w:t>
      </w:r>
      <w:r w:rsidR="00EA3C33" w:rsidRPr="000C37D1">
        <w:rPr>
          <w:b/>
          <w:bCs/>
        </w:rPr>
        <w:t xml:space="preserve"> </w:t>
      </w:r>
      <w:r w:rsidR="007F50BF" w:rsidRPr="000C37D1">
        <w:t>①</w:t>
      </w:r>
      <w:r w:rsidRPr="000C37D1">
        <w:rPr>
          <w:b/>
          <w:bCs/>
        </w:rPr>
        <w:t xml:space="preserve"> tunes the rules already in the base and adds none.</w:t>
      </w:r>
      <w:r w:rsidRPr="000C37D1">
        <w:t xml:space="preserve"> It has two moves</w:t>
      </w:r>
      <w:r w:rsidR="0033566A" w:rsidRPr="000C37D1">
        <w:t>, namely consequent step</w:t>
      </w:r>
      <w:r w:rsidR="00A31FCE" w:rsidRPr="000C37D1">
        <w:t xml:space="preserve"> </w:t>
      </w:r>
      <w:r w:rsidR="0033566A" w:rsidRPr="000C37D1">
        <w:t>and boundary shift</w:t>
      </w:r>
      <w:r w:rsidRPr="000C37D1">
        <w:t xml:space="preserve">. </w:t>
      </w:r>
      <w:r w:rsidR="00ED14EA" w:rsidRPr="000C37D1">
        <w:t>While t</w:t>
      </w:r>
      <w:r w:rsidRPr="000C37D1">
        <w:t>he consequent step changes the output value of a rule</w:t>
      </w:r>
      <w:r w:rsidR="00ED14EA" w:rsidRPr="000C37D1">
        <w:t>,</w:t>
      </w:r>
      <w:r w:rsidRPr="000C37D1">
        <w:t xml:space="preserve"> </w:t>
      </w:r>
      <w:r w:rsidR="00ED14EA" w:rsidRPr="000C37D1">
        <w:t>t</w:t>
      </w:r>
      <w:r w:rsidRPr="000C37D1">
        <w:t xml:space="preserve">he boundary shift moves the edge that two </w:t>
      </w:r>
      <w:r w:rsidR="0033566A" w:rsidRPr="000C37D1">
        <w:t>neighboring</w:t>
      </w:r>
      <w:r w:rsidRPr="000C37D1">
        <w:t xml:space="preserve"> antecedent terms share. </w:t>
      </w:r>
    </w:p>
    <w:p w14:paraId="6BA5D5BF" w14:textId="7DECF473" w:rsidR="009D0DA0" w:rsidRPr="000C37D1" w:rsidRDefault="00526294" w:rsidP="00A806EA">
      <w:r w:rsidRPr="000C37D1">
        <w:rPr>
          <w:b/>
          <w:bCs/>
        </w:rPr>
        <w:t xml:space="preserve">The </w:t>
      </w:r>
      <w:r w:rsidR="00A806EA" w:rsidRPr="000C37D1">
        <w:rPr>
          <w:b/>
          <w:bCs/>
        </w:rPr>
        <w:t>Consequent step</w:t>
      </w:r>
      <w:r w:rsidRPr="000C37D1">
        <w:rPr>
          <w:b/>
          <w:bCs/>
        </w:rPr>
        <w:t>:</w:t>
      </w:r>
      <w:r w:rsidR="00A806EA" w:rsidRPr="000C37D1">
        <w:rPr>
          <w:b/>
          <w:bCs/>
        </w:rPr>
        <w:t xml:space="preserve"> </w:t>
      </w:r>
      <w:r w:rsidR="00A806EA" w:rsidRPr="000C37D1">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rsidRPr="000C37D1">
        <w:t xml:space="preserve"> is </w:t>
      </w:r>
      <w:r w:rsidR="00A806EA" w:rsidRPr="000C37D1">
        <w:t xml:space="preserve">the intensity </w:t>
      </w:r>
      <w:r w:rsidR="00117E9E" w:rsidRPr="000C37D1">
        <w:t xml:space="preserve">that </w:t>
      </w:r>
      <w:r w:rsidR="00D23F5A" w:rsidRPr="000C37D1">
        <w:t xml:space="preserve">the rule assigns to intervention </w:t>
      </w:r>
      <m:oMath>
        <m:r>
          <w:rPr>
            <w:rFonts w:ascii="Cambria Math" w:hAnsi="Cambria Math"/>
          </w:rPr>
          <m:t>m</m:t>
        </m:r>
      </m:oMath>
      <w:r w:rsidR="00D23F5A" w:rsidRPr="000C37D1">
        <w:t xml:space="preserve">. </w:t>
      </w:r>
      <w:r w:rsidR="00A806EA" w:rsidRPr="000C37D1">
        <w:t>The consequent step adds or subtracts δ</w:t>
      </w:r>
      <w:r w:rsidR="0001228B" w:rsidRPr="000C37D1">
        <w:t xml:space="preserve">, fixed at 0.05, </w:t>
      </w:r>
      <w:r w:rsidR="00A806EA" w:rsidRPr="000C37D1">
        <w:t xml:space="preserve"> from that number and clips the result to the unit interval</w:t>
      </w:r>
      <w:r w:rsidR="009D0DA0" w:rsidRPr="000C37D1">
        <w:t xml:space="preserve"> </w:t>
      </w:r>
      <w:r w:rsidR="009D0DA0" w:rsidRPr="000C37D1">
        <w:fldChar w:fldCharType="begin"/>
      </w:r>
      <w:r w:rsidR="009D0DA0" w:rsidRPr="000C37D1">
        <w:instrText xml:space="preserve"> REF _Ref235049901 \h </w:instrText>
      </w:r>
      <w:r w:rsidR="009D0DA0" w:rsidRPr="000C37D1">
        <w:fldChar w:fldCharType="separate"/>
      </w:r>
      <w:r w:rsidR="00772963" w:rsidRPr="000C37D1">
        <w:t xml:space="preserve">( </w:t>
      </w:r>
      <w:r w:rsidR="00772963">
        <w:rPr>
          <w:noProof/>
        </w:rPr>
        <w:t>56</w:t>
      </w:r>
      <w:r w:rsidR="00772963" w:rsidRPr="000C37D1">
        <w:t xml:space="preserve"> )</w:t>
      </w:r>
      <w:r w:rsidR="009D0DA0" w:rsidRPr="000C37D1">
        <w:fldChar w:fldCharType="end"/>
      </w:r>
      <w:r w:rsidR="00A806EA" w:rsidRPr="000C37D1">
        <w:t xml:space="preserve">. </w:t>
      </w:r>
    </w:p>
    <w:tbl>
      <w:tblPr>
        <w:tblW w:w="5000" w:type="pct"/>
        <w:tblLook w:val="04A0" w:firstRow="1" w:lastRow="0" w:firstColumn="1" w:lastColumn="0" w:noHBand="0" w:noVBand="1"/>
      </w:tblPr>
      <w:tblGrid>
        <w:gridCol w:w="7091"/>
        <w:gridCol w:w="956"/>
      </w:tblGrid>
      <w:tr w:rsidR="009D0DA0" w:rsidRPr="000C37D1" w14:paraId="1B7F1EDC" w14:textId="77777777" w:rsidTr="009D0DA0">
        <w:trPr>
          <w:trHeight w:val="454"/>
        </w:trPr>
        <w:tc>
          <w:tcPr>
            <w:tcW w:w="4406" w:type="pct"/>
            <w:vAlign w:val="center"/>
          </w:tcPr>
          <w:p w14:paraId="3FCB195D" w14:textId="77777777" w:rsidR="009D0DA0" w:rsidRPr="000C37D1"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2B4D8C87" w:rsidR="009D0DA0" w:rsidRPr="000C37D1" w:rsidRDefault="009D0DA0" w:rsidP="009D0DA0">
            <w:pPr>
              <w:pStyle w:val="ParEq"/>
            </w:pPr>
            <w:bookmarkStart w:id="295" w:name="_Ref235049901"/>
            <w:r w:rsidRPr="000C37D1">
              <w:t xml:space="preserve">( </w:t>
            </w:r>
            <w:r w:rsidRPr="000C37D1">
              <w:fldChar w:fldCharType="begin"/>
            </w:r>
            <w:r w:rsidRPr="000C37D1">
              <w:instrText xml:space="preserve"> SEQ ( \* ARABIC </w:instrText>
            </w:r>
            <w:r w:rsidRPr="000C37D1">
              <w:fldChar w:fldCharType="separate"/>
            </w:r>
            <w:r w:rsidR="00772963">
              <w:rPr>
                <w:noProof/>
              </w:rPr>
              <w:t>56</w:t>
            </w:r>
            <w:r w:rsidRPr="000C37D1">
              <w:fldChar w:fldCharType="end"/>
            </w:r>
            <w:r w:rsidRPr="000C37D1">
              <w:t xml:space="preserve"> )</w:t>
            </w:r>
            <w:bookmarkEnd w:id="295"/>
          </w:p>
        </w:tc>
      </w:tr>
    </w:tbl>
    <w:p w14:paraId="3DBFC211" w14:textId="0ABC0F5B" w:rsidR="00A806EA" w:rsidRPr="000C37D1" w:rsidRDefault="00A806EA" w:rsidP="00A806EA">
      <w:r w:rsidRPr="000C37D1">
        <w:t xml:space="preserve">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w:t>
      </w:r>
      <w:r w:rsidRPr="000C37D1">
        <w:lastRenderedPageBreak/>
        <w:t>moving one consequent slides that average toward the new value in proportion to the firing strength of the rule.</w:t>
      </w:r>
    </w:p>
    <w:p w14:paraId="41A0B422" w14:textId="04ED02DD" w:rsidR="00C45A8D" w:rsidRPr="000C37D1" w:rsidRDefault="00C45A8D" w:rsidP="00C45A8D">
      <w:pPr>
        <w:pStyle w:val="ParText"/>
      </w:pPr>
      <w:r w:rsidRPr="000C37D1">
        <w:rPr>
          <w:b/>
          <w:bCs/>
        </w:rPr>
        <w:t>Boundary shift</w:t>
      </w:r>
      <w:r w:rsidR="00244475" w:rsidRPr="000C37D1">
        <w:rPr>
          <w:b/>
          <w:bCs/>
        </w:rPr>
        <w:t xml:space="preserve"> step:</w:t>
      </w:r>
      <w:r w:rsidRPr="000C37D1">
        <w:rPr>
          <w:b/>
          <w:bCs/>
        </w:rPr>
        <w:t xml:space="preserve"> </w:t>
      </w:r>
      <w:r w:rsidRPr="000C37D1">
        <w:t xml:space="preserve">Two </w:t>
      </w:r>
      <w:r w:rsidR="00244475" w:rsidRPr="000C37D1">
        <w:t>neighboring</w:t>
      </w:r>
      <w:r w:rsidRPr="000C37D1">
        <w:t xml:space="preserve"> antecedent terms share their transition interval</w:t>
      </w:r>
      <w:r w:rsidR="00244475" w:rsidRPr="000C37D1">
        <w:t>.</w:t>
      </w:r>
      <w:r w:rsidRPr="000C37D1">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rsidRPr="000C37D1">
        <w:t xml:space="preserve"> is the rising edge of the right term </w:t>
      </w:r>
      <m:oMath>
        <m:r>
          <w:rPr>
            <w:rFonts w:ascii="Cambria Math" w:hAnsi="Cambria Math"/>
          </w:rPr>
          <m:t>A</m:t>
        </m:r>
      </m:oMath>
      <w:r w:rsidRPr="000C37D1">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sidRPr="000C37D1">
        <w:rPr>
          <w:rFonts w:eastAsiaTheme="minorEastAsia"/>
        </w:rPr>
        <w:t xml:space="preserve"> </w:t>
      </w:r>
      <w:r w:rsidR="004C5B0C" w:rsidRPr="000C37D1">
        <w:rPr>
          <w:rFonts w:eastAsiaTheme="minorEastAsia"/>
        </w:rPr>
        <w:fldChar w:fldCharType="begin"/>
      </w:r>
      <w:r w:rsidR="004C5B0C" w:rsidRPr="000C37D1">
        <w:rPr>
          <w:rFonts w:eastAsiaTheme="minorEastAsia"/>
        </w:rPr>
        <w:instrText xml:space="preserve"> REF _Ref235049910 \h </w:instrText>
      </w:r>
      <w:r w:rsidR="004C5B0C" w:rsidRPr="000C37D1">
        <w:rPr>
          <w:rFonts w:eastAsiaTheme="minorEastAsia"/>
        </w:rPr>
      </w:r>
      <w:r w:rsidR="004C5B0C" w:rsidRPr="000C37D1">
        <w:rPr>
          <w:rFonts w:eastAsiaTheme="minorEastAsia"/>
        </w:rPr>
        <w:fldChar w:fldCharType="separate"/>
      </w:r>
      <w:r w:rsidR="00772963" w:rsidRPr="000C37D1">
        <w:t xml:space="preserve">( </w:t>
      </w:r>
      <w:r w:rsidR="00772963">
        <w:rPr>
          <w:noProof/>
        </w:rPr>
        <w:t>57</w:t>
      </w:r>
      <w:r w:rsidR="00772963" w:rsidRPr="000C37D1">
        <w:t xml:space="preserve"> )</w:t>
      </w:r>
      <w:r w:rsidR="004C5B0C" w:rsidRPr="000C37D1">
        <w:rPr>
          <w:rFonts w:eastAsiaTheme="minorEastAsia"/>
        </w:rPr>
        <w:fldChar w:fldCharType="end"/>
      </w:r>
      <w:r w:rsidRPr="000C37D1">
        <w:t xml:space="preserve">. The boundary shift moves this shared edge. </w:t>
      </w:r>
      <w:r w:rsidR="00597F50" w:rsidRPr="000C37D1">
        <w:t>T</w:t>
      </w:r>
      <w:r w:rsidRPr="000C37D1">
        <w:t xml:space="preserve">he edge belongs to both terms, both move together, so the memberships still sum to one at every reading and the partition of unity required by </w:t>
      </w:r>
      <w:r w:rsidRPr="000C37D1">
        <w:fldChar w:fldCharType="begin"/>
      </w:r>
      <w:r w:rsidRPr="000C37D1">
        <w:instrText xml:space="preserve"> REF _Ref234769029 \h </w:instrText>
      </w:r>
      <w:r w:rsidRPr="000C37D1">
        <w:fldChar w:fldCharType="separate"/>
      </w:r>
      <w:r w:rsidR="00772963" w:rsidRPr="000C37D1">
        <w:t xml:space="preserve">( </w:t>
      </w:r>
      <w:r w:rsidR="00772963">
        <w:rPr>
          <w:noProof/>
        </w:rPr>
        <w:t>45</w:t>
      </w:r>
      <w:r w:rsidR="00772963" w:rsidRPr="000C37D1">
        <w:t xml:space="preserve"> )</w:t>
      </w:r>
      <w:r w:rsidRPr="000C37D1">
        <w:fldChar w:fldCharType="end"/>
      </w:r>
      <w:r w:rsidRPr="000C37D1">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rsidRPr="000C37D1">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0C37D1" w14:paraId="63412CC7" w14:textId="77777777" w:rsidTr="004C5B0C">
        <w:trPr>
          <w:trHeight w:val="624"/>
        </w:trPr>
        <w:tc>
          <w:tcPr>
            <w:tcW w:w="4406" w:type="pct"/>
            <w:vAlign w:val="center"/>
          </w:tcPr>
          <w:p w14:paraId="078E0976" w14:textId="77777777" w:rsidR="004C5B0C" w:rsidRPr="000C37D1"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0C37D1"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1A6C1D34" w:rsidR="004C5B0C" w:rsidRPr="000C37D1" w:rsidRDefault="004C5B0C" w:rsidP="001E4A69">
            <w:pPr>
              <w:pStyle w:val="ParEq"/>
            </w:pPr>
            <w:bookmarkStart w:id="296" w:name="_Ref235049910"/>
            <w:r w:rsidRPr="000C37D1">
              <w:t xml:space="preserve">( </w:t>
            </w:r>
            <w:r w:rsidRPr="000C37D1">
              <w:fldChar w:fldCharType="begin"/>
            </w:r>
            <w:r w:rsidRPr="000C37D1">
              <w:instrText xml:space="preserve"> SEQ ( \* ARABIC </w:instrText>
            </w:r>
            <w:r w:rsidRPr="000C37D1">
              <w:fldChar w:fldCharType="separate"/>
            </w:r>
            <w:r w:rsidR="00772963">
              <w:rPr>
                <w:noProof/>
              </w:rPr>
              <w:t>57</w:t>
            </w:r>
            <w:r w:rsidRPr="000C37D1">
              <w:fldChar w:fldCharType="end"/>
            </w:r>
            <w:r w:rsidRPr="000C37D1">
              <w:t xml:space="preserve"> )</w:t>
            </w:r>
            <w:bookmarkEnd w:id="296"/>
          </w:p>
        </w:tc>
      </w:tr>
    </w:tbl>
    <w:p w14:paraId="1185E5A2" w14:textId="71C18C80" w:rsidR="006966EB" w:rsidRPr="000C37D1" w:rsidRDefault="00BA16DE" w:rsidP="00BA16DE">
      <w:pPr>
        <w:pStyle w:val="ParText"/>
      </w:pPr>
      <w:r w:rsidRPr="000C37D1">
        <w:t>Every trial is a hypothesis. It is judged on the forecast physical cost at a basis, it is kept only when that cost strictly falls, and it is rolled back otherwise</w:t>
      </w:r>
      <w:r w:rsidR="004C5B0C" w:rsidRPr="000C37D1">
        <w:t xml:space="preserve"> </w:t>
      </w:r>
      <w:r w:rsidR="004C5B0C" w:rsidRPr="000C37D1">
        <w:fldChar w:fldCharType="begin"/>
      </w:r>
      <w:r w:rsidR="004C5B0C" w:rsidRPr="000C37D1">
        <w:instrText xml:space="preserve"> REF _Ref235059424 \h </w:instrText>
      </w:r>
      <w:r w:rsidR="004C5B0C" w:rsidRPr="000C37D1">
        <w:fldChar w:fldCharType="separate"/>
      </w:r>
      <w:r w:rsidR="00772963" w:rsidRPr="000C37D1">
        <w:t xml:space="preserve">( </w:t>
      </w:r>
      <w:r w:rsidR="00772963">
        <w:rPr>
          <w:noProof/>
        </w:rPr>
        <w:t>58</w:t>
      </w:r>
      <w:r w:rsidR="00772963" w:rsidRPr="000C37D1">
        <w:t xml:space="preserve"> )</w:t>
      </w:r>
      <w:r w:rsidR="004C5B0C" w:rsidRPr="000C37D1">
        <w:fldChar w:fldCharType="end"/>
      </w:r>
      <w:r w:rsidRPr="000C37D1">
        <w:t xml:space="preserve">. </w:t>
      </w:r>
    </w:p>
    <w:tbl>
      <w:tblPr>
        <w:tblW w:w="5000" w:type="pct"/>
        <w:tblLook w:val="04A0" w:firstRow="1" w:lastRow="0" w:firstColumn="1" w:lastColumn="0" w:noHBand="0" w:noVBand="1"/>
      </w:tblPr>
      <w:tblGrid>
        <w:gridCol w:w="7091"/>
        <w:gridCol w:w="956"/>
      </w:tblGrid>
      <w:tr w:rsidR="006966EB" w:rsidRPr="000C37D1" w14:paraId="7A728DE2" w14:textId="77777777" w:rsidTr="00CF084C">
        <w:tc>
          <w:tcPr>
            <w:tcW w:w="4406" w:type="pct"/>
            <w:vAlign w:val="center"/>
          </w:tcPr>
          <w:p w14:paraId="1787BEA5" w14:textId="77777777" w:rsidR="006966EB" w:rsidRPr="000C37D1"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4C2FBE0D" w:rsidR="006966EB" w:rsidRPr="000C37D1" w:rsidRDefault="006966EB" w:rsidP="006966EB">
            <w:pPr>
              <w:pStyle w:val="ParEq"/>
            </w:pPr>
            <w:bookmarkStart w:id="297" w:name="_Ref235059424"/>
            <w:r w:rsidRPr="000C37D1">
              <w:t xml:space="preserve">( </w:t>
            </w:r>
            <w:r w:rsidRPr="000C37D1">
              <w:fldChar w:fldCharType="begin"/>
            </w:r>
            <w:r w:rsidRPr="000C37D1">
              <w:instrText xml:space="preserve"> SEQ ( \* ARABIC </w:instrText>
            </w:r>
            <w:r w:rsidRPr="000C37D1">
              <w:fldChar w:fldCharType="separate"/>
            </w:r>
            <w:r w:rsidR="00772963">
              <w:rPr>
                <w:noProof/>
              </w:rPr>
              <w:t>58</w:t>
            </w:r>
            <w:r w:rsidRPr="000C37D1">
              <w:fldChar w:fldCharType="end"/>
            </w:r>
            <w:r w:rsidRPr="000C37D1">
              <w:t xml:space="preserve"> )</w:t>
            </w:r>
            <w:bookmarkEnd w:id="297"/>
          </w:p>
        </w:tc>
      </w:tr>
    </w:tbl>
    <w:p w14:paraId="0D0C4BA0" w14:textId="42EFE3FE" w:rsidR="00BA16DE" w:rsidRPr="000C37D1" w:rsidRDefault="00BA16DE" w:rsidP="00BA16DE">
      <w:pPr>
        <w:pStyle w:val="ParText"/>
      </w:pPr>
      <w:r w:rsidRPr="000C37D1">
        <w:t xml:space="preserve">All trials act on a working copy of the rule base, so the seed base of Appendix </w:t>
      </w:r>
      <w:r w:rsidRPr="000C37D1">
        <w:fldChar w:fldCharType="begin"/>
      </w:r>
      <w:r w:rsidRPr="000C37D1">
        <w:instrText xml:space="preserve"> REF _RefAppE1 \r \h </w:instrText>
      </w:r>
      <w:r w:rsidRPr="000C37D1">
        <w:fldChar w:fldCharType="separate"/>
      </w:r>
      <w:r w:rsidR="00772963">
        <w:t>E</w:t>
      </w:r>
      <w:r w:rsidRPr="000C37D1">
        <w:fldChar w:fldCharType="end"/>
      </w:r>
      <w:r w:rsidRPr="000C37D1">
        <w:t xml:space="preserve"> is never modified. Both </w:t>
      </w:r>
      <w:r w:rsidR="001E4A69" w:rsidRPr="000C37D1">
        <w:t>adaptations</w:t>
      </w:r>
      <w:r w:rsidRPr="000C37D1">
        <w:t xml:space="preserve"> are shown in </w:t>
      </w:r>
      <w:r w:rsidRPr="000C37D1">
        <w:fldChar w:fldCharType="begin"/>
      </w:r>
      <w:r w:rsidRPr="000C37D1">
        <w:instrText xml:space="preserve"> REF _RefFigEvFIS \h </w:instrText>
      </w:r>
      <w:r w:rsidRPr="000C37D1">
        <w:fldChar w:fldCharType="separate"/>
      </w:r>
      <w:r w:rsidR="00772963" w:rsidRPr="000C37D1">
        <w:t xml:space="preserve">Figure </w:t>
      </w:r>
      <w:r w:rsidR="00772963">
        <w:rPr>
          <w:noProof/>
        </w:rPr>
        <w:t>4</w:t>
      </w:r>
      <w:r w:rsidR="00772963" w:rsidRPr="000C37D1">
        <w:t>.</w:t>
      </w:r>
      <w:r w:rsidR="00772963">
        <w:rPr>
          <w:noProof/>
        </w:rPr>
        <w:t>6</w:t>
      </w:r>
      <w:r w:rsidR="00772963" w:rsidRPr="000C37D1">
        <w:t xml:space="preserve"> </w:t>
      </w:r>
      <w:r w:rsidRPr="000C37D1">
        <w:fldChar w:fldCharType="end"/>
      </w:r>
      <w:r w:rsidRPr="000C37D1">
        <w:t>.</w:t>
      </w:r>
    </w:p>
    <w:p w14:paraId="6570EF70" w14:textId="77777777" w:rsidR="00C37A84" w:rsidRPr="000C37D1" w:rsidRDefault="00C37A84" w:rsidP="00C37A84">
      <w:pPr>
        <w:spacing w:after="0"/>
        <w:jc w:val="center"/>
      </w:pPr>
      <w:r w:rsidRPr="000C37D1">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3F3E8C03" w:rsidR="00C37A84" w:rsidRPr="000C37D1" w:rsidRDefault="00C37A84" w:rsidP="00C37A84">
      <w:pPr>
        <w:pStyle w:val="Caption"/>
        <w:jc w:val="center"/>
      </w:pPr>
      <w:bookmarkStart w:id="298" w:name="_RefFigEvFIS"/>
      <w:bookmarkStart w:id="299" w:name="_Toc236574095"/>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6</w:t>
      </w:r>
      <w:r w:rsidR="00840146" w:rsidRPr="000C37D1">
        <w:fldChar w:fldCharType="end"/>
      </w:r>
      <w:r w:rsidRPr="000C37D1">
        <w:t xml:space="preserve"> </w:t>
      </w:r>
      <w:bookmarkEnd w:id="298"/>
      <w:r w:rsidRPr="000C37D1">
        <w:t>Consequent step and boundary shift</w:t>
      </w:r>
      <w:bookmarkEnd w:id="299"/>
      <w:r w:rsidRPr="000C37D1">
        <w:t xml:space="preserve"> </w:t>
      </w:r>
    </w:p>
    <w:p w14:paraId="5FE6A605" w14:textId="4DEE77FC" w:rsidR="001E10D9" w:rsidRPr="000C37D1" w:rsidRDefault="00B41EEE" w:rsidP="001E10D9">
      <w:pPr>
        <w:pStyle w:val="Heading4"/>
      </w:pPr>
      <w:r w:rsidRPr="000C37D1">
        <w:lastRenderedPageBreak/>
        <w:t>EV</w:t>
      </w:r>
      <w:r w:rsidR="001E10D9" w:rsidRPr="000C37D1">
        <w:t xml:space="preserve">FIS: </w:t>
      </w:r>
      <w:r w:rsidR="0024630E" w:rsidRPr="000C37D1">
        <w:t>Rule Instantiation and Resolution Increase</w:t>
      </w:r>
    </w:p>
    <w:p w14:paraId="6CE5E075" w14:textId="59725B35" w:rsidR="00B8617A" w:rsidRPr="000C37D1" w:rsidRDefault="00B90B19" w:rsidP="00B90B19">
      <w:pPr>
        <w:pStyle w:val="ParText"/>
      </w:pPr>
      <w:r w:rsidRPr="000C37D1">
        <w:rPr>
          <w:b/>
          <w:bCs/>
        </w:rPr>
        <w:t xml:space="preserve">The </w:t>
      </w:r>
      <w:r w:rsidR="007F50BF" w:rsidRPr="000C37D1">
        <w:rPr>
          <w:b/>
          <w:bCs/>
        </w:rPr>
        <w:t>adaptation stage</w:t>
      </w:r>
      <w:r w:rsidR="00EA3C33" w:rsidRPr="000C37D1">
        <w:rPr>
          <w:b/>
          <w:bCs/>
        </w:rPr>
        <w:t xml:space="preserve"> </w:t>
      </w:r>
      <w:r w:rsidR="007F50BF" w:rsidRPr="000C37D1">
        <w:t xml:space="preserve">② </w:t>
      </w:r>
      <w:r w:rsidRPr="000C37D1">
        <w:rPr>
          <w:b/>
          <w:bCs/>
        </w:rPr>
        <w:t>grows the rule base</w:t>
      </w:r>
      <w:r w:rsidRPr="000C37D1">
        <w:t>. It works in two modes</w:t>
      </w:r>
      <w:r w:rsidR="00B8617A" w:rsidRPr="000C37D1">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rsidRPr="000C37D1">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rsidRPr="000C37D1">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rsidRPr="000C37D1">
        <w:t xml:space="preserve">, define the combination that describes the current situation, as given in </w:t>
      </w:r>
      <w:r w:rsidR="00B8617A" w:rsidRPr="000C37D1">
        <w:fldChar w:fldCharType="begin"/>
      </w:r>
      <w:r w:rsidR="00B8617A" w:rsidRPr="000C37D1">
        <w:instrText xml:space="preserve"> REF _RefEqSplit \h </w:instrText>
      </w:r>
      <w:r w:rsidR="00B8617A" w:rsidRPr="000C37D1">
        <w:fldChar w:fldCharType="separate"/>
      </w:r>
      <w:r w:rsidR="00772963" w:rsidRPr="000C37D1">
        <w:t xml:space="preserve">( </w:t>
      </w:r>
      <w:r w:rsidR="00772963">
        <w:rPr>
          <w:noProof/>
        </w:rPr>
        <w:t>60</w:t>
      </w:r>
      <w:r w:rsidR="00772963" w:rsidRPr="000C37D1">
        <w:t xml:space="preserve"> )</w:t>
      </w:r>
      <w:r w:rsidR="00B8617A" w:rsidRPr="000C37D1">
        <w:fldChar w:fldCharType="end"/>
      </w:r>
      <w:r w:rsidR="00B8617A" w:rsidRPr="000C37D1">
        <w:t>.</w:t>
      </w:r>
    </w:p>
    <w:tbl>
      <w:tblPr>
        <w:tblW w:w="5000" w:type="pct"/>
        <w:tblLook w:val="04A0" w:firstRow="1" w:lastRow="0" w:firstColumn="1" w:lastColumn="0" w:noHBand="0" w:noVBand="1"/>
      </w:tblPr>
      <w:tblGrid>
        <w:gridCol w:w="7310"/>
        <w:gridCol w:w="737"/>
      </w:tblGrid>
      <w:tr w:rsidR="00B8617A" w:rsidRPr="000C37D1" w14:paraId="393075D8" w14:textId="77777777" w:rsidTr="00957C92">
        <w:tc>
          <w:tcPr>
            <w:tcW w:w="4542" w:type="pct"/>
            <w:vAlign w:val="center"/>
          </w:tcPr>
          <w:p w14:paraId="399F0FC9" w14:textId="205ECA75" w:rsidR="00B8617A" w:rsidRPr="000C37D1" w:rsidRDefault="00000000" w:rsidP="00B8617A">
            <w:pPr>
              <w:pStyle w:val="ParEq"/>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(1)</m:t>
                                </m:r>
                              </m:sup>
                            </m:sSup>
                          </m:e>
                        </m:d>
                      </m:e>
                    </m:d>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e>
                        </m:d>
                      </m:e>
                    </m:d>
                  </m:e>
                </m:d>
                <m:r>
                  <m:rPr>
                    <m:sty m:val="p"/>
                  </m:rPr>
                  <w:rPr>
                    <w:rFonts w:ascii="Cambria Math" w:hAnsi="Cambria Math"/>
                  </w:rPr>
                  <w:br/>
                </m:r>
              </m:oMath>
              <m:oMath>
                <m:r>
                  <w:rPr>
                    <w:rFonts w:ascii="Cambria Math" w:hAnsi="Cambria Math"/>
                  </w:rPr>
                  <m:t xml:space="preserve"> </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r>
                      <w:rPr>
                        <w:rFonts w:ascii="Cambria Math" w:hAnsi="Cambria Math"/>
                      </w:rPr>
                      <m:t>c</m:t>
                    </m:r>
                  </m:e>
                </m:d>
                <m:r>
                  <m:rPr>
                    <m:aln/>
                  </m:rPr>
                  <w:rPr>
                    <w:rFonts w:ascii="Cambria Math" w:hAnsi="Cambria Math"/>
                  </w:rPr>
                  <m:t>=</m:t>
                </m:r>
                <m:limLow>
                  <m:limLowPr>
                    <m:ctrlPr>
                      <w:rPr>
                        <w:rFonts w:ascii="Cambria Math" w:hAnsi="Cambria Math"/>
                      </w:rPr>
                    </m:ctrlPr>
                  </m:limLowPr>
                  <m:e>
                    <m:r>
                      <w:rPr>
                        <w:rFonts w:ascii="Cambria Math" w:hAnsi="Cambria Math"/>
                      </w:rPr>
                      <m:t>argmax</m:t>
                    </m:r>
                  </m:e>
                  <m:lim>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721D66B7" w:rsidR="00B8617A" w:rsidRPr="000C37D1" w:rsidRDefault="00B8617A" w:rsidP="00B8617A">
            <w:pPr>
              <w:pStyle w:val="ParEq"/>
            </w:pPr>
            <w:r w:rsidRPr="000C37D1">
              <w:t xml:space="preserve">( </w:t>
            </w:r>
            <w:r w:rsidRPr="000C37D1">
              <w:fldChar w:fldCharType="begin"/>
            </w:r>
            <w:r w:rsidRPr="000C37D1">
              <w:instrText xml:space="preserve"> SEQ ( \* ARABIC </w:instrText>
            </w:r>
            <w:r w:rsidRPr="000C37D1">
              <w:fldChar w:fldCharType="separate"/>
            </w:r>
            <w:r w:rsidR="00772963">
              <w:rPr>
                <w:noProof/>
              </w:rPr>
              <w:t>59</w:t>
            </w:r>
            <w:r w:rsidRPr="000C37D1">
              <w:fldChar w:fldCharType="end"/>
            </w:r>
            <w:r w:rsidRPr="000C37D1">
              <w:t xml:space="preserve"> )</w:t>
            </w:r>
          </w:p>
        </w:tc>
      </w:tr>
    </w:tbl>
    <w:p w14:paraId="433C2FA6" w14:textId="442D8766" w:rsidR="00260E93" w:rsidRPr="000C37D1" w:rsidRDefault="00260E93" w:rsidP="006E1906">
      <w:pPr>
        <w:pStyle w:val="ParText"/>
      </w:pPr>
      <w:r w:rsidRPr="000C37D1">
        <w:t xml:space="preserve">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w:t>
      </w:r>
      <w:r w:rsidR="00EA3C33" w:rsidRPr="000C37D1">
        <w:rPr>
          <w:b/>
          <w:bCs/>
        </w:rPr>
        <w:t xml:space="preserve">adaptation stage </w:t>
      </w:r>
      <w:r w:rsidR="00EA3C33" w:rsidRPr="000C37D1">
        <w:t>①</w:t>
      </w:r>
      <w:r w:rsidRPr="000C37D1">
        <w:t>, so a proposal of that kind is rejected here.</w:t>
      </w:r>
    </w:p>
    <w:p w14:paraId="2F6B1858" w14:textId="10DB57C7" w:rsidR="006E1906" w:rsidRPr="000C37D1" w:rsidRDefault="006E1906" w:rsidP="006E1906">
      <w:pPr>
        <w:pStyle w:val="ParText"/>
      </w:pPr>
      <w:r w:rsidRPr="000C37D1">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rsidRPr="000C37D1">
        <w:t xml:space="preserve"> is inserted into the partition of that concept, centred on the crisp reading </w:t>
      </w:r>
      <m:oMath>
        <m:r>
          <w:rPr>
            <w:rFonts w:ascii="Cambria Math" w:hAnsi="Cambria Math"/>
          </w:rPr>
          <m:t>x</m:t>
        </m:r>
      </m:oMath>
      <w:r w:rsidRPr="000C37D1">
        <w:t>, as given in</w:t>
      </w:r>
      <w:r w:rsidR="004331E5" w:rsidRPr="000C37D1">
        <w:t xml:space="preserve"> </w:t>
      </w:r>
      <w:r w:rsidR="004331E5" w:rsidRPr="000C37D1">
        <w:fldChar w:fldCharType="begin"/>
      </w:r>
      <w:r w:rsidR="004331E5" w:rsidRPr="000C37D1">
        <w:instrText xml:space="preserve"> REF _RefEqSplit \h </w:instrText>
      </w:r>
      <w:r w:rsidR="004331E5" w:rsidRPr="000C37D1">
        <w:fldChar w:fldCharType="separate"/>
      </w:r>
      <w:r w:rsidR="00772963" w:rsidRPr="000C37D1">
        <w:t xml:space="preserve">( </w:t>
      </w:r>
      <w:r w:rsidR="00772963">
        <w:rPr>
          <w:noProof/>
        </w:rPr>
        <w:t>60</w:t>
      </w:r>
      <w:r w:rsidR="00772963" w:rsidRPr="000C37D1">
        <w:t xml:space="preserve"> )</w:t>
      </w:r>
      <w:r w:rsidR="004331E5" w:rsidRPr="000C37D1">
        <w:fldChar w:fldCharType="end"/>
      </w:r>
      <w:r w:rsidRPr="000C37D1">
        <w:t>. The rule is then written on the refined combination.</w:t>
      </w:r>
    </w:p>
    <w:tbl>
      <w:tblPr>
        <w:tblW w:w="5000" w:type="pct"/>
        <w:tblLook w:val="04A0" w:firstRow="1" w:lastRow="0" w:firstColumn="1" w:lastColumn="0" w:noHBand="0" w:noVBand="1"/>
      </w:tblPr>
      <w:tblGrid>
        <w:gridCol w:w="7310"/>
        <w:gridCol w:w="737"/>
      </w:tblGrid>
      <w:tr w:rsidR="006E1906" w:rsidRPr="000C37D1" w14:paraId="427B0274" w14:textId="77777777" w:rsidTr="00957C92">
        <w:tc>
          <w:tcPr>
            <w:tcW w:w="4542" w:type="pct"/>
            <w:vAlign w:val="center"/>
          </w:tcPr>
          <w:p w14:paraId="0B520D0C" w14:textId="19E80ACD" w:rsidR="006E1906" w:rsidRPr="000C37D1" w:rsidRDefault="00000000" w:rsidP="00260E93">
            <w:pPr>
              <w:pStyle w:val="ParEq"/>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rPr>
                                      <m:t>1</m:t>
                                    </m:r>
                                  </m:e>
                                </m:d>
                              </m:sup>
                            </m:sSup>
                          </m:sub>
                          <m:sup>
                            <m:r>
                              <w:rPr>
                                <w:rFonts w:ascii="Cambria Math" w:hAnsi="Cambria Math"/>
                              </w:rPr>
                              <m:t>eff</m:t>
                            </m:r>
                          </m:sup>
                        </m:sSubSup>
                      </m:e>
                    </m:d>
                  </m:e>
                </m:func>
                <m:r>
                  <m:rPr>
                    <m:sty m:val="p"/>
                  </m:rPr>
                  <w:rPr>
                    <w:rFonts w:ascii="Cambria Math" w:hAnsi="Cambria Math"/>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rPr>
                          <m:t>(1)</m:t>
                        </m:r>
                      </m:sup>
                    </m:sSup>
                  </m:sub>
                </m:sSub>
                <m:r>
                  <m:rPr>
                    <m:sty m:val="p"/>
                  </m:rPr>
                  <w:rPr>
                    <w:rFonts w:ascii="Cambria Math" w:hAnsi="Cambria Math"/>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rPr>
                          <m:t>(1)</m:t>
                        </m:r>
                      </m:sup>
                    </m:sSup>
                  </m:sub>
                </m:sSub>
                <m:r>
                  <m:rPr>
                    <m:sty m:val="p"/>
                  </m:rPr>
                  <w:rPr>
                    <w:rFonts w:ascii="Cambria Math" w:hAnsi="Cambria Math"/>
                  </w:rPr>
                  <m:t>∪</m:t>
                </m:r>
                <m:d>
                  <m:dPr>
                    <m:begChr m:val="{"/>
                    <m:endChr m:val="}"/>
                    <m:ctrlPr>
                      <w:rPr>
                        <w:rFonts w:ascii="Cambria Math" w:hAnsi="Cambria Math"/>
                      </w:rPr>
                    </m:ctrlPr>
                  </m:dPr>
                  <m:e>
                    <m:r>
                      <w:rPr>
                        <w:rFonts w:ascii="Cambria Math" w:hAnsi="Cambria Math"/>
                      </w:rPr>
                      <m:t>X</m:t>
                    </m:r>
                  </m:e>
                </m:d>
                <m:r>
                  <m:rPr>
                    <m:sty m:val="p"/>
                  </m:rPr>
                  <w:rPr>
                    <w:rFonts w:ascii="Cambria Math" w:hAnsi="Cambria Math"/>
                  </w:rPr>
                  <w:br/>
                </m:r>
              </m:oMath>
            </m:oMathPara>
            <m:oMath>
              <m:r>
                <w:rPr>
                  <w:rFonts w:ascii="Cambria Math" w:hAnsi="Cambria Math"/>
                </w:rPr>
                <m:t>X</m:t>
              </m:r>
              <m:r>
                <m:rPr>
                  <m:sty m:val="p"/>
                  <m:aln/>
                </m:rPr>
                <w:rPr>
                  <w:rFonts w:ascii="Cambria Math" w:hAnsi="Cambria Math"/>
                </w:rPr>
                <m:t>=</m:t>
              </m:r>
              <m:r>
                <m:rPr>
                  <m:nor/>
                </m:rPr>
                <m:t>trap</m:t>
              </m:r>
              <m:d>
                <m:dPr>
                  <m:ctrlPr>
                    <w:rPr>
                      <w:rFonts w:ascii="Cambria Math" w:hAnsi="Cambria Math"/>
                    </w:rPr>
                  </m:ctrlPr>
                </m:dPr>
                <m:e>
                  <m:r>
                    <w:rPr>
                      <w:rFonts w:ascii="Cambria Math" w:hAnsi="Cambria Math"/>
                    </w:rPr>
                    <m:t>x</m:t>
                  </m:r>
                  <m:r>
                    <m:rPr>
                      <m:sty m:val="p"/>
                    </m:rPr>
                    <w:rPr>
                      <w:rFonts w:ascii="Cambria Math" w:hAnsi="Cambria Math"/>
                    </w:rPr>
                    <m:t xml:space="preserve">-0.12,   </m:t>
                  </m:r>
                  <m:r>
                    <w:rPr>
                      <w:rFonts w:ascii="Cambria Math" w:hAnsi="Cambria Math"/>
                    </w:rPr>
                    <m:t>x</m:t>
                  </m:r>
                  <m:r>
                    <m:rPr>
                      <m:sty m:val="p"/>
                    </m:rPr>
                    <w:rPr>
                      <w:rFonts w:ascii="Cambria Math" w:hAnsi="Cambria Math"/>
                    </w:rPr>
                    <m:t xml:space="preserve">-0.05,   </m:t>
                  </m:r>
                  <m:r>
                    <w:rPr>
                      <w:rFonts w:ascii="Cambria Math" w:hAnsi="Cambria Math"/>
                    </w:rPr>
                    <m:t>x</m:t>
                  </m:r>
                  <m:r>
                    <m:rPr>
                      <m:sty m:val="p"/>
                    </m:rPr>
                    <w:rPr>
                      <w:rFonts w:ascii="Cambria Math" w:hAnsi="Cambria Math"/>
                    </w:rPr>
                    <m:t xml:space="preserve">+0.05,   </m:t>
                  </m:r>
                  <m:r>
                    <w:rPr>
                      <w:rFonts w:ascii="Cambria Math" w:hAnsi="Cambria Math"/>
                    </w:rPr>
                    <m:t>x</m:t>
                  </m:r>
                  <m:r>
                    <m:rPr>
                      <m:sty m:val="p"/>
                    </m:rPr>
                    <w:rPr>
                      <w:rFonts w:ascii="Cambria Math" w:hAnsi="Cambria Math"/>
                    </w:rPr>
                    <m:t>+0.12</m:t>
                  </m:r>
                </m:e>
              </m:d>
            </m:oMath>
            <w:r w:rsidR="006E1906" w:rsidRPr="000C37D1">
              <w:t xml:space="preserve">,    </w:t>
            </w:r>
            <m:oMath>
              <m:r>
                <w:rPr>
                  <w:rFonts w:ascii="Cambria Math" w:hAnsi="Cambria Math"/>
                </w:rPr>
                <m:t>x</m:t>
              </m:r>
              <m:r>
                <m:rPr>
                  <m:sty m:val="p"/>
                  <m:aln/>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rPr>
                            <m:t>(1)</m:t>
                          </m:r>
                        </m:sup>
                      </m:sSup>
                    </m:sub>
                  </m:sSub>
                </m:e>
                <m:sup>
                  <m:r>
                    <w:rPr>
                      <w:rFonts w:ascii="Cambria Math" w:hAnsi="Cambria Math"/>
                    </w:rPr>
                    <m:t>eff</m:t>
                  </m:r>
                </m:sup>
              </m:sSup>
              <m:r>
                <m:rPr>
                  <m:sty m:val="p"/>
                </m:rPr>
                <w:rPr>
                  <w:rFonts w:ascii="Cambria Math" w:hAnsi="Cambria Math"/>
                </w:rPr>
                <m:t xml:space="preserve">     </m:t>
              </m:r>
            </m:oMath>
          </w:p>
        </w:tc>
        <w:tc>
          <w:tcPr>
            <w:tcW w:w="458" w:type="pct"/>
            <w:vAlign w:val="center"/>
          </w:tcPr>
          <w:p w14:paraId="65CB474B" w14:textId="52856715" w:rsidR="006E1906" w:rsidRPr="000C37D1" w:rsidRDefault="006E1906" w:rsidP="00260E93">
            <w:pPr>
              <w:pStyle w:val="ParEq"/>
            </w:pPr>
            <w:bookmarkStart w:id="300" w:name="_RefEqSplit"/>
            <w:r w:rsidRPr="000C37D1">
              <w:t xml:space="preserve">( </w:t>
            </w:r>
            <w:r w:rsidRPr="000C37D1">
              <w:fldChar w:fldCharType="begin"/>
            </w:r>
            <w:r w:rsidRPr="000C37D1">
              <w:instrText xml:space="preserve"> SEQ ( \* ARABIC </w:instrText>
            </w:r>
            <w:r w:rsidRPr="000C37D1">
              <w:fldChar w:fldCharType="separate"/>
            </w:r>
            <w:r w:rsidR="00772963">
              <w:rPr>
                <w:noProof/>
              </w:rPr>
              <w:t>60</w:t>
            </w:r>
            <w:r w:rsidRPr="000C37D1">
              <w:fldChar w:fldCharType="end"/>
            </w:r>
            <w:r w:rsidRPr="000C37D1">
              <w:t xml:space="preserve"> )</w:t>
            </w:r>
            <w:bookmarkEnd w:id="300"/>
          </w:p>
        </w:tc>
      </w:tr>
    </w:tbl>
    <w:p w14:paraId="5BA61928" w14:textId="5D167B86" w:rsidR="00260E93" w:rsidRPr="000C37D1" w:rsidRDefault="00B90B19" w:rsidP="00B90B19">
      <w:pPr>
        <w:pStyle w:val="ParText"/>
      </w:pPr>
      <w:r w:rsidRPr="000C37D1">
        <w:t>The number of expressible combinations is the product of the term counts of the decision concepts, and the first insertion raises it from 3125 to 3750</w:t>
      </w:r>
      <w:r w:rsidR="002C20B0" w:rsidRPr="000C37D1">
        <w:t xml:space="preserve"> </w:t>
      </w:r>
      <w:r w:rsidR="00C30C9C" w:rsidRPr="000C37D1">
        <w:fldChar w:fldCharType="begin"/>
      </w:r>
      <w:r w:rsidR="00C30C9C" w:rsidRPr="000C37D1">
        <w:instrText xml:space="preserve"> REF _Ref235126772 \h </w:instrText>
      </w:r>
      <w:r w:rsidR="00C30C9C" w:rsidRPr="000C37D1">
        <w:fldChar w:fldCharType="separate"/>
      </w:r>
      <w:r w:rsidR="00772963" w:rsidRPr="000C37D1">
        <w:t xml:space="preserve">( </w:t>
      </w:r>
      <w:r w:rsidR="00772963">
        <w:rPr>
          <w:noProof/>
        </w:rPr>
        <w:t>61</w:t>
      </w:r>
      <w:r w:rsidR="00772963" w:rsidRPr="000C37D1">
        <w:t xml:space="preserve"> )</w:t>
      </w:r>
      <w:r w:rsidR="00C30C9C" w:rsidRPr="000C37D1">
        <w:fldChar w:fldCharType="end"/>
      </w:r>
      <w:r w:rsidRPr="000C37D1">
        <w:t xml:space="preserve">. </w:t>
      </w:r>
    </w:p>
    <w:tbl>
      <w:tblPr>
        <w:tblW w:w="5000" w:type="pct"/>
        <w:tblLook w:val="04A0" w:firstRow="1" w:lastRow="0" w:firstColumn="1" w:lastColumn="0" w:noHBand="0" w:noVBand="1"/>
      </w:tblPr>
      <w:tblGrid>
        <w:gridCol w:w="7310"/>
        <w:gridCol w:w="737"/>
      </w:tblGrid>
      <w:tr w:rsidR="00260E93" w:rsidRPr="000C37D1" w14:paraId="78D94334" w14:textId="77777777" w:rsidTr="00CF084C">
        <w:tc>
          <w:tcPr>
            <w:tcW w:w="4542" w:type="pct"/>
            <w:vAlign w:val="center"/>
          </w:tcPr>
          <w:p w14:paraId="408EC5F8" w14:textId="77777777" w:rsidR="00260E93" w:rsidRPr="000C37D1"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25222A4A" w:rsidR="00260E93" w:rsidRPr="000C37D1" w:rsidRDefault="00260E93" w:rsidP="00260E93">
            <w:pPr>
              <w:pStyle w:val="ParEq"/>
            </w:pPr>
            <w:bookmarkStart w:id="301" w:name="_Ref235126772"/>
            <w:r w:rsidRPr="000C37D1">
              <w:t xml:space="preserve">( </w:t>
            </w:r>
            <w:r w:rsidRPr="000C37D1">
              <w:fldChar w:fldCharType="begin"/>
            </w:r>
            <w:r w:rsidRPr="000C37D1">
              <w:instrText xml:space="preserve"> SEQ ( \* ARABIC </w:instrText>
            </w:r>
            <w:r w:rsidRPr="000C37D1">
              <w:fldChar w:fldCharType="separate"/>
            </w:r>
            <w:r w:rsidR="00772963">
              <w:rPr>
                <w:noProof/>
              </w:rPr>
              <w:t>61</w:t>
            </w:r>
            <w:r w:rsidRPr="000C37D1">
              <w:fldChar w:fldCharType="end"/>
            </w:r>
            <w:r w:rsidRPr="000C37D1">
              <w:t xml:space="preserve"> )</w:t>
            </w:r>
            <w:bookmarkEnd w:id="301"/>
          </w:p>
        </w:tc>
      </w:tr>
    </w:tbl>
    <w:p w14:paraId="3877F564" w14:textId="26457F3C" w:rsidR="00B90B19" w:rsidRPr="000C37D1" w:rsidRDefault="00B90B19" w:rsidP="00B90B19">
      <w:pPr>
        <w:pStyle w:val="ParText"/>
      </w:pPr>
      <w:r w:rsidRPr="000C37D1">
        <w:t xml:space="preserve">An inserted term stays outside the aggregation of Layer 3. It never enters the activation vectors, and it is read on the crisp activation of its own concept against its </w:t>
      </w:r>
      <w:r w:rsidRPr="000C37D1">
        <w:lastRenderedPageBreak/>
        <w:t xml:space="preserve">own trapezoid, so the five-term algebra of Layer 3 is untouched, and the growth remains on the rule side. Inserted terms are dropped when the vocabulary is reset and are restored from the lineage store otherwise. Both modes are shown in </w:t>
      </w:r>
      <w:r w:rsidRPr="000C37D1">
        <w:fldChar w:fldCharType="begin"/>
      </w:r>
      <w:r w:rsidRPr="000C37D1">
        <w:instrText xml:space="preserve"> REF _RefFigRes \h </w:instrText>
      </w:r>
      <w:r w:rsidRPr="000C37D1">
        <w:fldChar w:fldCharType="separate"/>
      </w:r>
      <w:r w:rsidR="00772963" w:rsidRPr="000C37D1">
        <w:t xml:space="preserve">Figure </w:t>
      </w:r>
      <w:r w:rsidR="00772963">
        <w:rPr>
          <w:noProof/>
        </w:rPr>
        <w:t>4</w:t>
      </w:r>
      <w:r w:rsidR="00772963" w:rsidRPr="000C37D1">
        <w:t>.</w:t>
      </w:r>
      <w:r w:rsidR="00772963">
        <w:rPr>
          <w:noProof/>
        </w:rPr>
        <w:t>7</w:t>
      </w:r>
      <w:r w:rsidRPr="000C37D1">
        <w:fldChar w:fldCharType="end"/>
      </w:r>
      <w:r w:rsidRPr="000C37D1">
        <w:t>.</w:t>
      </w:r>
    </w:p>
    <w:p w14:paraId="2C8BEAF4" w14:textId="77777777" w:rsidR="002C20B0" w:rsidRPr="000C37D1" w:rsidRDefault="002C20B0" w:rsidP="002C20B0">
      <w:pPr>
        <w:spacing w:after="0"/>
        <w:jc w:val="center"/>
      </w:pPr>
      <w:r w:rsidRPr="000C37D1">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35F9BB1F" w:rsidR="002C20B0" w:rsidRPr="000C37D1" w:rsidRDefault="002C20B0" w:rsidP="002C20B0">
      <w:pPr>
        <w:pStyle w:val="Caption"/>
      </w:pPr>
      <w:bookmarkStart w:id="302" w:name="_RefFigRes"/>
      <w:bookmarkStart w:id="303" w:name="_Toc234879586"/>
      <w:bookmarkStart w:id="304" w:name="_Toc236574096"/>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7</w:t>
      </w:r>
      <w:r w:rsidR="00840146" w:rsidRPr="000C37D1">
        <w:fldChar w:fldCharType="end"/>
      </w:r>
      <w:bookmarkEnd w:id="302"/>
      <w:r w:rsidRPr="000C37D1">
        <w:t xml:space="preserve"> Resolution increase, rule instantiation and term insertion</w:t>
      </w:r>
      <w:bookmarkEnd w:id="303"/>
      <w:bookmarkEnd w:id="304"/>
    </w:p>
    <w:p w14:paraId="4B9DA5AA" w14:textId="5BDAC923" w:rsidR="00EE7190" w:rsidRPr="000C37D1" w:rsidRDefault="00000000">
      <w:pPr>
        <w:pStyle w:val="Heading4"/>
      </w:pPr>
      <w:r w:rsidRPr="000C37D1">
        <w:t>Generative Proposals and Vocabulary Packages</w:t>
      </w:r>
    </w:p>
    <w:p w14:paraId="4ADAC53C" w14:textId="4A2D1532" w:rsidR="0057217D" w:rsidRPr="000C37D1" w:rsidRDefault="008A0510" w:rsidP="00675B21">
      <w:pPr>
        <w:pStyle w:val="ParText"/>
      </w:pPr>
      <w:r w:rsidRPr="000C37D1">
        <w:rPr>
          <w:b/>
          <w:bCs/>
        </w:rPr>
        <w:t xml:space="preserve">The </w:t>
      </w:r>
      <w:r w:rsidR="00EA3C33" w:rsidRPr="000C37D1">
        <w:rPr>
          <w:b/>
          <w:bCs/>
        </w:rPr>
        <w:t>adaptation stage</w:t>
      </w:r>
      <w:r w:rsidR="00EA3C33" w:rsidRPr="000C37D1">
        <w:t xml:space="preserve"> ③</w:t>
      </w:r>
      <w:r w:rsidRPr="000C37D1">
        <w:rPr>
          <w:b/>
          <w:bCs/>
        </w:rPr>
        <w:t xml:space="preserve"> adds knowledge that neither tuning nor instantiation can produce</w:t>
      </w:r>
      <w:r w:rsidRPr="000C37D1">
        <w:t xml:space="preserve">. </w:t>
      </w:r>
      <w:r w:rsidR="00EA3C33" w:rsidRPr="000C37D1">
        <w:t xml:space="preserve">It </w:t>
      </w:r>
      <w:r w:rsidRPr="000C37D1">
        <w:t xml:space="preserve">engages when the evidence of the cycle shows that the base itself has fallen short. The standing decision falls short in one of two ways. Either its forecast cost exceeds the satisficing bound, or fire is alive while no rule fires above the gap threshold. When one of these </w:t>
      </w:r>
      <w:r w:rsidR="00F01E2F" w:rsidRPr="000C37D1">
        <w:t>is true</w:t>
      </w:r>
      <w:r w:rsidR="0039393E" w:rsidRPr="000C37D1">
        <w:t xml:space="preserve">, </w:t>
      </w:r>
      <w:r w:rsidR="00EA3C33" w:rsidRPr="000C37D1">
        <w:t>the stage</w:t>
      </w:r>
      <w:r w:rsidRPr="000C37D1">
        <w:t xml:space="preserve"> runs </w:t>
      </w:r>
      <w:r w:rsidR="00F01E2F" w:rsidRPr="000C37D1">
        <w:t xml:space="preserve">as shown in </w:t>
      </w:r>
      <w:r w:rsidR="00DD2913">
        <w:fldChar w:fldCharType="begin"/>
      </w:r>
      <w:r w:rsidR="00DD2913">
        <w:instrText xml:space="preserve"> REF _RefFigGen \h </w:instrText>
      </w:r>
      <w:r w:rsidR="00DD2913">
        <w:fldChar w:fldCharType="separate"/>
      </w:r>
      <w:r w:rsidR="00DD2913" w:rsidRPr="000C37D1">
        <w:t xml:space="preserve">Figure </w:t>
      </w:r>
      <w:r w:rsidR="00DD2913">
        <w:rPr>
          <w:noProof/>
        </w:rPr>
        <w:t>4</w:t>
      </w:r>
      <w:r w:rsidR="00DD2913" w:rsidRPr="000C37D1">
        <w:t>.</w:t>
      </w:r>
      <w:r w:rsidR="00DD2913">
        <w:rPr>
          <w:noProof/>
        </w:rPr>
        <w:t>8</w:t>
      </w:r>
      <w:r w:rsidR="00DD2913">
        <w:fldChar w:fldCharType="end"/>
      </w:r>
      <w:r w:rsidRPr="000C37D1">
        <w:t>.</w:t>
      </w:r>
    </w:p>
    <w:p w14:paraId="41571512" w14:textId="2C63F3DE" w:rsidR="00E91291" w:rsidRPr="000C37D1" w:rsidRDefault="00E91291" w:rsidP="00675B21">
      <w:pPr>
        <w:pStyle w:val="ParText"/>
      </w:pPr>
      <w:r w:rsidRPr="000C37D1">
        <w:t>The large language model (LLM) is the proposer. When this stage runs, the model is given the situation of the cycle, which holds the crisp value of every decision concept, the whole active rule base in its IF-THEN form, and the coverage verdict. It is used in context only, with no training and no weight update. From this input it returns exactly one proposal, written in the canonical rule form. The proposal is untrusted by construction so it passes six gates (G1, G2, G2c, G2d, G3, G4) and two further gates (G2b and G5) for packages before it can act.</w:t>
      </w:r>
    </w:p>
    <w:p w14:paraId="21BCA524" w14:textId="77777777" w:rsidR="003B41FD" w:rsidRPr="000C37D1" w:rsidRDefault="003B41FD" w:rsidP="003B41FD">
      <w:pPr>
        <w:spacing w:after="0"/>
        <w:jc w:val="center"/>
      </w:pPr>
      <w:r w:rsidRPr="000C37D1">
        <w:lastRenderedPageBreak/>
        <w:drawing>
          <wp:inline distT="0" distB="0" distL="0" distR="0" wp14:anchorId="02B12A88" wp14:editId="61B957A1">
            <wp:extent cx="4997406" cy="6749143"/>
            <wp:effectExtent l="0" t="0" r="0" b="0"/>
            <wp:docPr id="10556443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98344" cy="6750410"/>
                    </a:xfrm>
                    <a:prstGeom prst="rect">
                      <a:avLst/>
                    </a:prstGeom>
                    <a:noFill/>
                  </pic:spPr>
                </pic:pic>
              </a:graphicData>
            </a:graphic>
          </wp:inline>
        </w:drawing>
      </w:r>
    </w:p>
    <w:p w14:paraId="5D182786" w14:textId="43830418" w:rsidR="003B41FD" w:rsidRPr="000C37D1" w:rsidRDefault="003B41FD" w:rsidP="003B41FD">
      <w:pPr>
        <w:pStyle w:val="Caption"/>
      </w:pPr>
      <w:bookmarkStart w:id="305" w:name="_RefFigGen"/>
      <w:bookmarkStart w:id="306" w:name="_Toc236574097"/>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8</w:t>
      </w:r>
      <w:r w:rsidR="00840146" w:rsidRPr="000C37D1">
        <w:fldChar w:fldCharType="end"/>
      </w:r>
      <w:bookmarkEnd w:id="305"/>
      <w:r w:rsidRPr="000C37D1">
        <w:t xml:space="preserve"> Generative proposal and the verification gates</w:t>
      </w:r>
      <w:bookmarkEnd w:id="306"/>
    </w:p>
    <w:p w14:paraId="4CDDE247" w14:textId="1C066CBF" w:rsidR="00A230A3" w:rsidRPr="000C37D1" w:rsidRDefault="00A230A3" w:rsidP="00A230A3">
      <w:pPr>
        <w:pStyle w:val="ParText"/>
      </w:pPr>
      <w:r w:rsidRPr="000C37D1">
        <w:t xml:space="preserve">The model is a pretrained general-purpose large language model, used without any task-specific training or fine-tuning, and its </w:t>
      </w:r>
      <w:r w:rsidR="0059297B" w:rsidRPr="000C37D1">
        <w:t>weight never changes</w:t>
      </w:r>
      <w:r w:rsidRPr="000C37D1">
        <w:t xml:space="preserve">. It is conditioned at inference time in three ways, which are a system instruction that fixes its role, the </w:t>
      </w:r>
      <w:r w:rsidRPr="000C37D1">
        <w:lastRenderedPageBreak/>
        <w:t xml:space="preserve">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w:t>
      </w:r>
      <w:r w:rsidR="006C1FF4" w:rsidRPr="000C37D1">
        <w:t>A proposal is used only after it clears the verification gates G1, G2, G2c, G2d, G3,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Pr="000C37D1" w:rsidRDefault="00916D2C" w:rsidP="00916D2C">
      <w:pPr>
        <w:pStyle w:val="ParText"/>
      </w:pPr>
      <w:r w:rsidRPr="000C37D1">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rsidRPr="000C37D1">
        <w:t xml:space="preserve"> </w:t>
      </w:r>
    </w:p>
    <w:p w14:paraId="443717BB" w14:textId="21AEE3AA" w:rsidR="00916D2C" w:rsidRPr="000C37D1" w:rsidRDefault="00F7741B" w:rsidP="00916D2C">
      <w:pPr>
        <w:pStyle w:val="ParText"/>
      </w:pPr>
      <w:r w:rsidRPr="000C37D1">
        <w:t xml:space="preserve">A package may carry one of three kinds of object, and all of them stay inside the semantics that the simulator can execute, and the cost model can price. </w:t>
      </w:r>
      <w:r w:rsidR="005A4B90" w:rsidRPr="000C37D1">
        <w:t xml:space="preserve">As illustrated in </w:t>
      </w:r>
      <w:r w:rsidR="005A4B90" w:rsidRPr="000C37D1">
        <w:fldChar w:fldCharType="begin"/>
      </w:r>
      <w:r w:rsidR="005A4B90" w:rsidRPr="000C37D1">
        <w:instrText xml:space="preserve"> REF _Ref235186611 \h </w:instrText>
      </w:r>
      <w:r w:rsidR="005A4B90" w:rsidRPr="000C37D1">
        <w:fldChar w:fldCharType="separate"/>
      </w:r>
      <w:r w:rsidR="00772963" w:rsidRPr="000C37D1">
        <w:t xml:space="preserve">Figure </w:t>
      </w:r>
      <w:r w:rsidR="00772963">
        <w:rPr>
          <w:noProof/>
        </w:rPr>
        <w:t>4</w:t>
      </w:r>
      <w:r w:rsidR="00772963" w:rsidRPr="000C37D1">
        <w:t>.</w:t>
      </w:r>
      <w:r w:rsidR="00772963">
        <w:rPr>
          <w:noProof/>
        </w:rPr>
        <w:t>9</w:t>
      </w:r>
      <w:r w:rsidR="005A4B90" w:rsidRPr="000C37D1">
        <w:fldChar w:fldCharType="end"/>
      </w:r>
      <w:r w:rsidR="005A4B90" w:rsidRPr="000C37D1">
        <w:t xml:space="preserve"> (a), a</w:t>
      </w:r>
      <w:r w:rsidR="00916D2C" w:rsidRPr="000C37D1">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rsidR="00916D2C" w:rsidRPr="000C37D1">
        <w:t xml:space="preserve"> is a named composition of at most three base </w:t>
      </w:r>
      <w:r w:rsidR="004F3B9C" w:rsidRPr="000C37D1">
        <w:t xml:space="preserve">interventions listed in </w:t>
      </w:r>
      <w:r w:rsidR="004F3B9C" w:rsidRPr="000C37D1">
        <w:fldChar w:fldCharType="begin"/>
      </w:r>
      <w:r w:rsidR="004F3B9C" w:rsidRPr="000C37D1">
        <w:instrText xml:space="preserve"> REF _Ref300000202 \h </w:instrText>
      </w:r>
      <w:r w:rsidR="004F3B9C" w:rsidRPr="000C37D1">
        <w:fldChar w:fldCharType="separate"/>
      </w:r>
      <w:r w:rsidR="00772963" w:rsidRPr="000C37D1">
        <w:t xml:space="preserve">Table </w:t>
      </w:r>
      <w:r w:rsidR="00772963">
        <w:rPr>
          <w:noProof/>
        </w:rPr>
        <w:t>2</w:t>
      </w:r>
      <w:r w:rsidR="00772963" w:rsidRPr="000C37D1">
        <w:t>.</w:t>
      </w:r>
      <w:r w:rsidR="00772963">
        <w:rPr>
          <w:noProof/>
        </w:rPr>
        <w:t>4</w:t>
      </w:r>
      <w:r w:rsidR="004F3B9C" w:rsidRPr="000C37D1">
        <w:fldChar w:fldCharType="end"/>
      </w:r>
      <w:r w:rsidR="00916D2C" w:rsidRPr="000C37D1">
        <w:t xml:space="preserve">, defined in </w:t>
      </w:r>
      <w:r w:rsidR="00916D2C" w:rsidRPr="000C37D1">
        <w:fldChar w:fldCharType="begin"/>
      </w:r>
      <w:r w:rsidR="00916D2C" w:rsidRPr="000C37D1">
        <w:instrText xml:space="preserve"> REF _RefEqPkg \h </w:instrText>
      </w:r>
      <w:r w:rsidR="00916D2C" w:rsidRPr="000C37D1">
        <w:fldChar w:fldCharType="separate"/>
      </w:r>
      <w:r w:rsidR="00772963" w:rsidRPr="000C37D1">
        <w:t xml:space="preserve">( </w:t>
      </w:r>
      <w:r w:rsidR="00772963">
        <w:rPr>
          <w:noProof/>
        </w:rPr>
        <w:t>62</w:t>
      </w:r>
      <w:r w:rsidR="00772963" w:rsidRPr="000C37D1">
        <w:t xml:space="preserve"> )</w:t>
      </w:r>
      <w:r w:rsidR="00916D2C" w:rsidRPr="000C37D1">
        <w:fldChar w:fldCharType="end"/>
      </w:r>
      <w:r w:rsidR="00916D2C" w:rsidRPr="000C37D1">
        <w:t xml:space="preserve">. A consequent on the macro with intensity </w:t>
      </w:r>
      <m:oMath>
        <m:r>
          <w:rPr>
            <w:rFonts w:ascii="Cambria Math" w:hAnsi="Cambria Math"/>
          </w:rPr>
          <m:t>v</m:t>
        </m:r>
      </m:oMath>
      <w:r w:rsidR="00916D2C" w:rsidRPr="000C37D1">
        <w:t xml:space="preserve"> expands, inside the aggregation of </w:t>
      </w:r>
      <w:r w:rsidR="00916D2C" w:rsidRPr="000C37D1">
        <w:fldChar w:fldCharType="begin"/>
      </w:r>
      <w:r w:rsidR="00916D2C" w:rsidRPr="000C37D1">
        <w:instrText xml:space="preserve"> REF _RefEqB4502 \h </w:instrText>
      </w:r>
      <w:r w:rsidR="00916D2C" w:rsidRPr="000C37D1">
        <w:fldChar w:fldCharType="separate"/>
      </w:r>
      <w:r w:rsidR="00772963" w:rsidRPr="000C37D1">
        <w:t xml:space="preserve">( </w:t>
      </w:r>
      <w:r w:rsidR="00772963">
        <w:rPr>
          <w:noProof/>
        </w:rPr>
        <w:t>45</w:t>
      </w:r>
      <w:r w:rsidR="00772963" w:rsidRPr="000C37D1">
        <w:t xml:space="preserve"> )</w:t>
      </w:r>
      <w:r w:rsidR="00916D2C" w:rsidRPr="000C37D1">
        <w:fldChar w:fldCharType="end"/>
      </w:r>
      <w:r w:rsidR="00916D2C" w:rsidRPr="000C37D1">
        <w:t>, into base-</w:t>
      </w:r>
      <w:r w:rsidR="00011BEB" w:rsidRPr="000C37D1">
        <w:t>intervention</w:t>
      </w:r>
      <w:r w:rsidR="00916D2C" w:rsidRPr="000C37D1">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rsidR="00916D2C" w:rsidRPr="000C37D1">
        <w:t>.</w:t>
      </w:r>
      <w:r w:rsidRPr="000C37D1">
        <w:t xml:space="preserve"> A third kind, the clause actuator, carries its own geometry rather than a weight vector and is defined through the verified effect vocabulary described next.</w:t>
      </w:r>
    </w:p>
    <w:tbl>
      <w:tblPr>
        <w:tblW w:w="5000" w:type="pct"/>
        <w:tblLook w:val="04A0" w:firstRow="1" w:lastRow="0" w:firstColumn="1" w:lastColumn="0" w:noHBand="0" w:noVBand="1"/>
      </w:tblPr>
      <w:tblGrid>
        <w:gridCol w:w="7081"/>
        <w:gridCol w:w="966"/>
      </w:tblGrid>
      <w:tr w:rsidR="00A659B3" w:rsidRPr="000C37D1" w14:paraId="7E6DDF88" w14:textId="77777777" w:rsidTr="00A650FA">
        <w:tc>
          <w:tcPr>
            <w:tcW w:w="4400" w:type="pct"/>
            <w:vAlign w:val="center"/>
          </w:tcPr>
          <w:p w14:paraId="2A4FD83E" w14:textId="77777777" w:rsidR="00A659B3" w:rsidRPr="000C37D1" w:rsidRDefault="00A659B3" w:rsidP="0059297B">
            <w:pPr>
              <w:pStyle w:val="TableText"/>
            </w:pPr>
            <w:r w:rsidRPr="000C37D1">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42789EE" w14:textId="77777777" w:rsidR="00A659B3" w:rsidRPr="000C37D1" w:rsidRDefault="00A659B3" w:rsidP="0059297B">
            <w:pPr>
              <w:pStyle w:val="TableText"/>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0BE34D46" w14:textId="77777777" w:rsidR="00A659B3" w:rsidRPr="000C37D1" w:rsidRDefault="00A659B3" w:rsidP="0059297B">
            <w:pPr>
              <w:pStyle w:val="TableText"/>
            </w:pPr>
            <w:r w:rsidRPr="000C37D1">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2A1839CB" w14:textId="247A97CD" w:rsidR="00A659B3" w:rsidRPr="000C37D1" w:rsidRDefault="00A659B3" w:rsidP="0059297B">
            <w:pPr>
              <w:pStyle w:val="TableText"/>
            </w:pPr>
            <w:bookmarkStart w:id="307" w:name="_RefEqPkg"/>
            <w:r w:rsidRPr="000C37D1">
              <w:t xml:space="preserve">( </w:t>
            </w:r>
            <w:r w:rsidRPr="000C37D1">
              <w:fldChar w:fldCharType="begin"/>
            </w:r>
            <w:r w:rsidRPr="000C37D1">
              <w:instrText xml:space="preserve"> SEQ ( \* ARABIC </w:instrText>
            </w:r>
            <w:r w:rsidRPr="000C37D1">
              <w:fldChar w:fldCharType="separate"/>
            </w:r>
            <w:r w:rsidR="00772963">
              <w:rPr>
                <w:noProof/>
              </w:rPr>
              <w:t>62</w:t>
            </w:r>
            <w:r w:rsidRPr="000C37D1">
              <w:fldChar w:fldCharType="end"/>
            </w:r>
            <w:r w:rsidRPr="000C37D1">
              <w:t xml:space="preserve"> )</w:t>
            </w:r>
            <w:bookmarkEnd w:id="307"/>
          </w:p>
        </w:tc>
      </w:tr>
    </w:tbl>
    <w:p w14:paraId="5260FF41" w14:textId="6E316191" w:rsidR="00F7741B" w:rsidRPr="000C37D1" w:rsidRDefault="00F7741B" w:rsidP="00F7741B">
      <w:pPr>
        <w:pStyle w:val="ParText"/>
      </w:pPr>
      <w:r w:rsidRPr="000C37D1">
        <w:t xml:space="preserve">The vocabulary the generative stage receives is deliberately primitive. It is not a menu of ready tactics but a basis of verified physical effects that a clause may invoke, a small set of them (wet, clear, ignite, coat, draft, evacuate, and prime), a geometry that places an effect at a target sector and a distance band from the front, and a reading of the map that reports the affordances present, such as a nearby water body, the closest asset, and the resources on hand. A new intervention is therefore not </w:t>
      </w:r>
      <w:r w:rsidRPr="000C37D1">
        <w:lastRenderedPageBreak/>
        <w:t xml:space="preserve">selected from a list; it is composed from this basis in response to the situation. When the map reports a lake near the front, the stage can compose a clause actuator that drafts from the water body and wets the fuel ahead of the head, an intervention that no seed rule contains and no menu offers. The discovery lies in the composition and in its grounding to the specific map, not in the invention of a physical effect: every clause invokes an effect the simulator already validates, and the deterministic compiler resolves the actual water body, the resource that supplies it, and the distance to reach it, before any gate is run. </w:t>
      </w:r>
      <w:r w:rsidR="006C1FF4" w:rsidRPr="000C37D1">
        <w:t>The action space stays closed at the level of physical effects yet open at the level of interventions.</w:t>
      </w:r>
    </w:p>
    <w:p w14:paraId="269E8BD1" w14:textId="77777777" w:rsidR="00E91291" w:rsidRPr="000C37D1" w:rsidRDefault="00E91291" w:rsidP="00E91291">
      <w:pPr>
        <w:pStyle w:val="ParText"/>
        <w:keepNext/>
        <w:spacing w:after="0"/>
        <w:jc w:val="center"/>
      </w:pPr>
      <w:r w:rsidRPr="000C37D1">
        <w:drawing>
          <wp:inline distT="0" distB="0" distL="0" distR="0" wp14:anchorId="18E37EB8" wp14:editId="6A811BD4">
            <wp:extent cx="5040000" cy="4847389"/>
            <wp:effectExtent l="0" t="0" r="8255" b="0"/>
            <wp:docPr id="916218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0000" cy="4847389"/>
                    </a:xfrm>
                    <a:prstGeom prst="rect">
                      <a:avLst/>
                    </a:prstGeom>
                    <a:noFill/>
                  </pic:spPr>
                </pic:pic>
              </a:graphicData>
            </a:graphic>
          </wp:inline>
        </w:drawing>
      </w:r>
    </w:p>
    <w:p w14:paraId="2B66915E" w14:textId="5748A822" w:rsidR="00E91291" w:rsidRPr="000C37D1" w:rsidRDefault="00E91291" w:rsidP="00E91291">
      <w:pPr>
        <w:pStyle w:val="Caption"/>
      </w:pPr>
      <w:bookmarkStart w:id="308" w:name="_Ref235186611"/>
      <w:bookmarkStart w:id="309" w:name="_Toc236574098"/>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9</w:t>
      </w:r>
      <w:r w:rsidR="00840146" w:rsidRPr="000C37D1">
        <w:fldChar w:fldCharType="end"/>
      </w:r>
      <w:bookmarkEnd w:id="308"/>
      <w:r w:rsidRPr="000C37D1">
        <w:t xml:space="preserve"> Package objects: (a) macro intervention and (b) intermediate concept</w:t>
      </w:r>
      <w:bookmarkEnd w:id="309"/>
    </w:p>
    <w:p w14:paraId="500E2D3D" w14:textId="2C906C1B" w:rsidR="00916D2C" w:rsidRPr="000C37D1" w:rsidRDefault="00916D2C" w:rsidP="00916D2C">
      <w:pPr>
        <w:pStyle w:val="ParText"/>
      </w:pPr>
      <w:r w:rsidRPr="000C37D1">
        <w:lastRenderedPageBreak/>
        <w:t xml:space="preserve">A backburn is the example. It is not new physics, but a containment-weighted cut ahead of the front with suppression on the flanks, so it runs through the existing resource fields and is priced by the response term. An intermediate concept is a normalized composition of at most four existing features or concepts, also defined in </w:t>
      </w:r>
      <w:r w:rsidRPr="000C37D1">
        <w:fldChar w:fldCharType="begin"/>
      </w:r>
      <w:r w:rsidRPr="000C37D1">
        <w:instrText xml:space="preserve"> REF _RefEqPkg \h </w:instrText>
      </w:r>
      <w:r w:rsidRPr="000C37D1">
        <w:fldChar w:fldCharType="separate"/>
      </w:r>
      <w:r w:rsidR="00772963" w:rsidRPr="000C37D1">
        <w:t xml:space="preserve">( </w:t>
      </w:r>
      <w:r w:rsidR="00772963">
        <w:rPr>
          <w:noProof/>
        </w:rPr>
        <w:t>62</w:t>
      </w:r>
      <w:r w:rsidR="00772963" w:rsidRPr="000C37D1">
        <w:t xml:space="preserve"> )</w:t>
      </w:r>
      <w:r w:rsidRPr="000C37D1">
        <w:fldChar w:fldCharType="end"/>
      </w:r>
      <w:r w:rsidRPr="000C37D1">
        <w:t>.</w:t>
      </w:r>
      <w:r w:rsidR="00E72CED" w:rsidRPr="000C37D1">
        <w:t xml:space="preserve"> As illustrated in </w:t>
      </w:r>
      <w:r w:rsidR="00E72CED" w:rsidRPr="000C37D1">
        <w:fldChar w:fldCharType="begin"/>
      </w:r>
      <w:r w:rsidR="00E72CED" w:rsidRPr="000C37D1">
        <w:instrText xml:space="preserve"> REF _Ref235186611 \h </w:instrText>
      </w:r>
      <w:r w:rsidR="00E72CED" w:rsidRPr="000C37D1">
        <w:fldChar w:fldCharType="separate"/>
      </w:r>
      <w:r w:rsidR="00772963" w:rsidRPr="000C37D1">
        <w:t xml:space="preserve">Figure </w:t>
      </w:r>
      <w:r w:rsidR="00772963">
        <w:rPr>
          <w:noProof/>
        </w:rPr>
        <w:t>4</w:t>
      </w:r>
      <w:r w:rsidR="00772963" w:rsidRPr="000C37D1">
        <w:t>.</w:t>
      </w:r>
      <w:r w:rsidR="00772963">
        <w:rPr>
          <w:noProof/>
        </w:rPr>
        <w:t>9</w:t>
      </w:r>
      <w:r w:rsidR="00E72CED" w:rsidRPr="000C37D1">
        <w:fldChar w:fldCharType="end"/>
      </w:r>
      <w:r w:rsidR="00E72CED" w:rsidRPr="000C37D1">
        <w:t xml:space="preserve"> (b), i</w:t>
      </w:r>
      <w:r w:rsidRPr="000C37D1">
        <w:t>t joins the hierarchy at the intermediate level, receives a five-term activation and a confidence gate like every native concept, and reaches the decision only through rules that cite it.</w:t>
      </w:r>
    </w:p>
    <w:p w14:paraId="270BD32B" w14:textId="3D837F5F" w:rsidR="009A28D9" w:rsidRPr="000C37D1" w:rsidRDefault="00620ACE" w:rsidP="009D6568">
      <w:pPr>
        <w:pStyle w:val="ParText"/>
      </w:pPr>
      <w:r w:rsidRPr="000C37D1">
        <w:rPr>
          <w:b/>
          <w:bCs/>
        </w:rPr>
        <w:t>G1 checks form</w:t>
      </w:r>
      <w:r w:rsidR="00647568" w:rsidRPr="000C37D1">
        <w:rPr>
          <w:b/>
          <w:bCs/>
        </w:rPr>
        <w:t>at</w:t>
      </w:r>
      <w:r w:rsidRPr="000C37D1">
        <w:rPr>
          <w:b/>
          <w:bCs/>
        </w:rPr>
        <w:t>.</w:t>
      </w:r>
      <w:r w:rsidRPr="000C37D1">
        <w:t xml:space="preserve"> The reply must parse into an antecedent list of concept</w:t>
      </w:r>
      <w:r w:rsidR="00D53770" w:rsidRPr="000C37D1">
        <w:t>-</w:t>
      </w:r>
      <w:r w:rsidRPr="000C37D1">
        <w:t>term pairs and a consequent list of intervention</w:t>
      </w:r>
      <w:r w:rsidR="00D53770" w:rsidRPr="000C37D1">
        <w:t>-</w:t>
      </w:r>
      <w:r w:rsidRPr="000C37D1">
        <w:t xml:space="preserve">intensity pairs. </w:t>
      </w:r>
      <w:r w:rsidR="009A28D9" w:rsidRPr="000C37D1">
        <w:t xml:space="preserve">A well-formed reply reads, for example, </w:t>
      </w:r>
      <w:r w:rsidR="00155E95" w:rsidRPr="000C37D1">
        <w:rPr>
          <w:i/>
          <w:iCs/>
        </w:rPr>
        <w:t>IF fire threat level is VH AND suppression feasibility is L THEN evacuation 0.80 and public warning 0.60</w:t>
      </w:r>
      <w:r w:rsidR="00155E95" w:rsidRPr="000C37D1">
        <w:t xml:space="preserve">. </w:t>
      </w:r>
      <w:r w:rsidR="009A28D9" w:rsidRPr="000C37D1">
        <w:t>Some examples show what G1 rejects:</w:t>
      </w:r>
    </w:p>
    <w:p w14:paraId="06A5EE7A" w14:textId="24B41E5D" w:rsidR="006E38B5" w:rsidRPr="000C37D1" w:rsidRDefault="006E38B5" w:rsidP="009A28D9">
      <w:pPr>
        <w:pStyle w:val="ParText"/>
        <w:numPr>
          <w:ilvl w:val="0"/>
          <w:numId w:val="19"/>
        </w:numPr>
        <w:rPr>
          <w:i/>
          <w:iCs/>
        </w:rPr>
      </w:pPr>
      <w:r w:rsidRPr="000C37D1">
        <w:rPr>
          <w:i/>
          <w:iCs/>
        </w:rPr>
        <w:t xml:space="preserve">A reply that arrives as free prose, such as 'the fire is severe, so the crew should begin evacuating'. </w:t>
      </w:r>
    </w:p>
    <w:p w14:paraId="75A0601C" w14:textId="7030DB03" w:rsidR="006E38B5" w:rsidRPr="000C37D1" w:rsidRDefault="006E38B5" w:rsidP="009A28D9">
      <w:pPr>
        <w:pStyle w:val="ParText"/>
        <w:numPr>
          <w:ilvl w:val="0"/>
          <w:numId w:val="19"/>
        </w:numPr>
        <w:rPr>
          <w:i/>
          <w:iCs/>
        </w:rPr>
      </w:pPr>
      <w:r w:rsidRPr="000C37D1">
        <w:rPr>
          <w:i/>
          <w:iCs/>
        </w:rPr>
        <w:t>A reply that names an antecedent combination with no consequent.</w:t>
      </w:r>
    </w:p>
    <w:p w14:paraId="09974204" w14:textId="1394F351" w:rsidR="00620ACE" w:rsidRPr="000C37D1" w:rsidRDefault="00620ACE" w:rsidP="006E38B5">
      <w:pPr>
        <w:pStyle w:val="ParText"/>
      </w:pPr>
      <w:r w:rsidRPr="000C37D1">
        <w:t xml:space="preserve">G1 exists </w:t>
      </w:r>
      <w:r w:rsidR="006E38B5" w:rsidRPr="000C37D1">
        <w:t>because</w:t>
      </w:r>
      <w:r w:rsidRPr="000C37D1">
        <w:t xml:space="preserve"> the proposer is a text generator, so a reply must first be a </w:t>
      </w:r>
      <w:r w:rsidR="00AF2F82" w:rsidRPr="000C37D1">
        <w:t>rule</w:t>
      </w:r>
      <w:r w:rsidRPr="000C37D1">
        <w:t xml:space="preserve"> before anything else can be checked.</w:t>
      </w:r>
    </w:p>
    <w:p w14:paraId="0ACC5159" w14:textId="2E9732A1" w:rsidR="00620ACE" w:rsidRPr="000C37D1" w:rsidRDefault="00620ACE" w:rsidP="00620ACE">
      <w:pPr>
        <w:pStyle w:val="ParText"/>
      </w:pPr>
      <w:r w:rsidRPr="000C37D1">
        <w:rPr>
          <w:b/>
          <w:bCs/>
        </w:rPr>
        <w:t xml:space="preserve">G2 checks the </w:t>
      </w:r>
      <w:r w:rsidR="000E1F07" w:rsidRPr="000C37D1">
        <w:rPr>
          <w:b/>
          <w:bCs/>
        </w:rPr>
        <w:t xml:space="preserve">constraints, the </w:t>
      </w:r>
      <w:r w:rsidRPr="000C37D1">
        <w:rPr>
          <w:b/>
          <w:bCs/>
        </w:rPr>
        <w:t>content of a well-formed rule against the closed vocabulary and its bound</w:t>
      </w:r>
      <w:r w:rsidR="000E1F07" w:rsidRPr="000C37D1">
        <w:rPr>
          <w:b/>
          <w:bCs/>
        </w:rPr>
        <w:t>arie</w:t>
      </w:r>
      <w:r w:rsidRPr="000C37D1">
        <w:rPr>
          <w:b/>
          <w:bCs/>
        </w:rPr>
        <w:t>s.</w:t>
      </w:r>
      <w:r w:rsidRPr="000C37D1">
        <w:t xml:space="preserve"> Every antecedent must name an existing decision concept and one of its linguistic terms. Every consequent must name one of the six base intervention </w:t>
      </w:r>
      <w:r w:rsidR="00011BEB" w:rsidRPr="000C37D1">
        <w:t xml:space="preserve">types </w:t>
      </w:r>
      <w:r w:rsidR="00192A6B" w:rsidRPr="000C37D1">
        <w:t xml:space="preserve">listed in </w:t>
      </w:r>
      <w:r w:rsidR="00192A6B" w:rsidRPr="000C37D1">
        <w:fldChar w:fldCharType="begin"/>
      </w:r>
      <w:r w:rsidR="00192A6B" w:rsidRPr="000C37D1">
        <w:instrText xml:space="preserve"> REF _Ref300000202 \h </w:instrText>
      </w:r>
      <w:r w:rsidR="00192A6B" w:rsidRPr="000C37D1">
        <w:fldChar w:fldCharType="separate"/>
      </w:r>
      <w:r w:rsidR="00772963" w:rsidRPr="000C37D1">
        <w:t xml:space="preserve">Table </w:t>
      </w:r>
      <w:r w:rsidR="00772963">
        <w:rPr>
          <w:noProof/>
        </w:rPr>
        <w:t>2</w:t>
      </w:r>
      <w:r w:rsidR="00772963" w:rsidRPr="000C37D1">
        <w:t>.</w:t>
      </w:r>
      <w:r w:rsidR="00772963">
        <w:rPr>
          <w:noProof/>
        </w:rPr>
        <w:t>4</w:t>
      </w:r>
      <w:r w:rsidR="00192A6B" w:rsidRPr="000C37D1">
        <w:fldChar w:fldCharType="end"/>
      </w:r>
      <w:r w:rsidRPr="000C37D1">
        <w:t xml:space="preserve">, </w:t>
      </w:r>
      <w:r w:rsidR="00EE6BC5" w:rsidRPr="000C37D1">
        <w:t xml:space="preserve">one of the discoverable actuators offered for the current map, </w:t>
      </w:r>
      <w:r w:rsidRPr="000C37D1">
        <w:t xml:space="preserve">or a previously admitted macro, with an intensity in [0, 1]. The </w:t>
      </w:r>
      <w:r w:rsidR="00AF2F82" w:rsidRPr="000C37D1">
        <w:t xml:space="preserve">number of antecedents and consequents </w:t>
      </w:r>
      <w:r w:rsidRPr="000C37D1">
        <w:t xml:space="preserve">limits stated above must hold. And the antecedent combination must not already carry an active rule. </w:t>
      </w:r>
      <w:r w:rsidR="000B3A4C" w:rsidRPr="000C37D1">
        <w:t xml:space="preserve">Neither G1 nor G2 costs a simulation step. </w:t>
      </w:r>
      <w:r w:rsidR="00AF2F82" w:rsidRPr="000C37D1">
        <w:t>Some</w:t>
      </w:r>
      <w:r w:rsidRPr="000C37D1">
        <w:t xml:space="preserve"> examples show what G2 rejects</w:t>
      </w:r>
      <w:r w:rsidR="009A28D9" w:rsidRPr="000C37D1">
        <w:t>:</w:t>
      </w:r>
    </w:p>
    <w:p w14:paraId="791ED00A" w14:textId="77777777" w:rsidR="00B0344C" w:rsidRPr="000C37D1" w:rsidRDefault="00B0344C" w:rsidP="00B0344C">
      <w:pPr>
        <w:pStyle w:val="ParText"/>
        <w:numPr>
          <w:ilvl w:val="0"/>
          <w:numId w:val="16"/>
        </w:numPr>
      </w:pPr>
      <w:r w:rsidRPr="000C37D1">
        <w:rPr>
          <w:i/>
          <w:iCs/>
        </w:rPr>
        <w:t xml:space="preserve">A proposal of suppression effort </w:t>
      </w:r>
      <w:r w:rsidRPr="000C37D1">
        <w:rPr>
          <w:b/>
          <w:bCs/>
          <w:i/>
          <w:iCs/>
        </w:rPr>
        <w:t xml:space="preserve">1.3 </w:t>
      </w:r>
      <w:r w:rsidRPr="000C37D1">
        <w:rPr>
          <w:i/>
          <w:iCs/>
        </w:rPr>
        <w:t>fails on range.</w:t>
      </w:r>
      <w:r w:rsidRPr="000C37D1">
        <w:t xml:space="preserve"> </w:t>
      </w:r>
    </w:p>
    <w:p w14:paraId="035A4A57" w14:textId="77777777" w:rsidR="00B0344C" w:rsidRPr="000C37D1" w:rsidRDefault="00B0344C" w:rsidP="00B0344C">
      <w:pPr>
        <w:pStyle w:val="ListParagraph"/>
        <w:numPr>
          <w:ilvl w:val="0"/>
          <w:numId w:val="16"/>
        </w:numPr>
        <w:rPr>
          <w:i/>
          <w:iCs/>
        </w:rPr>
      </w:pPr>
      <w:r w:rsidRPr="000C37D1">
        <w:rPr>
          <w:i/>
          <w:iCs/>
        </w:rPr>
        <w:t xml:space="preserve">A proposal that orders an intervention outside the vocabulary, </w:t>
      </w:r>
      <w:r w:rsidRPr="000C37D1">
        <w:rPr>
          <w:b/>
          <w:bCs/>
          <w:i/>
          <w:iCs/>
        </w:rPr>
        <w:t>such as cloud seeding, fails on vocabulary,</w:t>
      </w:r>
      <w:r w:rsidRPr="000C37D1">
        <w:rPr>
          <w:i/>
          <w:iCs/>
        </w:rPr>
        <w:t xml:space="preserve"> because the physics implements no such effect. </w:t>
      </w:r>
      <w:r w:rsidRPr="000C37D1">
        <w:rPr>
          <w:i/>
          <w:iCs/>
        </w:rPr>
        <w:lastRenderedPageBreak/>
        <w:t xml:space="preserve">An order for a discoverable actuator such as an aerial retardant drop does not fail here: </w:t>
      </w:r>
      <w:r w:rsidRPr="000C37D1">
        <w:rPr>
          <w:b/>
          <w:bCs/>
          <w:i/>
          <w:iCs/>
        </w:rPr>
        <w:t>that actuator is offered to the proposer whenever the map supports it</w:t>
      </w:r>
      <w:r w:rsidRPr="000C37D1">
        <w:rPr>
          <w:i/>
          <w:iCs/>
        </w:rPr>
        <w:t>, even though no seed rule uses it.</w:t>
      </w:r>
    </w:p>
    <w:p w14:paraId="75B34859" w14:textId="6D6946D4" w:rsidR="00B0344C" w:rsidRPr="000C37D1" w:rsidRDefault="00B0344C" w:rsidP="000F2FC4">
      <w:pPr>
        <w:pStyle w:val="ParText"/>
        <w:numPr>
          <w:ilvl w:val="0"/>
          <w:numId w:val="16"/>
        </w:numPr>
        <w:rPr>
          <w:i/>
          <w:iCs/>
        </w:rPr>
      </w:pPr>
      <w:r w:rsidRPr="000C37D1">
        <w:rPr>
          <w:i/>
          <w:iCs/>
        </w:rPr>
        <w:t xml:space="preserve">A proposal that re-issues the combination of the active rule R26 (fire threat level is VH) with different numbers fails on duplication, </w:t>
      </w:r>
      <w:r w:rsidRPr="000C37D1">
        <w:rPr>
          <w:b/>
          <w:bCs/>
          <w:i/>
          <w:iCs/>
        </w:rPr>
        <w:t xml:space="preserve">since renumbering an existing rule belongs to the </w:t>
      </w:r>
      <w:r w:rsidR="00EA3C33" w:rsidRPr="000C37D1">
        <w:rPr>
          <w:b/>
          <w:bCs/>
          <w:i/>
          <w:iCs/>
        </w:rPr>
        <w:t>adaptation stage</w:t>
      </w:r>
      <w:r w:rsidR="00EA3C33" w:rsidRPr="000C37D1">
        <w:rPr>
          <w:i/>
          <w:iCs/>
        </w:rPr>
        <w:t>①</w:t>
      </w:r>
      <w:r w:rsidR="00EA3C33" w:rsidRPr="000C37D1">
        <w:t xml:space="preserve"> </w:t>
      </w:r>
      <w:r w:rsidRPr="000C37D1">
        <w:rPr>
          <w:b/>
          <w:bCs/>
          <w:i/>
          <w:iCs/>
        </w:rPr>
        <w:t>, not to growth</w:t>
      </w:r>
      <w:r w:rsidRPr="000C37D1">
        <w:rPr>
          <w:i/>
          <w:iCs/>
        </w:rPr>
        <w:t>.</w:t>
      </w:r>
      <w:r w:rsidRPr="000C37D1">
        <w:t xml:space="preserve"> </w:t>
      </w:r>
    </w:p>
    <w:p w14:paraId="53DABB56" w14:textId="5C74FD05" w:rsidR="00620ACE" w:rsidRPr="000C37D1" w:rsidRDefault="00620ACE" w:rsidP="00620ACE">
      <w:pPr>
        <w:pStyle w:val="ParText"/>
      </w:pPr>
      <w:r w:rsidRPr="000C37D1">
        <w:rPr>
          <w:b/>
          <w:bCs/>
        </w:rPr>
        <w:t>G2b applies only to a package that proposes a new intermediate concept</w:t>
      </w:r>
      <w:r w:rsidR="000E1F07" w:rsidRPr="000C37D1">
        <w:rPr>
          <w:b/>
          <w:bCs/>
        </w:rPr>
        <w:t xml:space="preserve"> to check the non-redundancy</w:t>
      </w:r>
      <w:r w:rsidRPr="000C37D1">
        <w:rPr>
          <w:b/>
          <w:bCs/>
        </w:rPr>
        <w:t>.</w:t>
      </w:r>
      <w:r w:rsidRPr="000C37D1">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rsidRPr="000C37D1">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rsidRPr="000C37D1">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0C37D1" w14:paraId="39F1A04F" w14:textId="77777777" w:rsidTr="003E2AC9">
        <w:tc>
          <w:tcPr>
            <w:tcW w:w="4400" w:type="pct"/>
            <w:vAlign w:val="center"/>
          </w:tcPr>
          <w:p w14:paraId="498AF600" w14:textId="77777777" w:rsidR="00620ACE" w:rsidRPr="000C37D1"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36E11FCD" w:rsidR="00620ACE" w:rsidRPr="000C37D1" w:rsidRDefault="00620ACE" w:rsidP="00684BCD">
            <w:pPr>
              <w:pStyle w:val="ParEq"/>
            </w:pPr>
            <w:r w:rsidRPr="000C37D1">
              <w:t xml:space="preserve">( </w:t>
            </w:r>
            <w:r w:rsidRPr="000C37D1">
              <w:fldChar w:fldCharType="begin"/>
            </w:r>
            <w:r w:rsidRPr="000C37D1">
              <w:instrText xml:space="preserve"> SEQ ( \* ARABIC </w:instrText>
            </w:r>
            <w:r w:rsidRPr="000C37D1">
              <w:fldChar w:fldCharType="separate"/>
            </w:r>
            <w:r w:rsidR="00772963">
              <w:rPr>
                <w:noProof/>
              </w:rPr>
              <w:t>63</w:t>
            </w:r>
            <w:r w:rsidRPr="000C37D1">
              <w:fldChar w:fldCharType="end"/>
            </w:r>
            <w:r w:rsidRPr="000C37D1">
              <w:t xml:space="preserve"> )</w:t>
            </w:r>
          </w:p>
        </w:tc>
      </w:tr>
    </w:tbl>
    <w:p w14:paraId="059FC4DA" w14:textId="3894C259" w:rsidR="00620ACE" w:rsidRPr="000C37D1" w:rsidRDefault="00620ACE" w:rsidP="00620ACE">
      <w:pPr>
        <w:pStyle w:val="ParText"/>
      </w:pPr>
      <w:r w:rsidRPr="000C37D1">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the duplicate-combination check in G2. </w:t>
      </w:r>
      <w:r w:rsidR="000B3A4C" w:rsidRPr="000C37D1">
        <w:t>Like G1 and G2, G2b is an algebraic test and costs no simulation step.</w:t>
      </w:r>
      <w:r w:rsidR="00847FDE" w:rsidRPr="000C37D1">
        <w:t xml:space="preserve"> </w:t>
      </w:r>
      <w:r w:rsidRPr="000C37D1">
        <w:t>An example of G2b rejection:</w:t>
      </w:r>
    </w:p>
    <w:p w14:paraId="5D4FA3FA" w14:textId="77777777" w:rsidR="00620ACE" w:rsidRPr="000C37D1" w:rsidRDefault="00620ACE" w:rsidP="00620ACE">
      <w:pPr>
        <w:pStyle w:val="ParText"/>
        <w:numPr>
          <w:ilvl w:val="0"/>
          <w:numId w:val="17"/>
        </w:numPr>
        <w:rPr>
          <w:i/>
          <w:iCs/>
        </w:rPr>
      </w:pPr>
      <w:r w:rsidRPr="000C37D1">
        <w:rPr>
          <w:i/>
          <w:iCs/>
        </w:rPr>
        <w:t>A proposed concept built from fire threat and asset exposure with weights (0.60, 0.40) is checked against an existing concept with weights (0.62, 0.38). Their cosine is almost 1.0, so the proposal is rejected at G2b.</w:t>
      </w:r>
    </w:p>
    <w:p w14:paraId="7E20C7AB" w14:textId="0D2DF03F" w:rsidR="00C05D90" w:rsidRPr="000C37D1" w:rsidRDefault="00C05D90" w:rsidP="00C05D90">
      <w:pPr>
        <w:pStyle w:val="ParText"/>
      </w:pPr>
      <w:r w:rsidRPr="000C37D1">
        <w:rPr>
          <w:b/>
          <w:bCs/>
        </w:rPr>
        <w:t>G2c requires relevance.</w:t>
      </w:r>
      <w:r w:rsidRPr="000C37D1">
        <w:t xml:space="preserve"> Every antecedent of the proposal must fire in the present situation. A rule written for some other, imagined situation cannot answer the shortfall that called the stage. If a term fails only by its form, it is repaired to the nearest reading that still holds, as long as the repair keeps the protective intent, and every repair is recorded in the provenance note of the new rule. As a negative example, a proposed rule needs spread potential to be High, but the present reading </w:t>
      </w:r>
      <w:r w:rsidRPr="000C37D1">
        <w:lastRenderedPageBreak/>
        <w:t>holds it at 0.15, inside the Low term. The antecedent does not fire, so the proposal is rejected at G2c.</w:t>
      </w:r>
      <w:r w:rsidR="00847FDE" w:rsidRPr="000C37D1">
        <w:t xml:space="preserve"> </w:t>
      </w:r>
      <w:r w:rsidRPr="000C37D1">
        <w:t>An example of G2c rejection:</w:t>
      </w:r>
    </w:p>
    <w:p w14:paraId="4A98E04F" w14:textId="0235EAC0" w:rsidR="00C05D90" w:rsidRPr="000C37D1" w:rsidRDefault="00C05D90" w:rsidP="00C05D90">
      <w:pPr>
        <w:pStyle w:val="ParText"/>
        <w:numPr>
          <w:ilvl w:val="0"/>
          <w:numId w:val="17"/>
        </w:numPr>
        <w:rPr>
          <w:i/>
          <w:iCs/>
        </w:rPr>
      </w:pPr>
      <w:r w:rsidRPr="000C37D1">
        <w:rPr>
          <w:i/>
          <w:iCs/>
        </w:rPr>
        <w:t>A propos</w:t>
      </w:r>
      <w:r w:rsidR="0059297B" w:rsidRPr="000C37D1">
        <w:rPr>
          <w:i/>
          <w:iCs/>
        </w:rPr>
        <w:t xml:space="preserve">al </w:t>
      </w:r>
      <w:r w:rsidRPr="000C37D1">
        <w:rPr>
          <w:i/>
          <w:iCs/>
        </w:rPr>
        <w:t xml:space="preserve">whose antecedent requires spread potential to be High is checked against the present reading, where spread potential </w:t>
      </w:r>
      <w:r w:rsidR="00D97D60" w:rsidRPr="000C37D1">
        <w:rPr>
          <w:i/>
          <w:iCs/>
        </w:rPr>
        <w:t xml:space="preserve">is </w:t>
      </w:r>
      <w:r w:rsidRPr="000C37D1">
        <w:rPr>
          <w:i/>
          <w:iCs/>
        </w:rPr>
        <w:t xml:space="preserve">0.15, inside the Low term. The antecedent does not fire, so </w:t>
      </w:r>
      <w:r w:rsidR="0059297B" w:rsidRPr="000C37D1">
        <w:rPr>
          <w:i/>
          <w:iCs/>
        </w:rPr>
        <w:t xml:space="preserve">the proposal </w:t>
      </w:r>
      <w:r w:rsidRPr="000C37D1">
        <w:rPr>
          <w:i/>
          <w:iCs/>
        </w:rPr>
        <w:t>is rejected at G2c.</w:t>
      </w:r>
    </w:p>
    <w:p w14:paraId="6D767559" w14:textId="7125A5A0" w:rsidR="00E81115" w:rsidRPr="000C37D1" w:rsidRDefault="00C05D90" w:rsidP="00E81115">
      <w:pPr>
        <w:pStyle w:val="ParText"/>
      </w:pPr>
      <w:r w:rsidRPr="000C37D1">
        <w:rPr>
          <w:b/>
          <w:bCs/>
        </w:rPr>
        <w:t>G2d enforces pool economy.</w:t>
      </w:r>
      <w:r w:rsidRPr="000C37D1">
        <w:t xml:space="preserve">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w:t>
      </w:r>
      <w:r w:rsidR="00E81115" w:rsidRPr="000C37D1">
        <w:t>An example of G2d rejection:</w:t>
      </w:r>
    </w:p>
    <w:p w14:paraId="21A001D8" w14:textId="77777777" w:rsidR="00E81115" w:rsidRPr="000C37D1" w:rsidRDefault="00E81115" w:rsidP="00E81115">
      <w:pPr>
        <w:pStyle w:val="ParText"/>
        <w:numPr>
          <w:ilvl w:val="0"/>
          <w:numId w:val="17"/>
        </w:numPr>
      </w:pPr>
      <w:r w:rsidRPr="000C37D1">
        <w:rPr>
          <w:i/>
          <w:iCs/>
        </w:rPr>
        <w:t xml:space="preserve">A 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4449AA43" w14:textId="77777777" w:rsidR="000E334D" w:rsidRPr="000C37D1" w:rsidRDefault="00620ACE" w:rsidP="00E81115">
      <w:pPr>
        <w:pStyle w:val="ParText"/>
      </w:pPr>
      <w:r w:rsidRPr="000C37D1">
        <w:rPr>
          <w:b/>
          <w:bCs/>
        </w:rPr>
        <w:t>G3 is the first gate that costs a simulation</w:t>
      </w:r>
      <w:r w:rsidR="000E1F07" w:rsidRPr="000C37D1">
        <w:rPr>
          <w:b/>
          <w:bCs/>
        </w:rPr>
        <w:t xml:space="preserve"> and checks the first seed gain</w:t>
      </w:r>
      <w:r w:rsidRPr="000C37D1">
        <w:rPr>
          <w:b/>
          <w:bCs/>
        </w:rPr>
        <w:t>.</w:t>
      </w:r>
      <w:r w:rsidRPr="000C37D1">
        <w:t xml:space="preserve"> </w:t>
      </w:r>
    </w:p>
    <w:p w14:paraId="310B8D1B" w14:textId="24EBF24B" w:rsidR="00402204" w:rsidRPr="000C37D1" w:rsidRDefault="000E334D" w:rsidP="00E81115">
      <w:pPr>
        <w:pStyle w:val="ParText"/>
      </w:pPr>
      <w:r w:rsidRPr="000C37D1">
        <w:t>The candidate rule is appended to a working copy of the base, and the decision that this extended base produces is played on a shadow copy of the simulator. Its forecast is evaluated on the common trial basis of the adaptation loop, under the physical cost</w:t>
      </w:r>
      <w:r w:rsidR="005C1EC6" w:rsidRPr="000C37D1">
        <w:t xml:space="preserve"> (</w:t>
      </w:r>
      <w:r w:rsidRPr="000C37D1">
        <w:t>burned area, asset and population</w:t>
      </w:r>
      <w:r w:rsidR="005C1EC6" w:rsidRPr="000C37D1">
        <w:t>)</w:t>
      </w:r>
      <w:r w:rsidRPr="000C37D1">
        <w:t xml:space="preserve">, taken at the trial horizon. </w:t>
      </w:r>
      <w:r w:rsidR="00620ACE" w:rsidRPr="000C37D1">
        <w:t xml:space="preserve">G3 runs the same rollout again without the candidate and compares the two, as given in </w:t>
      </w:r>
      <w:r w:rsidR="00620ACE" w:rsidRPr="000C37D1">
        <w:fldChar w:fldCharType="begin"/>
      </w:r>
      <w:r w:rsidR="00620ACE" w:rsidRPr="000C37D1">
        <w:instrText xml:space="preserve"> REF _RefEqB4506 \h </w:instrText>
      </w:r>
      <w:r w:rsidR="00620ACE" w:rsidRPr="000C37D1">
        <w:fldChar w:fldCharType="separate"/>
      </w:r>
      <w:r w:rsidR="00772963" w:rsidRPr="000C37D1">
        <w:t xml:space="preserve">( </w:t>
      </w:r>
      <w:r w:rsidR="00772963">
        <w:rPr>
          <w:noProof/>
        </w:rPr>
        <w:t>64</w:t>
      </w:r>
      <w:r w:rsidR="00772963" w:rsidRPr="000C37D1">
        <w:t xml:space="preserve"> )</w:t>
      </w:r>
      <w:r w:rsidR="00620ACE" w:rsidRPr="000C37D1">
        <w:fldChar w:fldCharType="end"/>
      </w:r>
      <w:r w:rsidR="00620ACE" w:rsidRPr="000C37D1">
        <w:t xml:space="preserve">. </w:t>
      </w:r>
      <w:r w:rsidR="00586E51" w:rsidRPr="000C37D1">
        <w:t xml:space="preserve">The forecast physical cost must not rise. A stage-three rule always lands on an uncovered combination, since any duplicate has already died at G2; even so, admission demands a strict improvement on both reseeded rollouts, so the base grows only where growth demonstrably pays. </w:t>
      </w:r>
      <w:r w:rsidR="00402204" w:rsidRPr="000C37D1">
        <w:t xml:space="preserve">An example of G3 rejection: </w:t>
      </w:r>
    </w:p>
    <w:p w14:paraId="5352A448" w14:textId="38C7D336" w:rsidR="00620ACE" w:rsidRPr="000C37D1" w:rsidRDefault="00402204" w:rsidP="00402204">
      <w:pPr>
        <w:pStyle w:val="ParText"/>
        <w:numPr>
          <w:ilvl w:val="0"/>
          <w:numId w:val="17"/>
        </w:numPr>
        <w:rPr>
          <w:i/>
          <w:iCs/>
        </w:rPr>
      </w:pPr>
      <w:r w:rsidRPr="000C37D1">
        <w:rPr>
          <w:i/>
          <w:iCs/>
        </w:rPr>
        <w:t>A</w:t>
      </w:r>
      <w:r w:rsidR="00620ACE" w:rsidRPr="000C37D1">
        <w:rPr>
          <w:i/>
          <w:iCs/>
        </w:rPr>
        <w:t xml:space="preserve"> candidate that orders a heavy resource deployment on a cell where the fire is already contained does not lower the burned area but raises the response-cost term</w:t>
      </w:r>
      <w:r w:rsidR="007F232C" w:rsidRPr="000C37D1">
        <w:rPr>
          <w:i/>
          <w:iCs/>
        </w:rPr>
        <w:t xml:space="preserve">. </w:t>
      </w:r>
      <w:r w:rsidR="00620ACE" w:rsidRPr="000C37D1">
        <w:rPr>
          <w:i/>
          <w:iCs/>
        </w:rPr>
        <w:t>The cost r</w:t>
      </w:r>
      <w:r w:rsidR="007F232C" w:rsidRPr="000C37D1">
        <w:rPr>
          <w:i/>
          <w:iCs/>
        </w:rPr>
        <w:t>ises</w:t>
      </w:r>
      <w:r w:rsidR="00620ACE" w:rsidRPr="000C37D1">
        <w:rPr>
          <w:i/>
          <w:iCs/>
        </w:rPr>
        <w:t>, G3 fails, and the rule is discarded.</w:t>
      </w:r>
    </w:p>
    <w:p w14:paraId="508A8292" w14:textId="5DABE868" w:rsidR="007F232C" w:rsidRPr="000C37D1" w:rsidRDefault="00620ACE" w:rsidP="00620ACE">
      <w:pPr>
        <w:pStyle w:val="ParText"/>
      </w:pPr>
      <w:r w:rsidRPr="000C37D1">
        <w:rPr>
          <w:b/>
          <w:bCs/>
        </w:rPr>
        <w:lastRenderedPageBreak/>
        <w:t>G4 repeats the same comparison once more with a different random seed driving the shadow weather</w:t>
      </w:r>
      <w:r w:rsidR="000B3A4C" w:rsidRPr="000C37D1">
        <w:rPr>
          <w:b/>
          <w:bCs/>
        </w:rPr>
        <w:t xml:space="preserve"> to check the redundancy</w:t>
      </w:r>
      <w:r w:rsidRPr="000C37D1">
        <w:rPr>
          <w:b/>
          <w:bCs/>
        </w:rPr>
        <w:t>.</w:t>
      </w:r>
      <w:r w:rsidRPr="000C37D1">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Pr="000C37D1">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Pr="000C37D1">
        <w:t xml:space="preserve"> of </w:t>
      </w:r>
      <w:r w:rsidRPr="000C37D1">
        <w:fldChar w:fldCharType="begin"/>
      </w:r>
      <w:r w:rsidRPr="000C37D1">
        <w:instrText xml:space="preserve"> REF _RefEqB4506 \h </w:instrText>
      </w:r>
      <w:r w:rsidRPr="000C37D1">
        <w:fldChar w:fldCharType="separate"/>
      </w:r>
      <w:r w:rsidR="00772963" w:rsidRPr="000C37D1">
        <w:t xml:space="preserve">( </w:t>
      </w:r>
      <w:r w:rsidR="00772963">
        <w:rPr>
          <w:noProof/>
        </w:rPr>
        <w:t>64</w:t>
      </w:r>
      <w:r w:rsidR="00772963" w:rsidRPr="000C37D1">
        <w:t xml:space="preserve"> )</w:t>
      </w:r>
      <w:r w:rsidRPr="000C37D1">
        <w:fldChar w:fldCharType="end"/>
      </w:r>
      <w:r w:rsidRPr="000C37D1">
        <w:t>, an A/B test on two independently drawn futures.</w:t>
      </w:r>
      <w:r w:rsidR="000B3A4C" w:rsidRPr="000C37D1">
        <w:t xml:space="preserve"> </w:t>
      </w:r>
      <w:r w:rsidR="00847FDE" w:rsidRPr="000C37D1">
        <w:t>A single rollout can favor a candidate by chance, which is stochastic flattery. G3 and G4 are kept as two gates, not one, because each records a distinct verdict. A failure at G3 means the candidate did not help even once. A failure at G4 means it helped on one future but not on a fresh one</w:t>
      </w:r>
      <w:r w:rsidRPr="000C37D1">
        <w:t xml:space="preserve">. </w:t>
      </w:r>
      <w:r w:rsidR="007F232C" w:rsidRPr="000C37D1">
        <w:t xml:space="preserve">An example of G4 rejection: </w:t>
      </w:r>
    </w:p>
    <w:p w14:paraId="24753EAA" w14:textId="3773717B" w:rsidR="00620ACE" w:rsidRPr="000C37D1" w:rsidRDefault="00DF2B27" w:rsidP="007F232C">
      <w:pPr>
        <w:pStyle w:val="ParText"/>
        <w:numPr>
          <w:ilvl w:val="0"/>
          <w:numId w:val="17"/>
        </w:numPr>
        <w:rPr>
          <w:i/>
          <w:iCs/>
        </w:rPr>
      </w:pPr>
      <w:r w:rsidRPr="000C37D1">
        <w:rPr>
          <w:i/>
          <w:iCs/>
        </w:rPr>
        <w:t>A</w:t>
      </w:r>
      <w:r w:rsidR="00620ACE" w:rsidRPr="000C37D1">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0C37D1" w14:paraId="268F3DE7" w14:textId="77777777" w:rsidTr="0021680B">
        <w:tc>
          <w:tcPr>
            <w:tcW w:w="4400" w:type="pct"/>
            <w:vAlign w:val="center"/>
          </w:tcPr>
          <w:p w14:paraId="05881878" w14:textId="5F2B02DF" w:rsidR="000B3A4C" w:rsidRPr="000C37D1"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Pr="000C37D1"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rsidRPr="000C37D1">
              <w:t xml:space="preserve"> </w:t>
            </w:r>
            <w:r w:rsidR="00DC5E5D" w:rsidRPr="000C37D1">
              <w:t>;</w:t>
            </w:r>
            <w:r w:rsidR="003A5ED5" w:rsidRPr="000C37D1">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430D0AD8" w:rsidR="000B3A4C" w:rsidRPr="000C37D1" w:rsidRDefault="000B3A4C" w:rsidP="0021680B">
            <w:pPr>
              <w:pStyle w:val="ParEq"/>
            </w:pPr>
            <w:bookmarkStart w:id="310" w:name="_RefEqB4506"/>
            <w:r w:rsidRPr="000C37D1">
              <w:t xml:space="preserve">( </w:t>
            </w:r>
            <w:r w:rsidRPr="000C37D1">
              <w:fldChar w:fldCharType="begin"/>
            </w:r>
            <w:r w:rsidRPr="000C37D1">
              <w:instrText xml:space="preserve"> SEQ ( \* ARABIC </w:instrText>
            </w:r>
            <w:r w:rsidRPr="000C37D1">
              <w:fldChar w:fldCharType="separate"/>
            </w:r>
            <w:r w:rsidR="00772963">
              <w:rPr>
                <w:noProof/>
              </w:rPr>
              <w:t>64</w:t>
            </w:r>
            <w:r w:rsidRPr="000C37D1">
              <w:fldChar w:fldCharType="end"/>
            </w:r>
            <w:r w:rsidRPr="000C37D1">
              <w:t xml:space="preserve"> )</w:t>
            </w:r>
            <w:bookmarkEnd w:id="310"/>
          </w:p>
        </w:tc>
      </w:tr>
    </w:tbl>
    <w:p w14:paraId="3DE8F7DB" w14:textId="32C48E11" w:rsidR="000B3A4C" w:rsidRPr="000C37D1" w:rsidRDefault="000B1A79" w:rsidP="000B3A4C">
      <w:pPr>
        <w:pStyle w:val="ParText"/>
      </w:pPr>
      <w:r w:rsidRPr="000C37D1">
        <w:t xml:space="preserve">In </w:t>
      </w:r>
      <w:r w:rsidR="00F26951" w:rsidRPr="000C37D1">
        <w:fldChar w:fldCharType="begin"/>
      </w:r>
      <w:r w:rsidR="00F26951" w:rsidRPr="000C37D1">
        <w:instrText xml:space="preserve"> REF _RefEqB4506 \h </w:instrText>
      </w:r>
      <w:r w:rsidR="00F26951" w:rsidRPr="000C37D1">
        <w:fldChar w:fldCharType="separate"/>
      </w:r>
      <w:r w:rsidR="00772963" w:rsidRPr="000C37D1">
        <w:t xml:space="preserve">( </w:t>
      </w:r>
      <w:r w:rsidR="00772963">
        <w:rPr>
          <w:noProof/>
        </w:rPr>
        <w:t>64</w:t>
      </w:r>
      <w:r w:rsidR="00772963" w:rsidRPr="000C37D1">
        <w:t xml:space="preserve"> )</w:t>
      </w:r>
      <w:r w:rsidR="00F26951" w:rsidRPr="000C37D1">
        <w:fldChar w:fldCharType="end"/>
      </w:r>
      <w:r w:rsidR="00F26951" w:rsidRPr="000C37D1">
        <w:t xml:space="preserve">, </w:t>
      </w:r>
      <m:oMath>
        <m:r>
          <m:rPr>
            <m:scr m:val="script"/>
            <m:sty m:val="p"/>
          </m:rPr>
          <w:rPr>
            <w:rFonts w:ascii="Cambria Math" w:hAnsi="Cambria Math"/>
          </w:rPr>
          <m:t>R</m:t>
        </m:r>
      </m:oMath>
      <w:r w:rsidR="00F26951" w:rsidRPr="000C37D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sidRPr="000C37D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sidRPr="000C37D1">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sidRPr="000C37D1">
        <w:rPr>
          <w:rFonts w:eastAsiaTheme="minorEastAsia"/>
        </w:rPr>
        <w:t xml:space="preserve"> </w:t>
      </w:r>
      <w:r w:rsidR="000B3A4C" w:rsidRPr="000C37D1">
        <w:rPr>
          <w:rFonts w:eastAsiaTheme="minorEastAsia"/>
        </w:rPr>
        <w:t>are</w:t>
      </w:r>
      <w:r w:rsidR="00F26951" w:rsidRPr="000C37D1">
        <w:rPr>
          <w:rFonts w:eastAsiaTheme="minorEastAsia"/>
        </w:rPr>
        <w:t xml:space="preserve"> random seed</w:t>
      </w:r>
      <w:r w:rsidR="000B3A4C" w:rsidRPr="000C37D1">
        <w:rPr>
          <w:rFonts w:eastAsiaTheme="minorEastAsia"/>
        </w:rPr>
        <w:t>s</w:t>
      </w:r>
      <w:r w:rsidR="00F26951" w:rsidRPr="000C37D1">
        <w:rPr>
          <w:rFonts w:eastAsiaTheme="minorEastAsia"/>
        </w:rPr>
        <w:t>.</w:t>
      </w:r>
      <w:r w:rsidR="000B3A4C" w:rsidRPr="000C37D1">
        <w:rPr>
          <w:rFonts w:eastAsiaTheme="minorEastAsia"/>
        </w:rPr>
        <w:t xml:space="preserve"> </w:t>
      </w:r>
      <w:r w:rsidR="000B3A4C" w:rsidRPr="000C37D1">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rsidRPr="000C37D1">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rsidRPr="000C37D1">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rsidRPr="000C37D1">
        <w:t xml:space="preserve"> draws one future, in which the wind holds from the west at a moderate speed and the fire keeps 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rsidRPr="000C37D1">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rsidRPr="000C37D1">
        <w:t xml:space="preserve">, and G4 scores it again on seed </w:t>
      </w:r>
      <m:oMath>
        <m:sSub>
          <m:sSubPr>
            <m:ctrlPr>
              <w:rPr>
                <w:rFonts w:ascii="Cambria Math" w:hAnsi="Cambria Math"/>
                <w:i/>
                <w:iCs/>
              </w:rPr>
            </m:ctrlPr>
          </m:sSubPr>
          <m:e>
            <m:r>
              <w:rPr>
                <w:rFonts w:ascii="Cambria Math" w:hAnsi="Cambria Math"/>
              </w:rPr>
              <m:t>V</m:t>
            </m:r>
          </m:e>
          <m:sub>
            <m:r>
              <w:rPr>
                <w:rFonts w:ascii="Cambria Math" w:hAnsi="Cambria Math"/>
              </w:rPr>
              <m:t>b</m:t>
            </m:r>
          </m:sub>
        </m:sSub>
      </m:oMath>
      <w:r w:rsidR="000B3A4C" w:rsidRPr="000C37D1">
        <w:t>.</w:t>
      </w:r>
    </w:p>
    <w:p w14:paraId="686FD0A8" w14:textId="6269D06E" w:rsidR="00ED50D9" w:rsidRPr="000C37D1" w:rsidRDefault="00620ACE" w:rsidP="00620ACE">
      <w:pPr>
        <w:pStyle w:val="ParText"/>
      </w:pPr>
      <w:r w:rsidRPr="000C37D1">
        <w:rPr>
          <w:b/>
          <w:bCs/>
        </w:rPr>
        <w:t xml:space="preserve">G5 </w:t>
      </w:r>
      <w:r w:rsidR="00ED50D9" w:rsidRPr="000C37D1">
        <w:rPr>
          <w:b/>
          <w:bCs/>
        </w:rPr>
        <w:t xml:space="preserve">is </w:t>
      </w:r>
      <w:r w:rsidRPr="000C37D1">
        <w:rPr>
          <w:b/>
          <w:bCs/>
        </w:rPr>
        <w:t>the last gate</w:t>
      </w:r>
      <w:r w:rsidR="00ED50D9" w:rsidRPr="000C37D1">
        <w:rPr>
          <w:b/>
          <w:bCs/>
        </w:rPr>
        <w:t xml:space="preserve"> and applies only to a package to check vocabulary payoff</w:t>
      </w:r>
      <w:r w:rsidRPr="000C37D1">
        <w:rPr>
          <w:b/>
          <w:bCs/>
        </w:rPr>
        <w:t>.</w:t>
      </w:r>
      <w:r w:rsidRPr="000C37D1">
        <w:t xml:space="preserve"> </w:t>
      </w:r>
      <w:r w:rsidR="00ED50D9" w:rsidRPr="000C37D1">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rsidRPr="000C37D1">
        <w:t xml:space="preserve">, not merely reduce it, as given in </w:t>
      </w:r>
      <w:r w:rsidR="00ED50D9" w:rsidRPr="000C37D1">
        <w:fldChar w:fldCharType="begin"/>
      </w:r>
      <w:r w:rsidR="00ED50D9" w:rsidRPr="000C37D1">
        <w:instrText xml:space="preserve"> REF _Ref235204182 \h </w:instrText>
      </w:r>
      <w:r w:rsidR="00ED50D9" w:rsidRPr="000C37D1">
        <w:fldChar w:fldCharType="separate"/>
      </w:r>
      <w:r w:rsidR="00772963" w:rsidRPr="000C37D1">
        <w:t xml:space="preserve">( </w:t>
      </w:r>
      <w:r w:rsidR="00772963">
        <w:rPr>
          <w:noProof/>
        </w:rPr>
        <w:t>65</w:t>
      </w:r>
      <w:r w:rsidR="00772963" w:rsidRPr="000C37D1">
        <w:t xml:space="preserve"> )</w:t>
      </w:r>
      <w:r w:rsidR="00ED50D9" w:rsidRPr="000C37D1">
        <w:fldChar w:fldCharType="end"/>
      </w:r>
      <w:r w:rsidR="00ED50D9" w:rsidRPr="000C37D1">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rsidRPr="000C37D1">
        <w:t xml:space="preserve"> on either seed fails here, since the growth does not pay for itself. Every admitted object is also </w:t>
      </w:r>
      <w:r w:rsidR="00CC4434" w:rsidRPr="000C37D1">
        <w:t>charged</w:t>
      </w:r>
      <w:r w:rsidR="00ED50D9" w:rsidRPr="000C37D1">
        <w:t xml:space="preserve"> the controller reward, so the vocabulary grows only when growth clearly pays</w:t>
      </w:r>
      <w:r w:rsidR="0001228B" w:rsidRPr="000C37D1">
        <w:t>.</w:t>
      </w:r>
    </w:p>
    <w:tbl>
      <w:tblPr>
        <w:tblW w:w="5000" w:type="pct"/>
        <w:tblLook w:val="04A0" w:firstRow="1" w:lastRow="0" w:firstColumn="1" w:lastColumn="0" w:noHBand="0" w:noVBand="1"/>
      </w:tblPr>
      <w:tblGrid>
        <w:gridCol w:w="7081"/>
        <w:gridCol w:w="966"/>
      </w:tblGrid>
      <w:tr w:rsidR="00ED50D9" w:rsidRPr="000C37D1" w14:paraId="67B82F45" w14:textId="77777777" w:rsidTr="0021680B">
        <w:tc>
          <w:tcPr>
            <w:tcW w:w="4400" w:type="pct"/>
            <w:vAlign w:val="center"/>
          </w:tcPr>
          <w:p w14:paraId="40630840" w14:textId="12F02F0C" w:rsidR="00ED50D9" w:rsidRPr="000C37D1"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555B1F16" w:rsidR="00ED50D9" w:rsidRPr="000C37D1" w:rsidRDefault="00ED50D9" w:rsidP="00684BCD">
            <w:pPr>
              <w:pStyle w:val="ParEq"/>
            </w:pPr>
            <w:bookmarkStart w:id="311" w:name="_Ref235204182"/>
            <w:r w:rsidRPr="000C37D1">
              <w:t xml:space="preserve">( </w:t>
            </w:r>
            <w:r w:rsidRPr="000C37D1">
              <w:fldChar w:fldCharType="begin"/>
            </w:r>
            <w:r w:rsidRPr="000C37D1">
              <w:instrText xml:space="preserve"> SEQ ( \* ARABIC </w:instrText>
            </w:r>
            <w:r w:rsidRPr="000C37D1">
              <w:fldChar w:fldCharType="separate"/>
            </w:r>
            <w:r w:rsidR="00772963">
              <w:rPr>
                <w:noProof/>
              </w:rPr>
              <w:t>65</w:t>
            </w:r>
            <w:r w:rsidRPr="000C37D1">
              <w:fldChar w:fldCharType="end"/>
            </w:r>
            <w:r w:rsidRPr="000C37D1">
              <w:t xml:space="preserve"> )</w:t>
            </w:r>
            <w:bookmarkEnd w:id="311"/>
          </w:p>
        </w:tc>
      </w:tr>
    </w:tbl>
    <w:p w14:paraId="72A94B72" w14:textId="43CAA876" w:rsidR="00805220" w:rsidRPr="000C37D1" w:rsidRDefault="00805220" w:rsidP="00805220">
      <w:pPr>
        <w:pStyle w:val="ParText"/>
      </w:pPr>
      <w:r w:rsidRPr="000C37D1">
        <w:t xml:space="preserve">A proposal is rejected the moment it fails a gate that applies to it, and the failing gate is named. A plain rule faces G1 and G2, then the relevance gate G2c and the economy gate G2d, and finally the forecast gates G3 and G4. A package faces the same gates </w:t>
      </w:r>
      <w:r w:rsidRPr="000C37D1">
        <w:lastRenderedPageBreak/>
        <w:t>and, in addition, G2b when it proposes a new concept and G5 for its vocabulary growth. A proposal is admitted only when it clears every gate that applies to it. A rejection at G1, G2, G2c, or G2d costs no simulation, so the proposal is returned to the model with the failing gate named, within a bounded revision budget. A rejection at G3, G4, or G5 has already spent a rollout, so it ends the stage for this cycle, and the controller may select the stage again later.</w:t>
      </w:r>
    </w:p>
    <w:p w14:paraId="4B08E5F9" w14:textId="6C1F04F8" w:rsidR="00684BCD" w:rsidRPr="000C37D1" w:rsidRDefault="00684BCD" w:rsidP="00684BCD">
      <w:pPr>
        <w:pStyle w:val="ParText"/>
      </w:pPr>
      <w:r w:rsidRPr="000C37D1">
        <w:t xml:space="preserve">Either way the cycle falls back to the graduated fail-safe. Every closed cycle is written </w:t>
      </w:r>
      <w:r w:rsidR="006B2B9C" w:rsidRPr="000C37D1">
        <w:t>in</w:t>
      </w:r>
      <w:r w:rsidRPr="000C37D1">
        <w:t xml:space="preserve"> the cycle chronicle. Each record holds the situation that entered the cycle, the proposal it produced, the gate that admitted or rejected it, and the realized change 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8A74B58" w14:textId="66741458" w:rsidR="009007F9" w:rsidRPr="000C37D1" w:rsidRDefault="009007F9" w:rsidP="00361373">
      <w:pPr>
        <w:pStyle w:val="ParText"/>
      </w:pPr>
      <w:r w:rsidRPr="000C37D1">
        <w:t>Grounding by construction, not by retrieval. The generative stage receives a deterministic context assembled from the simulation such as the decision-concept activations, the observation confidence, the recent cost trajectory, the rule-base statistics, and the location where residual cost concentrates together with the complete closed vocabulary of the framework (i.e., every decision concept, every admissible intervention, and the five fuzzy terms)</w:t>
      </w:r>
      <w:r w:rsidR="00361373" w:rsidRPr="000C37D1">
        <w:t xml:space="preserve"> as in Appendix</w:t>
      </w:r>
      <w:r w:rsidR="000255B4" w:rsidRPr="000C37D1">
        <w:t xml:space="preserve"> </w:t>
      </w:r>
      <w:r w:rsidR="000255B4" w:rsidRPr="000C37D1">
        <w:fldChar w:fldCharType="begin"/>
      </w:r>
      <w:r w:rsidR="000255B4" w:rsidRPr="000C37D1">
        <w:instrText xml:space="preserve"> REF _Ref236091196 \n \h </w:instrText>
      </w:r>
      <w:r w:rsidR="000255B4" w:rsidRPr="000C37D1">
        <w:fldChar w:fldCharType="separate"/>
      </w:r>
      <w:r w:rsidR="00772963">
        <w:t>F</w:t>
      </w:r>
      <w:r w:rsidR="000255B4" w:rsidRPr="000C37D1">
        <w:fldChar w:fldCharType="end"/>
      </w:r>
      <w:r w:rsidR="00361373" w:rsidRPr="000C37D1">
        <w:t>.</w:t>
      </w:r>
    </w:p>
    <w:p w14:paraId="0BDE5875" w14:textId="3905D3DE" w:rsidR="00EE7190" w:rsidRPr="000C37D1" w:rsidRDefault="00DE3BAC">
      <w:pPr>
        <w:pStyle w:val="Heading4"/>
      </w:pPr>
      <w:r w:rsidRPr="000C37D1">
        <w:t>Value Based Stage Selection</w:t>
      </w:r>
    </w:p>
    <w:bookmarkStart w:id="312" w:name="_RefTblRLState"/>
    <w:bookmarkStart w:id="313" w:name="_Toc235206226"/>
    <w:p w14:paraId="30BFD08E" w14:textId="70B1E332" w:rsidR="00912B98" w:rsidRPr="000C37D1" w:rsidRDefault="00000000" w:rsidP="00912B98">
      <w:pPr>
        <w:pStyle w:val="ParText"/>
      </w:pPr>
      <w:sdt>
        <w:sdtPr>
          <w:id w:val="880000002"/>
          <w:citation/>
        </w:sdtPr>
        <w:sdtContent>
          <w:r w:rsidR="00912B98" w:rsidRPr="000C37D1">
            <w:fldChar w:fldCharType="begin"/>
          </w:r>
          <w:r w:rsidR="00912B98" w:rsidRPr="000C37D1">
            <w:fldChar w:fldCharType="separate"/>
          </w:r>
          <w:r w:rsidR="00912B98" w:rsidRPr="000C37D1">
            <w:fldChar w:fldCharType="end"/>
          </w:r>
        </w:sdtContent>
      </w:sdt>
      <w:r w:rsidR="00912B98" w:rsidRPr="000C37D1">
        <w:t xml:space="preserve">The stage selector works by associative search, which is a contextual bandit that reads the current state and chooses one of the three adaptation stages </w:t>
      </w:r>
      <w:r w:rsidR="00912B98" w:rsidRPr="000C37D1">
        <w:fldChar w:fldCharType="begin"/>
      </w:r>
      <w:r w:rsidR="00912B98" w:rsidRPr="000C37D1">
        <w:instrText xml:space="preserve">CITATION Sut18 \l 1055 </w:instrText>
      </w:r>
      <w:r w:rsidR="00912B98" w:rsidRPr="000C37D1">
        <w:fldChar w:fldCharType="separate"/>
      </w:r>
      <w:r w:rsidR="00772963">
        <w:rPr>
          <w:noProof/>
        </w:rPr>
        <w:t xml:space="preserve"> (Sutton &amp; Barto, 2018)</w:t>
      </w:r>
      <w:r w:rsidR="00912B98" w:rsidRPr="000C37D1">
        <w:fldChar w:fldCharType="end"/>
      </w:r>
      <w:r w:rsidR="00912B98" w:rsidRPr="000C37D1">
        <w:t xml:space="preserve">. It keeps a small table of action values, one value for each pairing of a state with a stage, and each value estimates the reward that the stage earns in that state. In each cycle the controller reads the state, looks up the action value of every </w:t>
      </w:r>
      <w:r w:rsidR="00912B98" w:rsidRPr="000C37D1">
        <w:lastRenderedPageBreak/>
        <w:t xml:space="preserve">allowed stage for that state, and applies </w:t>
      </w:r>
      <w:r w:rsidR="00B5477A" w:rsidRPr="000C37D1">
        <w:t xml:space="preserve">a </w:t>
      </w:r>
      <w:r w:rsidR="00912B98" w:rsidRPr="000C37D1">
        <w:t xml:space="preserve">greedy rule, so the stage with the highest value is run with probability 1 − ε and a random allowed stage is run with probability ε. Once the stage </w:t>
      </w:r>
      <w:r w:rsidR="00D816D6" w:rsidRPr="000C37D1">
        <w:t>is</w:t>
      </w:r>
      <w:r w:rsidR="00912B98" w:rsidRPr="000C37D1">
        <w:t xml:space="preserve"> </w:t>
      </w:r>
      <w:r w:rsidR="00D816D6" w:rsidRPr="000C37D1">
        <w:t>selected</w:t>
      </w:r>
      <w:r w:rsidR="00912B98" w:rsidRPr="000C37D1">
        <w:t xml:space="preserve"> and evaluated its trial, an immediate reward is read and the value of that state and stage is moved a small step toward the reward,  </w:t>
      </w:r>
      <w:r w:rsidR="00912B98" w:rsidRPr="000C37D1">
        <w:fldChar w:fldCharType="begin"/>
      </w:r>
      <w:r w:rsidR="00912B98" w:rsidRPr="000C37D1">
        <w:instrText xml:space="preserve"> REF _RefEqSel \h </w:instrText>
      </w:r>
      <w:r w:rsidR="00912B98" w:rsidRPr="000C37D1">
        <w:fldChar w:fldCharType="separate"/>
      </w:r>
      <w:r w:rsidR="00772963" w:rsidRPr="000C37D1">
        <w:t xml:space="preserve">( </w:t>
      </w:r>
      <w:r w:rsidR="00772963">
        <w:rPr>
          <w:noProof/>
        </w:rPr>
        <w:t>66</w:t>
      </w:r>
      <w:r w:rsidR="00772963" w:rsidRPr="000C37D1">
        <w:t xml:space="preserve"> )</w:t>
      </w:r>
      <w:r w:rsidR="00912B98" w:rsidRPr="000C37D1">
        <w:fldChar w:fldCharType="end"/>
      </w:r>
      <w:r w:rsidR="00912B98" w:rsidRPr="000C37D1">
        <w:t xml:space="preserve">. </w:t>
      </w:r>
    </w:p>
    <w:tbl>
      <w:tblPr>
        <w:tblW w:w="5000" w:type="pct"/>
        <w:tblLook w:val="04A0" w:firstRow="1" w:lastRow="0" w:firstColumn="1" w:lastColumn="0" w:noHBand="0" w:noVBand="1"/>
      </w:tblPr>
      <w:tblGrid>
        <w:gridCol w:w="7275"/>
        <w:gridCol w:w="772"/>
      </w:tblGrid>
      <w:tr w:rsidR="00912B98" w:rsidRPr="000C37D1" w14:paraId="4179B635" w14:textId="77777777" w:rsidTr="00AF646E">
        <w:tc>
          <w:tcPr>
            <w:tcW w:w="4487" w:type="pct"/>
            <w:vAlign w:val="center"/>
          </w:tcPr>
          <w:p w14:paraId="49B0B03A" w14:textId="4D20DA39" w:rsidR="00912B98" w:rsidRPr="000C37D1" w:rsidRDefault="00000000" w:rsidP="00B5477A">
            <w:pPr>
              <w:pStyle w:val="ParEq"/>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nor/>
                          </m:rPr>
                          <m:t>argmax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m:rPr>
                        <m:sty m:val="p"/>
                      </m:rPr>
                      <w:rPr>
                        <w:rFonts w:ascii="Cambria Math" w:hAnsi="Cambria Math"/>
                      </w:rPr>
                      <m:t xml:space="preserve"> </m:t>
                    </m:r>
                    <m:r>
                      <w:rPr>
                        <w:rFonts w:ascii="Cambria Math" w:hAnsi="Cambria Math"/>
                      </w:rPr>
                      <m:t>with</m:t>
                    </m:r>
                    <m:r>
                      <m:rPr>
                        <m:sty m:val="p"/>
                      </m:rPr>
                      <w:rPr>
                        <w:rFonts w:ascii="Cambria Math" w:hAnsi="Cambria Math"/>
                      </w:rPr>
                      <m:t xml:space="preserve"> </m:t>
                    </m:r>
                    <m:r>
                      <w:rPr>
                        <w:rFonts w:ascii="Cambria Math" w:hAnsi="Cambria Math"/>
                      </w:rPr>
                      <m:t>probability</m:t>
                    </m:r>
                    <m:r>
                      <m:rPr>
                        <m:sty m:val="p"/>
                      </m:rPr>
                      <w:rPr>
                        <w:rFonts w:ascii="Cambria Math" w:hAnsi="Cambria Math"/>
                      </w:rPr>
                      <m:t xml:space="preserve"> 1-</m:t>
                    </m:r>
                    <m:r>
                      <w:rPr>
                        <w:rFonts w:ascii="Cambria Math" w:hAnsi="Cambria Math"/>
                      </w:rPr>
                      <m:t>ϵ</m:t>
                    </m:r>
                  </m:e>
                  <m:e>
                    <m:r>
                      <w:rPr>
                        <w:rFonts w:ascii="Cambria Math" w:hAnsi="Cambria Math"/>
                      </w:rPr>
                      <m:t>otherwise a</m:t>
                    </m:r>
                    <m:r>
                      <m:rPr>
                        <m:sty m:val="p"/>
                      </m:rPr>
                      <w:rPr>
                        <w:rFonts w:ascii="Cambria Math" w:hAnsi="Cambria Math"/>
                      </w:rPr>
                      <m:t xml:space="preserve"> </m:t>
                    </m:r>
                    <m:r>
                      <w:rPr>
                        <w:rFonts w:ascii="Cambria Math" w:hAnsi="Cambria Math"/>
                      </w:rPr>
                      <m:t>unfiormly</m:t>
                    </m:r>
                    <m:r>
                      <m:rPr>
                        <m:sty m:val="p"/>
                      </m:rPr>
                      <w:rPr>
                        <w:rFonts w:ascii="Cambria Math" w:hAnsi="Cambria Math"/>
                      </w:rPr>
                      <m:t xml:space="preserve"> </m:t>
                    </m:r>
                    <m:r>
                      <w:rPr>
                        <w:rFonts w:ascii="Cambria Math" w:hAnsi="Cambria Math"/>
                      </w:rPr>
                      <m:t>random</m:t>
                    </m:r>
                    <m:r>
                      <m:rPr>
                        <m:sty m:val="p"/>
                      </m:rPr>
                      <w:rPr>
                        <w:rFonts w:ascii="Cambria Math" w:hAnsi="Cambria Math"/>
                      </w:rPr>
                      <m:t xml:space="preserve"> </m:t>
                    </m:r>
                    <m:r>
                      <w:rPr>
                        <w:rFonts w:ascii="Cambria Math" w:hAnsi="Cambria Math"/>
                      </w:rPr>
                      <m:t>stage</m:t>
                    </m:r>
                    <m:r>
                      <m:rPr>
                        <m:sty m:val="p"/>
                      </m:rPr>
                      <w:rPr>
                        <w:rFonts w:ascii="Cambria Math" w:hAnsi="Cambria Math"/>
                      </w:rPr>
                      <m:t xml:space="preserve"> </m:t>
                    </m:r>
                    <m:r>
                      <w:rPr>
                        <w:rFonts w:ascii="Cambria Math" w:hAnsi="Cambria Math"/>
                      </w:rPr>
                      <m:t>in</m:t>
                    </m:r>
                    <m:r>
                      <m:rPr>
                        <m:scr m:val="script"/>
                        <m:sty m:val="p"/>
                      </m:rPr>
                      <w:rPr>
                        <w:rFonts w:ascii="Cambria Math" w:hAnsi="Cambria Math"/>
                      </w:rPr>
                      <m:t xml:space="preserve"> 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rPr>
                      <m:t xml:space="preserve"> with</m:t>
                    </m:r>
                    <m:r>
                      <m:rPr>
                        <m:sty m:val="p"/>
                      </m:rPr>
                      <w:rPr>
                        <w:rFonts w:ascii="Cambria Math" w:hAnsi="Cambria Math"/>
                      </w:rPr>
                      <m:t xml:space="preserve"> </m:t>
                    </m:r>
                    <m:r>
                      <w:rPr>
                        <w:rFonts w:ascii="Cambria Math" w:hAnsi="Cambria Math"/>
                      </w:rPr>
                      <m:t>probability</m:t>
                    </m:r>
                    <m:r>
                      <m:rPr>
                        <m:sty m:val="p"/>
                      </m:rPr>
                      <w:rPr>
                        <w:rFonts w:ascii="Cambria Math" w:hAnsi="Cambria Math"/>
                      </w:rPr>
                      <m:t xml:space="preserve"> </m:t>
                    </m:r>
                    <m:r>
                      <w:rPr>
                        <w:rFonts w:ascii="Cambria Math" w:hAnsi="Cambria Math"/>
                      </w:rPr>
                      <m:t>ϵ</m:t>
                    </m:r>
                    <m:r>
                      <m:rPr>
                        <m:sty m:val="p"/>
                      </m:rPr>
                      <w:rPr>
                        <w:rFonts w:ascii="Cambria Math" w:hAnsi="Cambria Math"/>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rPr>
                      <m:t xml:space="preserve">=0.05,  </m:t>
                    </m:r>
                    <m:r>
                      <w:rPr>
                        <w:rFonts w:ascii="Cambria Math" w:hAnsi="Cambria Math"/>
                      </w:rPr>
                      <m:t>ε</m:t>
                    </m:r>
                    <m:r>
                      <m:rPr>
                        <m:sty m:val="p"/>
                      </m:rPr>
                      <w:rPr>
                        <w:rFonts w:ascii="Cambria Math" w:hAnsi="Cambria Math"/>
                      </w:rPr>
                      <m:t>=0.10</m:t>
                    </m:r>
                  </m:e>
                </m:eqArr>
              </m:oMath>
            </m:oMathPara>
          </w:p>
        </w:tc>
        <w:tc>
          <w:tcPr>
            <w:tcW w:w="513" w:type="pct"/>
            <w:vAlign w:val="center"/>
          </w:tcPr>
          <w:p w14:paraId="1A657657" w14:textId="2142798B" w:rsidR="00912B98" w:rsidRPr="000C37D1" w:rsidRDefault="00912B98" w:rsidP="00B5477A">
            <w:pPr>
              <w:pStyle w:val="ParEq"/>
            </w:pPr>
            <w:bookmarkStart w:id="314" w:name="_RefEqSel"/>
            <w:r w:rsidRPr="000C37D1">
              <w:t xml:space="preserve">( </w:t>
            </w:r>
            <w:r w:rsidRPr="000C37D1">
              <w:fldChar w:fldCharType="begin"/>
            </w:r>
            <w:r w:rsidRPr="000C37D1">
              <w:instrText xml:space="preserve"> SEQ ( \* ARABIC </w:instrText>
            </w:r>
            <w:r w:rsidRPr="000C37D1">
              <w:fldChar w:fldCharType="separate"/>
            </w:r>
            <w:r w:rsidR="00772963">
              <w:rPr>
                <w:noProof/>
              </w:rPr>
              <w:t>66</w:t>
            </w:r>
            <w:r w:rsidRPr="000C37D1">
              <w:fldChar w:fldCharType="end"/>
            </w:r>
            <w:r w:rsidRPr="000C37D1">
              <w:t xml:space="preserve"> )</w:t>
            </w:r>
            <w:bookmarkEnd w:id="314"/>
          </w:p>
        </w:tc>
      </w:tr>
    </w:tbl>
    <w:bookmarkEnd w:id="312"/>
    <w:bookmarkEnd w:id="313"/>
    <w:p w14:paraId="2BDB688C" w14:textId="77777777" w:rsidR="00B804A0" w:rsidRPr="000C37D1" w:rsidRDefault="00B804A0" w:rsidP="00B804A0">
      <w:pPr>
        <w:pStyle w:val="ParText"/>
      </w:pPr>
      <w:r w:rsidRPr="000C37D1">
        <w:t>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yet been tried in a context is tried once before the greedy rule takes over, so no stage is starved at the start of an incident.</w:t>
      </w:r>
    </w:p>
    <w:p w14:paraId="1B467BA8" w14:textId="0168D33E" w:rsidR="00B804A0" w:rsidRPr="000C37D1" w:rsidRDefault="00B804A0" w:rsidP="00B804A0">
      <w:pPr>
        <w:pStyle w:val="ParText"/>
      </w:pPr>
      <w:r w:rsidRPr="000C37D1">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Pr="000C37D1" w:rsidRDefault="00000000" w:rsidP="00796A80">
      <w:pPr>
        <w:pStyle w:val="Heading2"/>
      </w:pPr>
      <w:bookmarkStart w:id="315" w:name="_Toc236574010"/>
      <w:r w:rsidRPr="000C37D1">
        <w:t xml:space="preserve">Local </w:t>
      </w:r>
      <w:r w:rsidR="00B804A0" w:rsidRPr="000C37D1">
        <w:t>Layer</w:t>
      </w:r>
      <w:r w:rsidR="00BE3BA8" w:rsidRPr="000C37D1">
        <w:t xml:space="preserve">, </w:t>
      </w:r>
      <w:r w:rsidRPr="000C37D1">
        <w:t>Graduated Fail-Safe</w:t>
      </w:r>
      <w:r w:rsidR="00BE3BA8" w:rsidRPr="000C37D1">
        <w:t>, Global Coordination</w:t>
      </w:r>
      <w:bookmarkEnd w:id="315"/>
    </w:p>
    <w:p w14:paraId="03A3153A" w14:textId="446A84A5" w:rsidR="00BB3A13" w:rsidRPr="000C37D1" w:rsidRDefault="00BE3BA8" w:rsidP="00BE3BA8">
      <w:pPr>
        <w:pStyle w:val="ParText"/>
      </w:pPr>
      <w:r w:rsidRPr="000C37D1">
        <w:t xml:space="preserve">A </w:t>
      </w:r>
      <w:r w:rsidRPr="000C37D1">
        <w:rPr>
          <w:b/>
          <w:bCs/>
        </w:rPr>
        <w:t>Local DSS</w:t>
      </w:r>
      <w:r w:rsidRPr="000C37D1">
        <w:t xml:space="preserve"> agent</w:t>
      </w:r>
      <w:r w:rsidR="00BB3A13" w:rsidRPr="000C37D1">
        <w:t>, shown in</w:t>
      </w:r>
      <w:r w:rsidR="00472AAD" w:rsidRPr="000C37D1">
        <w:t xml:space="preserve"> </w:t>
      </w:r>
      <w:r w:rsidR="00472AAD" w:rsidRPr="000C37D1">
        <w:fldChar w:fldCharType="begin"/>
      </w:r>
      <w:r w:rsidR="00472AAD" w:rsidRPr="000C37D1">
        <w:instrText xml:space="preserve"> REF _Ref235263747 \h </w:instrText>
      </w:r>
      <w:r w:rsidR="00472AAD" w:rsidRPr="000C37D1">
        <w:fldChar w:fldCharType="separate"/>
      </w:r>
      <w:r w:rsidR="00772963" w:rsidRPr="000C37D1">
        <w:t xml:space="preserve">Figure </w:t>
      </w:r>
      <w:r w:rsidR="00772963">
        <w:rPr>
          <w:noProof/>
        </w:rPr>
        <w:t>4</w:t>
      </w:r>
      <w:r w:rsidR="00772963" w:rsidRPr="000C37D1">
        <w:t>.</w:t>
      </w:r>
      <w:r w:rsidR="00772963">
        <w:rPr>
          <w:noProof/>
        </w:rPr>
        <w:t>10</w:t>
      </w:r>
      <w:r w:rsidR="00472AAD" w:rsidRPr="000C37D1">
        <w:fldChar w:fldCharType="end"/>
      </w:r>
      <w:r w:rsidR="00BB3A13" w:rsidRPr="000C37D1">
        <w:t xml:space="preserve">, </w:t>
      </w:r>
      <w:r w:rsidRPr="000C37D1">
        <w:t xml:space="preserve">decides only for the cells inside </w:t>
      </w:r>
      <w:r w:rsidR="00BB3A13" w:rsidRPr="000C37D1">
        <w:t>one region</w:t>
      </w:r>
      <w:r w:rsidRPr="000C37D1">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787F6993" w14:textId="77777777" w:rsidR="005C1EC6" w:rsidRPr="000C37D1" w:rsidRDefault="005C1EC6" w:rsidP="005C1EC6">
      <w:pPr>
        <w:pStyle w:val="ParText"/>
        <w:keepNext/>
        <w:jc w:val="center"/>
      </w:pPr>
      <w:r w:rsidRPr="000C37D1">
        <w:lastRenderedPageBreak/>
        <w:drawing>
          <wp:inline distT="0" distB="0" distL="0" distR="0" wp14:anchorId="2DB82528" wp14:editId="6B945734">
            <wp:extent cx="3759200" cy="2078570"/>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798341" cy="2100212"/>
                    </a:xfrm>
                    <a:prstGeom prst="rect">
                      <a:avLst/>
                    </a:prstGeom>
                    <a:noFill/>
                    <a:ln>
                      <a:noFill/>
                    </a:ln>
                    <a:extLst>
                      <a:ext uri="{53640926-AAD7-44D8-BBD7-CCE9431645EC}">
                        <a14:shadowObscured xmlns:a14="http://schemas.microsoft.com/office/drawing/2010/main"/>
                      </a:ext>
                    </a:extLst>
                  </pic:spPr>
                </pic:pic>
              </a:graphicData>
            </a:graphic>
          </wp:inline>
        </w:drawing>
      </w:r>
    </w:p>
    <w:p w14:paraId="4B022E54" w14:textId="5BFCE976" w:rsidR="005C1EC6" w:rsidRPr="000C37D1" w:rsidRDefault="005C1EC6" w:rsidP="005C1EC6">
      <w:pPr>
        <w:pStyle w:val="Caption"/>
      </w:pPr>
      <w:bookmarkStart w:id="316" w:name="_Ref235263747"/>
      <w:bookmarkStart w:id="317" w:name="_Toc236574099"/>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10</w:t>
      </w:r>
      <w:r w:rsidR="00840146" w:rsidRPr="000C37D1">
        <w:fldChar w:fldCharType="end"/>
      </w:r>
      <w:bookmarkEnd w:id="316"/>
      <w:r w:rsidRPr="000C37D1">
        <w:t xml:space="preserve"> Local decision and graduated fail-safe</w:t>
      </w:r>
      <w:bookmarkEnd w:id="317"/>
    </w:p>
    <w:p w14:paraId="4F0DA9B7" w14:textId="7389E88C" w:rsidR="00BE3BA8" w:rsidRPr="000C37D1" w:rsidRDefault="00BE3BA8" w:rsidP="00BE3BA8">
      <w:pPr>
        <w:pStyle w:val="ParText"/>
      </w:pPr>
      <w:r w:rsidRPr="000C37D1">
        <w:t xml:space="preserve">The </w:t>
      </w:r>
      <w:r w:rsidRPr="000C37D1">
        <w:rPr>
          <w:b/>
          <w:bCs/>
        </w:rPr>
        <w:t xml:space="preserve">graduated fail-safe </w:t>
      </w:r>
      <w:r w:rsidR="00BB3A13" w:rsidRPr="000C37D1">
        <w:t>checks</w:t>
      </w:r>
      <w:r w:rsidRPr="000C37D1">
        <w:t xml:space="preserve"> th</w:t>
      </w:r>
      <w:r w:rsidR="00BB3A13" w:rsidRPr="000C37D1">
        <w:t>e</w:t>
      </w:r>
      <w:r w:rsidRPr="000C37D1">
        <w:t xml:space="preserve"> candidate</w:t>
      </w:r>
      <w:r w:rsidR="00BB3A13" w:rsidRPr="000C37D1">
        <w:t xml:space="preserve"> and</w:t>
      </w:r>
      <w:r w:rsidRPr="000C37D1">
        <w:t xml:space="preserve"> scores </w:t>
      </w:r>
      <w:r w:rsidR="00BB3A13" w:rsidRPr="000C37D1">
        <w:t>it</w:t>
      </w:r>
      <w:r w:rsidRPr="000C37D1">
        <w:t xml:space="preserve"> with a decision quality that measures how well it serves the concepts that demanded it, then compares the quality with a </w:t>
      </w:r>
      <w:r w:rsidR="00BB3A13" w:rsidRPr="000C37D1">
        <w:t>threshold</w:t>
      </w:r>
      <w:r w:rsidRPr="000C37D1">
        <w:t xml:space="preserve">. </w:t>
      </w:r>
      <w:r w:rsidR="009C77E8" w:rsidRPr="000C37D1">
        <w:t>If it is a</w:t>
      </w:r>
      <w:r w:rsidRPr="000C37D1">
        <w:t xml:space="preserve">bove the </w:t>
      </w:r>
      <w:r w:rsidR="00BB3A13" w:rsidRPr="000C37D1">
        <w:t>threshold</w:t>
      </w:r>
      <w:r w:rsidR="009C77E8" w:rsidRPr="000C37D1">
        <w:t>,</w:t>
      </w:r>
      <w:r w:rsidRPr="000C37D1">
        <w:t xml:space="preserve"> the candidate is issued in full</w:t>
      </w:r>
      <w:r w:rsidR="009C77E8" w:rsidRPr="000C37D1">
        <w:t>; otherwise,</w:t>
      </w:r>
      <w:r w:rsidRPr="000C37D1">
        <w:t xml:space="preserve"> the offensive families are scaled </w:t>
      </w:r>
      <w:r w:rsidR="00113B11" w:rsidRPr="000C37D1">
        <w:t>to</w:t>
      </w:r>
      <w:r w:rsidRPr="000C37D1">
        <w:t xml:space="preserve"> the watchful baseline in proportion to the shortfall, </w:t>
      </w:r>
      <w:r w:rsidRPr="000C37D1">
        <w:fldChar w:fldCharType="begin"/>
      </w:r>
      <w:r w:rsidRPr="000C37D1">
        <w:instrText xml:space="preserve"> REF _RefEqB10 \h </w:instrText>
      </w:r>
      <w:r w:rsidRPr="000C37D1">
        <w:fldChar w:fldCharType="separate"/>
      </w:r>
      <w:r w:rsidR="00772963" w:rsidRPr="000C37D1">
        <w:t xml:space="preserve">( </w:t>
      </w:r>
      <w:r w:rsidR="00772963">
        <w:rPr>
          <w:noProof/>
        </w:rPr>
        <w:t>11</w:t>
      </w:r>
      <w:r w:rsidR="00772963" w:rsidRPr="000C37D1">
        <w:t xml:space="preserve"> )</w:t>
      </w:r>
      <w:r w:rsidRPr="000C37D1">
        <w:fldChar w:fldCharType="end"/>
      </w:r>
      <w:r w:rsidRPr="000C37D1">
        <w:t xml:space="preserve">, </w:t>
      </w:r>
      <w:r w:rsidRPr="000C37D1">
        <w:rPr>
          <w:i/>
          <w:iCs/>
        </w:rPr>
        <w:t>while evacuation and public warning are never reduced</w:t>
      </w:r>
      <w:r w:rsidRPr="000C37D1">
        <w:t xml:space="preserve">. The response is continuous and reversible, so the offensive commitment shrinks as the quality falls and returns to full strength once fresh observations restore it, and a weak reading never </w:t>
      </w:r>
      <w:r w:rsidR="009C77E8" w:rsidRPr="000C37D1">
        <w:t>stops</w:t>
      </w:r>
      <w:r w:rsidRPr="000C37D1">
        <w:t xml:space="preserve"> a warning or </w:t>
      </w:r>
      <w:r w:rsidR="009C77E8" w:rsidRPr="000C37D1">
        <w:t>avoids</w:t>
      </w:r>
      <w:r w:rsidRPr="000C37D1">
        <w:t xml:space="preserve"> </w:t>
      </w:r>
      <w:r w:rsidR="00F600DE" w:rsidRPr="000C37D1">
        <w:t>evacuation</w:t>
      </w:r>
      <w:r w:rsidR="009C77E8" w:rsidRPr="000C37D1">
        <w:t>.</w:t>
      </w:r>
    </w:p>
    <w:p w14:paraId="73EBB505" w14:textId="77777777" w:rsidR="00BE3BA8" w:rsidRPr="000C37D1" w:rsidRDefault="00BE3BA8" w:rsidP="00BE3BA8">
      <w:pPr>
        <w:pStyle w:val="ParText"/>
      </w:pPr>
      <w:r w:rsidRPr="000C37D1">
        <w:t>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56FE78FF" w:rsidR="00417CD1" w:rsidRPr="000C37D1" w:rsidRDefault="00417CD1" w:rsidP="00417CD1">
      <w:pPr>
        <w:pStyle w:val="ParText"/>
      </w:pPr>
      <w:r w:rsidRPr="000C37D1">
        <w:lastRenderedPageBreak/>
        <w:t xml:space="preserve">The </w:t>
      </w:r>
      <w:r w:rsidRPr="000C37D1">
        <w:rPr>
          <w:b/>
          <w:bCs/>
        </w:rPr>
        <w:t>Global DSS</w:t>
      </w:r>
      <w:r w:rsidRPr="000C37D1">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r w:rsidR="009F4179" w:rsidRPr="000C37D1">
        <w:t xml:space="preserve"> </w:t>
      </w:r>
    </w:p>
    <w:p w14:paraId="7CCC8D6D" w14:textId="4625CC9F" w:rsidR="00417CD1" w:rsidRPr="000C37D1" w:rsidRDefault="00417CD1" w:rsidP="00417CD1">
      <w:pPr>
        <w:pStyle w:val="ParText"/>
      </w:pPr>
      <w:r w:rsidRPr="000C37D1">
        <w:t>The coordinator ranks the regions by operational priority, the concept at the top of the hierarchy that blends a region's fire threat level and asset exposure risk and fires no local rule. It marks the highest as the focus and gives each region an attention share</w:t>
      </w:r>
      <w:r w:rsidR="00A6106F" w:rsidRPr="000C37D1">
        <w:t xml:space="preserve"> </w:t>
      </w:r>
      <m:oMath>
        <m:sSub>
          <m:sSubPr>
            <m:ctrlPr>
              <w:rPr>
                <w:rFonts w:ascii="Cambria Math" w:hAnsi="Cambria Math"/>
              </w:rPr>
            </m:ctrlPr>
          </m:sSubPr>
          <m:e>
            <m:r>
              <w:rPr>
                <w:rFonts w:ascii="Cambria Math" w:hAnsi="Cambria Math"/>
              </w:rPr>
              <m:t>σ</m:t>
            </m:r>
          </m:e>
          <m:sub>
            <m:r>
              <w:rPr>
                <w:rFonts w:ascii="Cambria Math" w:hAnsi="Cambria Math"/>
              </w:rPr>
              <m:t>i</m:t>
            </m:r>
          </m:sub>
        </m:sSub>
      </m:oMath>
      <w:r w:rsidRPr="000C37D1">
        <w:t xml:space="preserve">. </w:t>
      </w:r>
      <w:r w:rsidR="00F24389" w:rsidRPr="000C37D1">
        <w:t xml:space="preserve">A region whose operational priority reaches a fixed fraction of the highest priority is attended and keeps the full share; a region below that fraction is monitored, and its share decreases with its relative priority, as </w:t>
      </w:r>
      <w:r w:rsidR="00F24389" w:rsidRPr="000C37D1">
        <w:fldChar w:fldCharType="begin"/>
      </w:r>
      <w:r w:rsidR="00F24389" w:rsidRPr="000C37D1">
        <w:instrText xml:space="preserve"> REF _RefEqShare \h </w:instrText>
      </w:r>
      <w:r w:rsidR="00F24389" w:rsidRPr="000C37D1">
        <w:fldChar w:fldCharType="separate"/>
      </w:r>
      <w:r w:rsidR="00772963" w:rsidRPr="000C37D1">
        <w:t xml:space="preserve">( </w:t>
      </w:r>
      <w:r w:rsidR="00772963">
        <w:rPr>
          <w:noProof/>
        </w:rPr>
        <w:t>67</w:t>
      </w:r>
      <w:r w:rsidR="00772963" w:rsidRPr="000C37D1">
        <w:t xml:space="preserve"> )</w:t>
      </w:r>
      <w:r w:rsidR="00F24389" w:rsidRPr="000C37D1">
        <w:fldChar w:fldCharType="end"/>
      </w:r>
      <w:r w:rsidR="00F24389" w:rsidRPr="000C37D1">
        <w:t xml:space="preserve"> , 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00F24389" w:rsidRPr="000C37D1">
        <w:rPr>
          <w:rFonts w:eastAsiaTheme="minorEastAsia"/>
        </w:rPr>
        <w:t xml:space="preserve"> is the crisp value of the operational priority concept for region while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max</m:t>
            </m:r>
          </m:sub>
        </m:sSub>
      </m:oMath>
      <w:r w:rsidR="00F24389" w:rsidRPr="000C37D1">
        <w:rPr>
          <w:rFonts w:eastAsiaTheme="minorEastAsia"/>
        </w:rPr>
        <w:t xml:space="preserve"> is the largest of these values across all regions in the cycle</w:t>
      </w:r>
      <w:r w:rsidR="00F24389" w:rsidRPr="000C37D1">
        <w:t xml:space="preserve">. The floor on a monitored share is 0.50. </w:t>
      </w:r>
      <m:oMath>
        <m:sSubSup>
          <m:sSubSupPr>
            <m:ctrlPr>
              <w:rPr>
                <w:rFonts w:ascii="Cambria Math" w:hAnsi="Cambria Math"/>
                <w:i/>
              </w:rPr>
            </m:ctrlPr>
          </m:sSubSupPr>
          <m:e>
            <m:r>
              <w:rPr>
                <w:rFonts w:ascii="Cambria Math" w:hAnsi="Cambria Math"/>
              </w:rPr>
              <m:t>N</m:t>
            </m:r>
          </m:e>
          <m:sub>
            <m:r>
              <w:rPr>
                <w:rFonts w:ascii="Cambria Math" w:hAnsi="Cambria Math"/>
              </w:rPr>
              <m:t>Loca</m:t>
            </m:r>
            <m:sSub>
              <m:sSubPr>
                <m:ctrlPr>
                  <w:rPr>
                    <w:rFonts w:ascii="Cambria Math" w:hAnsi="Cambria Math"/>
                    <w:i/>
                  </w:rPr>
                </m:ctrlPr>
              </m:sSubPr>
              <m:e>
                <m:r>
                  <w:rPr>
                    <w:rFonts w:ascii="Cambria Math" w:hAnsi="Cambria Math"/>
                  </w:rPr>
                  <m:t>l</m:t>
                </m:r>
              </m:e>
              <m:sub>
                <m:r>
                  <w:rPr>
                    <w:rFonts w:ascii="Cambria Math" w:hAnsi="Cambria Math"/>
                  </w:rPr>
                  <m:t>DSS</m:t>
                </m:r>
              </m:sub>
            </m:sSub>
          </m:sub>
          <m:sup>
            <m:r>
              <w:rPr>
                <w:rFonts w:ascii="Cambria Math" w:hAnsi="Cambria Math"/>
              </w:rPr>
              <m:t>focus</m:t>
            </m:r>
          </m:sup>
        </m:sSubSup>
      </m:oMath>
      <w:r w:rsidR="009F4179" w:rsidRPr="000C37D1">
        <w:rPr>
          <w:rFonts w:eastAsiaTheme="minorEastAsia"/>
        </w:rPr>
        <w:t xml:space="preserve"> is the number of local DSS which will be focused by Global DSS.</w:t>
      </w:r>
    </w:p>
    <w:tbl>
      <w:tblPr>
        <w:tblW w:w="5000" w:type="pct"/>
        <w:tblLook w:val="04A0" w:firstRow="1" w:lastRow="0" w:firstColumn="1" w:lastColumn="0" w:noHBand="0" w:noVBand="1"/>
      </w:tblPr>
      <w:tblGrid>
        <w:gridCol w:w="7081"/>
        <w:gridCol w:w="966"/>
      </w:tblGrid>
      <w:tr w:rsidR="00417CD1" w:rsidRPr="000C37D1" w14:paraId="18C9D51A" w14:textId="77777777" w:rsidTr="00A3714C">
        <w:tc>
          <w:tcPr>
            <w:tcW w:w="4400" w:type="pct"/>
            <w:vAlign w:val="center"/>
          </w:tcPr>
          <w:p w14:paraId="4E5A9578" w14:textId="56AC4AA6" w:rsidR="00417CD1" w:rsidRPr="000C37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5D1FE327" w:rsidR="00417CD1" w:rsidRPr="000C37D1" w:rsidRDefault="00417CD1" w:rsidP="00417CD1">
            <w:pPr>
              <w:pStyle w:val="ParEq"/>
            </w:pPr>
            <w:bookmarkStart w:id="318" w:name="_RefEqShare"/>
            <w:r w:rsidRPr="000C37D1">
              <w:t xml:space="preserve">( </w:t>
            </w:r>
            <w:r w:rsidRPr="000C37D1">
              <w:fldChar w:fldCharType="begin"/>
            </w:r>
            <w:r w:rsidRPr="000C37D1">
              <w:instrText xml:space="preserve"> SEQ ( \* ARABIC </w:instrText>
            </w:r>
            <w:r w:rsidRPr="000C37D1">
              <w:fldChar w:fldCharType="separate"/>
            </w:r>
            <w:r w:rsidR="00772963">
              <w:rPr>
                <w:noProof/>
              </w:rPr>
              <w:t>67</w:t>
            </w:r>
            <w:r w:rsidRPr="000C37D1">
              <w:fldChar w:fldCharType="end"/>
            </w:r>
            <w:r w:rsidRPr="000C37D1">
              <w:t xml:space="preserve"> )</w:t>
            </w:r>
            <w:bookmarkEnd w:id="318"/>
          </w:p>
        </w:tc>
      </w:tr>
      <w:tr w:rsidR="009F4179" w:rsidRPr="000C37D1" w14:paraId="0CD61377" w14:textId="77777777" w:rsidTr="00A3714C">
        <w:tc>
          <w:tcPr>
            <w:tcW w:w="4400" w:type="pct"/>
            <w:vAlign w:val="center"/>
          </w:tcPr>
          <w:p w14:paraId="3C777443" w14:textId="6B693823" w:rsidR="009F4179" w:rsidRPr="000C37D1" w:rsidRDefault="00000000" w:rsidP="009F4179">
            <w:pPr>
              <w:pStyle w:val="ParEq"/>
              <w:rPr>
                <w:rFonts w:eastAsia="Calibri" w:cs="Arial"/>
              </w:rPr>
            </w:pPr>
            <m:oMathPara>
              <m:oMath>
                <m:sSubSup>
                  <m:sSubSupPr>
                    <m:ctrlPr>
                      <w:rPr>
                        <w:rFonts w:ascii="Cambria Math" w:hAnsi="Cambria Math"/>
                        <w:i/>
                      </w:rPr>
                    </m:ctrlPr>
                  </m:sSubSupPr>
                  <m:e>
                    <m:r>
                      <w:rPr>
                        <w:rFonts w:ascii="Cambria Math" w:hAnsi="Cambria Math"/>
                      </w:rPr>
                      <m:t>N</m:t>
                    </m:r>
                  </m:e>
                  <m:sub>
                    <m:r>
                      <w:rPr>
                        <w:rFonts w:ascii="Cambria Math" w:hAnsi="Cambria Math"/>
                      </w:rPr>
                      <m:t>Loca</m:t>
                    </m:r>
                    <m:sSub>
                      <m:sSubPr>
                        <m:ctrlPr>
                          <w:rPr>
                            <w:rFonts w:ascii="Cambria Math" w:hAnsi="Cambria Math"/>
                            <w:i/>
                          </w:rPr>
                        </m:ctrlPr>
                      </m:sSubPr>
                      <m:e>
                        <m:r>
                          <w:rPr>
                            <w:rFonts w:ascii="Cambria Math" w:hAnsi="Cambria Math"/>
                          </w:rPr>
                          <m:t>l</m:t>
                        </m:r>
                      </m:e>
                      <m:sub>
                        <m:r>
                          <w:rPr>
                            <w:rFonts w:ascii="Cambria Math" w:hAnsi="Cambria Math"/>
                          </w:rPr>
                          <m:t>DSS</m:t>
                        </m:r>
                      </m:sub>
                    </m:sSub>
                  </m:sub>
                  <m:sup>
                    <m:r>
                      <w:rPr>
                        <w:rFonts w:ascii="Cambria Math" w:hAnsi="Cambria Math"/>
                      </w:rPr>
                      <m:t>focus</m:t>
                    </m:r>
                  </m:sup>
                </m:sSubSup>
                <m:r>
                  <w:rPr>
                    <w:rFonts w:ascii="Cambria Math" w:hAnsi="Cambria Math"/>
                  </w:rPr>
                  <m:t>=</m:t>
                </m:r>
                <m:d>
                  <m:dPr>
                    <m:begChr m:val="|"/>
                    <m:endChr m:val="|"/>
                    <m:ctrlPr>
                      <w:rPr>
                        <w:rFonts w:ascii="Cambria Math" w:hAnsi="Cambria Math"/>
                        <w:i/>
                      </w:rPr>
                    </m:ctrlPr>
                  </m:dPr>
                  <m:e>
                    <m:r>
                      <w:rPr>
                        <w:rFonts w:ascii="Cambria Math" w:hAnsi="Cambria Math"/>
                      </w:rPr>
                      <m:t>{i:</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r>
                      <w:rPr>
                        <w:rFonts w:ascii="Cambria Math" w:hAnsi="Cambria Math"/>
                      </w:rPr>
                      <m:t>}</m:t>
                    </m:r>
                  </m:e>
                </m:d>
              </m:oMath>
            </m:oMathPara>
          </w:p>
        </w:tc>
        <w:tc>
          <w:tcPr>
            <w:tcW w:w="600" w:type="pct"/>
            <w:vAlign w:val="center"/>
          </w:tcPr>
          <w:p w14:paraId="4DB3FBF7" w14:textId="77777777" w:rsidR="009F4179" w:rsidRPr="000C37D1" w:rsidRDefault="009F4179" w:rsidP="00417CD1">
            <w:pPr>
              <w:pStyle w:val="ParEq"/>
            </w:pPr>
          </w:p>
        </w:tc>
      </w:tr>
    </w:tbl>
    <w:p w14:paraId="12010FA7" w14:textId="5B6F6227" w:rsidR="00417CD1" w:rsidRPr="000C37D1" w:rsidRDefault="001F0706" w:rsidP="00417CD1">
      <w:pPr>
        <w:pStyle w:val="ParText"/>
      </w:pPr>
      <w:r w:rsidRPr="000C37D1">
        <w:t xml:space="preserve">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 </w:t>
      </w:r>
      <w:r w:rsidR="00417CD1" w:rsidRPr="000C37D1">
        <w:t xml:space="preserve">When the plan is forecast worse than taking no action, its offensive orders are withheld for the cycle while the life-safety orders still stand. </w:t>
      </w:r>
      <w:r w:rsidR="00472AAD" w:rsidRPr="000C37D1">
        <w:fldChar w:fldCharType="begin"/>
      </w:r>
      <w:r w:rsidR="00472AAD" w:rsidRPr="000C37D1">
        <w:instrText xml:space="preserve"> REF _Ref235263763 \h </w:instrText>
      </w:r>
      <w:r w:rsidR="00472AAD" w:rsidRPr="000C37D1">
        <w:fldChar w:fldCharType="separate"/>
      </w:r>
      <w:r w:rsidR="00772963" w:rsidRPr="000C37D1">
        <w:t xml:space="preserve">Figure </w:t>
      </w:r>
      <w:r w:rsidR="00772963">
        <w:rPr>
          <w:noProof/>
        </w:rPr>
        <w:t>4</w:t>
      </w:r>
      <w:r w:rsidR="00772963" w:rsidRPr="000C37D1">
        <w:t>.</w:t>
      </w:r>
      <w:r w:rsidR="00772963">
        <w:rPr>
          <w:noProof/>
        </w:rPr>
        <w:t>11</w:t>
      </w:r>
      <w:r w:rsidR="00472AAD" w:rsidRPr="000C37D1">
        <w:fldChar w:fldCharType="end"/>
      </w:r>
      <w:r w:rsidR="00472AAD" w:rsidRPr="000C37D1">
        <w:t xml:space="preserve"> </w:t>
      </w:r>
      <w:r w:rsidR="00417CD1" w:rsidRPr="000C37D1">
        <w:t xml:space="preserve">summarizes </w:t>
      </w:r>
      <w:r w:rsidR="00DC5E5D" w:rsidRPr="000C37D1">
        <w:t>global</w:t>
      </w:r>
      <w:r w:rsidR="00417CD1" w:rsidRPr="000C37D1">
        <w:t xml:space="preserve"> coordination and the guard.</w:t>
      </w:r>
    </w:p>
    <w:p w14:paraId="4718EC38" w14:textId="77777777" w:rsidR="005C1EC6" w:rsidRPr="000C37D1" w:rsidRDefault="005C1EC6" w:rsidP="005C1EC6">
      <w:pPr>
        <w:keepNext/>
        <w:jc w:val="center"/>
      </w:pPr>
      <w:r w:rsidRPr="000C37D1">
        <w:lastRenderedPageBreak/>
        <w:drawing>
          <wp:inline distT="0" distB="0" distL="0" distR="0" wp14:anchorId="66BB4403" wp14:editId="392D03B4">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222B0067" w14:textId="11EAB094" w:rsidR="005C1EC6" w:rsidRPr="000C37D1" w:rsidRDefault="005C1EC6" w:rsidP="005C1EC6">
      <w:pPr>
        <w:pStyle w:val="Caption"/>
      </w:pPr>
      <w:bookmarkStart w:id="319" w:name="_Ref235263763"/>
      <w:bookmarkStart w:id="320" w:name="_Toc236574100"/>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11</w:t>
      </w:r>
      <w:r w:rsidR="00840146" w:rsidRPr="000C37D1">
        <w:fldChar w:fldCharType="end"/>
      </w:r>
      <w:bookmarkEnd w:id="319"/>
      <w:r w:rsidRPr="000C37D1">
        <w:t xml:space="preserve"> Global coordination and the no-harm fail-safe</w:t>
      </w:r>
      <w:bookmarkEnd w:id="320"/>
    </w:p>
    <w:p w14:paraId="7B28F1F0" w14:textId="5CE9E58B" w:rsidR="005C1EC6" w:rsidRPr="000C37D1" w:rsidRDefault="005C1EC6" w:rsidP="005C1EC6">
      <w:pPr>
        <w:pStyle w:val="ParText"/>
      </w:pPr>
      <w:r w:rsidRPr="000C37D1">
        <w:fldChar w:fldCharType="begin"/>
      </w:r>
      <w:r w:rsidRPr="000C37D1">
        <w:instrText xml:space="preserve"> REF _RefFig4X \h </w:instrText>
      </w:r>
      <w:r w:rsidRPr="000C37D1">
        <w:fldChar w:fldCharType="separate"/>
      </w:r>
      <w:r w:rsidR="00772963" w:rsidRPr="000C37D1">
        <w:t xml:space="preserve">Figure </w:t>
      </w:r>
      <w:r w:rsidR="00772963">
        <w:rPr>
          <w:noProof/>
        </w:rPr>
        <w:t>4</w:t>
      </w:r>
      <w:r w:rsidR="00772963" w:rsidRPr="000C37D1">
        <w:t>.</w:t>
      </w:r>
      <w:r w:rsidR="00772963">
        <w:rPr>
          <w:noProof/>
        </w:rPr>
        <w:t>12</w:t>
      </w:r>
      <w:r w:rsidRPr="000C37D1">
        <w:fldChar w:fldCharType="end"/>
      </w:r>
      <w:r w:rsidRPr="000C37D1">
        <w:t xml:space="preserve"> follows one decision cycle with representative numbers. The priorities come from observations.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Pr="000C37D1" w:rsidRDefault="00417CD1" w:rsidP="00417CD1">
      <w:pPr>
        <w:pStyle w:val="ParText"/>
      </w:pPr>
      <w:r w:rsidRPr="000C37D1">
        <w:t xml:space="preserve">The coordinator ranks the three, makes Agent 1 the focus, sets the attention shares to 1.00 for Agent 1 and Agent 2 and 0.57 for the monitored Agent 3, and returns to each agent the allocation, the normalized priority weights, and the acceptance thresholds. </w:t>
      </w:r>
      <w:r w:rsidR="00AF3C9D" w:rsidRPr="000C37D1">
        <w:t>T</w:t>
      </w:r>
      <w:r w:rsidRPr="000C37D1">
        <w:t xml:space="preserve">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w:t>
      </w:r>
      <w:r w:rsidRPr="000C37D1">
        <w:lastRenderedPageBreak/>
        <w:t>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5F90D6F6" w14:textId="469DC4DE" w:rsidR="00CC1729" w:rsidRPr="000C37D1" w:rsidRDefault="00037C71" w:rsidP="00CC1729">
      <w:pPr>
        <w:pStyle w:val="ParText"/>
        <w:jc w:val="center"/>
      </w:pPr>
      <w:r w:rsidRPr="000C37D1">
        <w:drawing>
          <wp:inline distT="0" distB="0" distL="0" distR="0" wp14:anchorId="30FD0B4E" wp14:editId="2692493D">
            <wp:extent cx="5040000" cy="3133262"/>
            <wp:effectExtent l="0" t="0" r="8255" b="0"/>
            <wp:docPr id="167809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52938876" w14:textId="752035DE" w:rsidR="00CC1729" w:rsidRPr="000C37D1" w:rsidRDefault="00CC1729" w:rsidP="00CC1729">
      <w:pPr>
        <w:pStyle w:val="Caption"/>
        <w:jc w:val="center"/>
        <w:pPrChange w:id="910005" w:author="Claude" w:date="2026-08-02T13:00:00Z">
          <w:pPr>
            <w:pStyle w:val="ParText"/>
            <w:jc w:val="center"/>
          </w:pPr>
        </w:pPrChange>
      </w:pPr>
      <w:bookmarkStart w:id="321" w:name="_RefFig4X"/>
      <w:bookmarkStart w:id="322" w:name="_TocFig4X"/>
      <w:bookmarkStart w:id="323" w:name="_Toc236574101"/>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4</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12</w:t>
      </w:r>
      <w:r w:rsidR="00840146" w:rsidRPr="000C37D1">
        <w:fldChar w:fldCharType="end"/>
      </w:r>
      <w:bookmarkEnd w:id="321"/>
      <w:r w:rsidRPr="000C37D1">
        <w:t xml:space="preserve"> Example of local decisions, global coordination, and the fail-safe</w:t>
      </w:r>
      <w:bookmarkEnd w:id="322"/>
      <w:bookmarkEnd w:id="323"/>
    </w:p>
    <w:p w14:paraId="7C09934D" w14:textId="77777777" w:rsidR="00325C1A" w:rsidRPr="000C37D1" w:rsidRDefault="00325C1A" w:rsidP="00325C1A">
      <w:pPr>
        <w:pStyle w:val="ParText"/>
      </w:pPr>
    </w:p>
    <w:p w14:paraId="1664E018" w14:textId="77777777" w:rsidR="00325C1A" w:rsidRPr="000C37D1" w:rsidRDefault="00325C1A" w:rsidP="00325C1A">
      <w:pPr>
        <w:pStyle w:val="ParText"/>
        <w:sectPr w:rsidR="00325C1A" w:rsidRPr="000C37D1"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0C37D1" w:rsidRDefault="00325C1A" w:rsidP="00325C1A">
      <w:pPr>
        <w:pStyle w:val="Chapter"/>
      </w:pPr>
    </w:p>
    <w:p w14:paraId="7D7FE2A9" w14:textId="59B9290B" w:rsidR="00EA3196" w:rsidRPr="000C37D1" w:rsidRDefault="0033234F" w:rsidP="00EA3196">
      <w:pPr>
        <w:pStyle w:val="Heading1"/>
        <w:spacing w:line="240" w:lineRule="auto"/>
        <w:rPr>
          <w:lang w:val="en-US"/>
        </w:rPr>
      </w:pPr>
      <w:bookmarkStart w:id="324" w:name="_Toc236574011"/>
      <w:r w:rsidRPr="000C37D1">
        <w:rPr>
          <w:lang w:val="en-US"/>
        </w:rPr>
        <w:t>SIMULATION AND PERFORMANCE RESULTS</w:t>
      </w:r>
      <w:bookmarkEnd w:id="282"/>
      <w:bookmarkEnd w:id="324"/>
    </w:p>
    <w:p w14:paraId="6F97B539" w14:textId="77777777" w:rsidR="005C0E4B" w:rsidRPr="000C37D1" w:rsidRDefault="00000000">
      <w:pPr>
        <w:pStyle w:val="ParText"/>
      </w:pPr>
      <w:r w:rsidRPr="000C37D1">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Pr="000C37D1" w:rsidRDefault="00000000">
      <w:pPr>
        <w:pStyle w:val="ParText"/>
      </w:pPr>
      <w:commentRangeStart w:id="325"/>
      <w:del w:id="910029" w:author="Claude" w:date="2026-08-02T13:00:00Z">
        <w:r w:rsidRPr="000C37D1">
          <w:delTex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delText>
        </w:r>
        <w:r w:rsidR="005C0E4B" w:rsidRPr="000C37D1">
          <w:delText xml:space="preserve">positions</w:delText>
        </w:r>
        <w:r w:rsidRPr="000C37D1">
          <w:delText xml:space="preserve"> with respect to published systems. Section 5.6 quantifies the sensitivity of the closed loop to its design parameters, and Section 5.7 returns to the rubric of Section 5.1 and shows criterion by criterion where each requirement is met.</w:delText>
        </w:r>
        <w:r w:rsidR="00895752" w:rsidRPr="000C37D1">
          <w:rPr>
            <w:rStyle w:val="CommentReference"/>
            <w:sz w:val="24"/>
            <w:szCs w:val="22"/>
          </w:rPr>
          <w:commentReference w:id="325"/>
        </w:r>
      </w:del>
      <w:ins w:id="910030" w:author="Claude" w:date="2026-08-02T13:00:00Z">
        <w:r>
          <w:rPr>
            <w:rStyle w:val="CommentReference"/>
            <w:sz w:val="24"/>
            <w:szCs w:val="22"/>
          </w:rPr>
          <w:t xml:space="preserve">The chapter proceeds in six steps. Section 5.1 derives, from the wildfire decision support literature, the criteria that any operational DSS must demonstrate, and turns them into the evaluation rubric of this chapter. Section 5.2 validates the simulation core against documented wildfires, using blind hindcasts driven by real terrain, fuel and weather data. Section 5.3 states the constraints and the assumptions under which every experiment runs. Section 5.4 fixes the parameters and reports how sensitive the closed loop is to them. Section 5.5 reports the performance of the decision layer, from the improvement ladder to the open decision space and to the cost of the loop itself. Section 5.6 returns to the rubric of Section 5.1 and shows, criterion by criterion, where each requirement is met.</w:t>
        </w:r>
      </w:ins>
      <w:commentRangeEnd w:id="325"/>
    </w:p>
    <w:p w14:paraId="5A1B0002" w14:textId="77777777" w:rsidR="002408F0" w:rsidRPr="000C37D1" w:rsidRDefault="00000000">
      <w:pPr>
        <w:pStyle w:val="Heading2"/>
      </w:pPr>
      <w:bookmarkStart w:id="326" w:name="_Toc236574012"/>
      <w:commentRangeStart w:id="327"/>
      <w:r w:rsidRPr="000C37D1">
        <w:t>Evaluation Criteria for Wildfire Decision Support Systems</w:t>
      </w:r>
      <w:bookmarkEnd w:id="326"/>
      <w:commentRangeEnd w:id="327"/>
      <w:r w:rsidR="00C94E55" w:rsidRPr="000C37D1">
        <w:rPr>
          <w:rStyle w:val="CommentReference"/>
          <w:sz w:val="24"/>
          <w:szCs w:val="26"/>
        </w:rPr>
        <w:commentReference w:id="327"/>
      </w:r>
    </w:p>
    <w:p w14:paraId="78B84C77" w14:textId="16FB782F" w:rsidR="003873B5" w:rsidRPr="000C37D1" w:rsidRDefault="003873B5" w:rsidP="00A40D39">
      <w:r w:rsidRPr="000C37D1">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rsidRPr="000C37D1">
        <w:t xml:space="preserve"> </w:t>
      </w:r>
      <w:sdt>
        <w:sdtPr>
          <w:id w:val="-1453164649"/>
          <w:citation/>
        </w:sdtPr>
        <w:sdtContent>
          <w:r w:rsidR="002D5B28" w:rsidRPr="000C37D1">
            <w:fldChar w:fldCharType="begin"/>
          </w:r>
          <w:r w:rsidR="002D5B28" w:rsidRPr="000C37D1">
            <w:instrText>CITATION Cruz2003 \t  \l 1033  \m AlexanderCruz2013b</w:instrText>
          </w:r>
          <w:r w:rsidR="002D5B28" w:rsidRPr="000C37D1">
            <w:fldChar w:fldCharType="separate"/>
          </w:r>
          <w:r w:rsidR="00772963">
            <w:rPr>
              <w:noProof/>
            </w:rPr>
            <w:t>(Cruz, Alexander, &amp; Wakimoto, 2003; Alexander &amp; Cruz, 2013)</w:t>
          </w:r>
          <w:r w:rsidR="002D5B28" w:rsidRPr="000C37D1">
            <w:fldChar w:fldCharType="end"/>
          </w:r>
        </w:sdtContent>
      </w:sdt>
      <w:r w:rsidRPr="000C37D1">
        <w:t xml:space="preserve">. </w:t>
      </w:r>
      <w:r w:rsidRPr="000C37D1">
        <w:rPr>
          <w:lang w:eastAsia="tr-TR"/>
        </w:rPr>
        <w:t>Rate-of-spread predictions fall within about ±35% of observations in roughly half to two-thirds of cases, which is treated there as a reasonable standard</w:t>
      </w:r>
      <w:r w:rsidR="002D5B28" w:rsidRPr="000C37D1">
        <w:rPr>
          <w:lang w:eastAsia="tr-TR"/>
        </w:rPr>
        <w:t xml:space="preserve"> </w:t>
      </w:r>
      <w:sdt>
        <w:sdtPr>
          <w:rPr>
            <w:lang w:eastAsia="tr-TR"/>
          </w:rPr>
          <w:id w:val="-923417765"/>
          <w:citation/>
        </w:sdtPr>
        <w:sdtContent>
          <w:r w:rsidR="002B05D6" w:rsidRPr="000C37D1">
            <w:rPr>
              <w:lang w:eastAsia="tr-TR"/>
            </w:rPr>
            <w:fldChar w:fldCharType="begin"/>
          </w:r>
          <w:r w:rsidR="002B05D6" w:rsidRPr="000C37D1">
            <w:rPr>
              <w:lang w:eastAsia="tr-TR"/>
            </w:rPr>
            <w:instrText xml:space="preserve"> CITATION AlexanderCruz2013b \l 1033 </w:instrText>
          </w:r>
          <w:r w:rsidR="002B05D6" w:rsidRPr="000C37D1">
            <w:rPr>
              <w:lang w:eastAsia="tr-TR"/>
            </w:rPr>
            <w:fldChar w:fldCharType="separate"/>
          </w:r>
          <w:r w:rsidR="00772963">
            <w:rPr>
              <w:noProof/>
              <w:lang w:eastAsia="tr-TR"/>
            </w:rPr>
            <w:t>(Alexander &amp; Cruz, 2013)</w:t>
          </w:r>
          <w:r w:rsidR="002B05D6" w:rsidRPr="000C37D1">
            <w:rPr>
              <w:lang w:eastAsia="tr-TR"/>
            </w:rPr>
            <w:fldChar w:fldCharType="end"/>
          </w:r>
        </w:sdtContent>
      </w:sdt>
      <w:r w:rsidRPr="000C37D1">
        <w:rPr>
          <w:lang w:eastAsia="tr-TR"/>
        </w:rPr>
        <w:t xml:space="preserve">. </w:t>
      </w:r>
      <w:r w:rsidRPr="000C37D1">
        <w:t xml:space="preserve">The decision-support tradition evaluates the tool's effect on the decision </w:t>
      </w:r>
      <w:r w:rsidRPr="000C37D1">
        <w:lastRenderedPageBreak/>
        <w:t xml:space="preserve">itself </w:t>
      </w:r>
      <w:r w:rsidRPr="000C37D1">
        <w:fldChar w:fldCharType="begin"/>
      </w:r>
      <w:r w:rsidRPr="000C37D1">
        <w:instrText xml:space="preserve"> CITATION Martell2015 \l 1055 </w:instrText>
      </w:r>
      <w:r w:rsidRPr="000C37D1">
        <w:fldChar w:fldCharType="separate"/>
      </w:r>
      <w:r w:rsidR="00772963">
        <w:rPr>
          <w:noProof/>
        </w:rPr>
        <w:t xml:space="preserve"> (Martell D. , 2015)</w:t>
      </w:r>
      <w:r w:rsidRPr="000C37D1">
        <w:fldChar w:fldCharType="end"/>
      </w:r>
      <w:r w:rsidRPr="000C37D1">
        <w:t>, and its most recent review reports a concerning finding. Most wildfire DSS evaluations so far have measured adoption and use rather than whether the tool improves the decision, which the review identifies as the main gap in the field</w:t>
      </w:r>
      <w:r w:rsidR="002B05D6" w:rsidRPr="000C37D1">
        <w:t xml:space="preserve"> </w:t>
      </w:r>
      <w:sdt>
        <w:sdtPr>
          <w:id w:val="1443574538"/>
          <w:citation/>
        </w:sdtPr>
        <w:sdtContent>
          <w:r w:rsidR="002B05D6" w:rsidRPr="000C37D1">
            <w:fldChar w:fldCharType="begin"/>
          </w:r>
          <w:r w:rsidR="002B05D6" w:rsidRPr="000C37D1">
            <w:instrText xml:space="preserve"> CITATION Rapp2026 \l 1033 </w:instrText>
          </w:r>
          <w:r w:rsidR="002B05D6" w:rsidRPr="000C37D1">
            <w:fldChar w:fldCharType="separate"/>
          </w:r>
          <w:r w:rsidR="00772963">
            <w:rPr>
              <w:noProof/>
            </w:rPr>
            <w:t>(Rapp, Franz, Colavito, Aldworth, &amp; Cheng, 2026)</w:t>
          </w:r>
          <w:r w:rsidR="002B05D6" w:rsidRPr="000C37D1">
            <w:fldChar w:fldCharType="end"/>
          </w:r>
        </w:sdtContent>
      </w:sdt>
      <w:r w:rsidRPr="000C37D1">
        <w:t>. An evaluation chapter must therefore address both traditions together.</w:t>
      </w:r>
      <w:r w:rsidRPr="000C37D1">
        <w:rPr>
          <w:b/>
          <w:bCs/>
        </w:rPr>
        <w:t xml:space="preserve"> It must validate the model core as required by the technical tradition, and it must measure the decision effect as required by the decision-support tradition.</w:t>
      </w:r>
      <w:r w:rsidR="00A40D39" w:rsidRPr="000C37D1">
        <w:rPr>
          <w:b/>
          <w:bCs/>
        </w:rPr>
        <w:t xml:space="preserve"> </w:t>
      </w:r>
      <w:r w:rsidR="005F7DC1" w:rsidRPr="000C37D1">
        <w:fldChar w:fldCharType="begin"/>
      </w:r>
      <w:r w:rsidR="005F7DC1" w:rsidRPr="000C37D1">
        <w:rPr>
          <w:b/>
          <w:bCs/>
        </w:rPr>
        <w:instrText xml:space="preserve"> REF _Ref235544659 \h </w:instrText>
      </w:r>
      <w:r w:rsidR="005F7DC1" w:rsidRPr="000C37D1">
        <w:fldChar w:fldCharType="separate"/>
      </w:r>
      <w:r w:rsidR="00772963" w:rsidRPr="000C37D1">
        <w:t xml:space="preserve">Table </w:t>
      </w:r>
      <w:r w:rsidR="00772963">
        <w:rPr>
          <w:noProof/>
        </w:rPr>
        <w:t>5</w:t>
      </w:r>
      <w:r w:rsidR="00772963" w:rsidRPr="000C37D1">
        <w:t>.</w:t>
      </w:r>
      <w:r w:rsidR="00772963">
        <w:rPr>
          <w:noProof/>
        </w:rPr>
        <w:t>1</w:t>
      </w:r>
      <w:r w:rsidR="005F7DC1" w:rsidRPr="000C37D1">
        <w:fldChar w:fldCharType="end"/>
      </w:r>
      <w:r w:rsidR="005F7DC1" w:rsidRPr="000C37D1">
        <w:t xml:space="preserve"> </w:t>
      </w:r>
      <w:r w:rsidRPr="000C37D1">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6AED545D" w:rsidR="003873B5" w:rsidRPr="000C37D1" w:rsidRDefault="003873B5" w:rsidP="003873B5">
      <w:pPr>
        <w:pStyle w:val="Caption"/>
      </w:pPr>
      <w:bookmarkStart w:id="328" w:name="_Ref235544659"/>
      <w:bookmarkStart w:id="329" w:name="_Toc236574065"/>
      <w:commentRangeStart w:id="330"/>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1</w:t>
      </w:r>
      <w:r w:rsidR="004A4810" w:rsidRPr="000C37D1">
        <w:fldChar w:fldCharType="end"/>
      </w:r>
      <w:bookmarkEnd w:id="328"/>
      <w:r w:rsidRPr="000C37D1">
        <w:t xml:space="preserve"> Evaluation criteria for wildfire DSS</w:t>
      </w:r>
      <w:bookmarkEnd w:id="329"/>
      <w:commentRangeEnd w:id="330"/>
      <w:r w:rsidR="00C83214" w:rsidRPr="000C37D1">
        <w:rPr>
          <w:rStyle w:val="CommentReference"/>
          <w:sz w:val="24"/>
          <w:szCs w:val="18"/>
        </w:rPr>
        <w:commentReference w:id="330"/>
      </w:r>
    </w:p>
    <w:tbl>
      <w:tblPr>
        <w:tblStyle w:val="PlainTable2"/>
        <w:tblW w:w="5000" w:type="pct"/>
        <w:tblLook w:val="04A0" w:firstRow="1" w:lastRow="0" w:firstColumn="1" w:lastColumn="0" w:noHBand="0" w:noVBand="1"/>
      </w:tblPr>
      <w:tblGrid>
        <w:gridCol w:w="470"/>
        <w:gridCol w:w="3499"/>
        <w:gridCol w:w="4078"/>
      </w:tblGrid>
      <w:tr w:rsidR="003873B5" w:rsidRPr="000C37D1"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Pr="000C37D1" w:rsidRDefault="003873B5" w:rsidP="00355FE5">
            <w:pPr>
              <w:rPr>
                <w:b w:val="0"/>
              </w:rPr>
            </w:pPr>
            <w:r w:rsidRPr="000C37D1">
              <w:rPr>
                <w:lang w:eastAsia="tr-TR"/>
              </w:rPr>
              <w:t>#</w:t>
            </w:r>
          </w:p>
        </w:tc>
        <w:tc>
          <w:tcPr>
            <w:tcW w:w="2174" w:type="pct"/>
          </w:tcPr>
          <w:p w14:paraId="706612E2" w14:textId="77777777" w:rsidR="003873B5" w:rsidRPr="000C37D1" w:rsidRDefault="003873B5" w:rsidP="00355FE5">
            <w:pPr>
              <w:cnfStyle w:val="100000000000" w:firstRow="1" w:lastRow="0" w:firstColumn="0" w:lastColumn="0" w:oddVBand="0" w:evenVBand="0" w:oddHBand="0" w:evenHBand="0" w:firstRowFirstColumn="0" w:firstRowLastColumn="0" w:lastRowFirstColumn="0" w:lastRowLastColumn="0"/>
              <w:rPr>
                <w:b w:val="0"/>
              </w:rPr>
            </w:pPr>
            <w:r w:rsidRPr="000C37D1">
              <w:rPr>
                <w:lang w:eastAsia="tr-TR"/>
              </w:rPr>
              <w:t>Criterion</w:t>
            </w:r>
          </w:p>
        </w:tc>
        <w:tc>
          <w:tcPr>
            <w:tcW w:w="2534" w:type="pct"/>
          </w:tcPr>
          <w:p w14:paraId="16EF53C7" w14:textId="77777777" w:rsidR="003873B5" w:rsidRPr="000C37D1" w:rsidRDefault="003873B5" w:rsidP="00355FE5">
            <w:pPr>
              <w:cnfStyle w:val="100000000000" w:firstRow="1" w:lastRow="0" w:firstColumn="0" w:lastColumn="0" w:oddVBand="0" w:evenVBand="0" w:oddHBand="0" w:evenHBand="0" w:firstRowFirstColumn="0" w:firstRowLastColumn="0" w:lastRowFirstColumn="0" w:lastRowLastColumn="0"/>
              <w:rPr>
                <w:b w:val="0"/>
              </w:rPr>
            </w:pPr>
            <w:r w:rsidRPr="000C37D1">
              <w:rPr>
                <w:lang w:eastAsia="tr-TR"/>
              </w:rPr>
              <w:t>Measurement in the literature</w:t>
            </w:r>
          </w:p>
        </w:tc>
      </w:tr>
      <w:tr w:rsidR="003873B5" w:rsidRPr="000C37D1"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Pr="000C37D1" w:rsidRDefault="003873B5" w:rsidP="00355FE5">
            <w:r w:rsidRPr="000C37D1">
              <w:rPr>
                <w:lang w:eastAsia="tr-TR"/>
              </w:rPr>
              <w:t>S1</w:t>
            </w:r>
          </w:p>
        </w:tc>
        <w:tc>
          <w:tcPr>
            <w:tcW w:w="2174" w:type="pct"/>
          </w:tcPr>
          <w:p w14:paraId="20334948" w14:textId="50D39F43" w:rsidR="00133F6B" w:rsidRPr="000C37D1"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0C37D1">
              <w:rPr>
                <w:b/>
                <w:bCs/>
                <w:lang w:eastAsia="tr-TR"/>
              </w:rPr>
              <w:t>Predictive fidelity:</w:t>
            </w:r>
          </w:p>
          <w:p w14:paraId="5939C774" w14:textId="7ACCDC7B" w:rsidR="003873B5" w:rsidRPr="000C37D1" w:rsidRDefault="00133F6B" w:rsidP="00355FE5">
            <w:pPr>
              <w:cnfStyle w:val="000000100000" w:firstRow="0" w:lastRow="0" w:firstColumn="0" w:lastColumn="0" w:oddVBand="0" w:evenVBand="0" w:oddHBand="1" w:evenHBand="0" w:firstRowFirstColumn="0" w:firstRowLastColumn="0" w:lastRowFirstColumn="0" w:lastRowLastColumn="0"/>
            </w:pPr>
            <w:r w:rsidRPr="000C37D1">
              <w:rPr>
                <w:lang w:eastAsia="tr-TR"/>
              </w:rPr>
              <w:t xml:space="preserve">The </w:t>
            </w:r>
            <w:r w:rsidR="003873B5" w:rsidRPr="000C37D1">
              <w:rPr>
                <w:lang w:eastAsia="tr-TR"/>
              </w:rPr>
              <w:t>simulation core reproduces observed fire behavior from real inputs</w:t>
            </w:r>
          </w:p>
        </w:tc>
        <w:tc>
          <w:tcPr>
            <w:tcW w:w="2534" w:type="pct"/>
          </w:tcPr>
          <w:p w14:paraId="18A5A57A" w14:textId="1E0C3E4A" w:rsidR="003873B5" w:rsidRPr="000C37D1"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0C37D1">
              <w:rPr>
                <w:lang w:eastAsia="tr-TR"/>
              </w:rPr>
              <w:t xml:space="preserve">Retrospective hindcasts against historical fires; spatial-overlap and arrival-time scores </w:t>
            </w:r>
            <w:sdt>
              <w:sdtPr>
                <w:rPr>
                  <w:lang w:eastAsia="tr-TR"/>
                </w:rPr>
                <w:id w:val="-38201271"/>
                <w:citation/>
              </w:sdtPr>
              <w:sdtContent>
                <w:r w:rsidR="002B05D6" w:rsidRPr="000C37D1">
                  <w:rPr>
                    <w:lang w:eastAsia="tr-TR"/>
                  </w:rPr>
                  <w:fldChar w:fldCharType="begin"/>
                </w:r>
                <w:r w:rsidR="002158AF" w:rsidRPr="000C37D1">
                  <w:rPr>
                    <w:lang w:eastAsia="tr-TR"/>
                  </w:rPr>
                  <w:instrText xml:space="preserve">CITATION Duff2018 \m FoxHughes2024 \m Filippi2014 \l 1033 </w:instrText>
                </w:r>
                <w:r w:rsidR="002B05D6" w:rsidRPr="000C37D1">
                  <w:rPr>
                    <w:lang w:eastAsia="tr-TR"/>
                  </w:rPr>
                  <w:fldChar w:fldCharType="separate"/>
                </w:r>
                <w:r w:rsidR="00772963">
                  <w:rPr>
                    <w:noProof/>
                    <w:lang w:eastAsia="tr-TR"/>
                  </w:rPr>
                  <w:t>(Duff, et al., 2016; Fox-Hughes, Bridge, &amp; Faggian, 2024; Filippi, Mallet, &amp; Nader, 2014)</w:t>
                </w:r>
                <w:r w:rsidR="002B05D6" w:rsidRPr="000C37D1">
                  <w:rPr>
                    <w:lang w:eastAsia="tr-TR"/>
                  </w:rPr>
                  <w:fldChar w:fldCharType="end"/>
                </w:r>
              </w:sdtContent>
            </w:sdt>
          </w:p>
        </w:tc>
      </w:tr>
      <w:tr w:rsidR="003873B5" w:rsidRPr="000C37D1"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Pr="000C37D1" w:rsidRDefault="003873B5" w:rsidP="00355FE5">
            <w:r w:rsidRPr="000C37D1">
              <w:rPr>
                <w:lang w:eastAsia="tr-TR"/>
              </w:rPr>
              <w:t>S2</w:t>
            </w:r>
          </w:p>
        </w:tc>
        <w:tc>
          <w:tcPr>
            <w:tcW w:w="2174" w:type="pct"/>
          </w:tcPr>
          <w:p w14:paraId="1C3ABA63" w14:textId="6191B0C5" w:rsidR="00133F6B" w:rsidRPr="000C37D1"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0C37D1">
              <w:rPr>
                <w:b/>
                <w:bCs/>
                <w:lang w:eastAsia="tr-TR"/>
              </w:rPr>
              <w:t>Decision quality</w:t>
            </w:r>
            <w:r w:rsidR="00133F6B" w:rsidRPr="000C37D1">
              <w:rPr>
                <w:b/>
                <w:bCs/>
                <w:lang w:eastAsia="tr-TR"/>
              </w:rPr>
              <w:t>:</w:t>
            </w:r>
          </w:p>
          <w:p w14:paraId="66117907" w14:textId="2A91F41E" w:rsidR="003873B5" w:rsidRPr="000C37D1" w:rsidRDefault="00133F6B" w:rsidP="00355FE5">
            <w:pPr>
              <w:cnfStyle w:val="000000000000" w:firstRow="0" w:lastRow="0" w:firstColumn="0" w:lastColumn="0" w:oddVBand="0" w:evenVBand="0" w:oddHBand="0" w:evenHBand="0" w:firstRowFirstColumn="0" w:firstRowLastColumn="0" w:lastRowFirstColumn="0" w:lastRowLastColumn="0"/>
            </w:pPr>
            <w:r w:rsidRPr="000C37D1">
              <w:rPr>
                <w:lang w:eastAsia="tr-TR"/>
              </w:rPr>
              <w:t xml:space="preserve">Recommended </w:t>
            </w:r>
            <w:r w:rsidR="003873B5" w:rsidRPr="000C37D1">
              <w:rPr>
                <w:lang w:eastAsia="tr-TR"/>
              </w:rPr>
              <w:t>interventions improve the outcome relative to a no-tool alternative</w:t>
            </w:r>
          </w:p>
        </w:tc>
        <w:tc>
          <w:tcPr>
            <w:tcW w:w="2534" w:type="pct"/>
          </w:tcPr>
          <w:p w14:paraId="475CE5CC" w14:textId="70FC5388" w:rsidR="003873B5" w:rsidRPr="000C37D1"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sidRPr="000C37D1">
              <w:rPr>
                <w:lang w:eastAsia="tr-TR"/>
              </w:rPr>
              <w:t xml:space="preserve">Outcome deltas against no-action and baseline policies on matched scenarios </w:t>
            </w:r>
            <w:sdt>
              <w:sdtPr>
                <w:rPr>
                  <w:lang w:eastAsia="tr-TR"/>
                </w:rPr>
                <w:id w:val="-2063703058"/>
                <w:citation/>
              </w:sdtPr>
              <w:sdtContent>
                <w:r w:rsidR="00A40D39" w:rsidRPr="000C37D1">
                  <w:rPr>
                    <w:lang w:eastAsia="tr-TR"/>
                  </w:rPr>
                  <w:fldChar w:fldCharType="begin"/>
                </w:r>
                <w:r w:rsidR="00A40D39" w:rsidRPr="000C37D1">
                  <w:rPr>
                    <w:lang w:eastAsia="tr-TR"/>
                  </w:rPr>
                  <w:instrText xml:space="preserve">CITATION Rapp2026 \m DuffTolhurst2015 \t  \l 1033 </w:instrText>
                </w:r>
                <w:r w:rsidR="00A40D39" w:rsidRPr="000C37D1">
                  <w:rPr>
                    <w:lang w:eastAsia="tr-TR"/>
                  </w:rPr>
                  <w:fldChar w:fldCharType="separate"/>
                </w:r>
                <w:r w:rsidR="00772963">
                  <w:rPr>
                    <w:noProof/>
                    <w:lang w:eastAsia="tr-TR"/>
                  </w:rPr>
                  <w:t>(Rapp, Franz, Colavito, Aldworth, &amp; Cheng, 2026; Duff &amp; Tolhurst, 2015)</w:t>
                </w:r>
                <w:r w:rsidR="00A40D39" w:rsidRPr="000C37D1">
                  <w:rPr>
                    <w:lang w:eastAsia="tr-TR"/>
                  </w:rPr>
                  <w:fldChar w:fldCharType="end"/>
                </w:r>
              </w:sdtContent>
            </w:sdt>
            <w:r w:rsidRPr="000C37D1">
              <w:rPr>
                <w:lang w:eastAsia="tr-TR"/>
              </w:rPr>
              <w:t>.</w:t>
            </w:r>
          </w:p>
        </w:tc>
      </w:tr>
      <w:tr w:rsidR="003873B5" w:rsidRPr="000C37D1"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Pr="000C37D1" w:rsidRDefault="003873B5" w:rsidP="00355FE5">
            <w:r w:rsidRPr="000C37D1">
              <w:rPr>
                <w:lang w:eastAsia="tr-TR"/>
              </w:rPr>
              <w:t>S3</w:t>
            </w:r>
          </w:p>
        </w:tc>
        <w:tc>
          <w:tcPr>
            <w:tcW w:w="2174" w:type="pct"/>
          </w:tcPr>
          <w:p w14:paraId="7A97A0B2" w14:textId="5C3A62C3" w:rsidR="003873B5" w:rsidRPr="000C37D1" w:rsidRDefault="003873B5" w:rsidP="00355FE5">
            <w:pPr>
              <w:cnfStyle w:val="000000100000" w:firstRow="0" w:lastRow="0" w:firstColumn="0" w:lastColumn="0" w:oddVBand="0" w:evenVBand="0" w:oddHBand="1" w:evenHBand="0" w:firstRowFirstColumn="0" w:firstRowLastColumn="0" w:lastRowFirstColumn="0" w:lastRowLastColumn="0"/>
            </w:pPr>
            <w:r w:rsidRPr="000C37D1">
              <w:rPr>
                <w:b/>
                <w:bCs/>
                <w:lang w:eastAsia="tr-TR"/>
              </w:rPr>
              <w:t>Timeliness:</w:t>
            </w:r>
            <w:r w:rsidRPr="000C37D1">
              <w:rPr>
                <w:lang w:eastAsia="tr-TR"/>
              </w:rPr>
              <w:t xml:space="preserve"> </w:t>
            </w:r>
            <w:r w:rsidR="00133F6B" w:rsidRPr="000C37D1">
              <w:rPr>
                <w:lang w:eastAsia="tr-TR"/>
              </w:rPr>
              <w:t xml:space="preserve">Decision </w:t>
            </w:r>
            <w:r w:rsidRPr="000C37D1">
              <w:rPr>
                <w:lang w:eastAsia="tr-TR"/>
              </w:rPr>
              <w:t>latency compatible with operational tempo</w:t>
            </w:r>
          </w:p>
        </w:tc>
        <w:tc>
          <w:tcPr>
            <w:tcW w:w="2534" w:type="pct"/>
          </w:tcPr>
          <w:p w14:paraId="25FCC7FF" w14:textId="2ACD50A9" w:rsidR="003873B5" w:rsidRPr="000C37D1"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0C37D1">
              <w:rPr>
                <w:lang w:eastAsia="tr-TR"/>
              </w:rPr>
              <w:t>Decision-cycle wall time; detection-to-first-order time</w:t>
            </w:r>
            <w:r w:rsidR="00A40D39" w:rsidRPr="000C37D1">
              <w:rPr>
                <w:lang w:eastAsia="tr-TR"/>
              </w:rPr>
              <w:t xml:space="preserve"> </w:t>
            </w:r>
            <w:sdt>
              <w:sdtPr>
                <w:rPr>
                  <w:lang w:eastAsia="tr-TR"/>
                </w:rPr>
                <w:id w:val="-83218289"/>
                <w:citation/>
              </w:sdtPr>
              <w:sdtContent>
                <w:r w:rsidR="00A40D39" w:rsidRPr="000C37D1">
                  <w:rPr>
                    <w:lang w:eastAsia="tr-TR"/>
                  </w:rPr>
                  <w:fldChar w:fldCharType="begin"/>
                </w:r>
                <w:r w:rsidR="002158AF" w:rsidRPr="000C37D1">
                  <w:rPr>
                    <w:lang w:eastAsia="tr-TR"/>
                  </w:rPr>
                  <w:instrText xml:space="preserve">CITATION NoonanWright2011 \l 1033 </w:instrText>
                </w:r>
                <w:r w:rsidR="00A40D39" w:rsidRPr="000C37D1">
                  <w:rPr>
                    <w:lang w:eastAsia="tr-TR"/>
                  </w:rPr>
                  <w:fldChar w:fldCharType="separate"/>
                </w:r>
                <w:r w:rsidR="00772963">
                  <w:rPr>
                    <w:noProof/>
                    <w:lang w:eastAsia="tr-TR"/>
                  </w:rPr>
                  <w:t>(Noonan-Wright, et al., 2011)</w:t>
                </w:r>
                <w:r w:rsidR="00A40D39" w:rsidRPr="000C37D1">
                  <w:rPr>
                    <w:lang w:eastAsia="tr-TR"/>
                  </w:rPr>
                  <w:fldChar w:fldCharType="end"/>
                </w:r>
              </w:sdtContent>
            </w:sdt>
          </w:p>
        </w:tc>
      </w:tr>
      <w:tr w:rsidR="003873B5" w:rsidRPr="000C37D1"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Pr="000C37D1" w:rsidRDefault="003873B5" w:rsidP="00355FE5">
            <w:r w:rsidRPr="000C37D1">
              <w:rPr>
                <w:lang w:eastAsia="tr-TR"/>
              </w:rPr>
              <w:t>S4</w:t>
            </w:r>
          </w:p>
        </w:tc>
        <w:tc>
          <w:tcPr>
            <w:tcW w:w="2174" w:type="pct"/>
          </w:tcPr>
          <w:p w14:paraId="5D5122B0" w14:textId="59A5A862" w:rsidR="003873B5" w:rsidRPr="000C37D1" w:rsidRDefault="003873B5" w:rsidP="00355FE5">
            <w:pPr>
              <w:cnfStyle w:val="000000000000" w:firstRow="0" w:lastRow="0" w:firstColumn="0" w:lastColumn="0" w:oddVBand="0" w:evenVBand="0" w:oddHBand="0" w:evenHBand="0" w:firstRowFirstColumn="0" w:firstRowLastColumn="0" w:lastRowFirstColumn="0" w:lastRowLastColumn="0"/>
            </w:pPr>
            <w:r w:rsidRPr="000C37D1">
              <w:rPr>
                <w:b/>
                <w:bCs/>
                <w:lang w:eastAsia="tr-TR"/>
              </w:rPr>
              <w:t>Robustness under degraded observation:</w:t>
            </w:r>
            <w:r w:rsidRPr="000C37D1">
              <w:rPr>
                <w:lang w:eastAsia="tr-TR"/>
              </w:rPr>
              <w:t xml:space="preserve"> </w:t>
            </w:r>
            <w:r w:rsidR="00133F6B" w:rsidRPr="000C37D1">
              <w:rPr>
                <w:lang w:eastAsia="tr-TR"/>
              </w:rPr>
              <w:t xml:space="preserve">Graceful </w:t>
            </w:r>
            <w:r w:rsidRPr="000C37D1">
              <w:rPr>
                <w:lang w:eastAsia="tr-TR"/>
              </w:rPr>
              <w:t>behavior under sensor loss, noise, and communication failure</w:t>
            </w:r>
          </w:p>
        </w:tc>
        <w:tc>
          <w:tcPr>
            <w:tcW w:w="2534" w:type="pct"/>
          </w:tcPr>
          <w:p w14:paraId="0CAC932E" w14:textId="5B864884" w:rsidR="003873B5" w:rsidRPr="000C37D1"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sidRPr="000C37D1">
              <w:rPr>
                <w:lang w:eastAsia="tr-TR"/>
              </w:rPr>
              <w:t>Performance versus outage and noise level; fail-safe engagement statistics</w:t>
            </w:r>
            <w:r w:rsidR="00A40D39" w:rsidRPr="000C37D1">
              <w:rPr>
                <w:lang w:eastAsia="tr-TR"/>
              </w:rPr>
              <w:t xml:space="preserve"> </w:t>
            </w:r>
            <w:sdt>
              <w:sdtPr>
                <w:rPr>
                  <w:lang w:eastAsia="tr-TR"/>
                </w:rPr>
                <w:id w:val="-1418553194"/>
                <w:citation/>
              </w:sdtPr>
              <w:sdtContent>
                <w:r w:rsidR="00A40D39" w:rsidRPr="000C37D1">
                  <w:rPr>
                    <w:lang w:eastAsia="tr-TR"/>
                  </w:rPr>
                  <w:fldChar w:fldCharType="begin"/>
                </w:r>
                <w:r w:rsidR="00A40D39" w:rsidRPr="000C37D1">
                  <w:rPr>
                    <w:lang w:eastAsia="tr-TR"/>
                  </w:rPr>
                  <w:instrText xml:space="preserve"> CITATION ComesEtAl2011 \l 1033 </w:instrText>
                </w:r>
                <w:r w:rsidR="00A40D39" w:rsidRPr="000C37D1">
                  <w:rPr>
                    <w:lang w:eastAsia="tr-TR"/>
                  </w:rPr>
                  <w:fldChar w:fldCharType="separate"/>
                </w:r>
                <w:r w:rsidR="00772963">
                  <w:rPr>
                    <w:noProof/>
                    <w:lang w:eastAsia="tr-TR"/>
                  </w:rPr>
                  <w:t>(Comes, Hiete, Wijngaards, &amp; Schultmann, 2011)</w:t>
                </w:r>
                <w:r w:rsidR="00A40D39" w:rsidRPr="000C37D1">
                  <w:rPr>
                    <w:lang w:eastAsia="tr-TR"/>
                  </w:rPr>
                  <w:fldChar w:fldCharType="end"/>
                </w:r>
              </w:sdtContent>
            </w:sdt>
          </w:p>
        </w:tc>
      </w:tr>
      <w:tr w:rsidR="003873B5" w:rsidRPr="000C37D1"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Pr="000C37D1" w:rsidRDefault="003873B5" w:rsidP="00355FE5">
            <w:r w:rsidRPr="000C37D1">
              <w:rPr>
                <w:lang w:eastAsia="tr-TR"/>
              </w:rPr>
              <w:lastRenderedPageBreak/>
              <w:t>S5</w:t>
            </w:r>
          </w:p>
        </w:tc>
        <w:tc>
          <w:tcPr>
            <w:tcW w:w="2174" w:type="pct"/>
          </w:tcPr>
          <w:p w14:paraId="6FA214DD" w14:textId="2FE41DD9" w:rsidR="003873B5" w:rsidRPr="000C37D1" w:rsidRDefault="003873B5" w:rsidP="00355FE5">
            <w:pPr>
              <w:cnfStyle w:val="000000100000" w:firstRow="0" w:lastRow="0" w:firstColumn="0" w:lastColumn="0" w:oddVBand="0" w:evenVBand="0" w:oddHBand="1" w:evenHBand="0" w:firstRowFirstColumn="0" w:firstRowLastColumn="0" w:lastRowFirstColumn="0" w:lastRowLastColumn="0"/>
            </w:pPr>
            <w:r w:rsidRPr="000C37D1">
              <w:rPr>
                <w:b/>
                <w:bCs/>
                <w:lang w:eastAsia="tr-TR"/>
              </w:rPr>
              <w:t>Uncertainty handling:</w:t>
            </w:r>
            <w:r w:rsidRPr="000C37D1">
              <w:rPr>
                <w:lang w:eastAsia="tr-TR"/>
              </w:rPr>
              <w:t xml:space="preserve"> </w:t>
            </w:r>
            <w:r w:rsidR="00133F6B" w:rsidRPr="000C37D1">
              <w:rPr>
                <w:lang w:eastAsia="tr-TR"/>
              </w:rPr>
              <w:t xml:space="preserve">Input </w:t>
            </w:r>
            <w:r w:rsidRPr="000C37D1">
              <w:rPr>
                <w:lang w:eastAsia="tr-TR"/>
              </w:rPr>
              <w:t>uncertainty is represented and propagated to the decision</w:t>
            </w:r>
          </w:p>
        </w:tc>
        <w:tc>
          <w:tcPr>
            <w:tcW w:w="2534" w:type="pct"/>
          </w:tcPr>
          <w:p w14:paraId="38074A36" w14:textId="2C87FE49" w:rsidR="003873B5" w:rsidRPr="000C37D1"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0C37D1">
              <w:rPr>
                <w:lang w:eastAsia="tr-TR"/>
              </w:rPr>
              <w:t xml:space="preserve">Ensemble and input-uncertainty propagation studies </w:t>
            </w:r>
            <w:sdt>
              <w:sdtPr>
                <w:rPr>
                  <w:lang w:eastAsia="tr-TR"/>
                </w:rPr>
                <w:id w:val="199449498"/>
                <w:citation/>
              </w:sdtPr>
              <w:sdtContent>
                <w:r w:rsidR="00DF1FDD" w:rsidRPr="000C37D1">
                  <w:rPr>
                    <w:lang w:eastAsia="tr-TR"/>
                  </w:rPr>
                  <w:fldChar w:fldCharType="begin"/>
                </w:r>
                <w:r w:rsidR="00DF1FDD" w:rsidRPr="000C37D1">
                  <w:rPr>
                    <w:lang w:eastAsia="tr-TR"/>
                  </w:rPr>
                  <w:instrText xml:space="preserve">CITATION Benali2017 \m CruzAlexander2013 \t  \l 1033 </w:instrText>
                </w:r>
                <w:r w:rsidR="00DF1FDD" w:rsidRPr="000C37D1">
                  <w:rPr>
                    <w:lang w:eastAsia="tr-TR"/>
                  </w:rPr>
                  <w:fldChar w:fldCharType="separate"/>
                </w:r>
                <w:r w:rsidR="00772963">
                  <w:rPr>
                    <w:noProof/>
                    <w:lang w:eastAsia="tr-TR"/>
                  </w:rPr>
                  <w:t>(Benali, et al., 2017; Cruz &amp; Alexander, 2013)</w:t>
                </w:r>
                <w:r w:rsidR="00DF1FDD" w:rsidRPr="000C37D1">
                  <w:rPr>
                    <w:lang w:eastAsia="tr-TR"/>
                  </w:rPr>
                  <w:fldChar w:fldCharType="end"/>
                </w:r>
              </w:sdtContent>
            </w:sdt>
          </w:p>
        </w:tc>
      </w:tr>
      <w:tr w:rsidR="003873B5" w:rsidRPr="000C37D1"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Pr="000C37D1" w:rsidRDefault="003873B5" w:rsidP="00355FE5">
            <w:r w:rsidRPr="000C37D1">
              <w:rPr>
                <w:lang w:eastAsia="tr-TR"/>
              </w:rPr>
              <w:t>S6</w:t>
            </w:r>
          </w:p>
        </w:tc>
        <w:tc>
          <w:tcPr>
            <w:tcW w:w="2174" w:type="pct"/>
          </w:tcPr>
          <w:p w14:paraId="7DFBB83C" w14:textId="44DEB610" w:rsidR="003873B5" w:rsidRPr="000C37D1" w:rsidRDefault="003873B5" w:rsidP="00355FE5">
            <w:pPr>
              <w:cnfStyle w:val="000000000000" w:firstRow="0" w:lastRow="0" w:firstColumn="0" w:lastColumn="0" w:oddVBand="0" w:evenVBand="0" w:oddHBand="0" w:evenHBand="0" w:firstRowFirstColumn="0" w:firstRowLastColumn="0" w:lastRowFirstColumn="0" w:lastRowLastColumn="0"/>
            </w:pPr>
            <w:r w:rsidRPr="000C37D1">
              <w:rPr>
                <w:b/>
                <w:bCs/>
                <w:lang w:eastAsia="tr-TR"/>
              </w:rPr>
              <w:t>Adaptability:</w:t>
            </w:r>
            <w:r w:rsidRPr="000C37D1">
              <w:rPr>
                <w:lang w:eastAsia="tr-TR"/>
              </w:rPr>
              <w:t xml:space="preserve"> </w:t>
            </w:r>
            <w:r w:rsidR="00133F6B" w:rsidRPr="000C37D1">
              <w:rPr>
                <w:lang w:eastAsia="tr-TR"/>
              </w:rPr>
              <w:t xml:space="preserve">The </w:t>
            </w:r>
            <w:r w:rsidRPr="000C37D1">
              <w:rPr>
                <w:lang w:eastAsia="tr-TR"/>
              </w:rPr>
              <w:t>system extends its own knowledge when it does not cover the situation</w:t>
            </w:r>
          </w:p>
        </w:tc>
        <w:tc>
          <w:tcPr>
            <w:tcW w:w="2534" w:type="pct"/>
          </w:tcPr>
          <w:p w14:paraId="3CD7BE66" w14:textId="3E8DA620" w:rsidR="003873B5" w:rsidRPr="000C37D1" w:rsidRDefault="003873B5" w:rsidP="00355FE5">
            <w:pPr>
              <w:cnfStyle w:val="000000000000" w:firstRow="0" w:lastRow="0" w:firstColumn="0" w:lastColumn="0" w:oddVBand="0" w:evenVBand="0" w:oddHBand="0" w:evenHBand="0" w:firstRowFirstColumn="0" w:firstRowLastColumn="0" w:lastRowFirstColumn="0" w:lastRowLastColumn="0"/>
            </w:pPr>
            <w:r w:rsidRPr="000C37D1">
              <w:rPr>
                <w:lang w:eastAsia="tr-TR"/>
              </w:rPr>
              <w:t xml:space="preserve">Learning curves; coverage growth; rediscovery of withheld knowledge </w:t>
            </w:r>
            <w:sdt>
              <w:sdtPr>
                <w:rPr>
                  <w:lang w:eastAsia="tr-TR"/>
                </w:rPr>
                <w:id w:val="-1413464665"/>
                <w:citation/>
              </w:sdtPr>
              <w:sdtContent>
                <w:r w:rsidR="00A40D39" w:rsidRPr="000C37D1">
                  <w:rPr>
                    <w:lang w:eastAsia="tr-TR"/>
                  </w:rPr>
                  <w:fldChar w:fldCharType="begin"/>
                </w:r>
                <w:r w:rsidR="00A40D39" w:rsidRPr="000C37D1">
                  <w:rPr>
                    <w:lang w:eastAsia="tr-TR"/>
                  </w:rPr>
                  <w:instrText xml:space="preserve"> CITATION Ang04 \l 1033 </w:instrText>
                </w:r>
                <w:r w:rsidR="00A40D39" w:rsidRPr="000C37D1">
                  <w:rPr>
                    <w:lang w:eastAsia="tr-TR"/>
                  </w:rPr>
                  <w:fldChar w:fldCharType="separate"/>
                </w:r>
                <w:r w:rsidR="00772963">
                  <w:rPr>
                    <w:noProof/>
                    <w:lang w:eastAsia="tr-TR"/>
                  </w:rPr>
                  <w:t>(Angelov &amp; Filev, 2004)</w:t>
                </w:r>
                <w:r w:rsidR="00A40D39" w:rsidRPr="000C37D1">
                  <w:rPr>
                    <w:lang w:eastAsia="tr-TR"/>
                  </w:rPr>
                  <w:fldChar w:fldCharType="end"/>
                </w:r>
              </w:sdtContent>
            </w:sdt>
          </w:p>
        </w:tc>
      </w:tr>
      <w:tr w:rsidR="003873B5" w:rsidRPr="000C37D1"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Pr="000C37D1" w:rsidRDefault="003873B5" w:rsidP="00355FE5">
            <w:r w:rsidRPr="000C37D1">
              <w:rPr>
                <w:lang w:eastAsia="tr-TR"/>
              </w:rPr>
              <w:t>S7</w:t>
            </w:r>
          </w:p>
        </w:tc>
        <w:tc>
          <w:tcPr>
            <w:tcW w:w="2174" w:type="pct"/>
          </w:tcPr>
          <w:p w14:paraId="78ADB9BA" w14:textId="54E4978F" w:rsidR="003873B5" w:rsidRPr="000C37D1" w:rsidRDefault="003873B5" w:rsidP="00355FE5">
            <w:pPr>
              <w:cnfStyle w:val="000000100000" w:firstRow="0" w:lastRow="0" w:firstColumn="0" w:lastColumn="0" w:oddVBand="0" w:evenVBand="0" w:oddHBand="1" w:evenHBand="0" w:firstRowFirstColumn="0" w:firstRowLastColumn="0" w:lastRowFirstColumn="0" w:lastRowLastColumn="0"/>
            </w:pPr>
            <w:r w:rsidRPr="000C37D1">
              <w:rPr>
                <w:b/>
                <w:bCs/>
                <w:lang w:eastAsia="tr-TR"/>
              </w:rPr>
              <w:t>Explainability and auditability:</w:t>
            </w:r>
            <w:r w:rsidRPr="000C37D1">
              <w:rPr>
                <w:lang w:eastAsia="tr-TR"/>
              </w:rPr>
              <w:t xml:space="preserve"> </w:t>
            </w:r>
            <w:r w:rsidR="00133F6B" w:rsidRPr="000C37D1">
              <w:rPr>
                <w:lang w:eastAsia="tr-TR"/>
              </w:rPr>
              <w:t xml:space="preserve">Every </w:t>
            </w:r>
            <w:r w:rsidRPr="000C37D1">
              <w:rPr>
                <w:lang w:eastAsia="tr-TR"/>
              </w:rPr>
              <w:t>recommendation is traceable to its evidence</w:t>
            </w:r>
          </w:p>
        </w:tc>
        <w:tc>
          <w:tcPr>
            <w:tcW w:w="2534" w:type="pct"/>
          </w:tcPr>
          <w:p w14:paraId="3BBB038A" w14:textId="2656DE8F" w:rsidR="003873B5" w:rsidRPr="000C37D1"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0C37D1">
              <w:rPr>
                <w:lang w:eastAsia="tr-TR"/>
              </w:rPr>
              <w:t>Trace completeness; interpretability as an adoption gate</w:t>
            </w:r>
            <w:r w:rsidR="00A40D39" w:rsidRPr="000C37D1">
              <w:rPr>
                <w:lang w:eastAsia="tr-TR"/>
              </w:rPr>
              <w:t xml:space="preserve"> </w:t>
            </w:r>
            <w:sdt>
              <w:sdtPr>
                <w:rPr>
                  <w:lang w:eastAsia="tr-TR"/>
                </w:rPr>
                <w:id w:val="-626082212"/>
                <w:citation/>
              </w:sdtPr>
              <w:sdtContent>
                <w:r w:rsidR="00A40D39" w:rsidRPr="000C37D1">
                  <w:rPr>
                    <w:lang w:eastAsia="tr-TR"/>
                  </w:rPr>
                  <w:fldChar w:fldCharType="begin"/>
                </w:r>
                <w:r w:rsidR="002158AF" w:rsidRPr="000C37D1">
                  <w:rPr>
                    <w:lang w:eastAsia="tr-TR"/>
                  </w:rPr>
                  <w:instrText xml:space="preserve">CITATION Fillmore2023 \l 1033 </w:instrText>
                </w:r>
                <w:r w:rsidR="00A40D39" w:rsidRPr="000C37D1">
                  <w:rPr>
                    <w:lang w:eastAsia="tr-TR"/>
                  </w:rPr>
                  <w:fldChar w:fldCharType="separate"/>
                </w:r>
                <w:r w:rsidR="00772963">
                  <w:rPr>
                    <w:noProof/>
                    <w:lang w:eastAsia="tr-TR"/>
                  </w:rPr>
                  <w:t>(Fillmore &amp; Paveglio, 2023)</w:t>
                </w:r>
                <w:r w:rsidR="00A40D39" w:rsidRPr="000C37D1">
                  <w:rPr>
                    <w:lang w:eastAsia="tr-TR"/>
                  </w:rPr>
                  <w:fldChar w:fldCharType="end"/>
                </w:r>
              </w:sdtContent>
            </w:sdt>
          </w:p>
        </w:tc>
      </w:tr>
      <w:tr w:rsidR="003873B5" w:rsidRPr="000C37D1"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Pr="000C37D1" w:rsidRDefault="003873B5" w:rsidP="00355FE5">
            <w:r w:rsidRPr="000C37D1">
              <w:rPr>
                <w:lang w:eastAsia="tr-TR"/>
              </w:rPr>
              <w:t>S8</w:t>
            </w:r>
          </w:p>
        </w:tc>
        <w:tc>
          <w:tcPr>
            <w:tcW w:w="2174" w:type="pct"/>
          </w:tcPr>
          <w:p w14:paraId="07F7AEBA" w14:textId="5F171290" w:rsidR="003873B5" w:rsidRPr="000C37D1" w:rsidRDefault="003873B5" w:rsidP="00355FE5">
            <w:pPr>
              <w:cnfStyle w:val="000000000000" w:firstRow="0" w:lastRow="0" w:firstColumn="0" w:lastColumn="0" w:oddVBand="0" w:evenVBand="0" w:oddHBand="0" w:evenHBand="0" w:firstRowFirstColumn="0" w:firstRowLastColumn="0" w:lastRowFirstColumn="0" w:lastRowLastColumn="0"/>
            </w:pPr>
            <w:r w:rsidRPr="000C37D1">
              <w:rPr>
                <w:b/>
                <w:bCs/>
                <w:lang w:eastAsia="tr-TR"/>
              </w:rPr>
              <w:t>Scalability:</w:t>
            </w:r>
            <w:r w:rsidRPr="000C37D1">
              <w:rPr>
                <w:lang w:eastAsia="tr-TR"/>
              </w:rPr>
              <w:t xml:space="preserve"> </w:t>
            </w:r>
            <w:r w:rsidR="00133F6B" w:rsidRPr="000C37D1">
              <w:rPr>
                <w:lang w:eastAsia="tr-TR"/>
              </w:rPr>
              <w:t xml:space="preserve">Cost </w:t>
            </w:r>
            <w:r w:rsidRPr="000C37D1">
              <w:rPr>
                <w:lang w:eastAsia="tr-TR"/>
              </w:rPr>
              <w:t>grows manageably with domain size and number of regions</w:t>
            </w:r>
          </w:p>
        </w:tc>
        <w:tc>
          <w:tcPr>
            <w:tcW w:w="2534" w:type="pct"/>
          </w:tcPr>
          <w:p w14:paraId="43F6BFAE" w14:textId="26977391" w:rsidR="003873B5" w:rsidRPr="000C37D1" w:rsidRDefault="003873B5" w:rsidP="00355FE5">
            <w:pPr>
              <w:cnfStyle w:val="000000000000" w:firstRow="0" w:lastRow="0" w:firstColumn="0" w:lastColumn="0" w:oddVBand="0" w:evenVBand="0" w:oddHBand="0" w:evenHBand="0" w:firstRowFirstColumn="0" w:firstRowLastColumn="0" w:lastRowFirstColumn="0" w:lastRowLastColumn="0"/>
            </w:pPr>
            <w:r w:rsidRPr="000C37D1">
              <w:rPr>
                <w:lang w:eastAsia="tr-TR"/>
              </w:rPr>
              <w:t xml:space="preserve">Runtime and quality versus grid size and agent count </w:t>
            </w:r>
            <w:sdt>
              <w:sdtPr>
                <w:rPr>
                  <w:lang w:eastAsia="tr-TR"/>
                </w:rPr>
                <w:id w:val="-257450179"/>
                <w:citation/>
              </w:sdtPr>
              <w:sdtContent>
                <w:r w:rsidR="002158AF" w:rsidRPr="000C37D1">
                  <w:rPr>
                    <w:lang w:eastAsia="tr-TR"/>
                  </w:rPr>
                  <w:fldChar w:fldCharType="begin"/>
                </w:r>
                <w:r w:rsidR="002158AF" w:rsidRPr="000C37D1">
                  <w:rPr>
                    <w:lang w:eastAsia="tr-TR"/>
                  </w:rPr>
                  <w:instrText xml:space="preserve"> CITATION Pais2021 \l 1033 </w:instrText>
                </w:r>
                <w:r w:rsidR="002158AF" w:rsidRPr="000C37D1">
                  <w:rPr>
                    <w:lang w:eastAsia="tr-TR"/>
                  </w:rPr>
                  <w:fldChar w:fldCharType="separate"/>
                </w:r>
                <w:r w:rsidR="00772963">
                  <w:rPr>
                    <w:noProof/>
                    <w:lang w:eastAsia="tr-TR"/>
                  </w:rPr>
                  <w:t>(Pais, Carrasco, Moudio, &amp; Shen, 2021)</w:t>
                </w:r>
                <w:r w:rsidR="002158AF" w:rsidRPr="000C37D1">
                  <w:rPr>
                    <w:lang w:eastAsia="tr-TR"/>
                  </w:rPr>
                  <w:fldChar w:fldCharType="end"/>
                </w:r>
              </w:sdtContent>
            </w:sdt>
            <w:r w:rsidR="002158AF" w:rsidRPr="000C37D1">
              <w:rPr>
                <w:lang w:eastAsia="tr-TR"/>
              </w:rPr>
              <w:t>.</w:t>
            </w:r>
          </w:p>
        </w:tc>
      </w:tr>
    </w:tbl>
    <w:p w14:paraId="1A3807D2" w14:textId="56137643" w:rsidR="00122BC0" w:rsidRPr="000C37D1" w:rsidRDefault="00122BC0" w:rsidP="00122BC0">
      <w:pPr>
        <w:pStyle w:val="Heading2"/>
      </w:pPr>
      <w:bookmarkStart w:id="331" w:name="_Toc236574013"/>
      <w:r w:rsidRPr="000C37D1">
        <w:t>Validation of the Simulation Core</w:t>
      </w:r>
      <w:bookmarkEnd w:id="331"/>
    </w:p>
    <w:p w14:paraId="7290B484" w14:textId="77777777" w:rsidR="00122BC0" w:rsidRPr="000C37D1" w:rsidRDefault="00122BC0" w:rsidP="00122BC0">
      <w:pPr>
        <w:pStyle w:val="ParText"/>
      </w:pPr>
      <w:r w:rsidRPr="000C37D1">
        <w:t>In DisasterAware, the simulation core is a close enough model of real fire behavior to support the decision-layer results. The test is a blind hindcast. The simulator is given only the real inputs of a documented fire, with no tuning on that fire. It runs for the recorded duration, and its burned area is compared with the observed burned area. The inputs come from independent public data.</w:t>
      </w:r>
    </w:p>
    <w:p w14:paraId="346A12C1" w14:textId="2366A506" w:rsidR="00122BC0" w:rsidRPr="000C37D1" w:rsidRDefault="00122BC0" w:rsidP="00122BC0">
      <w:pPr>
        <w:pStyle w:val="ParText"/>
        <w:numPr>
          <w:ilvl w:val="0"/>
          <w:numId w:val="17"/>
        </w:numPr>
      </w:pPr>
      <w:r w:rsidRPr="000C37D1">
        <w:t xml:space="preserve">Terrain is taken from the Copernicus GLO-30 elevation model </w:t>
      </w:r>
      <w:sdt>
        <w:sdtPr>
          <w:id w:val="-843937856"/>
          <w:citation/>
        </w:sdtPr>
        <w:sdtContent>
          <w:r w:rsidRPr="000C37D1">
            <w:fldChar w:fldCharType="begin"/>
          </w:r>
          <w:r w:rsidRPr="000C37D1">
            <w:instrText xml:space="preserve"> CITATION Cop26 \l 1033 </w:instrText>
          </w:r>
          <w:r w:rsidRPr="000C37D1">
            <w:fldChar w:fldCharType="separate"/>
          </w:r>
          <w:r w:rsidR="00772963">
            <w:rPr>
              <w:noProof/>
            </w:rPr>
            <w:t>(DEM, 2026)</w:t>
          </w:r>
          <w:r w:rsidRPr="000C37D1">
            <w:fldChar w:fldCharType="end"/>
          </w:r>
        </w:sdtContent>
      </w:sdt>
      <w:r w:rsidRPr="000C37D1">
        <w:t xml:space="preserve">. </w:t>
      </w:r>
    </w:p>
    <w:p w14:paraId="645E580B" w14:textId="7761FF98" w:rsidR="00122BC0" w:rsidRPr="000C37D1" w:rsidRDefault="00122BC0" w:rsidP="00122BC0">
      <w:pPr>
        <w:pStyle w:val="ParText"/>
        <w:numPr>
          <w:ilvl w:val="0"/>
          <w:numId w:val="17"/>
        </w:numPr>
      </w:pPr>
      <w:r w:rsidRPr="000C37D1">
        <w:t>Fuel is taken from the ESA WorldCover 2021 land-cover product and mapped to the internal fuel classes</w:t>
      </w:r>
      <w:sdt>
        <w:sdtPr>
          <w:id w:val="1506785548"/>
          <w:citation/>
        </w:sdtPr>
        <w:sdtContent>
          <w:r w:rsidRPr="000C37D1">
            <w:fldChar w:fldCharType="begin"/>
          </w:r>
          <w:r w:rsidRPr="000C37D1">
            <w:instrText xml:space="preserve"> CITATION ESA26 \l 1033 </w:instrText>
          </w:r>
          <w:r w:rsidRPr="000C37D1">
            <w:fldChar w:fldCharType="separate"/>
          </w:r>
          <w:r w:rsidR="00772963">
            <w:rPr>
              <w:noProof/>
            </w:rPr>
            <w:t xml:space="preserve"> (v200, 2026)</w:t>
          </w:r>
          <w:r w:rsidRPr="000C37D1">
            <w:fldChar w:fldCharType="end"/>
          </w:r>
        </w:sdtContent>
      </w:sdt>
      <w:r w:rsidRPr="000C37D1">
        <w:t>.</w:t>
      </w:r>
    </w:p>
    <w:p w14:paraId="12648759" w14:textId="598F3964" w:rsidR="00122BC0" w:rsidRPr="000C37D1" w:rsidRDefault="00122BC0" w:rsidP="00122BC0">
      <w:pPr>
        <w:pStyle w:val="ParText"/>
        <w:numPr>
          <w:ilvl w:val="0"/>
          <w:numId w:val="17"/>
        </w:numPr>
      </w:pPr>
      <w:r w:rsidRPr="000C37D1">
        <w:t xml:space="preserve">Weather is taken from the ERA5 hourly at the ignition point, and dead-fuel moisture is set by the equilibrium-moisture model </w:t>
      </w:r>
      <w:sdt>
        <w:sdtPr>
          <w:id w:val="841046871"/>
          <w:citation/>
        </w:sdtPr>
        <w:sdtContent>
          <w:r w:rsidRPr="000C37D1">
            <w:fldChar w:fldCharType="begin"/>
          </w:r>
          <w:r w:rsidRPr="000C37D1">
            <w:instrText xml:space="preserve">CITATION ERA26 \l 1033 </w:instrText>
          </w:r>
          <w:r w:rsidRPr="000C37D1">
            <w:fldChar w:fldCharType="separate"/>
          </w:r>
          <w:r w:rsidR="00772963">
            <w:rPr>
              <w:noProof/>
            </w:rPr>
            <w:t>(Open-Meteo, 2026)</w:t>
          </w:r>
          <w:r w:rsidRPr="000C37D1">
            <w:fldChar w:fldCharType="end"/>
          </w:r>
        </w:sdtContent>
      </w:sdt>
      <w:r w:rsidRPr="000C37D1">
        <w:t>.</w:t>
      </w:r>
    </w:p>
    <w:p w14:paraId="35A923A5" w14:textId="2FEEE21B" w:rsidR="00122BC0" w:rsidRPr="000C37D1" w:rsidRDefault="00122BC0" w:rsidP="00122BC0">
      <w:pPr>
        <w:pStyle w:val="ParText"/>
        <w:numPr>
          <w:ilvl w:val="0"/>
          <w:numId w:val="17"/>
        </w:numPr>
      </w:pPr>
      <w:r w:rsidRPr="000C37D1">
        <w:t xml:space="preserve">The ignition point and the reference burned area come from NASA FIRMS VIIRS 375 m active-fire detections </w:t>
      </w:r>
      <w:sdt>
        <w:sdtPr>
          <w:id w:val="-2033334130"/>
          <w:citation/>
        </w:sdtPr>
        <w:sdtContent>
          <w:r w:rsidRPr="000C37D1">
            <w:fldChar w:fldCharType="begin"/>
          </w:r>
          <w:r w:rsidRPr="000C37D1">
            <w:instrText xml:space="preserve"> CITATION NAS26 \l 1033 </w:instrText>
          </w:r>
          <w:r w:rsidRPr="000C37D1">
            <w:fldChar w:fldCharType="separate"/>
          </w:r>
          <w:r w:rsidR="00772963">
            <w:rPr>
              <w:noProof/>
            </w:rPr>
            <w:t>(S-NPP, 2026)</w:t>
          </w:r>
          <w:r w:rsidRPr="000C37D1">
            <w:fldChar w:fldCharType="end"/>
          </w:r>
        </w:sdtContent>
      </w:sdt>
      <w:r w:rsidRPr="000C37D1">
        <w:t>.</w:t>
      </w:r>
    </w:p>
    <w:p w14:paraId="34C94144" w14:textId="09F3C533" w:rsidR="00122BC0" w:rsidRPr="000C37D1" w:rsidRDefault="00122BC0" w:rsidP="00122BC0">
      <w:pPr>
        <w:pStyle w:val="ParText"/>
      </w:pPr>
      <w:r w:rsidRPr="000C37D1">
        <w:lastRenderedPageBreak/>
        <w:t xml:space="preserve">The reference mask is limited to the simulated time window and to the main detection cluster. This approach follows the common practice of testing fire models on independent, observed fires rather than on the data used to build them. The validation set has four documented fires in Turkey, chosen to cover different fuel, terrain, and wind conditions: Manavgat (Antalya, July 2021), Marmaris (Muğla, July 2021), Milas–Kemerköy (Muğla, August 2021), and Çanakkale–Kayadere (August 2023). Their case definitions are given in </w:t>
      </w:r>
      <w:r w:rsidRPr="000C37D1">
        <w:fldChar w:fldCharType="begin"/>
      </w:r>
      <w:r w:rsidRPr="000C37D1">
        <w:instrText xml:space="preserve"> REF _RefT53 \h </w:instrText>
      </w:r>
      <w:r w:rsidRPr="000C37D1">
        <w:fldChar w:fldCharType="separate"/>
      </w:r>
      <w:r w:rsidR="00772963" w:rsidRPr="000C37D1">
        <w:t xml:space="preserve">Table </w:t>
      </w:r>
      <w:r w:rsidR="00772963">
        <w:rPr>
          <w:noProof/>
        </w:rPr>
        <w:t>5</w:t>
      </w:r>
      <w:r w:rsidR="00772963" w:rsidRPr="000C37D1">
        <w:t>.</w:t>
      </w:r>
      <w:r w:rsidR="00772963">
        <w:rPr>
          <w:noProof/>
        </w:rPr>
        <w:t>2</w:t>
      </w:r>
      <w:r w:rsidRPr="000C37D1">
        <w:fldChar w:fldCharType="end"/>
      </w:r>
      <w:r w:rsidRPr="000C37D1">
        <w:t>.</w:t>
      </w:r>
    </w:p>
    <w:p w14:paraId="27D99CC1" w14:textId="69280B8B" w:rsidR="00122BC0" w:rsidRPr="000C37D1" w:rsidRDefault="00122BC0" w:rsidP="00122BC0">
      <w:pPr>
        <w:pStyle w:val="Caption"/>
      </w:pPr>
      <w:bookmarkStart w:id="332" w:name="_RefT53"/>
      <w:bookmarkStart w:id="333" w:name="_Toc236574066"/>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2</w:t>
      </w:r>
      <w:r w:rsidR="004A4810" w:rsidRPr="000C37D1">
        <w:fldChar w:fldCharType="end"/>
      </w:r>
      <w:bookmarkEnd w:id="332"/>
      <w:r w:rsidRPr="000C37D1">
        <w:t xml:space="preserve"> Historical validation cases and their configuration</w:t>
      </w:r>
      <w:bookmarkEnd w:id="333"/>
    </w:p>
    <w:tbl>
      <w:tblPr>
        <w:tblStyle w:val="PlainTable2"/>
        <w:tblW w:w="5142" w:type="pct"/>
        <w:tblLook w:val="04A0" w:firstRow="1" w:lastRow="0" w:firstColumn="1" w:lastColumn="0" w:noHBand="0" w:noVBand="1"/>
      </w:tblPr>
      <w:tblGrid>
        <w:gridCol w:w="2536"/>
        <w:gridCol w:w="2494"/>
        <w:gridCol w:w="1558"/>
        <w:gridCol w:w="1688"/>
      </w:tblGrid>
      <w:tr w:rsidR="00122BC0" w:rsidRPr="000C37D1" w14:paraId="0ADA8DA1" w14:textId="77777777" w:rsidTr="00F74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625F63CA" w14:textId="77777777" w:rsidR="00122BC0" w:rsidRPr="000C37D1" w:rsidRDefault="00122BC0" w:rsidP="00F74D21">
            <w:pPr>
              <w:pStyle w:val="TableText"/>
            </w:pPr>
            <w:r w:rsidRPr="000C37D1">
              <w:t>Case</w:t>
            </w:r>
          </w:p>
        </w:tc>
        <w:tc>
          <w:tcPr>
            <w:tcW w:w="1507" w:type="pct"/>
          </w:tcPr>
          <w:p w14:paraId="008427C2" w14:textId="77777777" w:rsidR="00122BC0" w:rsidRPr="000C37D1" w:rsidRDefault="00122BC0" w:rsidP="00F74D21">
            <w:pPr>
              <w:pStyle w:val="TableText"/>
              <w:cnfStyle w:val="100000000000" w:firstRow="1" w:lastRow="0" w:firstColumn="0" w:lastColumn="0" w:oddVBand="0" w:evenVBand="0" w:oddHBand="0" w:evenHBand="0" w:firstRowFirstColumn="0" w:firstRowLastColumn="0" w:lastRowFirstColumn="0" w:lastRowLastColumn="0"/>
            </w:pPr>
            <w:r w:rsidRPr="000C37D1">
              <w:t>Bounding box (°E, °N)</w:t>
            </w:r>
          </w:p>
        </w:tc>
        <w:tc>
          <w:tcPr>
            <w:tcW w:w="941" w:type="pct"/>
          </w:tcPr>
          <w:p w14:paraId="68F5FC1D" w14:textId="77777777" w:rsidR="00122BC0" w:rsidRPr="000C37D1" w:rsidRDefault="00122BC0" w:rsidP="00F74D21">
            <w:pPr>
              <w:pStyle w:val="TableText"/>
              <w:cnfStyle w:val="100000000000" w:firstRow="1" w:lastRow="0" w:firstColumn="0" w:lastColumn="0" w:oddVBand="0" w:evenVBand="0" w:oddHBand="0" w:evenHBand="0" w:firstRowFirstColumn="0" w:firstRowLastColumn="0" w:lastRowFirstColumn="0" w:lastRowLastColumn="0"/>
            </w:pPr>
            <w:r w:rsidRPr="000C37D1">
              <w:t>Start date</w:t>
            </w:r>
          </w:p>
        </w:tc>
        <w:tc>
          <w:tcPr>
            <w:tcW w:w="1020" w:type="pct"/>
          </w:tcPr>
          <w:p w14:paraId="3FD5DF0B" w14:textId="77777777" w:rsidR="00122BC0" w:rsidRPr="000C37D1" w:rsidRDefault="00122BC0" w:rsidP="00F74D21">
            <w:pPr>
              <w:pStyle w:val="TableText"/>
              <w:cnfStyle w:val="100000000000" w:firstRow="1" w:lastRow="0" w:firstColumn="0" w:lastColumn="0" w:oddVBand="0" w:evenVBand="0" w:oddHBand="0" w:evenHBand="0" w:firstRowFirstColumn="0" w:firstRowLastColumn="0" w:lastRowFirstColumn="0" w:lastRowLastColumn="0"/>
            </w:pPr>
            <w:r w:rsidRPr="000C37D1">
              <w:t>Duration (h)</w:t>
            </w:r>
          </w:p>
        </w:tc>
      </w:tr>
      <w:tr w:rsidR="00122BC0" w:rsidRPr="000C37D1" w14:paraId="0758C1C0"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7D780ACA" w14:textId="77777777" w:rsidR="00122BC0" w:rsidRPr="000C37D1" w:rsidRDefault="00122BC0" w:rsidP="00F74D21">
            <w:pPr>
              <w:pStyle w:val="TableText"/>
              <w:jc w:val="left"/>
            </w:pPr>
            <w:r w:rsidRPr="000C37D1">
              <w:t>Sc1: Manavgat (Antalya) 2021</w:t>
            </w:r>
          </w:p>
        </w:tc>
        <w:tc>
          <w:tcPr>
            <w:tcW w:w="1507" w:type="pct"/>
          </w:tcPr>
          <w:p w14:paraId="0142D528" w14:textId="77777777" w:rsidR="00122BC0" w:rsidRPr="000C37D1"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0C37D1">
              <w:t xml:space="preserve">31.30–31.80 E, </w:t>
            </w:r>
          </w:p>
          <w:p w14:paraId="7BF8170D" w14:textId="77777777" w:rsidR="00122BC0" w:rsidRPr="000C37D1"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0C37D1">
              <w:t>36.72–37.08 N</w:t>
            </w:r>
          </w:p>
        </w:tc>
        <w:tc>
          <w:tcPr>
            <w:tcW w:w="941" w:type="pct"/>
          </w:tcPr>
          <w:p w14:paraId="77993E6A" w14:textId="77777777" w:rsidR="00122BC0" w:rsidRPr="000C37D1"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0C37D1">
              <w:t>2021-07-28</w:t>
            </w:r>
          </w:p>
        </w:tc>
        <w:tc>
          <w:tcPr>
            <w:tcW w:w="1020" w:type="pct"/>
          </w:tcPr>
          <w:p w14:paraId="4CFC5514" w14:textId="77777777" w:rsidR="00122BC0" w:rsidRPr="000C37D1"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0C37D1">
              <w:t>48</w:t>
            </w:r>
          </w:p>
        </w:tc>
      </w:tr>
      <w:tr w:rsidR="00122BC0" w:rsidRPr="000C37D1" w14:paraId="2A916EBB" w14:textId="77777777" w:rsidTr="00F74D21">
        <w:tc>
          <w:tcPr>
            <w:cnfStyle w:val="001000000000" w:firstRow="0" w:lastRow="0" w:firstColumn="1" w:lastColumn="0" w:oddVBand="0" w:evenVBand="0" w:oddHBand="0" w:evenHBand="0" w:firstRowFirstColumn="0" w:firstRowLastColumn="0" w:lastRowFirstColumn="0" w:lastRowLastColumn="0"/>
            <w:tcW w:w="1532" w:type="pct"/>
            <w:vAlign w:val="center"/>
          </w:tcPr>
          <w:p w14:paraId="730DA249" w14:textId="77777777" w:rsidR="00122BC0" w:rsidRPr="000C37D1" w:rsidRDefault="00122BC0" w:rsidP="00F74D21">
            <w:pPr>
              <w:pStyle w:val="TableText"/>
              <w:jc w:val="left"/>
            </w:pPr>
            <w:r w:rsidRPr="000C37D1">
              <w:t>Sc2: Marmaris (Muğla) 2021</w:t>
            </w:r>
          </w:p>
        </w:tc>
        <w:tc>
          <w:tcPr>
            <w:tcW w:w="1507" w:type="pct"/>
          </w:tcPr>
          <w:p w14:paraId="6D17CBEB" w14:textId="77777777" w:rsidR="00122BC0" w:rsidRPr="000C37D1"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0C37D1">
              <w:t>28.10–28.55 E,</w:t>
            </w:r>
          </w:p>
          <w:p w14:paraId="44F6EAE2" w14:textId="77777777" w:rsidR="00122BC0" w:rsidRPr="000C37D1"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0C37D1">
              <w:t>36.75–37.05 N</w:t>
            </w:r>
          </w:p>
        </w:tc>
        <w:tc>
          <w:tcPr>
            <w:tcW w:w="941" w:type="pct"/>
          </w:tcPr>
          <w:p w14:paraId="4F9DCB53" w14:textId="77777777" w:rsidR="00122BC0" w:rsidRPr="000C37D1"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0C37D1">
              <w:t>2021-07-29</w:t>
            </w:r>
          </w:p>
        </w:tc>
        <w:tc>
          <w:tcPr>
            <w:tcW w:w="1020" w:type="pct"/>
          </w:tcPr>
          <w:p w14:paraId="738E0637" w14:textId="77777777" w:rsidR="00122BC0" w:rsidRPr="000C37D1"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0C37D1">
              <w:t>48</w:t>
            </w:r>
          </w:p>
        </w:tc>
      </w:tr>
      <w:tr w:rsidR="00122BC0" w:rsidRPr="000C37D1" w14:paraId="457F90FE"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2851D46D" w14:textId="77777777" w:rsidR="00122BC0" w:rsidRPr="000C37D1" w:rsidRDefault="00122BC0" w:rsidP="00F74D21">
            <w:pPr>
              <w:pStyle w:val="TableText"/>
              <w:jc w:val="left"/>
            </w:pPr>
            <w:r w:rsidRPr="000C37D1">
              <w:t>Sc3: Milas (Muğla) 2021</w:t>
            </w:r>
          </w:p>
        </w:tc>
        <w:tc>
          <w:tcPr>
            <w:tcW w:w="1507" w:type="pct"/>
          </w:tcPr>
          <w:p w14:paraId="664F20ED" w14:textId="77777777" w:rsidR="00122BC0" w:rsidRPr="000C37D1"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0C37D1">
              <w:t>27.70–28.35 E,</w:t>
            </w:r>
          </w:p>
          <w:p w14:paraId="04AF214F" w14:textId="77777777" w:rsidR="00122BC0" w:rsidRPr="000C37D1"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0C37D1">
              <w:t>36.95–37.35 N</w:t>
            </w:r>
          </w:p>
        </w:tc>
        <w:tc>
          <w:tcPr>
            <w:tcW w:w="941" w:type="pct"/>
          </w:tcPr>
          <w:p w14:paraId="4D9D74D1" w14:textId="77777777" w:rsidR="00122BC0" w:rsidRPr="000C37D1"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0C37D1">
              <w:t>2021-08-01</w:t>
            </w:r>
          </w:p>
        </w:tc>
        <w:tc>
          <w:tcPr>
            <w:tcW w:w="1020" w:type="pct"/>
          </w:tcPr>
          <w:p w14:paraId="2C975AB5" w14:textId="77777777" w:rsidR="00122BC0" w:rsidRPr="000C37D1"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0C37D1">
              <w:t>72</w:t>
            </w:r>
          </w:p>
        </w:tc>
      </w:tr>
      <w:tr w:rsidR="00122BC0" w:rsidRPr="000C37D1" w14:paraId="48E7D342" w14:textId="77777777" w:rsidTr="00F74D21">
        <w:tc>
          <w:tcPr>
            <w:cnfStyle w:val="001000000000" w:firstRow="0" w:lastRow="0" w:firstColumn="1" w:lastColumn="0" w:oddVBand="0" w:evenVBand="0" w:oddHBand="0" w:evenHBand="0" w:firstRowFirstColumn="0" w:firstRowLastColumn="0" w:lastRowFirstColumn="0" w:lastRowLastColumn="0"/>
            <w:tcW w:w="1532" w:type="pct"/>
            <w:vAlign w:val="center"/>
          </w:tcPr>
          <w:p w14:paraId="49EA45CD" w14:textId="77777777" w:rsidR="00122BC0" w:rsidRPr="000C37D1" w:rsidRDefault="00122BC0" w:rsidP="00F74D21">
            <w:pPr>
              <w:pStyle w:val="TableText"/>
              <w:jc w:val="left"/>
            </w:pPr>
            <w:r w:rsidRPr="000C37D1">
              <w:t>Sc4: Kayadere (Çanakkale) 2023</w:t>
            </w:r>
          </w:p>
        </w:tc>
        <w:tc>
          <w:tcPr>
            <w:tcW w:w="1507" w:type="pct"/>
          </w:tcPr>
          <w:p w14:paraId="3B84A808" w14:textId="77777777" w:rsidR="00122BC0" w:rsidRPr="000C37D1"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0C37D1">
              <w:t>26.50–27.00 E,</w:t>
            </w:r>
          </w:p>
          <w:p w14:paraId="6B2F1D96" w14:textId="77777777" w:rsidR="00122BC0" w:rsidRPr="000C37D1"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0C37D1">
              <w:t>39.90–40.20 N</w:t>
            </w:r>
          </w:p>
        </w:tc>
        <w:tc>
          <w:tcPr>
            <w:tcW w:w="941" w:type="pct"/>
          </w:tcPr>
          <w:p w14:paraId="098EE5CD" w14:textId="77777777" w:rsidR="00122BC0" w:rsidRPr="000C37D1"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0C37D1">
              <w:t>2023-08-22</w:t>
            </w:r>
          </w:p>
        </w:tc>
        <w:tc>
          <w:tcPr>
            <w:tcW w:w="1020" w:type="pct"/>
          </w:tcPr>
          <w:p w14:paraId="4A12A8F0" w14:textId="77777777" w:rsidR="00122BC0" w:rsidRPr="000C37D1"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0C37D1">
              <w:t>48</w:t>
            </w:r>
          </w:p>
        </w:tc>
      </w:tr>
    </w:tbl>
    <w:p w14:paraId="00A05D2D" w14:textId="77777777" w:rsidR="00122BC0" w:rsidRPr="000C37D1" w:rsidRDefault="00122BC0" w:rsidP="00122BC0">
      <w:pPr>
        <w:pStyle w:val="ParText"/>
      </w:pPr>
    </w:p>
    <w:p w14:paraId="232344CA" w14:textId="77777777" w:rsidR="00122BC0" w:rsidRPr="000C37D1" w:rsidRDefault="00122BC0" w:rsidP="00122BC0">
      <w:pPr>
        <w:pStyle w:val="ParText"/>
      </w:pPr>
      <w:r w:rsidRPr="000C37D1">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rsidRPr="000C37D1">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rsidRPr="000C37D1">
        <w:t xml:space="preserve"> the set of cells the satellite records as burned, and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rsidRPr="000C37D1">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rsidRPr="000C37D1">
        <w:t xml:space="preserve"> be their fronts, the outer boundary cells of each set. Three criteria are used, each robust to suppression and to the length of the run: </w:t>
      </w:r>
      <w:r w:rsidRPr="000C37D1">
        <w:rPr>
          <w:b/>
          <w:bCs/>
        </w:rPr>
        <w:t>coverage</w:t>
      </w:r>
      <w:r w:rsidRPr="000C37D1">
        <w:t xml:space="preserve">, </w:t>
      </w:r>
      <w:r w:rsidRPr="000C37D1">
        <w:rPr>
          <w:b/>
          <w:bCs/>
        </w:rPr>
        <w:t>front position error</w:t>
      </w:r>
      <w:r w:rsidRPr="000C37D1">
        <w:t xml:space="preserve">, and </w:t>
      </w:r>
      <w:r w:rsidRPr="000C37D1">
        <w:rPr>
          <w:b/>
          <w:bCs/>
        </w:rPr>
        <w:t>arrival-time agreement</w:t>
      </w:r>
      <w:r w:rsidRPr="000C37D1">
        <w:t>.</w:t>
      </w:r>
    </w:p>
    <w:p w14:paraId="1B12D121" w14:textId="53F37138" w:rsidR="00122BC0" w:rsidRPr="000C37D1" w:rsidRDefault="00122BC0" w:rsidP="00122BC0">
      <w:pPr>
        <w:pStyle w:val="ParText"/>
      </w:pPr>
      <w:r w:rsidRPr="000C37D1">
        <w:rPr>
          <w:b/>
          <w:bCs/>
        </w:rPr>
        <w:t>Coverage</w:t>
      </w:r>
      <w:r w:rsidRPr="000C37D1">
        <w:t xml:space="preserve"> is represented as the probability of detection (POD). It is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rsidRPr="000C37D1">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rsidRPr="000C37D1">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rsidRPr="000C37D1">
        <w:t xml:space="preserve">, </w:t>
      </w:r>
      <w:r w:rsidRPr="000C37D1">
        <w:fldChar w:fldCharType="begin"/>
      </w:r>
      <w:r w:rsidRPr="000C37D1">
        <w:instrText xml:space="preserve"> REF _RefEqPOD \h </w:instrText>
      </w:r>
      <w:r w:rsidRPr="000C37D1">
        <w:fldChar w:fldCharType="separate"/>
      </w:r>
      <w:r w:rsidR="00772963" w:rsidRPr="000C37D1">
        <w:t xml:space="preserve">( </w:t>
      </w:r>
      <w:r w:rsidR="00772963">
        <w:rPr>
          <w:noProof/>
        </w:rPr>
        <w:t>68</w:t>
      </w:r>
      <w:r w:rsidR="00772963" w:rsidRPr="000C37D1">
        <w:t xml:space="preserve"> )</w:t>
      </w:r>
      <w:r w:rsidRPr="000C37D1">
        <w:fldChar w:fldCharType="end"/>
      </w:r>
      <w:r w:rsidRPr="000C37D1">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0C37D1" w14:paraId="196A9C4B" w14:textId="77777777" w:rsidTr="00F74D21">
        <w:tc>
          <w:tcPr>
            <w:tcW w:w="4495" w:type="pct"/>
            <w:vAlign w:val="center"/>
          </w:tcPr>
          <w:p w14:paraId="3BED9281" w14:textId="77777777" w:rsidR="00122BC0" w:rsidRPr="000C37D1" w:rsidRDefault="00122BC0" w:rsidP="00F74D21">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241A20D7" w14:textId="4E749309" w:rsidR="00122BC0" w:rsidRPr="000C37D1" w:rsidRDefault="00122BC0" w:rsidP="00F74D21">
            <w:pPr>
              <w:pStyle w:val="TableText"/>
              <w:jc w:val="right"/>
            </w:pPr>
            <w:bookmarkStart w:id="334" w:name="_RefEqPOD"/>
            <w:r w:rsidRPr="000C37D1">
              <w:t xml:space="preserve">( </w:t>
            </w:r>
            <w:r w:rsidRPr="000C37D1">
              <w:fldChar w:fldCharType="begin"/>
            </w:r>
            <w:r w:rsidRPr="000C37D1">
              <w:instrText xml:space="preserve"> SEQ ( \* ARABIC </w:instrText>
            </w:r>
            <w:r w:rsidRPr="000C37D1">
              <w:fldChar w:fldCharType="separate"/>
            </w:r>
            <w:r w:rsidR="00772963">
              <w:rPr>
                <w:noProof/>
              </w:rPr>
              <w:t>68</w:t>
            </w:r>
            <w:r w:rsidRPr="000C37D1">
              <w:fldChar w:fldCharType="end"/>
            </w:r>
            <w:r w:rsidRPr="000C37D1">
              <w:t xml:space="preserve"> )</w:t>
            </w:r>
            <w:bookmarkEnd w:id="334"/>
          </w:p>
        </w:tc>
      </w:tr>
    </w:tbl>
    <w:p w14:paraId="29FAA7F6" w14:textId="4D23C54B" w:rsidR="00122BC0" w:rsidRPr="000C37D1" w:rsidRDefault="00122BC0" w:rsidP="00122BC0">
      <w:pPr>
        <w:pStyle w:val="ParText"/>
      </w:pPr>
      <w:r w:rsidRPr="000C37D1">
        <w:t xml:space="preserve">The acceptance level of 0.70 on the probability of detection is taken from the level at which the wildfire-simulation literature reports good agreement between simulated and observed footprints. Parameterizing FARSITE with vegetation-derived fuel maps raised the Sorensen coefficient from 0.38 for standard inputs to 0.70 </w:t>
      </w:r>
      <w:sdt>
        <w:sdtPr>
          <w:id w:val="-770857608"/>
          <w:citation/>
        </w:sdtPr>
        <w:sdtContent>
          <w:r w:rsidRPr="000C37D1">
            <w:fldChar w:fldCharType="begin"/>
          </w:r>
          <w:r w:rsidRPr="000C37D1">
            <w:instrText xml:space="preserve"> CITATION Pri22 \l 1055 </w:instrText>
          </w:r>
          <w:r w:rsidRPr="000C37D1">
            <w:fldChar w:fldCharType="separate"/>
          </w:r>
          <w:r w:rsidR="00772963">
            <w:rPr>
              <w:noProof/>
            </w:rPr>
            <w:t>(Price, 2022)</w:t>
          </w:r>
          <w:r w:rsidRPr="000C37D1">
            <w:fldChar w:fldCharType="end"/>
          </w:r>
        </w:sdtContent>
      </w:sdt>
      <w:r w:rsidRPr="000C37D1">
        <w:t xml:space="preserve">, and calibrated cell-based growth models reach 0.7 to 0.9 while uncalibrated semi-empirical models typically fall between 0.5 and 0.7 </w:t>
      </w:r>
      <w:sdt>
        <w:sdtPr>
          <w:id w:val="1960064064"/>
          <w:citation/>
        </w:sdtPr>
        <w:sdtContent>
          <w:r w:rsidRPr="000C37D1">
            <w:fldChar w:fldCharType="begin"/>
          </w:r>
          <w:r w:rsidRPr="000C37D1">
            <w:instrText xml:space="preserve"> CITATION Pai211 \l 1055 </w:instrText>
          </w:r>
          <w:r w:rsidRPr="000C37D1">
            <w:fldChar w:fldCharType="separate"/>
          </w:r>
          <w:r w:rsidR="00772963">
            <w:rPr>
              <w:noProof/>
            </w:rPr>
            <w:t>(Pais, Carrasco, Martell, Weintraub, &amp; Woodruff, 2021)</w:t>
          </w:r>
          <w:r w:rsidRPr="000C37D1">
            <w:fldChar w:fldCharType="end"/>
          </w:r>
        </w:sdtContent>
      </w:sdt>
      <w:r w:rsidRPr="000C37D1">
        <w:t xml:space="preserve">. </w:t>
      </w:r>
      <w:r w:rsidRPr="000C37D1">
        <w:rPr>
          <w:b/>
          <w:bCs/>
        </w:rPr>
        <w:t>A probability of detection of at least 0.70 therefore marks the boundary of a reproduction of the observed extent that is as reliable as a well-behaved uncalibrated model.</w:t>
      </w:r>
    </w:p>
    <w:p w14:paraId="100A637C" w14:textId="0E9FF84B" w:rsidR="00122BC0" w:rsidRPr="000C37D1" w:rsidRDefault="00122BC0" w:rsidP="00122BC0">
      <w:pPr>
        <w:pStyle w:val="ParText"/>
      </w:pPr>
      <w:r w:rsidRPr="000C37D1">
        <w:rPr>
          <w:b/>
          <w:bCs/>
        </w:rPr>
        <w:t>Front</w:t>
      </w:r>
      <w:r w:rsidRPr="000C37D1">
        <w:t xml:space="preserve"> </w:t>
      </w:r>
      <w:r w:rsidRPr="000C37D1">
        <w:rPr>
          <w:b/>
          <w:bCs/>
        </w:rPr>
        <w:t>position</w:t>
      </w:r>
      <w:r w:rsidRPr="000C37D1">
        <w:t xml:space="preserve"> </w:t>
      </w:r>
      <w:r w:rsidRPr="000C37D1">
        <w:rPr>
          <w:b/>
          <w:bCs/>
        </w:rPr>
        <w:t>error</w:t>
      </w:r>
      <w:r w:rsidRPr="000C37D1">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rsidRPr="000C37D1">
        <w:t xml:space="preserve"> the distance from a cell </w:t>
      </w:r>
      <m:oMath>
        <m:r>
          <w:rPr>
            <w:rFonts w:ascii="Cambria Math" w:hAnsi="Cambria Math"/>
          </w:rPr>
          <m:t>x∈</m:t>
        </m:r>
        <m:r>
          <m:rPr>
            <m:scr m:val="script"/>
          </m:rPr>
          <w:rPr>
            <w:rFonts w:ascii="Cambria Math" w:hAnsi="Cambria Math"/>
          </w:rPr>
          <m:t>G</m:t>
        </m:r>
      </m:oMath>
      <w:r w:rsidRPr="000C37D1">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rsidRPr="000C37D1">
        <w:t xml:space="preserve">, as in </w:t>
      </w:r>
      <w:r w:rsidRPr="000C37D1">
        <w:fldChar w:fldCharType="begin"/>
      </w:r>
      <w:r w:rsidRPr="000C37D1">
        <w:instrText xml:space="preserve"> REF _RefEqDist \h </w:instrText>
      </w:r>
      <w:r w:rsidRPr="000C37D1">
        <w:fldChar w:fldCharType="separate"/>
      </w:r>
      <w:r w:rsidR="00772963" w:rsidRPr="000C37D1">
        <w:t xml:space="preserve">( </w:t>
      </w:r>
      <w:r w:rsidR="00772963">
        <w:rPr>
          <w:noProof/>
        </w:rPr>
        <w:t>69</w:t>
      </w:r>
      <w:r w:rsidR="00772963" w:rsidRPr="000C37D1">
        <w:t xml:space="preserve"> )</w:t>
      </w:r>
      <w:r w:rsidRPr="000C37D1">
        <w:fldChar w:fldCharType="end"/>
      </w:r>
      <w:r w:rsidRPr="000C37D1">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rsidRPr="000C37D1">
        <w:t xml:space="preserve">, given in </w:t>
      </w:r>
      <w:r w:rsidRPr="000C37D1">
        <w:fldChar w:fldCharType="begin"/>
      </w:r>
      <w:r w:rsidRPr="000C37D1">
        <w:instrText xml:space="preserve"> REF _RefEqFront \h </w:instrText>
      </w:r>
      <w:r w:rsidRPr="000C37D1">
        <w:fldChar w:fldCharType="separate"/>
      </w:r>
      <w:r w:rsidR="00772963" w:rsidRPr="000C37D1">
        <w:t xml:space="preserve">( </w:t>
      </w:r>
      <w:r w:rsidR="00772963">
        <w:rPr>
          <w:noProof/>
        </w:rPr>
        <w:t>70</w:t>
      </w:r>
      <w:r w:rsidR="00772963" w:rsidRPr="000C37D1">
        <w:t xml:space="preserve"> )</w:t>
      </w:r>
      <w:r w:rsidRPr="000C37D1">
        <w:fldChar w:fldCharType="end"/>
      </w:r>
      <w:r w:rsidRPr="000C37D1">
        <w:t xml:space="preserve"> and reported as </w:t>
      </w:r>
      <w:r w:rsidRPr="000C37D1">
        <w:rPr>
          <w:b/>
          <w:bCs/>
        </w:rPr>
        <w:t>front mean</w:t>
      </w:r>
      <w:r w:rsidRPr="000C37D1">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0C37D1" w14:paraId="68DAE23B" w14:textId="77777777" w:rsidTr="00F74D21">
        <w:tc>
          <w:tcPr>
            <w:tcW w:w="4495" w:type="pct"/>
            <w:vAlign w:val="center"/>
          </w:tcPr>
          <w:p w14:paraId="79973AB9" w14:textId="77777777" w:rsidR="00122BC0" w:rsidRPr="000C37D1" w:rsidRDefault="00122BC0" w:rsidP="00F74D21">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39B4D1A1" w14:textId="183A910C" w:rsidR="00122BC0" w:rsidRPr="000C37D1" w:rsidRDefault="00122BC0" w:rsidP="00F74D21">
            <w:pPr>
              <w:pStyle w:val="TableText"/>
              <w:jc w:val="right"/>
            </w:pPr>
            <w:bookmarkStart w:id="335" w:name="_RefEqDist"/>
            <w:r w:rsidRPr="000C37D1">
              <w:t xml:space="preserve">( </w:t>
            </w:r>
            <w:r w:rsidRPr="000C37D1">
              <w:fldChar w:fldCharType="begin"/>
            </w:r>
            <w:r w:rsidRPr="000C37D1">
              <w:instrText xml:space="preserve"> SEQ ( \* ARABIC </w:instrText>
            </w:r>
            <w:r w:rsidRPr="000C37D1">
              <w:fldChar w:fldCharType="separate"/>
            </w:r>
            <w:r w:rsidR="00772963">
              <w:rPr>
                <w:noProof/>
              </w:rPr>
              <w:t>69</w:t>
            </w:r>
            <w:r w:rsidRPr="000C37D1">
              <w:fldChar w:fldCharType="end"/>
            </w:r>
            <w:r w:rsidRPr="000C37D1">
              <w:t xml:space="preserve"> )</w:t>
            </w:r>
            <w:bookmarkEnd w:id="335"/>
          </w:p>
        </w:tc>
      </w:tr>
      <w:tr w:rsidR="00122BC0" w:rsidRPr="000C37D1" w14:paraId="21241274" w14:textId="77777777" w:rsidTr="00F74D21">
        <w:tc>
          <w:tcPr>
            <w:tcW w:w="4495" w:type="pct"/>
            <w:vAlign w:val="center"/>
          </w:tcPr>
          <w:p w14:paraId="3025DBFC" w14:textId="77777777" w:rsidR="00122BC0" w:rsidRPr="000C37D1" w:rsidRDefault="00000000" w:rsidP="00F74D21">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37751143" w14:textId="2DDF9197" w:rsidR="00122BC0" w:rsidRPr="000C37D1" w:rsidRDefault="00122BC0" w:rsidP="00F74D21">
            <w:pPr>
              <w:pStyle w:val="TableText"/>
              <w:jc w:val="right"/>
            </w:pPr>
            <w:bookmarkStart w:id="336" w:name="_RefEqFront"/>
            <w:r w:rsidRPr="000C37D1">
              <w:t xml:space="preserve">( </w:t>
            </w:r>
            <w:r w:rsidRPr="000C37D1">
              <w:fldChar w:fldCharType="begin"/>
            </w:r>
            <w:r w:rsidRPr="000C37D1">
              <w:instrText xml:space="preserve"> SEQ ( \* ARABIC </w:instrText>
            </w:r>
            <w:r w:rsidRPr="000C37D1">
              <w:fldChar w:fldCharType="separate"/>
            </w:r>
            <w:r w:rsidR="00772963">
              <w:rPr>
                <w:noProof/>
              </w:rPr>
              <w:t>70</w:t>
            </w:r>
            <w:r w:rsidRPr="000C37D1">
              <w:fldChar w:fldCharType="end"/>
            </w:r>
            <w:r w:rsidRPr="000C37D1">
              <w:t xml:space="preserve"> )</w:t>
            </w:r>
            <w:bookmarkEnd w:id="336"/>
          </w:p>
        </w:tc>
      </w:tr>
    </w:tbl>
    <w:p w14:paraId="7FE4C12E" w14:textId="66FDFD32" w:rsidR="00122BC0" w:rsidRPr="000C37D1" w:rsidRDefault="00122BC0" w:rsidP="00122BC0">
      <w:pPr>
        <w:pStyle w:val="ParText"/>
      </w:pPr>
      <w:r w:rsidRPr="000C37D1">
        <w:t xml:space="preserve">Front position error expressed in meters is a standard output of FARSITE-style validation </w:t>
      </w:r>
      <w:sdt>
        <w:sdtPr>
          <w:id w:val="1641141373"/>
          <w:citation/>
        </w:sdtPr>
        <w:sdtContent>
          <w:r w:rsidRPr="000C37D1">
            <w:fldChar w:fldCharType="begin"/>
          </w:r>
          <w:r w:rsidRPr="000C37D1">
            <w:instrText xml:space="preserve">CITATION Finney1998 \t  \l 1055 </w:instrText>
          </w:r>
          <w:r w:rsidRPr="000C37D1">
            <w:fldChar w:fldCharType="separate"/>
          </w:r>
          <w:r w:rsidR="00772963">
            <w:rPr>
              <w:noProof/>
            </w:rPr>
            <w:t>(Finney, 1998)</w:t>
          </w:r>
          <w:r w:rsidRPr="000C37D1">
            <w:fldChar w:fldCharType="end"/>
          </w:r>
        </w:sdtContent>
      </w:sdt>
      <w:r w:rsidRPr="000C37D1">
        <w:t xml:space="preserve">. In this study each distance is judged relative to the equivalent radius of the observed burn area </w:t>
      </w:r>
      <w:r w:rsidRPr="000C37D1">
        <w:fldChar w:fldCharType="begin"/>
      </w:r>
      <w:r w:rsidRPr="000C37D1">
        <w:instrText xml:space="preserve"> REF _Ref235571066 \h </w:instrText>
      </w:r>
      <w:r w:rsidRPr="000C37D1">
        <w:fldChar w:fldCharType="separate"/>
      </w:r>
      <w:r w:rsidR="00772963" w:rsidRPr="000C37D1">
        <w:t xml:space="preserve">( </w:t>
      </w:r>
      <w:r w:rsidR="00772963">
        <w:rPr>
          <w:noProof/>
        </w:rPr>
        <w:t>71</w:t>
      </w:r>
      <w:r w:rsidR="00772963" w:rsidRPr="000C37D1">
        <w:t xml:space="preserve"> )</w:t>
      </w:r>
      <w:r w:rsidRPr="000C37D1">
        <w:fldChar w:fldCharType="end"/>
      </w:r>
      <w:r w:rsidRPr="000C37D1">
        <w:t xml:space="preserve">, </w:t>
      </w:r>
      <w:r w:rsidRPr="000C37D1">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0C37D1">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Pr="000C37D1">
        <w:rPr>
          <w:rFonts w:eastAsiaTheme="minorEastAsia"/>
        </w:rPr>
        <w:t xml:space="preserve"> is the area of a cell</w:t>
      </w:r>
      <w:r w:rsidRPr="000C37D1">
        <w:t xml:space="preserve">. </w:t>
      </w:r>
      <w:r w:rsidRPr="000C37D1">
        <w:rPr>
          <w:b/>
          <w:bCs/>
        </w:rPr>
        <w:t>The error of front position should be less than 0.3 (success greater than 0.7 similar to POD).</w:t>
      </w:r>
      <w:r w:rsidRPr="000C37D1">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0C37D1" w14:paraId="2F23E445" w14:textId="77777777" w:rsidTr="00F74D21">
        <w:tc>
          <w:tcPr>
            <w:tcW w:w="4495" w:type="pct"/>
            <w:vAlign w:val="center"/>
          </w:tcPr>
          <w:p w14:paraId="05D40823" w14:textId="77777777" w:rsidR="00122BC0" w:rsidRPr="000C37D1" w:rsidRDefault="00122BC0" w:rsidP="00F74D21">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3248D519" w14:textId="152BB0B5" w:rsidR="00122BC0" w:rsidRPr="000C37D1" w:rsidRDefault="00122BC0" w:rsidP="00F74D21">
            <w:pPr>
              <w:pStyle w:val="TableText"/>
              <w:jc w:val="right"/>
            </w:pPr>
            <w:bookmarkStart w:id="337" w:name="_Ref235571066"/>
            <w:r w:rsidRPr="000C37D1">
              <w:t xml:space="preserve">( </w:t>
            </w:r>
            <w:r w:rsidRPr="000C37D1">
              <w:fldChar w:fldCharType="begin"/>
            </w:r>
            <w:r w:rsidRPr="000C37D1">
              <w:instrText xml:space="preserve"> SEQ ( \* ARABIC </w:instrText>
            </w:r>
            <w:r w:rsidRPr="000C37D1">
              <w:fldChar w:fldCharType="separate"/>
            </w:r>
            <w:r w:rsidR="00772963">
              <w:rPr>
                <w:noProof/>
              </w:rPr>
              <w:t>71</w:t>
            </w:r>
            <w:r w:rsidRPr="000C37D1">
              <w:fldChar w:fldCharType="end"/>
            </w:r>
            <w:r w:rsidRPr="000C37D1">
              <w:t xml:space="preserve"> )</w:t>
            </w:r>
            <w:bookmarkEnd w:id="337"/>
          </w:p>
        </w:tc>
      </w:tr>
    </w:tbl>
    <w:p w14:paraId="0EF8E9C9" w14:textId="461A2B5B" w:rsidR="00122BC0" w:rsidRPr="000C37D1" w:rsidRDefault="00122BC0" w:rsidP="00122BC0">
      <w:pPr>
        <w:pStyle w:val="ParText"/>
      </w:pPr>
      <w:r w:rsidRPr="000C37D1">
        <w:rPr>
          <w:b/>
          <w:bCs/>
        </w:rPr>
        <w:t>Arrival-time agreement</w:t>
      </w:r>
      <w:r w:rsidRPr="000C37D1">
        <w:t xml:space="preserve"> tests the rate of spread directly. Over the </w:t>
      </w:r>
      <m:oMath>
        <m:r>
          <w:rPr>
            <w:rFonts w:ascii="Cambria Math" w:hAnsi="Cambria Math"/>
          </w:rPr>
          <m:t>N_cells</m:t>
        </m:r>
      </m:oMath>
      <w:r w:rsidRPr="000C37D1">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rsidRPr="000C37D1">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rsidRPr="000C37D1">
        <w:t xml:space="preserve">, it compares the simulated arrival time at each cell with the first </w:t>
      </w:r>
      <w:r w:rsidRPr="000C37D1">
        <w:lastRenderedPageBreak/>
        <w:t xml:space="preserve">satellite detection time there. The </w:t>
      </w:r>
      <w:r w:rsidRPr="000C37D1">
        <w:rPr>
          <w:b/>
          <w:bCs/>
        </w:rPr>
        <w:t>mean absolute time (MAE) difference</w:t>
      </w:r>
      <w:r w:rsidRPr="000C37D1">
        <w:t xml:space="preserve"> between them is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rsidRPr="000C37D1">
        <w:t xml:space="preserve"> </w:t>
      </w:r>
      <w:r w:rsidRPr="000C37D1">
        <w:fldChar w:fldCharType="begin"/>
      </w:r>
      <w:r w:rsidRPr="000C37D1">
        <w:instrText xml:space="preserve"> REF _RefEqMAE \h </w:instrText>
      </w:r>
      <w:r w:rsidRPr="000C37D1">
        <w:fldChar w:fldCharType="separate"/>
      </w:r>
      <w:r w:rsidR="00772963" w:rsidRPr="000C37D1">
        <w:t xml:space="preserve">( </w:t>
      </w:r>
      <w:r w:rsidR="00772963">
        <w:rPr>
          <w:noProof/>
        </w:rPr>
        <w:t>72</w:t>
      </w:r>
      <w:r w:rsidR="00772963" w:rsidRPr="000C37D1">
        <w:t xml:space="preserve"> )</w:t>
      </w:r>
      <w:r w:rsidRPr="000C37D1">
        <w:fldChar w:fldCharType="end"/>
      </w:r>
      <w:r w:rsidRPr="000C37D1">
        <w:t>.</w:t>
      </w:r>
    </w:p>
    <w:p w14:paraId="7E2D78C4" w14:textId="77777777" w:rsidR="00122BC0" w:rsidRPr="000C37D1" w:rsidRDefault="00122BC0" w:rsidP="00122BC0">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0C37D1" w14:paraId="7C2CFC65" w14:textId="77777777" w:rsidTr="00F74D21">
        <w:tc>
          <w:tcPr>
            <w:tcW w:w="4495" w:type="pct"/>
            <w:vAlign w:val="center"/>
          </w:tcPr>
          <w:p w14:paraId="317EF29C" w14:textId="77777777" w:rsidR="00122BC0" w:rsidRPr="000C37D1" w:rsidRDefault="00000000" w:rsidP="00F74D21">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6E2E2ACD" w14:textId="31D176DF" w:rsidR="00122BC0" w:rsidRPr="000C37D1" w:rsidRDefault="00122BC0" w:rsidP="00F74D21">
            <w:pPr>
              <w:pStyle w:val="TableText"/>
              <w:jc w:val="right"/>
            </w:pPr>
            <w:bookmarkStart w:id="338" w:name="_RefEqMAE"/>
            <w:r w:rsidRPr="000C37D1">
              <w:t xml:space="preserve">( </w:t>
            </w:r>
            <w:r w:rsidRPr="000C37D1">
              <w:fldChar w:fldCharType="begin"/>
            </w:r>
            <w:r w:rsidRPr="000C37D1">
              <w:instrText xml:space="preserve"> SEQ ( \* ARABIC </w:instrText>
            </w:r>
            <w:r w:rsidRPr="000C37D1">
              <w:fldChar w:fldCharType="separate"/>
            </w:r>
            <w:r w:rsidR="00772963">
              <w:rPr>
                <w:noProof/>
              </w:rPr>
              <w:t>72</w:t>
            </w:r>
            <w:r w:rsidRPr="000C37D1">
              <w:fldChar w:fldCharType="end"/>
            </w:r>
            <w:r w:rsidRPr="000C37D1">
              <w:t xml:space="preserve"> )</w:t>
            </w:r>
            <w:bookmarkEnd w:id="338"/>
          </w:p>
        </w:tc>
      </w:tr>
    </w:tbl>
    <w:p w14:paraId="64DBADB1" w14:textId="21EC354B" w:rsidR="00122BC0" w:rsidRPr="000C37D1" w:rsidRDefault="00122BC0" w:rsidP="00122BC0">
      <w:pPr>
        <w:pStyle w:val="ParText"/>
      </w:pPr>
      <w:r w:rsidRPr="000C37D1">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0C37D1">
        <w:t xml:space="preserve">, the span of the satellite detections, and is accepted below one quarter of </w:t>
      </w:r>
      <m:oMath>
        <m:r>
          <w:rPr>
            <w:rFonts w:ascii="Cambria Math" w:hAnsi="Cambria Math"/>
          </w:rPr>
          <m:t>T</m:t>
        </m:r>
      </m:oMath>
      <w:r w:rsidRPr="000C37D1">
        <w:t xml:space="preserve">. </w:t>
      </w:r>
      <w:r w:rsidRPr="000C37D1">
        <w:rPr>
          <w:b/>
          <w:bCs/>
        </w:rPr>
        <w:t xml:space="preserve">The error of MAE </w:t>
      </w:r>
      <w:r w:rsidRPr="000C37D1">
        <w:rPr>
          <w:b/>
          <w:bCs/>
        </w:rPr>
        <w:fldChar w:fldCharType="begin"/>
      </w:r>
      <w:r w:rsidRPr="000C37D1">
        <w:rPr>
          <w:b/>
          <w:bCs/>
        </w:rPr>
        <w:instrText xml:space="preserve"> REF _Ref235571543 \h  \* MERGEFORMAT </w:instrText>
      </w:r>
      <w:r w:rsidRPr="000C37D1">
        <w:rPr>
          <w:b/>
          <w:bCs/>
        </w:rPr>
      </w:r>
      <w:r w:rsidRPr="000C37D1">
        <w:rPr>
          <w:b/>
          <w:bCs/>
        </w:rPr>
        <w:fldChar w:fldCharType="separate"/>
      </w:r>
      <w:r w:rsidR="00772963" w:rsidRPr="00772963">
        <w:rPr>
          <w:b/>
          <w:bCs/>
        </w:rPr>
        <w:t>( 73 )</w:t>
      </w:r>
      <w:r w:rsidRPr="000C37D1">
        <w:rPr>
          <w:b/>
          <w:bCs/>
        </w:rPr>
        <w:fldChar w:fldCharType="end"/>
      </w:r>
      <w:r w:rsidRPr="000C37D1">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0C37D1" w14:paraId="0B5AF4B9" w14:textId="77777777" w:rsidTr="00F74D21">
        <w:tc>
          <w:tcPr>
            <w:tcW w:w="4495" w:type="pct"/>
            <w:vAlign w:val="center"/>
          </w:tcPr>
          <w:p w14:paraId="5AA35B02" w14:textId="77777777" w:rsidR="00122BC0" w:rsidRPr="000C37D1" w:rsidRDefault="00000000" w:rsidP="00F74D21">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47E7314B" w14:textId="065BD7D5" w:rsidR="00122BC0" w:rsidRPr="000C37D1" w:rsidRDefault="00122BC0" w:rsidP="00F74D21">
            <w:pPr>
              <w:pStyle w:val="TableText"/>
              <w:jc w:val="right"/>
            </w:pPr>
            <w:bookmarkStart w:id="339" w:name="_Ref235571543"/>
            <w:r w:rsidRPr="000C37D1">
              <w:t xml:space="preserve">( </w:t>
            </w:r>
            <w:r w:rsidRPr="000C37D1">
              <w:fldChar w:fldCharType="begin"/>
            </w:r>
            <w:r w:rsidRPr="000C37D1">
              <w:instrText xml:space="preserve"> SEQ ( \* ARABIC </w:instrText>
            </w:r>
            <w:r w:rsidRPr="000C37D1">
              <w:fldChar w:fldCharType="separate"/>
            </w:r>
            <w:r w:rsidR="00772963">
              <w:rPr>
                <w:noProof/>
              </w:rPr>
              <w:t>73</w:t>
            </w:r>
            <w:r w:rsidRPr="000C37D1">
              <w:fldChar w:fldCharType="end"/>
            </w:r>
            <w:r w:rsidRPr="000C37D1">
              <w:t xml:space="preserve"> )</w:t>
            </w:r>
            <w:bookmarkEnd w:id="339"/>
          </w:p>
        </w:tc>
      </w:tr>
    </w:tbl>
    <w:p w14:paraId="3B6B14F4" w14:textId="26A5B062" w:rsidR="00122BC0" w:rsidRPr="000C37D1" w:rsidRDefault="00122BC0" w:rsidP="00122BC0">
      <w:pPr>
        <w:pStyle w:val="ParText"/>
      </w:pPr>
      <w:r w:rsidRPr="000C37D1">
        <w:fldChar w:fldCharType="begin"/>
      </w:r>
      <w:r w:rsidRPr="000C37D1">
        <w:instrText xml:space="preserve"> REF _Ref235569232 \h </w:instrText>
      </w:r>
      <w:r w:rsidRPr="000C37D1">
        <w:fldChar w:fldCharType="separate"/>
      </w:r>
      <w:r w:rsidR="00772963" w:rsidRPr="000C37D1">
        <w:t xml:space="preserve">Table </w:t>
      </w:r>
      <w:r w:rsidR="00772963">
        <w:rPr>
          <w:noProof/>
        </w:rPr>
        <w:t>5</w:t>
      </w:r>
      <w:r w:rsidR="00772963" w:rsidRPr="000C37D1">
        <w:t>.</w:t>
      </w:r>
      <w:r w:rsidR="00772963">
        <w:rPr>
          <w:noProof/>
        </w:rPr>
        <w:t>3</w:t>
      </w:r>
      <w:r w:rsidRPr="000C37D1">
        <w:fldChar w:fldCharType="end"/>
      </w:r>
      <w:r w:rsidRPr="000C37D1">
        <w:t xml:space="preserve"> reports the agreement metrics per case, averaged over 50 stochastic replicates; </w:t>
      </w:r>
      <w:r w:rsidRPr="000C37D1">
        <w:fldChar w:fldCharType="begin"/>
      </w:r>
      <w:r w:rsidRPr="000C37D1">
        <w:instrText xml:space="preserve"> REF _Ref235572564 \h </w:instrText>
      </w:r>
      <w:r w:rsidRPr="000C37D1">
        <w:fldChar w:fldCharType="separate"/>
      </w:r>
      <w:r w:rsidR="00772963" w:rsidRPr="000C37D1">
        <w:t xml:space="preserve">Figure </w:t>
      </w:r>
      <w:r w:rsidR="00772963">
        <w:rPr>
          <w:noProof/>
        </w:rPr>
        <w:t>5</w:t>
      </w:r>
      <w:r w:rsidR="00772963" w:rsidRPr="000C37D1">
        <w:t>.</w:t>
      </w:r>
      <w:r w:rsidR="00772963">
        <w:rPr>
          <w:noProof/>
        </w:rPr>
        <w:t>1</w:t>
      </w:r>
      <w:r w:rsidRPr="000C37D1">
        <w:fldChar w:fldCharType="end"/>
      </w:r>
      <w:r w:rsidRPr="000C37D1">
        <w:t>shows the corresponding agreement maps, in which correctly predicted burn, overprediction, and missed burn are distinguished. It shows that the simulation core has an acceptable overall success rate over real scenarios.</w:t>
      </w:r>
    </w:p>
    <w:p w14:paraId="160FB3E1" w14:textId="2F137937" w:rsidR="00122BC0" w:rsidRPr="000C37D1" w:rsidRDefault="00122BC0" w:rsidP="00122BC0">
      <w:pPr>
        <w:pStyle w:val="Caption"/>
      </w:pPr>
      <w:bookmarkStart w:id="340" w:name="_Ref235569232"/>
      <w:bookmarkStart w:id="341" w:name="_Toc236574067"/>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3</w:t>
      </w:r>
      <w:r w:rsidR="004A4810" w:rsidRPr="000C37D1">
        <w:fldChar w:fldCharType="end"/>
      </w:r>
      <w:bookmarkEnd w:id="340"/>
      <w:r w:rsidRPr="000C37D1">
        <w:t xml:space="preserve"> Hindcast agreement metrics per historical case (mean over stochastic replicates)</w:t>
      </w:r>
      <w:bookmarkEnd w:id="341"/>
    </w:p>
    <w:tbl>
      <w:tblPr>
        <w:tblStyle w:val="PlainTable2"/>
        <w:tblW w:w="5000" w:type="pct"/>
        <w:tblLook w:val="04A0" w:firstRow="1" w:lastRow="0" w:firstColumn="1" w:lastColumn="0" w:noHBand="0" w:noVBand="1"/>
      </w:tblPr>
      <w:tblGrid>
        <w:gridCol w:w="1854"/>
        <w:gridCol w:w="1550"/>
        <w:gridCol w:w="1548"/>
        <w:gridCol w:w="1548"/>
        <w:gridCol w:w="1547"/>
      </w:tblGrid>
      <w:tr w:rsidR="00122BC0" w:rsidRPr="000C37D1" w14:paraId="5C285D94" w14:textId="77777777" w:rsidTr="00F74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3746D0B" w14:textId="77777777" w:rsidR="00122BC0" w:rsidRPr="000C37D1" w:rsidRDefault="00122BC0" w:rsidP="00F74D21">
            <w:pPr>
              <w:jc w:val="center"/>
              <w:rPr>
                <w:b w:val="0"/>
                <w:bCs w:val="0"/>
                <w:szCs w:val="24"/>
              </w:rPr>
            </w:pPr>
          </w:p>
        </w:tc>
        <w:tc>
          <w:tcPr>
            <w:tcW w:w="963" w:type="pct"/>
            <w:vAlign w:val="center"/>
          </w:tcPr>
          <w:p w14:paraId="54882293" w14:textId="77777777" w:rsidR="00122BC0" w:rsidRPr="000C37D1" w:rsidRDefault="00122BC0" w:rsidP="00F74D21">
            <w:pPr>
              <w:jc w:val="center"/>
              <w:cnfStyle w:val="100000000000" w:firstRow="1" w:lastRow="0" w:firstColumn="0" w:lastColumn="0" w:oddVBand="0" w:evenVBand="0" w:oddHBand="0" w:evenHBand="0" w:firstRowFirstColumn="0" w:firstRowLastColumn="0" w:lastRowFirstColumn="0" w:lastRowLastColumn="0"/>
              <w:rPr>
                <w:szCs w:val="24"/>
              </w:rPr>
            </w:pPr>
            <w:r w:rsidRPr="000C37D1">
              <w:rPr>
                <w:szCs w:val="24"/>
              </w:rPr>
              <w:t>Sc1</w:t>
            </w:r>
          </w:p>
        </w:tc>
        <w:tc>
          <w:tcPr>
            <w:tcW w:w="962" w:type="pct"/>
            <w:vAlign w:val="center"/>
          </w:tcPr>
          <w:p w14:paraId="05A34AAE" w14:textId="77777777" w:rsidR="00122BC0" w:rsidRPr="000C37D1" w:rsidRDefault="00122BC0" w:rsidP="00F74D21">
            <w:pPr>
              <w:jc w:val="center"/>
              <w:cnfStyle w:val="100000000000" w:firstRow="1" w:lastRow="0" w:firstColumn="0" w:lastColumn="0" w:oddVBand="0" w:evenVBand="0" w:oddHBand="0" w:evenHBand="0" w:firstRowFirstColumn="0" w:firstRowLastColumn="0" w:lastRowFirstColumn="0" w:lastRowLastColumn="0"/>
              <w:rPr>
                <w:szCs w:val="24"/>
              </w:rPr>
            </w:pPr>
            <w:r w:rsidRPr="000C37D1">
              <w:rPr>
                <w:szCs w:val="24"/>
              </w:rPr>
              <w:t>Sc2</w:t>
            </w:r>
          </w:p>
        </w:tc>
        <w:tc>
          <w:tcPr>
            <w:tcW w:w="962" w:type="pct"/>
            <w:vAlign w:val="center"/>
          </w:tcPr>
          <w:p w14:paraId="6474B08D" w14:textId="77777777" w:rsidR="00122BC0" w:rsidRPr="000C37D1" w:rsidRDefault="00122BC0" w:rsidP="00F74D21">
            <w:pPr>
              <w:jc w:val="center"/>
              <w:cnfStyle w:val="100000000000" w:firstRow="1" w:lastRow="0" w:firstColumn="0" w:lastColumn="0" w:oddVBand="0" w:evenVBand="0" w:oddHBand="0" w:evenHBand="0" w:firstRowFirstColumn="0" w:firstRowLastColumn="0" w:lastRowFirstColumn="0" w:lastRowLastColumn="0"/>
              <w:rPr>
                <w:szCs w:val="24"/>
              </w:rPr>
            </w:pPr>
            <w:r w:rsidRPr="000C37D1">
              <w:rPr>
                <w:szCs w:val="24"/>
              </w:rPr>
              <w:t>Sc3</w:t>
            </w:r>
          </w:p>
        </w:tc>
        <w:tc>
          <w:tcPr>
            <w:tcW w:w="961" w:type="pct"/>
            <w:vAlign w:val="center"/>
          </w:tcPr>
          <w:p w14:paraId="6BA60C07" w14:textId="77777777" w:rsidR="00122BC0" w:rsidRPr="000C37D1" w:rsidRDefault="00122BC0" w:rsidP="00F74D21">
            <w:pPr>
              <w:jc w:val="center"/>
              <w:cnfStyle w:val="100000000000" w:firstRow="1" w:lastRow="0" w:firstColumn="0" w:lastColumn="0" w:oddVBand="0" w:evenVBand="0" w:oddHBand="0" w:evenHBand="0" w:firstRowFirstColumn="0" w:firstRowLastColumn="0" w:lastRowFirstColumn="0" w:lastRowLastColumn="0"/>
              <w:rPr>
                <w:szCs w:val="24"/>
              </w:rPr>
            </w:pPr>
            <w:r w:rsidRPr="000C37D1">
              <w:rPr>
                <w:szCs w:val="24"/>
              </w:rPr>
              <w:t>Sc4</w:t>
            </w:r>
          </w:p>
        </w:tc>
      </w:tr>
      <w:tr w:rsidR="00122BC0" w:rsidRPr="000C37D1" w14:paraId="0DD421B3"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39AEC7B" w14:textId="77777777" w:rsidR="00122BC0" w:rsidRPr="000C37D1" w:rsidRDefault="00000000" w:rsidP="00F74D21">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96EEBDF"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6F5BA4E6"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29D1F20F"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63FEF81"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122BC0" w:rsidRPr="000C37D1" w14:paraId="641FC459" w14:textId="77777777" w:rsidTr="00F74D21">
        <w:tc>
          <w:tcPr>
            <w:cnfStyle w:val="001000000000" w:firstRow="0" w:lastRow="0" w:firstColumn="1" w:lastColumn="0" w:oddVBand="0" w:evenVBand="0" w:oddHBand="0" w:evenHBand="0" w:firstRowFirstColumn="0" w:firstRowLastColumn="0" w:lastRowFirstColumn="0" w:lastRowLastColumn="0"/>
            <w:tcW w:w="1152" w:type="pct"/>
            <w:vAlign w:val="center"/>
          </w:tcPr>
          <w:p w14:paraId="1E1D90FE" w14:textId="77777777" w:rsidR="00122BC0" w:rsidRPr="000C37D1" w:rsidRDefault="00000000" w:rsidP="00F74D21">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6F502641"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70D87E7A"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3C78F9B1"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080FE062"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122BC0" w:rsidRPr="000C37D1" w14:paraId="373217D3"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31BC85BD" w14:textId="77777777" w:rsidR="00122BC0" w:rsidRPr="000C37D1" w:rsidRDefault="00122BC0" w:rsidP="00F74D21">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286383B8"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0CC0FE71"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62EDEB4C"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5C68AFEE"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122BC0" w:rsidRPr="000C37D1" w14:paraId="173DDF97" w14:textId="77777777" w:rsidTr="00F74D21">
        <w:tc>
          <w:tcPr>
            <w:cnfStyle w:val="001000000000" w:firstRow="0" w:lastRow="0" w:firstColumn="1" w:lastColumn="0" w:oddVBand="0" w:evenVBand="0" w:oddHBand="0" w:evenHBand="0" w:firstRowFirstColumn="0" w:firstRowLastColumn="0" w:lastRowFirstColumn="0" w:lastRowLastColumn="0"/>
            <w:tcW w:w="1152" w:type="pct"/>
            <w:vAlign w:val="center"/>
          </w:tcPr>
          <w:p w14:paraId="17C8D5BE" w14:textId="77777777" w:rsidR="00122BC0" w:rsidRPr="000C37D1" w:rsidRDefault="00122BC0" w:rsidP="00F74D21">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0EBC9692"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73E90985"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4E1F3325"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1DF9E7CA"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122BC0" w:rsidRPr="000C37D1" w14:paraId="03AE3FEE"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3BB767F7" w14:textId="77777777" w:rsidR="00122BC0" w:rsidRPr="000C37D1" w:rsidRDefault="00000000" w:rsidP="00F74D21">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122BC0" w:rsidRPr="000C37D1">
              <w:rPr>
                <w:b w:val="0"/>
                <w:szCs w:val="24"/>
              </w:rPr>
              <w:t xml:space="preserve"> (m)</w:t>
            </w:r>
          </w:p>
        </w:tc>
        <w:tc>
          <w:tcPr>
            <w:tcW w:w="963" w:type="pct"/>
            <w:vAlign w:val="center"/>
          </w:tcPr>
          <w:p w14:paraId="061C4CD8"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06BCB358"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1038E547"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71C09202"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122BC0" w:rsidRPr="000C37D1" w14:paraId="663E7624" w14:textId="77777777" w:rsidTr="00F74D21">
        <w:tc>
          <w:tcPr>
            <w:cnfStyle w:val="001000000000" w:firstRow="0" w:lastRow="0" w:firstColumn="1" w:lastColumn="0" w:oddVBand="0" w:evenVBand="0" w:oddHBand="0" w:evenHBand="0" w:firstRowFirstColumn="0" w:firstRowLastColumn="0" w:lastRowFirstColumn="0" w:lastRowLastColumn="0"/>
            <w:tcW w:w="1152" w:type="pct"/>
            <w:vAlign w:val="center"/>
          </w:tcPr>
          <w:p w14:paraId="4ED741D6" w14:textId="77777777" w:rsidR="00122BC0" w:rsidRPr="000C37D1" w:rsidRDefault="00000000" w:rsidP="00F74D21">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122BC0" w:rsidRPr="000C37D1">
              <w:rPr>
                <w:b w:val="0"/>
                <w:szCs w:val="24"/>
              </w:rPr>
              <w:t xml:space="preserve"> (h)</w:t>
            </w:r>
          </w:p>
        </w:tc>
        <w:tc>
          <w:tcPr>
            <w:tcW w:w="963" w:type="pct"/>
            <w:vAlign w:val="center"/>
          </w:tcPr>
          <w:p w14:paraId="3305874F"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7624AFFF"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7880C2B8"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7EBAFB0F"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122BC0" w:rsidRPr="000C37D1" w14:paraId="4F17D8E8"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547417C" w14:textId="77777777" w:rsidR="00122BC0" w:rsidRPr="000C37D1" w:rsidRDefault="00000000" w:rsidP="00F74D21">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19A7F5EF"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5B929B07"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22524724"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4980039F"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122BC0" w:rsidRPr="000C37D1" w14:paraId="5BDBC524" w14:textId="77777777" w:rsidTr="00F74D21">
        <w:tc>
          <w:tcPr>
            <w:cnfStyle w:val="001000000000" w:firstRow="0" w:lastRow="0" w:firstColumn="1" w:lastColumn="0" w:oddVBand="0" w:evenVBand="0" w:oddHBand="0" w:evenHBand="0" w:firstRowFirstColumn="0" w:firstRowLastColumn="0" w:lastRowFirstColumn="0" w:lastRowLastColumn="0"/>
            <w:tcW w:w="1152" w:type="pct"/>
            <w:vAlign w:val="center"/>
          </w:tcPr>
          <w:p w14:paraId="60E91691" w14:textId="77777777" w:rsidR="00122BC0" w:rsidRPr="000C37D1" w:rsidRDefault="00000000" w:rsidP="00F74D21">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6913B428"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33F3498F"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1759C36D"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69AAE338"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122BC0" w:rsidRPr="000C37D1" w14:paraId="252CCABD"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926E234" w14:textId="77777777" w:rsidR="00122BC0" w:rsidRPr="000C37D1" w:rsidRDefault="00122BC0" w:rsidP="00F74D21">
            <w:pPr>
              <w:pStyle w:val="TableText"/>
              <w:jc w:val="center"/>
              <w:rPr>
                <w:szCs w:val="24"/>
              </w:rPr>
            </w:pPr>
            <m:oMath>
              <m:r>
                <m:rPr>
                  <m:sty m:val="bi"/>
                </m:rPr>
                <w:rPr>
                  <w:rFonts w:ascii="Cambria Math" w:hAnsi="Cambria Math"/>
                  <w:szCs w:val="24"/>
                </w:rPr>
                <m:t>POD</m:t>
              </m:r>
            </m:oMath>
            <w:r w:rsidRPr="000C37D1">
              <w:rPr>
                <w:b w:val="0"/>
                <w:szCs w:val="24"/>
              </w:rPr>
              <w:t xml:space="preserve"> (–)</w:t>
            </w:r>
          </w:p>
        </w:tc>
        <w:tc>
          <w:tcPr>
            <w:tcW w:w="963" w:type="pct"/>
            <w:vAlign w:val="center"/>
          </w:tcPr>
          <w:p w14:paraId="03C09C7E"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0F4038B6"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2DCC54AB"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12D8E097" w14:textId="77777777" w:rsidR="00122BC0" w:rsidRPr="000C37D1"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122BC0" w:rsidRPr="000C37D1" w14:paraId="4D20E278" w14:textId="77777777" w:rsidTr="00F74D21">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26A6BE2" w14:textId="77777777" w:rsidR="00122BC0" w:rsidRPr="000C37D1" w:rsidRDefault="00122BC0" w:rsidP="00F74D21">
            <w:pPr>
              <w:jc w:val="center"/>
              <w:rPr>
                <w:rFonts w:eastAsia="Calibri" w:cs="Arial"/>
                <w:bCs w:val="0"/>
                <w:szCs w:val="24"/>
              </w:rPr>
            </w:pPr>
            <w:r w:rsidRPr="000C37D1">
              <w:rPr>
                <w:rFonts w:eastAsia="Calibri" w:cs="Arial"/>
                <w:bCs w:val="0"/>
                <w:szCs w:val="24"/>
              </w:rPr>
              <w:t>Overall Success</w:t>
            </w:r>
          </w:p>
        </w:tc>
        <w:tc>
          <w:tcPr>
            <w:tcW w:w="963" w:type="pct"/>
            <w:shd w:val="clear" w:color="auto" w:fill="F2F2F2" w:themeFill="background1" w:themeFillShade="F2"/>
            <w:vAlign w:val="center"/>
          </w:tcPr>
          <w:p w14:paraId="07B991ED"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751FD5E2"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615D466C"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526378DF" w14:textId="77777777" w:rsidR="00122BC0" w:rsidRPr="000C37D1"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122BC0" w:rsidRPr="000C37D1" w14:paraId="14D7A8C4" w14:textId="77777777" w:rsidTr="00F74D21">
        <w:trPr>
          <w:trHeight w:val="1701"/>
        </w:trPr>
        <w:tc>
          <w:tcPr>
            <w:tcW w:w="560" w:type="dxa"/>
          </w:tcPr>
          <w:p w14:paraId="019CFF2C" w14:textId="77777777" w:rsidR="00122BC0" w:rsidRPr="000C37D1" w:rsidRDefault="00122BC0" w:rsidP="00F74D21">
            <w:pPr>
              <w:pStyle w:val="ParText"/>
              <w:spacing w:line="276" w:lineRule="auto"/>
              <w:rPr>
                <w:b/>
                <w:bCs/>
              </w:rPr>
            </w:pPr>
            <w:r w:rsidRPr="000C37D1">
              <w:rPr>
                <w:b/>
                <w:bCs/>
              </w:rPr>
              <w:t>Sc1</w:t>
            </w:r>
          </w:p>
        </w:tc>
        <w:tc>
          <w:tcPr>
            <w:tcW w:w="3459" w:type="dxa"/>
          </w:tcPr>
          <w:p w14:paraId="7EF5EBD6" w14:textId="77777777" w:rsidR="00122BC0" w:rsidRPr="000C37D1" w:rsidRDefault="00122BC0" w:rsidP="00F74D21">
            <w:pPr>
              <w:pStyle w:val="ParText"/>
              <w:spacing w:line="276" w:lineRule="auto"/>
              <w:jc w:val="center"/>
            </w:pPr>
            <w:r w:rsidRPr="000C37D1">
              <w:rPr>
                <w:b/>
              </w:rPr>
              <w:drawing>
                <wp:inline distT="0" distB="0" distL="0" distR="0" wp14:anchorId="352612AF" wp14:editId="10A79BFE">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3B655B11" w14:textId="77777777" w:rsidR="00122BC0" w:rsidRPr="000C37D1" w:rsidRDefault="00122BC0" w:rsidP="00F74D21">
            <w:pPr>
              <w:pStyle w:val="ParText"/>
              <w:spacing w:line="276" w:lineRule="auto"/>
              <w:jc w:val="center"/>
              <w:rPr>
                <w:b/>
                <w:bCs/>
              </w:rPr>
            </w:pPr>
            <w:r w:rsidRPr="000C37D1">
              <w:rPr>
                <w:b/>
                <w:bCs/>
              </w:rPr>
              <w:t>Sc3</w:t>
            </w:r>
          </w:p>
        </w:tc>
        <w:tc>
          <w:tcPr>
            <w:tcW w:w="3459" w:type="dxa"/>
          </w:tcPr>
          <w:p w14:paraId="3A6376F7" w14:textId="77777777" w:rsidR="00122BC0" w:rsidRPr="000C37D1" w:rsidRDefault="00122BC0" w:rsidP="00F74D21">
            <w:pPr>
              <w:pStyle w:val="ParText"/>
              <w:spacing w:line="276" w:lineRule="auto"/>
              <w:jc w:val="center"/>
              <w:rPr>
                <w:b/>
              </w:rPr>
            </w:pPr>
            <w:r w:rsidRPr="000C37D1">
              <w:drawing>
                <wp:inline distT="0" distB="0" distL="0" distR="0" wp14:anchorId="09181FA4" wp14:editId="7D828B2D">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122BC0" w:rsidRPr="000C37D1" w14:paraId="29CC39A7" w14:textId="77777777" w:rsidTr="00F74D21">
        <w:trPr>
          <w:trHeight w:val="1701"/>
        </w:trPr>
        <w:tc>
          <w:tcPr>
            <w:tcW w:w="560" w:type="dxa"/>
          </w:tcPr>
          <w:p w14:paraId="3072222C" w14:textId="77777777" w:rsidR="00122BC0" w:rsidRPr="000C37D1" w:rsidRDefault="00122BC0" w:rsidP="00F74D21">
            <w:pPr>
              <w:pStyle w:val="ParText"/>
              <w:spacing w:line="240" w:lineRule="auto"/>
              <w:rPr>
                <w:b/>
                <w:bCs/>
              </w:rPr>
            </w:pPr>
            <w:r w:rsidRPr="000C37D1">
              <w:rPr>
                <w:b/>
                <w:bCs/>
              </w:rPr>
              <w:t>Sc2</w:t>
            </w:r>
          </w:p>
        </w:tc>
        <w:tc>
          <w:tcPr>
            <w:tcW w:w="3459" w:type="dxa"/>
          </w:tcPr>
          <w:p w14:paraId="2595C9F4" w14:textId="77777777" w:rsidR="00122BC0" w:rsidRPr="000C37D1" w:rsidRDefault="00122BC0" w:rsidP="00F74D21">
            <w:pPr>
              <w:pStyle w:val="ParText"/>
              <w:spacing w:line="240" w:lineRule="auto"/>
              <w:jc w:val="center"/>
            </w:pPr>
            <w:r w:rsidRPr="000C37D1">
              <w:drawing>
                <wp:inline distT="0" distB="0" distL="0" distR="0" wp14:anchorId="14222AD2" wp14:editId="7DD17C4C">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E71528E" w14:textId="77777777" w:rsidR="00122BC0" w:rsidRPr="000C37D1" w:rsidRDefault="00122BC0" w:rsidP="00F74D21">
            <w:pPr>
              <w:pStyle w:val="ParText"/>
              <w:spacing w:line="240" w:lineRule="auto"/>
              <w:jc w:val="center"/>
              <w:rPr>
                <w:b/>
                <w:bCs/>
              </w:rPr>
            </w:pPr>
            <w:r w:rsidRPr="000C37D1">
              <w:rPr>
                <w:b/>
                <w:bCs/>
              </w:rPr>
              <w:t>Sc4</w:t>
            </w:r>
          </w:p>
        </w:tc>
        <w:tc>
          <w:tcPr>
            <w:tcW w:w="3459" w:type="dxa"/>
          </w:tcPr>
          <w:p w14:paraId="5C790546" w14:textId="77777777" w:rsidR="00122BC0" w:rsidRPr="000C37D1" w:rsidRDefault="00122BC0" w:rsidP="00F74D21">
            <w:pPr>
              <w:pStyle w:val="ParText"/>
              <w:spacing w:line="240" w:lineRule="auto"/>
              <w:jc w:val="center"/>
              <w:rPr>
                <w:b/>
              </w:rPr>
            </w:pPr>
            <w:r w:rsidRPr="000C37D1">
              <w:drawing>
                <wp:inline distT="0" distB="0" distL="0" distR="0" wp14:anchorId="689A70C9" wp14:editId="07E5AE8F">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1ACC92BD" w14:textId="4124AD78" w:rsidR="00122BC0" w:rsidRPr="000C37D1" w:rsidRDefault="00122BC0" w:rsidP="00122BC0">
      <w:pPr>
        <w:pStyle w:val="Caption"/>
      </w:pPr>
      <w:bookmarkStart w:id="342" w:name="_Ref235572564"/>
      <w:bookmarkStart w:id="343" w:name="_Toc236574102"/>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w:t>
      </w:r>
      <w:r w:rsidR="00840146" w:rsidRPr="000C37D1">
        <w:fldChar w:fldCharType="end"/>
      </w:r>
      <w:bookmarkEnd w:id="342"/>
      <w:r w:rsidRPr="000C37D1">
        <w:t xml:space="preserve"> Agreement maps for the historical hindcasts (Green: Correctly predicted burn, Red: Simulated only, Blue: observed only, Yellow: Ignition)</w:t>
      </w:r>
      <w:bookmarkEnd w:id="343"/>
    </w:p>
    <w:p w14:paraId="5A1B0033" w14:textId="0D6AA62B" w:rsidR="002408F0" w:rsidRPr="000C37D1" w:rsidRDefault="00000000">
      <w:pPr>
        <w:pStyle w:val="Heading2"/>
      </w:pPr>
      <w:bookmarkStart w:id="344" w:name="_Toc236574014"/>
      <w:commentRangeStart w:id="345"/>
      <w:r w:rsidRPr="000C37D1">
        <w:t xml:space="preserve">Simulation </w:t>
      </w:r>
      <w:r w:rsidR="00122BC0" w:rsidRPr="000C37D1">
        <w:t>Constraints and</w:t>
      </w:r>
      <w:r w:rsidRPr="000C37D1">
        <w:t xml:space="preserve"> Assumptions</w:t>
      </w:r>
      <w:bookmarkEnd w:id="344"/>
      <w:commentRangeEnd w:id="345"/>
      <w:r w:rsidR="00122BC0" w:rsidRPr="000C37D1">
        <w:rPr>
          <w:rStyle w:val="CommentReference"/>
          <w:sz w:val="24"/>
          <w:szCs w:val="26"/>
        </w:rPr>
        <w:commentReference w:id="345"/>
      </w:r>
    </w:p>
    <w:p w14:paraId="75586037" w14:textId="77777777" w:rsidR="009B7749" w:rsidRPr="000C37D1" w:rsidRDefault="00000000">
      <w:pPr>
        <w:pStyle w:val="ParText"/>
      </w:pPr>
      <w:r w:rsidRPr="000C37D1">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4DB28029" w:rsidR="002408F0" w:rsidRPr="000C37D1" w:rsidRDefault="00000000">
      <w:pPr>
        <w:pStyle w:val="ParText"/>
      </w:pPr>
      <w:r w:rsidRPr="000C37D1">
        <w:t xml:space="preserve">Two scenario families are used. </w:t>
      </w:r>
      <w:r w:rsidRPr="000C37D1">
        <w:rPr>
          <w:b/>
          <w:bCs/>
        </w:rPr>
        <w:t>Synthetic scenarios</w:t>
      </w:r>
      <w:r w:rsidRPr="000C37D1">
        <w:t xml:space="preserve"> are generated procedurally on grids of </w:t>
      </w:r>
      <w:r w:rsidR="00457939" w:rsidRPr="000C37D1">
        <w:t>200</w:t>
      </w:r>
      <w:r w:rsidRPr="000C37D1">
        <w:t>×</w:t>
      </w:r>
      <w:r w:rsidR="00457939" w:rsidRPr="000C37D1">
        <w:t>200</w:t>
      </w:r>
      <w:r w:rsidRPr="000C37D1">
        <w:t xml:space="preserve"> cells at </w:t>
      </w:r>
      <w:r w:rsidR="00BD2384" w:rsidRPr="000C37D1">
        <w:t>90</w:t>
      </w:r>
      <w:r w:rsidRPr="000C37D1">
        <w:t xml:space="preserve">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0C37D1">
        <w:rPr>
          <w:b/>
          <w:bCs/>
        </w:rPr>
        <w:t xml:space="preserve">Historical scenarios </w:t>
      </w:r>
      <w:r w:rsidRPr="000C37D1">
        <w:lastRenderedPageBreak/>
        <w:t xml:space="preserve">reconstruct documented fires on 90 m grids from real terrain, fuel, and weather data. Unless stated otherwise, the decision engine runs with the thresholds of Chapter </w:t>
      </w:r>
      <w:r w:rsidR="006359F2" w:rsidRPr="000C37D1">
        <w:fldChar w:fldCharType="begin"/>
      </w:r>
      <w:r w:rsidR="006359F2" w:rsidRPr="000C37D1">
        <w:instrText xml:space="preserve"> REF _Ref235349268 \r \h </w:instrText>
      </w:r>
      <w:r w:rsidR="006359F2" w:rsidRPr="000C37D1">
        <w:fldChar w:fldCharType="separate"/>
      </w:r>
      <w:r w:rsidR="00772963">
        <w:t>4</w:t>
      </w:r>
      <w:r w:rsidR="006359F2" w:rsidRPr="000C37D1">
        <w:fldChar w:fldCharType="end"/>
      </w:r>
      <w:r w:rsidRPr="000C37D1">
        <w:t xml:space="preserve">, and the full seed rule base of Appendix </w:t>
      </w:r>
      <w:r w:rsidR="006359F2" w:rsidRPr="000C37D1">
        <w:fldChar w:fldCharType="begin"/>
      </w:r>
      <w:r w:rsidR="006359F2" w:rsidRPr="000C37D1">
        <w:instrText xml:space="preserve"> REF _RefAppE1 \r \h </w:instrText>
      </w:r>
      <w:r w:rsidR="006359F2" w:rsidRPr="000C37D1">
        <w:fldChar w:fldCharType="separate"/>
      </w:r>
      <w:r w:rsidR="00772963">
        <w:t>E</w:t>
      </w:r>
      <w:r w:rsidR="006359F2" w:rsidRPr="000C37D1">
        <w:fldChar w:fldCharType="end"/>
      </w:r>
      <w:r w:rsidRPr="000C37D1">
        <w:t>; deviations (thin seed profiles, adaptation off, perturbed observation) are the controlled variables of the individual experiments and are stated per experiment.</w:t>
      </w:r>
      <w:r w:rsidR="00020C20" w:rsidRPr="000C37D1">
        <w:t xml:space="preserve"> </w:t>
      </w:r>
      <w:r w:rsidRPr="000C37D1">
        <w:fldChar w:fldCharType="begin"/>
      </w:r>
      <w:r w:rsidRPr="000C37D1">
        <w:instrText xml:space="preserve"> REF _RefT52 \h </w:instrText>
      </w:r>
      <w:r w:rsidRPr="000C37D1">
        <w:fldChar w:fldCharType="separate"/>
      </w:r>
      <w:r w:rsidR="00772963" w:rsidRPr="000C37D1">
        <w:t xml:space="preserve">Table </w:t>
      </w:r>
      <w:r w:rsidR="00772963">
        <w:rPr>
          <w:noProof/>
        </w:rPr>
        <w:t>5</w:t>
      </w:r>
      <w:r w:rsidR="00772963" w:rsidRPr="000C37D1">
        <w:t>.</w:t>
      </w:r>
      <w:r w:rsidR="00772963">
        <w:rPr>
          <w:noProof/>
        </w:rPr>
        <w:t>4</w:t>
      </w:r>
      <w:r w:rsidRPr="000C37D1">
        <w:fldChar w:fldCharType="end"/>
      </w:r>
      <w:r w:rsidRPr="000C37D1">
        <w:t xml:space="preserve"> </w:t>
      </w:r>
      <w:r w:rsidR="006359F2" w:rsidRPr="000C37D1">
        <w:t>lists</w:t>
      </w:r>
      <w:r w:rsidRPr="000C37D1">
        <w:t xml:space="preserve"> the parameters of all runs in one place, grouped by subsystem. </w:t>
      </w:r>
    </w:p>
    <w:p w14:paraId="709C7A37" w14:textId="12D89A81" w:rsidR="006359F2" w:rsidRPr="000C37D1" w:rsidRDefault="006359F2" w:rsidP="006359F2">
      <w:pPr>
        <w:pStyle w:val="Caption"/>
      </w:pPr>
      <w:bookmarkStart w:id="346" w:name="_RefT52"/>
      <w:bookmarkStart w:id="347" w:name="_Toc236574068"/>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4</w:t>
      </w:r>
      <w:r w:rsidR="004A4810" w:rsidRPr="000C37D1">
        <w:fldChar w:fldCharType="end"/>
      </w:r>
      <w:bookmarkEnd w:id="346"/>
      <w:r w:rsidRPr="000C37D1">
        <w:t xml:space="preserve"> Simulation and decision parameters of all experiments</w:t>
      </w:r>
      <w:bookmarkEnd w:id="347"/>
    </w:p>
    <w:tbl>
      <w:tblPr>
        <w:tblStyle w:val="PlainTable2"/>
        <w:tblW w:w="5000" w:type="pct"/>
        <w:tblLook w:val="04A0" w:firstRow="1" w:lastRow="0" w:firstColumn="1" w:lastColumn="0" w:noHBand="0" w:noVBand="1"/>
      </w:tblPr>
      <w:tblGrid>
        <w:gridCol w:w="3261"/>
        <w:gridCol w:w="851"/>
        <w:gridCol w:w="3219"/>
        <w:gridCol w:w="716"/>
      </w:tblGrid>
      <w:tr w:rsidR="003A123B" w:rsidRPr="000C37D1" w14:paraId="5A1B0041" w14:textId="77777777" w:rsidTr="00D55D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Pr="000C37D1" w:rsidRDefault="003A123B" w:rsidP="00D55D7E">
            <w:pPr>
              <w:pStyle w:val="TableText"/>
              <w:spacing w:line="276" w:lineRule="auto"/>
              <w:jc w:val="left"/>
            </w:pPr>
            <w:r w:rsidRPr="000C37D1">
              <w:t>Parameter</w:t>
            </w:r>
          </w:p>
        </w:tc>
        <w:tc>
          <w:tcPr>
            <w:tcW w:w="529" w:type="pct"/>
          </w:tcPr>
          <w:p w14:paraId="5A1B003D" w14:textId="5C0DA2A4" w:rsidR="003A123B" w:rsidRPr="000C37D1" w:rsidRDefault="003A123B" w:rsidP="00D55D7E">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rsidRPr="000C37D1">
              <w:t>Sym</w:t>
            </w:r>
          </w:p>
        </w:tc>
        <w:tc>
          <w:tcPr>
            <w:tcW w:w="2000" w:type="pct"/>
          </w:tcPr>
          <w:p w14:paraId="5A1B003E" w14:textId="77777777" w:rsidR="003A123B" w:rsidRPr="000C37D1" w:rsidRDefault="003A123B" w:rsidP="00D55D7E">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rsidRPr="000C37D1">
              <w:t>Value / range</w:t>
            </w:r>
          </w:p>
        </w:tc>
        <w:tc>
          <w:tcPr>
            <w:tcW w:w="445" w:type="pct"/>
          </w:tcPr>
          <w:p w14:paraId="5A1B003F" w14:textId="77777777" w:rsidR="003A123B" w:rsidRPr="000C37D1" w:rsidRDefault="003A123B" w:rsidP="00D55D7E">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rsidRPr="000C37D1">
              <w:t>Unit</w:t>
            </w:r>
          </w:p>
        </w:tc>
      </w:tr>
      <w:tr w:rsidR="003A123B" w:rsidRPr="000C37D1" w14:paraId="5A1B0047"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Pr="000C37D1" w:rsidRDefault="003A123B" w:rsidP="00D55D7E">
            <w:pPr>
              <w:pStyle w:val="TableText"/>
              <w:spacing w:line="276" w:lineRule="auto"/>
              <w:jc w:val="left"/>
            </w:pPr>
            <w:r w:rsidRPr="000C37D1">
              <w:t>Grid size (synthetic)</w:t>
            </w:r>
          </w:p>
        </w:tc>
        <w:tc>
          <w:tcPr>
            <w:tcW w:w="529" w:type="pct"/>
          </w:tcPr>
          <w:p w14:paraId="5A1B0043" w14:textId="34E9CF4B" w:rsidR="003A123B" w:rsidRPr="000C37D1" w:rsidRDefault="003B5F07"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Pr="000C37D1" w:rsidRDefault="003B5F07"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5" w:type="pct"/>
          </w:tcPr>
          <w:p w14:paraId="5A1B0045" w14:textId="77777777" w:rsidR="003A123B" w:rsidRPr="000C37D1" w:rsidRDefault="003A123B"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rsidRPr="000C37D1">
              <w:t>cells</w:t>
            </w:r>
          </w:p>
        </w:tc>
      </w:tr>
      <w:tr w:rsidR="003A123B" w:rsidRPr="000C37D1" w14:paraId="5A1B004D"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Pr="000C37D1" w:rsidRDefault="003A123B" w:rsidP="00D55D7E">
            <w:pPr>
              <w:pStyle w:val="TableText"/>
              <w:spacing w:line="276" w:lineRule="auto"/>
              <w:jc w:val="left"/>
            </w:pPr>
            <w:r w:rsidRPr="000C37D1">
              <w:t>Cell size (synthetic / hindcast)</w:t>
            </w:r>
          </w:p>
        </w:tc>
        <w:tc>
          <w:tcPr>
            <w:tcW w:w="529" w:type="pct"/>
          </w:tcPr>
          <w:p w14:paraId="5A1B0049" w14:textId="4CB7AEAA" w:rsidR="003A123B" w:rsidRPr="000C37D1" w:rsidRDefault="00000000"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C</m:t>
                    </m:r>
                  </m:e>
                  <m:sub>
                    <m:r>
                      <w:rPr>
                        <w:rFonts w:ascii="Cambria Math" w:hAnsi="Cambria Math"/>
                      </w:rPr>
                      <m:t>Size</m:t>
                    </m:r>
                  </m:sub>
                </m:sSub>
              </m:oMath>
            </m:oMathPara>
          </w:p>
        </w:tc>
        <w:tc>
          <w:tcPr>
            <w:tcW w:w="2000" w:type="pct"/>
          </w:tcPr>
          <w:p w14:paraId="5A1B004A" w14:textId="35A1858D" w:rsidR="003A123B" w:rsidRPr="000C37D1" w:rsidRDefault="003B5F07"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5" w:type="pct"/>
          </w:tcPr>
          <w:p w14:paraId="5A1B004B" w14:textId="77777777" w:rsidR="003A123B" w:rsidRPr="000C37D1" w:rsidRDefault="003A123B"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rsidRPr="000C37D1">
              <w:t>m</w:t>
            </w:r>
          </w:p>
        </w:tc>
      </w:tr>
      <w:tr w:rsidR="003A123B" w:rsidRPr="000C37D1" w14:paraId="5A1B0053"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3487C807" w:rsidR="003A123B" w:rsidRPr="000C37D1" w:rsidRDefault="003A123B" w:rsidP="00D55D7E">
            <w:pPr>
              <w:pStyle w:val="TableText"/>
              <w:spacing w:line="276" w:lineRule="auto"/>
              <w:jc w:val="left"/>
            </w:pPr>
            <w:r w:rsidRPr="000C37D1">
              <w:t xml:space="preserve">Simulation step </w:t>
            </w:r>
          </w:p>
        </w:tc>
        <w:tc>
          <w:tcPr>
            <w:tcW w:w="529" w:type="pct"/>
          </w:tcPr>
          <w:p w14:paraId="5A1B004F" w14:textId="4BBDAD44" w:rsidR="003A123B" w:rsidRPr="000C37D1" w:rsidRDefault="003B5F07"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3E8478AD" w:rsidR="003A123B" w:rsidRPr="000C37D1" w:rsidRDefault="003B5F07"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2-30</m:t>
                </m:r>
              </m:oMath>
            </m:oMathPara>
          </w:p>
        </w:tc>
        <w:tc>
          <w:tcPr>
            <w:tcW w:w="445" w:type="pct"/>
          </w:tcPr>
          <w:p w14:paraId="5A1B0051" w14:textId="77777777" w:rsidR="003A123B" w:rsidRPr="000C37D1" w:rsidRDefault="003A123B"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rsidRPr="000C37D1">
              <w:t>min</w:t>
            </w:r>
          </w:p>
        </w:tc>
      </w:tr>
      <w:tr w:rsidR="003A123B" w:rsidRPr="000C37D1" w14:paraId="5A1B0059"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Pr="000C37D1" w:rsidRDefault="003A123B" w:rsidP="00D55D7E">
            <w:pPr>
              <w:pStyle w:val="TableText"/>
              <w:spacing w:line="276" w:lineRule="auto"/>
              <w:jc w:val="left"/>
            </w:pPr>
            <w:r w:rsidRPr="000C37D1">
              <w:t>Decision cycle</w:t>
            </w:r>
          </w:p>
        </w:tc>
        <w:tc>
          <w:tcPr>
            <w:tcW w:w="529" w:type="pct"/>
          </w:tcPr>
          <w:p w14:paraId="5A1B0055" w14:textId="5A23B534" w:rsidR="003A123B" w:rsidRPr="000C37D1" w:rsidRDefault="003B5F07"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62805848" w:rsidR="003A123B" w:rsidRPr="000C37D1" w:rsidRDefault="00D55D7E"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2-8 (def: 2)</m:t>
                </m:r>
              </m:oMath>
            </m:oMathPara>
          </w:p>
        </w:tc>
        <w:tc>
          <w:tcPr>
            <w:tcW w:w="445" w:type="pct"/>
          </w:tcPr>
          <w:p w14:paraId="5A1B0057" w14:textId="77777777" w:rsidR="003A123B" w:rsidRPr="000C37D1" w:rsidRDefault="003A123B"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rsidRPr="000C37D1">
              <w:t>min</w:t>
            </w:r>
          </w:p>
        </w:tc>
      </w:tr>
      <w:tr w:rsidR="00D55D7E" w:rsidRPr="000C37D1" w14:paraId="532DDC22"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27E261D7" w14:textId="6A2A6205" w:rsidR="00D55D7E" w:rsidRPr="000C37D1" w:rsidRDefault="00D55D7E" w:rsidP="00D55D7E">
            <w:pPr>
              <w:pStyle w:val="TableText"/>
              <w:spacing w:line="276" w:lineRule="auto"/>
              <w:jc w:val="left"/>
            </w:pPr>
            <w:r w:rsidRPr="000C37D1">
              <w:t>Attention Threshold</w:t>
            </w:r>
          </w:p>
        </w:tc>
        <w:tc>
          <w:tcPr>
            <w:tcW w:w="529" w:type="pct"/>
          </w:tcPr>
          <w:p w14:paraId="32D04B20" w14:textId="7BB5E5A4" w:rsidR="00D55D7E" w:rsidRPr="000C37D1" w:rsidRDefault="00000000"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τ</m:t>
                    </m:r>
                  </m:e>
                  <m:sub>
                    <m:r>
                      <w:rPr>
                        <w:rFonts w:ascii="Cambria Math" w:hAnsi="Cambria Math"/>
                      </w:rPr>
                      <m:t>att</m:t>
                    </m:r>
                  </m:sub>
                </m:sSub>
              </m:oMath>
            </m:oMathPara>
          </w:p>
        </w:tc>
        <w:tc>
          <w:tcPr>
            <w:tcW w:w="2000" w:type="pct"/>
          </w:tcPr>
          <w:p w14:paraId="7BDED22E" w14:textId="78BE0A89" w:rsidR="00D55D7E" w:rsidRPr="000C37D1" w:rsidRDefault="00D55D7E"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0.50</m:t>
                </m:r>
              </m:oMath>
            </m:oMathPara>
          </w:p>
        </w:tc>
        <w:tc>
          <w:tcPr>
            <w:tcW w:w="445" w:type="pct"/>
          </w:tcPr>
          <w:p w14:paraId="2E321A76" w14:textId="70E4A549" w:rsidR="00D55D7E" w:rsidRPr="000C37D1" w:rsidRDefault="00D55D7E"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rsidRPr="000C37D1">
              <w:t>—</w:t>
            </w:r>
          </w:p>
        </w:tc>
      </w:tr>
      <w:tr w:rsidR="003A123B" w:rsidRPr="000C37D1" w14:paraId="5A1B005F"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Pr="000C37D1" w:rsidRDefault="003A123B" w:rsidP="00D55D7E">
            <w:pPr>
              <w:pStyle w:val="TableText"/>
              <w:spacing w:line="276" w:lineRule="auto"/>
              <w:jc w:val="left"/>
            </w:pPr>
            <w:r w:rsidRPr="000C37D1">
              <w:t>Satisficing bound</w:t>
            </w:r>
          </w:p>
        </w:tc>
        <w:tc>
          <w:tcPr>
            <w:tcW w:w="529" w:type="pct"/>
          </w:tcPr>
          <w:p w14:paraId="5A1B005B" w14:textId="1BD541D8" w:rsidR="003A123B" w:rsidRPr="000C37D1" w:rsidRDefault="00000000"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4D84B26B" w:rsidR="003A123B" w:rsidRPr="000C37D1" w:rsidRDefault="003B5F07"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0.30</m:t>
                </m:r>
              </m:oMath>
            </m:oMathPara>
          </w:p>
        </w:tc>
        <w:tc>
          <w:tcPr>
            <w:tcW w:w="445" w:type="pct"/>
          </w:tcPr>
          <w:p w14:paraId="5A1B005D" w14:textId="77777777" w:rsidR="003A123B" w:rsidRPr="000C37D1" w:rsidRDefault="003A123B"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rsidRPr="000C37D1">
              <w:t>—</w:t>
            </w:r>
          </w:p>
        </w:tc>
      </w:tr>
      <w:tr w:rsidR="003A123B" w:rsidRPr="000C37D1" w14:paraId="5A1B006B"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Pr="000C37D1" w:rsidRDefault="003A123B" w:rsidP="00D55D7E">
            <w:pPr>
              <w:pStyle w:val="TableText"/>
              <w:spacing w:line="276" w:lineRule="auto"/>
              <w:jc w:val="left"/>
            </w:pPr>
            <w:r w:rsidRPr="000C37D1">
              <w:t>Quality gate</w:t>
            </w:r>
          </w:p>
        </w:tc>
        <w:tc>
          <w:tcPr>
            <w:tcW w:w="529" w:type="pct"/>
          </w:tcPr>
          <w:p w14:paraId="5A1B0067" w14:textId="3504595A" w:rsidR="003A123B" w:rsidRPr="000C37D1" w:rsidRDefault="003B5F07"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Pr="000C37D1" w:rsidRDefault="003B5F07"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5" w:type="pct"/>
          </w:tcPr>
          <w:p w14:paraId="5A1B0069" w14:textId="77777777" w:rsidR="003A123B" w:rsidRPr="000C37D1" w:rsidRDefault="003A123B"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rsidRPr="000C37D1">
              <w:t>—</w:t>
            </w:r>
          </w:p>
        </w:tc>
      </w:tr>
      <w:tr w:rsidR="003A123B" w:rsidRPr="000C37D1" w14:paraId="5A1B0089"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Pr="000C37D1" w:rsidRDefault="003A123B" w:rsidP="00D55D7E">
            <w:pPr>
              <w:pStyle w:val="TableText"/>
              <w:spacing w:line="276" w:lineRule="auto"/>
              <w:jc w:val="left"/>
            </w:pPr>
            <w:r w:rsidRPr="000C37D1">
              <w:t>Trial basis (shadow forecast)</w:t>
            </w:r>
          </w:p>
        </w:tc>
        <w:tc>
          <w:tcPr>
            <w:tcW w:w="529" w:type="pct"/>
          </w:tcPr>
          <w:p w14:paraId="5A1B0085" w14:textId="54758F6C" w:rsidR="003A123B" w:rsidRPr="000C37D1" w:rsidRDefault="003B5F07"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Pr="000C37D1" w:rsidRDefault="003B5F07"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5" w:type="pct"/>
          </w:tcPr>
          <w:p w14:paraId="5A1B0087" w14:textId="77777777" w:rsidR="003A123B" w:rsidRPr="000C37D1" w:rsidRDefault="003A123B"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rsidRPr="000C37D1">
              <w:t>min</w:t>
            </w:r>
          </w:p>
        </w:tc>
      </w:tr>
      <w:tr w:rsidR="003A123B" w:rsidRPr="000C37D1" w14:paraId="5A1B00A1"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Pr="000C37D1" w:rsidRDefault="003A123B" w:rsidP="00D55D7E">
            <w:pPr>
              <w:pStyle w:val="TableText"/>
              <w:spacing w:line="276" w:lineRule="auto"/>
              <w:jc w:val="left"/>
            </w:pPr>
            <w:r w:rsidRPr="000C37D1">
              <w:t>Monte Carlo runs per condition</w:t>
            </w:r>
          </w:p>
        </w:tc>
        <w:tc>
          <w:tcPr>
            <w:tcW w:w="529" w:type="pct"/>
          </w:tcPr>
          <w:p w14:paraId="5A1B009D" w14:textId="532DB504" w:rsidR="003A123B" w:rsidRPr="000C37D1" w:rsidRDefault="00000000"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N</m:t>
                    </m:r>
                  </m:e>
                  <m:sub>
                    <m:r>
                      <w:rPr>
                        <w:rFonts w:ascii="Cambria Math" w:hAnsi="Cambria Math"/>
                      </w:rPr>
                      <m:t>MC</m:t>
                    </m:r>
                  </m:sub>
                </m:sSub>
              </m:oMath>
            </m:oMathPara>
          </w:p>
        </w:tc>
        <w:tc>
          <w:tcPr>
            <w:tcW w:w="2000" w:type="pct"/>
          </w:tcPr>
          <w:p w14:paraId="5A1B009E" w14:textId="020F95A6" w:rsidR="003A123B" w:rsidRPr="000C37D1" w:rsidRDefault="00287141"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50</m:t>
                </m:r>
              </m:oMath>
            </m:oMathPara>
          </w:p>
        </w:tc>
        <w:tc>
          <w:tcPr>
            <w:tcW w:w="445" w:type="pct"/>
          </w:tcPr>
          <w:p w14:paraId="5A1B009F" w14:textId="77777777" w:rsidR="003A123B" w:rsidRPr="000C37D1" w:rsidRDefault="003A123B"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rsidRPr="000C37D1">
              <w:t>runs</w:t>
            </w:r>
          </w:p>
        </w:tc>
      </w:tr>
      <w:tr w:rsidR="003A123B" w:rsidRPr="000C37D1" w14:paraId="5A1B00A7"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Pr="000C37D1" w:rsidRDefault="003A123B" w:rsidP="00D55D7E">
            <w:pPr>
              <w:pStyle w:val="TableText"/>
              <w:spacing w:line="276" w:lineRule="auto"/>
              <w:jc w:val="left"/>
            </w:pPr>
            <w:r w:rsidRPr="000C37D1">
              <w:t>Random seed policy</w:t>
            </w:r>
          </w:p>
        </w:tc>
        <w:tc>
          <w:tcPr>
            <w:tcW w:w="529" w:type="pct"/>
          </w:tcPr>
          <w:p w14:paraId="5A1B00A3" w14:textId="59BFC49A" w:rsidR="003A123B" w:rsidRPr="000C37D1" w:rsidRDefault="003B5F07"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0C37D1" w:rsidRDefault="008E5314"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rPr>
                <w:i/>
              </w:rPr>
            </w:pPr>
            <m:oMathPara>
              <m:oMath>
                <m:r>
                  <w:rPr>
                    <w:rFonts w:ascii="Cambria Math" w:hAnsi="Cambria Math" w:cs="Cambria Math"/>
                  </w:rPr>
                  <m:t>1-30</m:t>
                </m:r>
              </m:oMath>
            </m:oMathPara>
          </w:p>
        </w:tc>
        <w:tc>
          <w:tcPr>
            <w:tcW w:w="445" w:type="pct"/>
          </w:tcPr>
          <w:p w14:paraId="5A1B00A5" w14:textId="77777777" w:rsidR="003A123B" w:rsidRPr="000C37D1" w:rsidRDefault="003A123B"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rsidRPr="000C37D1">
              <w:t>—</w:t>
            </w:r>
          </w:p>
        </w:tc>
      </w:tr>
      <w:tr w:rsidR="003A123B" w:rsidRPr="000C37D1" w14:paraId="5A1B00AD"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Pr="000C37D1" w:rsidRDefault="003A123B" w:rsidP="00D55D7E">
            <w:pPr>
              <w:pStyle w:val="TableText"/>
              <w:spacing w:line="276" w:lineRule="auto"/>
              <w:jc w:val="left"/>
            </w:pPr>
            <w:r w:rsidRPr="000C37D1">
              <w:t>Hardware / wall time per run</w:t>
            </w:r>
          </w:p>
        </w:tc>
        <w:tc>
          <w:tcPr>
            <w:tcW w:w="529" w:type="pct"/>
          </w:tcPr>
          <w:p w14:paraId="5A1B00A9" w14:textId="0DC0E3CB" w:rsidR="003A123B" w:rsidRPr="000C37D1" w:rsidRDefault="003B5F07"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A" w14:textId="00F5BFB8" w:rsidR="008E5314" w:rsidRPr="000C37D1" w:rsidRDefault="003241A8"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rsidRPr="000C37D1">
              <w:t>i9-10900K, 32 GB RAM</w:t>
            </w:r>
          </w:p>
        </w:tc>
        <w:tc>
          <w:tcPr>
            <w:tcW w:w="445" w:type="pct"/>
          </w:tcPr>
          <w:p w14:paraId="5A1B00AB" w14:textId="77777777" w:rsidR="003A123B" w:rsidRPr="000C37D1" w:rsidRDefault="003A123B"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rsidRPr="000C37D1">
              <w:t>—</w:t>
            </w:r>
          </w:p>
        </w:tc>
      </w:tr>
    </w:tbl>
    <w:p w14:paraId="1D43C8FA" w14:textId="77777777" w:rsidR="006B3E1A" w:rsidRPr="000C37D1" w:rsidRDefault="006B3E1A" w:rsidP="00AE566D">
      <w:pPr>
        <w:pStyle w:val="ParText"/>
      </w:pPr>
    </w:p>
    <w:p w14:paraId="15383BB8" w14:textId="08FD087D" w:rsidR="00AE566D" w:rsidRPr="000C37D1" w:rsidRDefault="006B3E1A" w:rsidP="00AE566D">
      <w:pPr>
        <w:pStyle w:val="ParText"/>
      </w:pPr>
      <w:r w:rsidRPr="000C37D1">
        <w:t>M</w:t>
      </w:r>
      <w:r w:rsidR="00641DAE" w:rsidRPr="000C37D1">
        <w:t xml:space="preserve">odeling </w:t>
      </w:r>
      <w:r w:rsidRPr="000C37D1">
        <w:t xml:space="preserve">and decision layer </w:t>
      </w:r>
      <w:r w:rsidR="00641DAE" w:rsidRPr="000C37D1">
        <w:t>assumptions</w:t>
      </w:r>
      <w:r w:rsidR="002E7004" w:rsidRPr="000C37D1">
        <w:t xml:space="preserve">, common at operational-scale fire simulation </w:t>
      </w:r>
      <w:r w:rsidR="002E7004" w:rsidRPr="000C37D1">
        <w:fldChar w:fldCharType="begin"/>
      </w:r>
      <w:r w:rsidR="002E7004" w:rsidRPr="000C37D1">
        <w:instrText xml:space="preserve"> CITATION Sullivan2009 \l 1055 </w:instrText>
      </w:r>
      <w:r w:rsidR="002E7004" w:rsidRPr="000C37D1">
        <w:fldChar w:fldCharType="separate"/>
      </w:r>
      <w:r w:rsidR="00772963">
        <w:rPr>
          <w:noProof/>
        </w:rPr>
        <w:t xml:space="preserve"> (Sullivan, Wildland surface fire spread modelling 1: Physical and quasi-physical models, 2009a)</w:t>
      </w:r>
      <w:r w:rsidR="002E7004" w:rsidRPr="000C37D1">
        <w:fldChar w:fldCharType="end"/>
      </w:r>
      <w:r w:rsidR="002E7004" w:rsidRPr="000C37D1">
        <w:t>,</w:t>
      </w:r>
      <w:r w:rsidR="00641DAE" w:rsidRPr="000C37D1">
        <w:t xml:space="preserve"> </w:t>
      </w:r>
      <w:r w:rsidRPr="000C37D1">
        <w:t>are listed in</w:t>
      </w:r>
      <w:r w:rsidR="00AE566D" w:rsidRPr="000C37D1">
        <w:t xml:space="preserve"> </w:t>
      </w:r>
      <w:r w:rsidRPr="000C37D1">
        <w:fldChar w:fldCharType="begin"/>
      </w:r>
      <w:r w:rsidRPr="000C37D1">
        <w:instrText xml:space="preserve"> REF _Ref235360625 \h </w:instrText>
      </w:r>
      <w:r w:rsidRPr="000C37D1">
        <w:fldChar w:fldCharType="separate"/>
      </w:r>
      <w:r w:rsidR="00772963" w:rsidRPr="000C37D1">
        <w:t xml:space="preserve">Table </w:t>
      </w:r>
      <w:r w:rsidR="00772963">
        <w:rPr>
          <w:noProof/>
        </w:rPr>
        <w:t>5</w:t>
      </w:r>
      <w:r w:rsidR="00772963" w:rsidRPr="000C37D1">
        <w:t>.</w:t>
      </w:r>
      <w:r w:rsidR="00772963">
        <w:rPr>
          <w:noProof/>
        </w:rPr>
        <w:t>5</w:t>
      </w:r>
      <w:r w:rsidRPr="000C37D1">
        <w:fldChar w:fldCharType="end"/>
      </w:r>
      <w:r w:rsidRPr="000C37D1">
        <w:t>.</w:t>
      </w:r>
    </w:p>
    <w:p w14:paraId="310F4152" w14:textId="2A4A8FD8" w:rsidR="006B3E1A" w:rsidRPr="000C37D1" w:rsidRDefault="006B3E1A" w:rsidP="006B3E1A">
      <w:pPr>
        <w:pStyle w:val="Caption"/>
      </w:pPr>
      <w:bookmarkStart w:id="348" w:name="_Ref235360625"/>
      <w:bookmarkStart w:id="349" w:name="_Toc236574069"/>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5</w:t>
      </w:r>
      <w:r w:rsidR="004A4810" w:rsidRPr="000C37D1">
        <w:fldChar w:fldCharType="end"/>
      </w:r>
      <w:bookmarkEnd w:id="348"/>
      <w:r w:rsidRPr="000C37D1">
        <w:t xml:space="preserve"> Environment and decision layer assumptions</w:t>
      </w:r>
      <w:bookmarkEnd w:id="349"/>
    </w:p>
    <w:tbl>
      <w:tblPr>
        <w:tblStyle w:val="PlainTable2"/>
        <w:tblW w:w="5000" w:type="pct"/>
        <w:tblLook w:val="0420" w:firstRow="1" w:lastRow="0" w:firstColumn="0" w:lastColumn="0" w:noHBand="0" w:noVBand="1"/>
      </w:tblPr>
      <w:tblGrid>
        <w:gridCol w:w="8047"/>
      </w:tblGrid>
      <w:tr w:rsidR="002A5C87" w:rsidRPr="000C37D1" w14:paraId="557E644A" w14:textId="77777777" w:rsidTr="00D55D7E">
        <w:trPr>
          <w:cnfStyle w:val="100000000000" w:firstRow="1" w:lastRow="0" w:firstColumn="0" w:lastColumn="0" w:oddVBand="0" w:evenVBand="0" w:oddHBand="0" w:evenHBand="0" w:firstRowFirstColumn="0" w:firstRowLastColumn="0" w:lastRowFirstColumn="0" w:lastRowLastColumn="0"/>
          <w:trHeight w:val="20"/>
        </w:trPr>
        <w:tc>
          <w:tcPr>
            <w:tcW w:w="5000" w:type="pct"/>
          </w:tcPr>
          <w:p w14:paraId="35C0FA22" w14:textId="08E92AC4" w:rsidR="002A5C87" w:rsidRPr="000C37D1" w:rsidRDefault="002A5C87" w:rsidP="00D55D7E">
            <w:pPr>
              <w:pStyle w:val="TableText"/>
              <w:spacing w:before="40" w:after="40" w:line="240" w:lineRule="auto"/>
            </w:pPr>
            <w:r w:rsidRPr="000C37D1">
              <w:t>Environment layer assumptions</w:t>
            </w:r>
          </w:p>
        </w:tc>
      </w:tr>
      <w:tr w:rsidR="002A5C87" w:rsidRPr="000C37D1" w14:paraId="199A3442"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6CDA5055" w14:textId="77777777" w:rsidR="002A5C87" w:rsidRPr="000C37D1" w:rsidRDefault="002A5C87" w:rsidP="00D55D7E">
            <w:pPr>
              <w:pStyle w:val="TableText"/>
              <w:numPr>
                <w:ilvl w:val="0"/>
                <w:numId w:val="29"/>
              </w:numPr>
              <w:spacing w:before="40" w:after="40" w:line="240" w:lineRule="auto"/>
            </w:pPr>
            <w:r w:rsidRPr="000C37D1">
              <w:t>Precipitation is a single domain-uniform value.</w:t>
            </w:r>
          </w:p>
        </w:tc>
      </w:tr>
      <w:tr w:rsidR="002A5C87" w:rsidRPr="000C37D1" w14:paraId="75DA42F9" w14:textId="77777777" w:rsidTr="00D55D7E">
        <w:trPr>
          <w:trHeight w:val="20"/>
        </w:trPr>
        <w:tc>
          <w:tcPr>
            <w:tcW w:w="5000" w:type="pct"/>
          </w:tcPr>
          <w:p w14:paraId="4BD38A83" w14:textId="77777777" w:rsidR="002A5C87" w:rsidRPr="000C37D1" w:rsidRDefault="002A5C87" w:rsidP="00D55D7E">
            <w:pPr>
              <w:pStyle w:val="TableText"/>
              <w:numPr>
                <w:ilvl w:val="0"/>
                <w:numId w:val="29"/>
              </w:numPr>
              <w:spacing w:before="40" w:after="40" w:line="240" w:lineRule="auto"/>
            </w:pPr>
            <w:r w:rsidRPr="000C37D1">
              <w:t>Dead-fuel moisture follows the equilibrium-moisture model, not measured fuel sticks.</w:t>
            </w:r>
          </w:p>
        </w:tc>
      </w:tr>
      <w:tr w:rsidR="002A5C87" w:rsidRPr="000C37D1" w14:paraId="13F3D777"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51483D9F" w14:textId="77777777" w:rsidR="002A5C87" w:rsidRPr="000C37D1" w:rsidRDefault="002A5C87" w:rsidP="00D55D7E">
            <w:pPr>
              <w:pStyle w:val="TableText"/>
              <w:numPr>
                <w:ilvl w:val="0"/>
                <w:numId w:val="29"/>
              </w:numPr>
              <w:spacing w:before="40" w:after="40" w:line="240" w:lineRule="auto"/>
            </w:pPr>
            <w:r w:rsidRPr="000C37D1">
              <w:t>Fuel classes come from a land-cover product through a fixed mapping, which flattens within-class variability.</w:t>
            </w:r>
          </w:p>
        </w:tc>
      </w:tr>
      <w:tr w:rsidR="002A5C87" w:rsidRPr="000C37D1" w14:paraId="2D1A8D1D" w14:textId="77777777" w:rsidTr="00D55D7E">
        <w:trPr>
          <w:trHeight w:val="20"/>
        </w:trPr>
        <w:tc>
          <w:tcPr>
            <w:tcW w:w="5000" w:type="pct"/>
          </w:tcPr>
          <w:p w14:paraId="0C9D9F84" w14:textId="77777777" w:rsidR="002A5C87" w:rsidRPr="000C37D1" w:rsidRDefault="002A5C87" w:rsidP="00D55D7E">
            <w:pPr>
              <w:pStyle w:val="TableText"/>
              <w:numPr>
                <w:ilvl w:val="0"/>
                <w:numId w:val="29"/>
              </w:numPr>
              <w:spacing w:before="40" w:after="40" w:line="240" w:lineRule="auto"/>
            </w:pPr>
            <w:r w:rsidRPr="000C37D1">
              <w:lastRenderedPageBreak/>
              <w:t>Ember transport and crown-fire transitions enter only through the spread terms.</w:t>
            </w:r>
          </w:p>
        </w:tc>
      </w:tr>
      <w:tr w:rsidR="002A5C87" w:rsidRPr="000C37D1" w14:paraId="332CCCE3"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6EA44AC7" w14:textId="77777777" w:rsidR="002A5C87" w:rsidRPr="000C37D1" w:rsidRDefault="002A5C87" w:rsidP="00D55D7E">
            <w:pPr>
              <w:pStyle w:val="TableText"/>
              <w:numPr>
                <w:ilvl w:val="0"/>
                <w:numId w:val="29"/>
              </w:numPr>
              <w:spacing w:before="40" w:after="40" w:line="240" w:lineRule="auto"/>
            </w:pPr>
            <w:r w:rsidRPr="000C37D1">
              <w:t>Crews and aircraft are modeled as capacity fields, not individual units.</w:t>
            </w:r>
          </w:p>
        </w:tc>
      </w:tr>
      <w:tr w:rsidR="002A5C87" w:rsidRPr="000C37D1" w14:paraId="62BC0C73" w14:textId="77777777" w:rsidTr="00D55D7E">
        <w:trPr>
          <w:trHeight w:val="20"/>
        </w:trPr>
        <w:tc>
          <w:tcPr>
            <w:tcW w:w="5000" w:type="pct"/>
          </w:tcPr>
          <w:p w14:paraId="6C1F3E31" w14:textId="5B171C00" w:rsidR="002A5C87" w:rsidRPr="000C37D1" w:rsidRDefault="002A5C87" w:rsidP="00D55D7E">
            <w:pPr>
              <w:pStyle w:val="TableText"/>
              <w:spacing w:before="40" w:after="40" w:line="240" w:lineRule="auto"/>
            </w:pPr>
            <w:r w:rsidRPr="000C37D1">
              <w:rPr>
                <w:b/>
              </w:rPr>
              <w:t xml:space="preserve">Decision layer </w:t>
            </w:r>
            <w:r w:rsidRPr="000C37D1">
              <w:rPr>
                <w:b/>
                <w:bCs/>
              </w:rPr>
              <w:t>assumptions</w:t>
            </w:r>
          </w:p>
        </w:tc>
      </w:tr>
      <w:tr w:rsidR="002A5C87" w:rsidRPr="000C37D1" w14:paraId="775309A2"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63367CC7" w14:textId="77777777" w:rsidR="002A5C87" w:rsidRPr="000C37D1" w:rsidRDefault="002A5C87" w:rsidP="00D55D7E">
            <w:pPr>
              <w:pStyle w:val="TableText"/>
              <w:numPr>
                <w:ilvl w:val="0"/>
                <w:numId w:val="28"/>
              </w:numPr>
              <w:spacing w:before="40" w:after="40" w:line="240" w:lineRule="auto"/>
            </w:pPr>
            <w:r w:rsidRPr="000C37D1">
              <w:t>Decisions are taken on a fixed decision cycle rather than continuously.</w:t>
            </w:r>
          </w:p>
        </w:tc>
      </w:tr>
      <w:tr w:rsidR="002A5C87" w:rsidRPr="000C37D1" w14:paraId="2D1EFD36" w14:textId="77777777" w:rsidTr="00D55D7E">
        <w:trPr>
          <w:trHeight w:val="20"/>
        </w:trPr>
        <w:tc>
          <w:tcPr>
            <w:tcW w:w="5000" w:type="pct"/>
          </w:tcPr>
          <w:p w14:paraId="47A591E6" w14:textId="77777777" w:rsidR="002A5C87" w:rsidRPr="000C37D1" w:rsidRDefault="002A5C87" w:rsidP="00D55D7E">
            <w:pPr>
              <w:pStyle w:val="TableText"/>
              <w:numPr>
                <w:ilvl w:val="0"/>
                <w:numId w:val="28"/>
              </w:numPr>
              <w:spacing w:before="40" w:after="40" w:line="240" w:lineRule="auto"/>
            </w:pPr>
            <w:r w:rsidRPr="000C37D1">
              <w:t>Sensing and inter-region communication are reliable, except where an experiment perturbs them.</w:t>
            </w:r>
          </w:p>
        </w:tc>
      </w:tr>
      <w:tr w:rsidR="002A5C87" w:rsidRPr="000C37D1" w14:paraId="19C6200A"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18E4C195" w14:textId="77777777" w:rsidR="002A5C87" w:rsidRPr="000C37D1" w:rsidRDefault="002A5C87" w:rsidP="00D55D7E">
            <w:pPr>
              <w:pStyle w:val="TableText"/>
              <w:numPr>
                <w:ilvl w:val="0"/>
                <w:numId w:val="28"/>
              </w:numPr>
              <w:spacing w:before="40" w:after="40" w:line="240" w:lineRule="auto"/>
            </w:pPr>
            <w:r w:rsidRPr="000C37D1">
              <w:t>The cost priorities that weight J are fixed and known for a given run.</w:t>
            </w:r>
          </w:p>
        </w:tc>
      </w:tr>
      <w:tr w:rsidR="002A5C87" w:rsidRPr="000C37D1" w14:paraId="458F5A62" w14:textId="77777777" w:rsidTr="00D55D7E">
        <w:trPr>
          <w:trHeight w:val="20"/>
        </w:trPr>
        <w:tc>
          <w:tcPr>
            <w:tcW w:w="5000" w:type="pct"/>
          </w:tcPr>
          <w:p w14:paraId="60C7E491" w14:textId="77777777" w:rsidR="002A5C87" w:rsidRPr="000C37D1" w:rsidRDefault="002A5C87" w:rsidP="00D55D7E">
            <w:pPr>
              <w:pStyle w:val="TableText"/>
              <w:numPr>
                <w:ilvl w:val="0"/>
                <w:numId w:val="28"/>
              </w:numPr>
              <w:spacing w:before="40" w:after="40" w:line="240" w:lineRule="auto"/>
            </w:pPr>
            <w:r w:rsidRPr="000C37D1">
              <w:t>Any change proposed by the generative component takes effect only after passing the verification gates.</w:t>
            </w:r>
          </w:p>
        </w:tc>
      </w:tr>
      <w:tr w:rsidR="002A5C87" w:rsidRPr="000C37D1" w14:paraId="100AAEE9"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278B3A8B" w14:textId="77777777" w:rsidR="002A5C87" w:rsidRPr="000C37D1" w:rsidRDefault="002A5C87" w:rsidP="00D55D7E">
            <w:pPr>
              <w:pStyle w:val="TableText"/>
              <w:numPr>
                <w:ilvl w:val="0"/>
                <w:numId w:val="28"/>
              </w:numPr>
              <w:spacing w:before="40" w:after="40" w:line="240" w:lineRule="auto"/>
            </w:pPr>
            <w:r w:rsidRPr="000C37D1">
              <w:t>The no-harm guard treats the shadow forecast as the proxy for the no-action outcome over its horizon.</w:t>
            </w:r>
          </w:p>
        </w:tc>
      </w:tr>
      <w:tr w:rsidR="00BD2384" w:rsidRPr="000C37D1" w14:paraId="6929A1C6" w14:textId="77777777" w:rsidTr="00D55D7E">
        <w:trPr>
          <w:trHeight w:val="20"/>
        </w:trPr>
        <w:tc>
          <w:tcPr>
            <w:tcW w:w="5000" w:type="pct"/>
          </w:tcPr>
          <w:p w14:paraId="07F8A6F4" w14:textId="77777777" w:rsidR="00BD2384" w:rsidRPr="000C37D1" w:rsidRDefault="00BD2384" w:rsidP="00D55D7E">
            <w:pPr>
              <w:pStyle w:val="ListParagraph"/>
              <w:numPr>
                <w:ilvl w:val="0"/>
                <w:numId w:val="28"/>
              </w:numPr>
              <w:spacing w:before="40" w:after="40" w:line="240" w:lineRule="auto"/>
            </w:pPr>
            <w:r w:rsidRPr="000C37D1">
              <w:t>Evacuation is charged only through the response capacity it consumes; the societal cost of displacement lies outside the objective.</w:t>
            </w:r>
          </w:p>
        </w:tc>
      </w:tr>
      <w:tr w:rsidR="00BD2384" w:rsidRPr="000C37D1" w14:paraId="3A36DF94"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7D301F8A" w14:textId="77777777" w:rsidR="00BD2384" w:rsidRPr="000C37D1" w:rsidRDefault="00BD2384" w:rsidP="00D55D7E">
            <w:pPr>
              <w:pStyle w:val="ListParagraph"/>
              <w:numPr>
                <w:ilvl w:val="0"/>
                <w:numId w:val="28"/>
              </w:numPr>
              <w:spacing w:before="40" w:after="40" w:line="240" w:lineRule="auto"/>
            </w:pPr>
            <w:r w:rsidRPr="000C37D1">
              <w:t>The population term counts exposure inside actively burning cells only; smoke and proximity exposure outside the fire front are not modeled.</w:t>
            </w:r>
          </w:p>
        </w:tc>
      </w:tr>
      <w:tr w:rsidR="00BD2384" w:rsidRPr="000C37D1" w14:paraId="41243F0D" w14:textId="77777777" w:rsidTr="00D55D7E">
        <w:trPr>
          <w:trHeight w:val="20"/>
        </w:trPr>
        <w:tc>
          <w:tcPr>
            <w:tcW w:w="5000" w:type="pct"/>
          </w:tcPr>
          <w:p w14:paraId="662C00B6" w14:textId="77777777" w:rsidR="00BD2384" w:rsidRPr="000C37D1" w:rsidRDefault="00BD2384" w:rsidP="00D55D7E">
            <w:pPr>
              <w:pStyle w:val="ListParagraph"/>
              <w:numPr>
                <w:ilvl w:val="0"/>
                <w:numId w:val="28"/>
              </w:numPr>
              <w:spacing w:before="40" w:after="40" w:line="240" w:lineRule="auto"/>
            </w:pPr>
            <w:r w:rsidRPr="000C37D1">
              <w:t>Fire duration is priced only through the burned area and the accumulated exposure it produces, not as a separate cost term.</w:t>
            </w:r>
          </w:p>
        </w:tc>
      </w:tr>
      <w:tr w:rsidR="006A3925" w:rsidRPr="000C37D1" w14:paraId="27FEF2E2"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6E9367B8" w14:textId="4053C04C" w:rsidR="006A3925" w:rsidRPr="000C37D1" w:rsidRDefault="006A3925" w:rsidP="00D55D7E">
            <w:pPr>
              <w:pStyle w:val="ListParagraph"/>
              <w:numPr>
                <w:ilvl w:val="0"/>
                <w:numId w:val="28"/>
              </w:numPr>
              <w:spacing w:before="40" w:after="40" w:line="240" w:lineRule="auto"/>
            </w:pPr>
            <w:r w:rsidRPr="000C37D1">
              <w:t>Evacuation is charged only through the response capacity it consumes; the societal cost of displacement lies outside the objective.</w:t>
            </w:r>
          </w:p>
        </w:tc>
      </w:tr>
      <w:tr w:rsidR="006A3925" w:rsidRPr="000C37D1" w14:paraId="72C5BD9B" w14:textId="77777777" w:rsidTr="00D55D7E">
        <w:trPr>
          <w:trHeight w:val="20"/>
        </w:trPr>
        <w:tc>
          <w:tcPr>
            <w:tcW w:w="5000" w:type="pct"/>
          </w:tcPr>
          <w:p w14:paraId="23E0666A" w14:textId="2707DFFE" w:rsidR="006A3925" w:rsidRPr="000C37D1" w:rsidRDefault="006A3925" w:rsidP="00D55D7E">
            <w:pPr>
              <w:pStyle w:val="ListParagraph"/>
              <w:numPr>
                <w:ilvl w:val="0"/>
                <w:numId w:val="28"/>
              </w:numPr>
              <w:spacing w:before="40" w:after="40" w:line="240" w:lineRule="auto"/>
            </w:pPr>
            <w:r w:rsidRPr="000C37D1">
              <w:t>The population term counts exposure inside actively burning cells only; smoke and proximity exposure outside the fire front are not modeled.</w:t>
            </w:r>
          </w:p>
        </w:tc>
      </w:tr>
      <w:tr w:rsidR="006A3925" w:rsidRPr="000C37D1" w14:paraId="51094BC7"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5CCD74DE" w14:textId="6CACF70B" w:rsidR="006A3925" w:rsidRPr="000C37D1" w:rsidRDefault="006A3925" w:rsidP="00D55D7E">
            <w:pPr>
              <w:pStyle w:val="ListParagraph"/>
              <w:numPr>
                <w:ilvl w:val="0"/>
                <w:numId w:val="28"/>
              </w:numPr>
              <w:spacing w:before="40" w:after="40" w:line="240" w:lineRule="auto"/>
            </w:pPr>
            <w:r w:rsidRPr="000C37D1">
              <w:t>Fire duration is priced only through the burned area and the accumulated exposure it produces, not as a separate cost term.</w:t>
            </w:r>
          </w:p>
        </w:tc>
      </w:tr>
    </w:tbl>
    <w:p w14:paraId="24AAF832" w14:textId="03F8F0BF" w:rsidR="002823F5" w:rsidRPr="000C37D1" w:rsidRDefault="00122BC0" w:rsidP="002823F5">
      <w:pPr>
        <w:pStyle w:val="Heading2"/>
      </w:pPr>
      <w:bookmarkStart w:id="350" w:name="_Toc236574015"/>
      <w:r w:rsidRPr="000C37D1">
        <w:t xml:space="preserve">Simulation Parameters and </w:t>
      </w:r>
      <w:r w:rsidR="00910C7B">
        <w:t>Sensitivity</w:t>
      </w:r>
      <w:r w:rsidRPr="000C37D1">
        <w:t xml:space="preserve"> Analysis</w:t>
      </w:r>
      <w:bookmarkEnd w:id="350"/>
    </w:p>
    <w:p w14:paraId="17C12DFD" w14:textId="77777777" w:rsidR="002823F5" w:rsidRPr="000C37D1" w:rsidRDefault="002823F5" w:rsidP="002823F5">
      <w:pPr>
        <w:pStyle w:val="ParText"/>
      </w:pPr>
      <w:r w:rsidRPr="000C37D1">
        <w:t>This section reports how sensitive the decision layer is to its own settings and to the situation it is placed in. The method is one at a time: one parameter is varied across its range while the others hold their base value, and the physical decision cost is recorded (Morris, 1991; Saltelli et al., 2008). Each setting is repeated over five worlds, because a single world cannot separate the effect of a parameter from the noise of the map. The study comprises 880 runs in total.</w:t>
      </w:r>
    </w:p>
    <w:p w14:paraId="1B819F3E" w14:textId="77777777" w:rsidR="00C94E55" w:rsidRPr="000C37D1" w:rsidRDefault="00C94E55" w:rsidP="00C94E55">
      <w:pPr>
        <w:pStyle w:val="ParText"/>
      </w:pPr>
      <w:commentRangeStart w:id="351"/>
      <w:r w:rsidRPr="000C37D1">
        <w:t xml:space="preserve">Every setting is repeated over independent worlds and the figures show the mean with its 95 per cent interval, because a single world cannot separate the effect of a </w:t>
      </w:r>
      <w:r w:rsidRPr="000C37D1">
        <w:lastRenderedPageBreak/>
        <w:t xml:space="preserve">parameter from the noise of the map. The sweeps use 3 worlds and the calibration grid 5, since the grid is what justifies every sweep that follows. The study comprises 354 runs, of which 25 are free burn references. </w:t>
      </w:r>
      <w:commentRangeEnd w:id="351"/>
      <w:r w:rsidRPr="000C37D1">
        <w:rPr>
          <w:rStyle w:val="CommentReference"/>
          <w:sz w:val="24"/>
          <w:szCs w:val="22"/>
        </w:rPr>
        <w:commentReference w:id="351"/>
      </w:r>
    </w:p>
    <w:p w14:paraId="5593AE82" w14:textId="72C0B42A" w:rsidR="00FA5DA3" w:rsidRPr="000C37D1" w:rsidRDefault="00FA5DA3" w:rsidP="00FA5DA3">
      <w:r w:rsidRPr="000C37D1">
        <w:t xml:space="preserve">A sweep can only show what its operating point allows. Where the fire is beaten under every setting, or lost under every setting, no parameter can move the result, and the study would report a robustness that belongs to the situation rather than to the system. The study therefore begins by locating an operating point at which the decision layer is neither winning nor losing outright. </w:t>
      </w:r>
      <w:r w:rsidRPr="000C37D1">
        <w:fldChar w:fldCharType="begin"/>
      </w:r>
      <w:r w:rsidRPr="000C37D1">
        <w:instrText xml:space="preserve"> REF _RefTsens \h </w:instrText>
      </w:r>
      <w:r w:rsidRPr="000C37D1">
        <w:fldChar w:fldCharType="separate"/>
      </w:r>
      <w:r w:rsidR="00772963" w:rsidRPr="000C37D1">
        <w:t xml:space="preserve">Table </w:t>
      </w:r>
      <w:r w:rsidR="00772963">
        <w:rPr>
          <w:noProof/>
        </w:rPr>
        <w:t>5</w:t>
      </w:r>
      <w:r w:rsidR="00772963" w:rsidRPr="000C37D1">
        <w:t>.</w:t>
      </w:r>
      <w:r w:rsidR="00772963">
        <w:rPr>
          <w:noProof/>
        </w:rPr>
        <w:t>6</w:t>
      </w:r>
      <w:r w:rsidRPr="000C37D1">
        <w:fldChar w:fldCharType="end"/>
      </w:r>
      <w:r w:rsidRPr="000C37D1">
        <w:t xml:space="preserve"> lists the parameters, their base values and their ranges.</w:t>
      </w:r>
    </w:p>
    <w:p w14:paraId="7400A805" w14:textId="7E717D1D" w:rsidR="00FA5DA3" w:rsidRPr="000C37D1" w:rsidRDefault="00FA5DA3" w:rsidP="00FA5DA3">
      <w:pPr>
        <w:pStyle w:val="Caption"/>
      </w:pPr>
      <w:bookmarkStart w:id="352" w:name="_RefTsens"/>
      <w:bookmarkStart w:id="353" w:name="_Toc236574070"/>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6</w:t>
      </w:r>
      <w:r w:rsidR="004A4810" w:rsidRPr="000C37D1">
        <w:fldChar w:fldCharType="end"/>
      </w:r>
      <w:bookmarkEnd w:id="352"/>
      <w:r w:rsidRPr="000C37D1">
        <w:t xml:space="preserve"> Sensitivity design: parameters, base values and ranges</w:t>
      </w:r>
      <w:bookmarkEnd w:id="353"/>
    </w:p>
    <w:tbl>
      <w:tblPr>
        <w:tblStyle w:val="GridTable1Light"/>
        <w:tblW w:w="5000" w:type="pct"/>
        <w:tblLook w:val="04A0" w:firstRow="1" w:lastRow="0" w:firstColumn="1" w:lastColumn="0" w:noHBand="0" w:noVBand="1"/>
      </w:tblPr>
      <w:tblGrid>
        <w:gridCol w:w="1604"/>
        <w:gridCol w:w="696"/>
        <w:gridCol w:w="897"/>
        <w:gridCol w:w="4840"/>
      </w:tblGrid>
      <w:tr w:rsidR="00FA5DA3" w:rsidRPr="000C37D1" w14:paraId="72E9D45F" w14:textId="77777777" w:rsidTr="00FA5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vAlign w:val="center"/>
          </w:tcPr>
          <w:p w14:paraId="157CB0E2" w14:textId="77777777" w:rsidR="00FA5DA3" w:rsidRPr="000C37D1" w:rsidRDefault="00FA5DA3" w:rsidP="00FA5DA3">
            <w:pPr>
              <w:pStyle w:val="TableText"/>
              <w:spacing w:before="60" w:after="60" w:line="240" w:lineRule="auto"/>
              <w:jc w:val="left"/>
            </w:pPr>
            <w:r w:rsidRPr="000C37D1">
              <w:t>Parameter</w:t>
            </w:r>
          </w:p>
        </w:tc>
        <w:tc>
          <w:tcPr>
            <w:tcW w:w="433" w:type="pct"/>
            <w:vAlign w:val="center"/>
          </w:tcPr>
          <w:p w14:paraId="6B9A81F3" w14:textId="77777777" w:rsidR="00FA5DA3" w:rsidRPr="000C37D1" w:rsidRDefault="00FA5DA3" w:rsidP="00FA5DA3">
            <w:pPr>
              <w:pStyle w:val="TableText"/>
              <w:spacing w:before="60" w:after="60" w:line="240" w:lineRule="auto"/>
              <w:jc w:val="left"/>
              <w:cnfStyle w:val="100000000000" w:firstRow="1" w:lastRow="0" w:firstColumn="0" w:lastColumn="0" w:oddVBand="0" w:evenVBand="0" w:oddHBand="0" w:evenHBand="0" w:firstRowFirstColumn="0" w:firstRowLastColumn="0" w:lastRowFirstColumn="0" w:lastRowLastColumn="0"/>
            </w:pPr>
            <w:r w:rsidRPr="000C37D1">
              <w:t>Base</w:t>
            </w:r>
          </w:p>
        </w:tc>
        <w:tc>
          <w:tcPr>
            <w:tcW w:w="558" w:type="pct"/>
            <w:vAlign w:val="center"/>
          </w:tcPr>
          <w:p w14:paraId="21783BCB" w14:textId="77777777" w:rsidR="00FA5DA3" w:rsidRPr="000C37D1" w:rsidRDefault="00FA5DA3" w:rsidP="00FA5DA3">
            <w:pPr>
              <w:pStyle w:val="TableText"/>
              <w:spacing w:before="60" w:after="60" w:line="240" w:lineRule="auto"/>
              <w:jc w:val="left"/>
              <w:cnfStyle w:val="100000000000" w:firstRow="1" w:lastRow="0" w:firstColumn="0" w:lastColumn="0" w:oddVBand="0" w:evenVBand="0" w:oddHBand="0" w:evenHBand="0" w:firstRowFirstColumn="0" w:firstRowLastColumn="0" w:lastRowFirstColumn="0" w:lastRowLastColumn="0"/>
            </w:pPr>
            <w:r w:rsidRPr="000C37D1">
              <w:t>Range</w:t>
            </w:r>
          </w:p>
        </w:tc>
        <w:tc>
          <w:tcPr>
            <w:tcW w:w="3011" w:type="pct"/>
            <w:vAlign w:val="center"/>
          </w:tcPr>
          <w:p w14:paraId="1C9A9F9C" w14:textId="77777777" w:rsidR="00FA5DA3" w:rsidRPr="000C37D1" w:rsidRDefault="00FA5DA3" w:rsidP="00FA5DA3">
            <w:pPr>
              <w:pStyle w:val="TableText"/>
              <w:spacing w:before="60" w:after="60" w:line="240" w:lineRule="auto"/>
              <w:jc w:val="left"/>
              <w:cnfStyle w:val="100000000000" w:firstRow="1" w:lastRow="0" w:firstColumn="0" w:lastColumn="0" w:oddVBand="0" w:evenVBand="0" w:oddHBand="0" w:evenHBand="0" w:firstRowFirstColumn="0" w:firstRowLastColumn="0" w:lastRowFirstColumn="0" w:lastRowLastColumn="0"/>
              <w:rPr>
                <w:b w:val="0"/>
              </w:rPr>
            </w:pPr>
            <w:r w:rsidRPr="000C37D1">
              <w:rPr>
                <w:b w:val="0"/>
              </w:rPr>
              <w:t>Definition</w:t>
            </w:r>
          </w:p>
        </w:tc>
      </w:tr>
      <w:tr w:rsidR="00FA5DA3" w:rsidRPr="000C37D1" w14:paraId="6830AFD9" w14:textId="77777777" w:rsidTr="00FA5DA3">
        <w:tc>
          <w:tcPr>
            <w:cnfStyle w:val="001000000000" w:firstRow="0" w:lastRow="0" w:firstColumn="1" w:lastColumn="0" w:oddVBand="0" w:evenVBand="0" w:oddHBand="0" w:evenHBand="0" w:firstRowFirstColumn="0" w:firstRowLastColumn="0" w:lastRowFirstColumn="0" w:lastRowLastColumn="0"/>
            <w:tcW w:w="998" w:type="pct"/>
            <w:vAlign w:val="center"/>
          </w:tcPr>
          <w:p w14:paraId="0F854344" w14:textId="77777777" w:rsidR="00FA5DA3" w:rsidRPr="000C37D1" w:rsidRDefault="00FA5DA3" w:rsidP="00FA5DA3">
            <w:pPr>
              <w:spacing w:before="60" w:after="60" w:line="240" w:lineRule="auto"/>
              <w:jc w:val="left"/>
            </w:pPr>
            <w:r w:rsidRPr="000C37D1">
              <w:t>Simultaneous ignitions</w:t>
            </w:r>
          </w:p>
        </w:tc>
        <w:tc>
          <w:tcPr>
            <w:tcW w:w="433" w:type="pct"/>
            <w:vAlign w:val="center"/>
          </w:tcPr>
          <w:p w14:paraId="067239D6" w14:textId="77777777" w:rsidR="00FA5DA3" w:rsidRPr="000C37D1"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4</w:t>
            </w:r>
          </w:p>
        </w:tc>
        <w:tc>
          <w:tcPr>
            <w:tcW w:w="558" w:type="pct"/>
            <w:vAlign w:val="center"/>
          </w:tcPr>
          <w:p w14:paraId="672167B5" w14:textId="77777777" w:rsidR="00FA5DA3" w:rsidRPr="000C37D1"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1-12</w:t>
            </w:r>
          </w:p>
        </w:tc>
        <w:tc>
          <w:tcPr>
            <w:tcW w:w="3011" w:type="pct"/>
            <w:vAlign w:val="center"/>
          </w:tcPr>
          <w:p w14:paraId="079487F6" w14:textId="77777777" w:rsidR="00FA5DA3" w:rsidRPr="000C37D1" w:rsidRDefault="00FA5DA3" w:rsidP="00FA5DA3">
            <w:pPr>
              <w:spacing w:before="60" w:after="60" w:line="240" w:lineRule="auto"/>
              <w:cnfStyle w:val="000000000000" w:firstRow="0" w:lastRow="0" w:firstColumn="0" w:lastColumn="0" w:oddVBand="0" w:evenVBand="0" w:oddHBand="0" w:evenHBand="0" w:firstRowFirstColumn="0" w:firstRowLastColumn="0" w:lastRowFirstColumn="0" w:lastRowLastColumn="0"/>
            </w:pPr>
            <w:r w:rsidRPr="000C37D1">
              <w:t>Number of fires started at step 0, placed on the least reachable burnable cells. Sets the fire load.</w:t>
            </w:r>
          </w:p>
        </w:tc>
      </w:tr>
      <w:tr w:rsidR="00FA5DA3" w:rsidRPr="000C37D1" w14:paraId="4C46A3FE" w14:textId="77777777" w:rsidTr="00FA5DA3">
        <w:tc>
          <w:tcPr>
            <w:cnfStyle w:val="001000000000" w:firstRow="0" w:lastRow="0" w:firstColumn="1" w:lastColumn="0" w:oddVBand="0" w:evenVBand="0" w:oddHBand="0" w:evenHBand="0" w:firstRowFirstColumn="0" w:firstRowLastColumn="0" w:lastRowFirstColumn="0" w:lastRowLastColumn="0"/>
            <w:tcW w:w="998" w:type="pct"/>
            <w:vAlign w:val="center"/>
          </w:tcPr>
          <w:p w14:paraId="2ED6FC9D" w14:textId="77777777" w:rsidR="00FA5DA3" w:rsidRPr="000C37D1" w:rsidRDefault="00FA5DA3" w:rsidP="00FA5DA3">
            <w:pPr>
              <w:spacing w:before="60" w:after="60" w:line="240" w:lineRule="auto"/>
              <w:jc w:val="left"/>
            </w:pPr>
            <w:r w:rsidRPr="000C37D1">
              <w:t>Resource level</w:t>
            </w:r>
          </w:p>
        </w:tc>
        <w:tc>
          <w:tcPr>
            <w:tcW w:w="433" w:type="pct"/>
            <w:vAlign w:val="center"/>
          </w:tcPr>
          <w:p w14:paraId="08A5D247" w14:textId="77777777" w:rsidR="00FA5DA3" w:rsidRPr="000C37D1"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0.25</w:t>
            </w:r>
          </w:p>
        </w:tc>
        <w:tc>
          <w:tcPr>
            <w:tcW w:w="558" w:type="pct"/>
            <w:vAlign w:val="center"/>
          </w:tcPr>
          <w:p w14:paraId="5C80ACF5" w14:textId="77777777" w:rsidR="00FA5DA3" w:rsidRPr="000C37D1"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0.10 - 1.00</w:t>
            </w:r>
          </w:p>
        </w:tc>
        <w:tc>
          <w:tcPr>
            <w:tcW w:w="3011" w:type="pct"/>
            <w:vAlign w:val="center"/>
          </w:tcPr>
          <w:p w14:paraId="4F781190" w14:textId="77777777" w:rsidR="00FA5DA3" w:rsidRPr="000C37D1" w:rsidRDefault="00FA5DA3" w:rsidP="00FA5DA3">
            <w:pPr>
              <w:spacing w:before="60" w:after="60" w:line="240" w:lineRule="auto"/>
              <w:cnfStyle w:val="000000000000" w:firstRow="0" w:lastRow="0" w:firstColumn="0" w:lastColumn="0" w:oddVBand="0" w:evenVBand="0" w:oddHBand="0" w:evenHBand="0" w:firstRowFirstColumn="0" w:firstRowLastColumn="0" w:lastRowFirstColumn="0" w:lastRowLastColumn="0"/>
            </w:pPr>
            <w:r w:rsidRPr="000C37D1">
              <w:t>Scale on the availability of the pool the planner suggests for this map. It binds as a total budget across the regions.</w:t>
            </w:r>
          </w:p>
        </w:tc>
      </w:tr>
      <w:tr w:rsidR="00FA5DA3" w:rsidRPr="000C37D1" w14:paraId="3CB1F98F" w14:textId="77777777" w:rsidTr="00FA5DA3">
        <w:tc>
          <w:tcPr>
            <w:cnfStyle w:val="001000000000" w:firstRow="0" w:lastRow="0" w:firstColumn="1" w:lastColumn="0" w:oddVBand="0" w:evenVBand="0" w:oddHBand="0" w:evenHBand="0" w:firstRowFirstColumn="0" w:firstRowLastColumn="0" w:lastRowFirstColumn="0" w:lastRowLastColumn="0"/>
            <w:tcW w:w="998" w:type="pct"/>
            <w:vAlign w:val="center"/>
          </w:tcPr>
          <w:p w14:paraId="679B7147" w14:textId="77777777" w:rsidR="00FA5DA3" w:rsidRPr="000C37D1" w:rsidRDefault="00FA5DA3" w:rsidP="00FA5DA3">
            <w:pPr>
              <w:spacing w:before="60" w:after="60" w:line="240" w:lineRule="auto"/>
              <w:jc w:val="left"/>
              <w:rPr>
                <w:rFonts w:eastAsiaTheme="minorEastAsia"/>
              </w:rPr>
            </w:pPr>
            <w:r w:rsidRPr="000C37D1">
              <w:rPr>
                <w:rFonts w:eastAsiaTheme="minorEastAsia"/>
              </w:rPr>
              <w:t>Local regions (</w:t>
            </w:r>
            <w:r w:rsidRPr="000C37D1">
              <w:rPr>
                <w:rFonts w:ascii="Cambria Math" w:eastAsiaTheme="minorEastAsia" w:hAnsi="Cambria Math" w:cs="Cambria Math"/>
              </w:rPr>
              <w:t>𝑁</w:t>
            </w:r>
            <w:r w:rsidRPr="000C37D1">
              <w:rPr>
                <w:rFonts w:eastAsiaTheme="minorEastAsia"/>
              </w:rPr>
              <w:t>)</w:t>
            </w:r>
          </w:p>
        </w:tc>
        <w:tc>
          <w:tcPr>
            <w:tcW w:w="433" w:type="pct"/>
            <w:vAlign w:val="center"/>
          </w:tcPr>
          <w:p w14:paraId="5155A588" w14:textId="77777777" w:rsidR="00FA5DA3" w:rsidRPr="000C37D1"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4</w:t>
            </w:r>
          </w:p>
        </w:tc>
        <w:tc>
          <w:tcPr>
            <w:tcW w:w="558" w:type="pct"/>
            <w:vAlign w:val="center"/>
          </w:tcPr>
          <w:p w14:paraId="5DBC2C18" w14:textId="2ECBF21A" w:rsidR="00FA5DA3" w:rsidRPr="000C37D1"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1-</w:t>
            </w:r>
            <w:r w:rsidR="00D86599" w:rsidRPr="000C37D1">
              <w:t>16</w:t>
            </w:r>
          </w:p>
        </w:tc>
        <w:tc>
          <w:tcPr>
            <w:tcW w:w="3011" w:type="pct"/>
            <w:vAlign w:val="center"/>
          </w:tcPr>
          <w:p w14:paraId="16F47ED2" w14:textId="77777777" w:rsidR="00FA5DA3" w:rsidRPr="000C37D1" w:rsidRDefault="00FA5DA3" w:rsidP="00FA5DA3">
            <w:pPr>
              <w:spacing w:before="60" w:after="60" w:line="240" w:lineRule="auto"/>
              <w:cnfStyle w:val="000000000000" w:firstRow="0" w:lastRow="0" w:firstColumn="0" w:lastColumn="0" w:oddVBand="0" w:evenVBand="0" w:oddHBand="0" w:evenHBand="0" w:firstRowFirstColumn="0" w:firstRowLastColumn="0" w:lastRowFirstColumn="0" w:lastRowLastColumn="0"/>
            </w:pPr>
            <w:r w:rsidRPr="000C37D1">
              <w:t>Number of sub areas the grid is partitioned into. Each is evaluated on its own and competes for the shared pool.</w:t>
            </w:r>
          </w:p>
        </w:tc>
      </w:tr>
      <w:tr w:rsidR="006015B2" w:rsidRPr="000C37D1" w14:paraId="52EB88FC" w14:textId="77777777" w:rsidTr="001E6A58">
        <w:tc>
          <w:tcPr>
            <w:cnfStyle w:val="001000000000" w:firstRow="0" w:lastRow="0" w:firstColumn="1" w:lastColumn="0" w:oddVBand="0" w:evenVBand="0" w:oddHBand="0" w:evenHBand="0" w:firstRowFirstColumn="0" w:firstRowLastColumn="0" w:lastRowFirstColumn="0" w:lastRowLastColumn="0"/>
            <w:tcW w:w="998" w:type="pct"/>
            <w:vAlign w:val="center"/>
          </w:tcPr>
          <w:p w14:paraId="4D200114" w14:textId="77777777" w:rsidR="006015B2" w:rsidRPr="000C37D1" w:rsidRDefault="006015B2" w:rsidP="001E6A58">
            <w:pPr>
              <w:spacing w:before="60" w:after="60" w:line="240" w:lineRule="auto"/>
              <w:jc w:val="left"/>
            </w:pPr>
            <w:r w:rsidRPr="000C37D1">
              <w:t>Attention threshold (</w:t>
            </w:r>
            <m:oMath>
              <m:sSub>
                <m:sSubPr>
                  <m:ctrlPr>
                    <w:rPr>
                      <w:rFonts w:ascii="Cambria Math" w:hAnsi="Cambria Math"/>
                      <w:b w:val="0"/>
                      <w:bCs w:val="0"/>
                      <w:i/>
                    </w:rPr>
                  </m:ctrlPr>
                </m:sSubPr>
                <m:e>
                  <m:r>
                    <m:rPr>
                      <m:sty m:val="bi"/>
                    </m:rPr>
                    <w:rPr>
                      <w:rFonts w:ascii="Cambria Math" w:hAnsi="Cambria Math"/>
                    </w:rPr>
                    <m:t>τ</m:t>
                  </m:r>
                  <m:ctrlPr>
                    <w:rPr>
                      <w:rFonts w:ascii="Cambria Math" w:hAnsi="Cambria Math"/>
                      <w:b w:val="0"/>
                      <w:i/>
                    </w:rPr>
                  </m:ctrlPr>
                </m:e>
                <m:sub>
                  <m:r>
                    <m:rPr>
                      <m:sty m:val="bi"/>
                    </m:rPr>
                    <w:rPr>
                      <w:rFonts w:ascii="Cambria Math" w:hAnsi="Cambria Math"/>
                    </w:rPr>
                    <m:t>att</m:t>
                  </m:r>
                </m:sub>
              </m:sSub>
            </m:oMath>
            <w:r w:rsidRPr="000C37D1">
              <w:rPr>
                <w:rFonts w:eastAsiaTheme="minorEastAsia"/>
              </w:rPr>
              <w:t>)</w:t>
            </w:r>
          </w:p>
        </w:tc>
        <w:tc>
          <w:tcPr>
            <w:tcW w:w="433" w:type="pct"/>
            <w:vAlign w:val="center"/>
          </w:tcPr>
          <w:p w14:paraId="5FD62CD0" w14:textId="77777777" w:rsidR="006015B2" w:rsidRPr="000C37D1" w:rsidRDefault="006015B2" w:rsidP="001E6A58">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0.35</w:t>
            </w:r>
          </w:p>
        </w:tc>
        <w:tc>
          <w:tcPr>
            <w:tcW w:w="558" w:type="pct"/>
            <w:vAlign w:val="center"/>
          </w:tcPr>
          <w:p w14:paraId="36820B85" w14:textId="77777777" w:rsidR="006015B2" w:rsidRPr="000C37D1" w:rsidRDefault="006015B2" w:rsidP="001E6A58">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0.05 - 0.95</w:t>
            </w:r>
          </w:p>
        </w:tc>
        <w:tc>
          <w:tcPr>
            <w:tcW w:w="3011" w:type="pct"/>
            <w:vAlign w:val="center"/>
          </w:tcPr>
          <w:p w14:paraId="3600ACA2" w14:textId="77777777" w:rsidR="006015B2" w:rsidRPr="000C37D1" w:rsidRDefault="006015B2" w:rsidP="001E6A58">
            <w:pPr>
              <w:spacing w:before="60" w:after="60" w:line="240" w:lineRule="auto"/>
              <w:cnfStyle w:val="000000000000" w:firstRow="0" w:lastRow="0" w:firstColumn="0" w:lastColumn="0" w:oddVBand="0" w:evenVBand="0" w:oddHBand="0" w:evenHBand="0" w:firstRowFirstColumn="0" w:firstRowLastColumn="0" w:lastRowFirstColumn="0" w:lastRowLastColumn="0"/>
            </w:pPr>
            <w:r w:rsidRPr="000C37D1">
              <w:t>Priority at which a region is attended rather than monitored. A monitored region gets a smaller share and a tighter gate.</w:t>
            </w:r>
          </w:p>
        </w:tc>
      </w:tr>
      <w:tr w:rsidR="006015B2" w:rsidRPr="000C37D1" w14:paraId="024B2BF5" w14:textId="77777777" w:rsidTr="001E6A58">
        <w:tc>
          <w:tcPr>
            <w:cnfStyle w:val="001000000000" w:firstRow="0" w:lastRow="0" w:firstColumn="1" w:lastColumn="0" w:oddVBand="0" w:evenVBand="0" w:oddHBand="0" w:evenHBand="0" w:firstRowFirstColumn="0" w:firstRowLastColumn="0" w:lastRowFirstColumn="0" w:lastRowLastColumn="0"/>
            <w:tcW w:w="998" w:type="pct"/>
            <w:vAlign w:val="center"/>
          </w:tcPr>
          <w:p w14:paraId="20FBE28D" w14:textId="77777777" w:rsidR="006015B2" w:rsidRPr="000C37D1" w:rsidRDefault="006015B2" w:rsidP="001E6A58">
            <w:pPr>
              <w:spacing w:before="60" w:after="60" w:line="240" w:lineRule="auto"/>
              <w:jc w:val="left"/>
            </w:pPr>
            <w:r w:rsidRPr="000C37D1">
              <w:t>No-harm horizon</w:t>
            </w:r>
          </w:p>
        </w:tc>
        <w:tc>
          <w:tcPr>
            <w:tcW w:w="433" w:type="pct"/>
            <w:vAlign w:val="center"/>
          </w:tcPr>
          <w:p w14:paraId="7A2F0014" w14:textId="77777777" w:rsidR="006015B2" w:rsidRPr="000C37D1" w:rsidRDefault="006015B2" w:rsidP="001E6A58">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24 min</w:t>
            </w:r>
          </w:p>
        </w:tc>
        <w:tc>
          <w:tcPr>
            <w:tcW w:w="558" w:type="pct"/>
            <w:vAlign w:val="center"/>
          </w:tcPr>
          <w:p w14:paraId="7822FCB1" w14:textId="77777777" w:rsidR="006015B2" w:rsidRPr="000C37D1" w:rsidRDefault="006015B2" w:rsidP="001E6A58">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8 - 48 min</w:t>
            </w:r>
          </w:p>
        </w:tc>
        <w:tc>
          <w:tcPr>
            <w:tcW w:w="3011" w:type="pct"/>
            <w:vAlign w:val="center"/>
          </w:tcPr>
          <w:p w14:paraId="71451533" w14:textId="77777777" w:rsidR="006015B2" w:rsidRPr="000C37D1" w:rsidRDefault="006015B2" w:rsidP="001E6A58">
            <w:pPr>
              <w:spacing w:before="60" w:after="60" w:line="240" w:lineRule="auto"/>
              <w:cnfStyle w:val="000000000000" w:firstRow="0" w:lastRow="0" w:firstColumn="0" w:lastColumn="0" w:oddVBand="0" w:evenVBand="0" w:oddHBand="0" w:evenHBand="0" w:firstRowFirstColumn="0" w:firstRowLastColumn="0" w:lastRowFirstColumn="0" w:lastRowLastColumn="0"/>
            </w:pPr>
            <w:r w:rsidRPr="000C37D1">
              <w:t>Lookahead over which the candidate orders and the no action baseline are compared before a decision is committed.</w:t>
            </w:r>
          </w:p>
        </w:tc>
      </w:tr>
      <w:tr w:rsidR="00FA5DA3" w:rsidRPr="000C37D1" w14:paraId="3C67E5BA" w14:textId="77777777" w:rsidTr="00FA5DA3">
        <w:tc>
          <w:tcPr>
            <w:cnfStyle w:val="001000000000" w:firstRow="0" w:lastRow="0" w:firstColumn="1" w:lastColumn="0" w:oddVBand="0" w:evenVBand="0" w:oddHBand="0" w:evenHBand="0" w:firstRowFirstColumn="0" w:firstRowLastColumn="0" w:lastRowFirstColumn="0" w:lastRowLastColumn="0"/>
            <w:tcW w:w="998" w:type="pct"/>
            <w:vAlign w:val="center"/>
          </w:tcPr>
          <w:p w14:paraId="12BFB06E" w14:textId="77777777" w:rsidR="00FA5DA3" w:rsidRPr="000C37D1" w:rsidRDefault="00FA5DA3" w:rsidP="00FA5DA3">
            <w:pPr>
              <w:spacing w:before="60" w:after="60" w:line="240" w:lineRule="auto"/>
              <w:jc w:val="left"/>
            </w:pPr>
            <w:r w:rsidRPr="000C37D1">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p>
        </w:tc>
        <w:tc>
          <w:tcPr>
            <w:tcW w:w="433" w:type="pct"/>
            <w:vAlign w:val="center"/>
          </w:tcPr>
          <w:p w14:paraId="5EE01864" w14:textId="77777777" w:rsidR="00FA5DA3" w:rsidRPr="000C37D1"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0.35</w:t>
            </w:r>
          </w:p>
        </w:tc>
        <w:tc>
          <w:tcPr>
            <w:tcW w:w="558" w:type="pct"/>
            <w:vAlign w:val="center"/>
          </w:tcPr>
          <w:p w14:paraId="5614A984" w14:textId="77777777" w:rsidR="00FA5DA3" w:rsidRPr="000C37D1"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0.15-0.60</w:t>
            </w:r>
          </w:p>
        </w:tc>
        <w:tc>
          <w:tcPr>
            <w:tcW w:w="3011" w:type="pct"/>
            <w:vAlign w:val="center"/>
          </w:tcPr>
          <w:p w14:paraId="71B80A16" w14:textId="77777777" w:rsidR="00FA5DA3" w:rsidRPr="000C37D1" w:rsidRDefault="00FA5DA3" w:rsidP="00FA5DA3">
            <w:pPr>
              <w:spacing w:before="60" w:after="60" w:line="240" w:lineRule="auto"/>
              <w:cnfStyle w:val="000000000000" w:firstRow="0" w:lastRow="0" w:firstColumn="0" w:lastColumn="0" w:oddVBand="0" w:evenVBand="0" w:oddHBand="0" w:evenHBand="0" w:firstRowFirstColumn="0" w:firstRowLastColumn="0" w:lastRowFirstColumn="0" w:lastRowLastColumn="0"/>
            </w:pPr>
            <w:r w:rsidRPr="000C37D1">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rsidRPr="000C37D1">
              <w:t>, so it tightens when inaction is already cheap.</w:t>
            </w:r>
          </w:p>
        </w:tc>
      </w:tr>
      <w:tr w:rsidR="00FA5DA3" w:rsidRPr="000C37D1" w14:paraId="29274264" w14:textId="77777777" w:rsidTr="00FA5DA3">
        <w:tc>
          <w:tcPr>
            <w:cnfStyle w:val="001000000000" w:firstRow="0" w:lastRow="0" w:firstColumn="1" w:lastColumn="0" w:oddVBand="0" w:evenVBand="0" w:oddHBand="0" w:evenHBand="0" w:firstRowFirstColumn="0" w:firstRowLastColumn="0" w:lastRowFirstColumn="0" w:lastRowLastColumn="0"/>
            <w:tcW w:w="998" w:type="pct"/>
            <w:vAlign w:val="center"/>
          </w:tcPr>
          <w:p w14:paraId="78E4F499" w14:textId="77777777" w:rsidR="00FA5DA3" w:rsidRPr="000C37D1" w:rsidRDefault="00FA5DA3" w:rsidP="00FA5DA3">
            <w:pPr>
              <w:spacing w:before="60" w:after="60" w:line="240" w:lineRule="auto"/>
              <w:jc w:val="left"/>
            </w:pPr>
            <w:r w:rsidRPr="000C37D1">
              <w:t>Fail-safe quality gate (</w:t>
            </w:r>
            <m:oMath>
              <m:r>
                <m:rPr>
                  <m:sty m:val="bi"/>
                </m:rPr>
                <w:rPr>
                  <w:rFonts w:ascii="Cambria Math" w:hAnsi="Cambria Math"/>
                </w:rPr>
                <m:t>η</m:t>
              </m:r>
            </m:oMath>
            <w:r w:rsidRPr="000C37D1">
              <w:rPr>
                <w:rFonts w:eastAsiaTheme="minorEastAsia"/>
              </w:rPr>
              <w:t>)</w:t>
            </w:r>
          </w:p>
        </w:tc>
        <w:tc>
          <w:tcPr>
            <w:tcW w:w="433" w:type="pct"/>
            <w:vAlign w:val="center"/>
          </w:tcPr>
          <w:p w14:paraId="02887E3B" w14:textId="77777777" w:rsidR="00FA5DA3" w:rsidRPr="000C37D1"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0.60</w:t>
            </w:r>
          </w:p>
        </w:tc>
        <w:tc>
          <w:tcPr>
            <w:tcW w:w="558" w:type="pct"/>
            <w:vAlign w:val="center"/>
          </w:tcPr>
          <w:p w14:paraId="495F5F98" w14:textId="77777777" w:rsidR="00FA5DA3" w:rsidRPr="000C37D1"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rsidRPr="000C37D1">
              <w:t>0.30-0.90</w:t>
            </w:r>
          </w:p>
        </w:tc>
        <w:tc>
          <w:tcPr>
            <w:tcW w:w="3011" w:type="pct"/>
            <w:vAlign w:val="center"/>
          </w:tcPr>
          <w:p w14:paraId="6AE332F8" w14:textId="77777777" w:rsidR="00FA5DA3" w:rsidRPr="000C37D1" w:rsidRDefault="00FA5DA3" w:rsidP="00FA5DA3">
            <w:pPr>
              <w:spacing w:before="60" w:after="60" w:line="240" w:lineRule="auto"/>
              <w:cnfStyle w:val="000000000000" w:firstRow="0" w:lastRow="0" w:firstColumn="0" w:lastColumn="0" w:oddVBand="0" w:evenVBand="0" w:oddHBand="0" w:evenHBand="0" w:firstRowFirstColumn="0" w:firstRowLastColumn="0" w:lastRowFirstColumn="0" w:lastRowLastColumn="0"/>
            </w:pPr>
            <w:r w:rsidRPr="000C37D1">
              <w:t>Minimum decision quality for offensive orders at full strength. Below it they are scaled by Q/η, while evacuation and warning are never reduced.</w:t>
            </w:r>
          </w:p>
        </w:tc>
      </w:tr>
    </w:tbl>
    <w:p w14:paraId="693409BA" w14:textId="77777777" w:rsidR="00FA5DA3" w:rsidRPr="000C37D1" w:rsidRDefault="00FA5DA3" w:rsidP="00FA5DA3"/>
    <w:p w14:paraId="78F3D6D4" w14:textId="1CBEB423" w:rsidR="00895752" w:rsidRPr="000C37D1" w:rsidRDefault="00895752" w:rsidP="00895752">
      <w:pPr>
        <w:pStyle w:val="Heading3"/>
      </w:pPr>
      <w:bookmarkStart w:id="354" w:name="_Toc236574016"/>
      <w:r w:rsidRPr="000C37D1">
        <w:lastRenderedPageBreak/>
        <w:t>Simultaneous Ignitions</w:t>
      </w:r>
      <w:r w:rsidR="00910C7B">
        <w:t xml:space="preserve"> vs </w:t>
      </w:r>
      <w:r w:rsidR="00C83214" w:rsidRPr="000C37D1">
        <w:t>Resource</w:t>
      </w:r>
      <w:r w:rsidRPr="000C37D1">
        <w:t xml:space="preserve"> </w:t>
      </w:r>
      <w:bookmarkEnd w:id="354"/>
      <w:r w:rsidR="00910C7B">
        <w:t xml:space="preserve">Level </w:t>
      </w:r>
    </w:p>
    <w:p w14:paraId="5F63F50E" w14:textId="207C383D" w:rsidR="00183B29" w:rsidRPr="000C37D1" w:rsidRDefault="00C94E55" w:rsidP="00C94E55">
      <w:pPr>
        <w:pStyle w:val="ParText"/>
      </w:pPr>
      <w:r w:rsidRPr="000C37D1">
        <w:fldChar w:fldCharType="begin"/>
      </w:r>
      <w:r w:rsidRPr="000C37D1">
        <w:instrText xml:space="preserve"> REF _Ref236342841 \h </w:instrText>
      </w:r>
      <w:r w:rsidRPr="000C37D1">
        <w:fldChar w:fldCharType="separate"/>
      </w:r>
      <w:r w:rsidR="00772963" w:rsidRPr="000C37D1">
        <w:t xml:space="preserve">Figure </w:t>
      </w:r>
      <w:r w:rsidR="00772963">
        <w:rPr>
          <w:noProof/>
        </w:rPr>
        <w:t>5</w:t>
      </w:r>
      <w:r w:rsidR="00772963" w:rsidRPr="000C37D1">
        <w:t>.</w:t>
      </w:r>
      <w:r w:rsidR="00772963">
        <w:rPr>
          <w:noProof/>
        </w:rPr>
        <w:t>2</w:t>
      </w:r>
      <w:r w:rsidRPr="000C37D1">
        <w:fldChar w:fldCharType="end"/>
      </w:r>
      <w:r w:rsidRPr="000C37D1">
        <w:t xml:space="preserve"> depicts the physical decision cost over fire load and suppression pool, expressed as a share of the free burn of the same world. At a tenth of the pool, once there is more than one ignition, the cost stays between 77 and 83 per cent of the free burn whatever else is set, so the fire is lost throughout. With a full or a three quarter pool and up to four ignitions it stays between 14 and 32 per cent, so the fire is held throughout. </w:t>
      </w:r>
    </w:p>
    <w:p w14:paraId="35BF15D4" w14:textId="05671A2D" w:rsidR="00C94E55" w:rsidRPr="000C37D1" w:rsidRDefault="00C94E55" w:rsidP="00C94E55">
      <w:pPr>
        <w:pStyle w:val="ParText"/>
      </w:pPr>
      <w:r w:rsidRPr="000C37D1">
        <w:t>Only a few cells fall inside the decidable band, and the sweeps that follow were run at the one nearest the midpoint of the free burn, four simultaneous ignitions with a quarter of the pool. That setting retains 50 per cent of the free burn cost on the mean and 28 per cent in the least severe of the worlds.</w:t>
      </w:r>
    </w:p>
    <w:p w14:paraId="7EB52BB2" w14:textId="77777777" w:rsidR="00C94E55" w:rsidRPr="000C37D1" w:rsidRDefault="00C94E55" w:rsidP="00C94E55">
      <w:pPr>
        <w:pStyle w:val="ParText"/>
        <w:keepNext/>
      </w:pPr>
      <w:r w:rsidRPr="000C37D1">
        <w:drawing>
          <wp:inline distT="0" distB="0" distL="0" distR="0" wp14:anchorId="2DB01A50" wp14:editId="00522B15">
            <wp:extent cx="5040000" cy="3720690"/>
            <wp:effectExtent l="0" t="0" r="8255" b="0"/>
            <wp:docPr id="224002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2886" r="2814"/>
                    <a:stretch>
                      <a:fillRect/>
                    </a:stretch>
                  </pic:blipFill>
                  <pic:spPr bwMode="auto">
                    <a:xfrm>
                      <a:off x="0" y="0"/>
                      <a:ext cx="5040000" cy="3720690"/>
                    </a:xfrm>
                    <a:prstGeom prst="rect">
                      <a:avLst/>
                    </a:prstGeom>
                    <a:noFill/>
                    <a:ln>
                      <a:noFill/>
                    </a:ln>
                    <a:extLst>
                      <a:ext uri="{53640926-AAD7-44D8-BBD7-CCE9431645EC}">
                        <a14:shadowObscured xmlns:a14="http://schemas.microsoft.com/office/drawing/2010/main"/>
                      </a:ext>
                    </a:extLst>
                  </pic:spPr>
                </pic:pic>
              </a:graphicData>
            </a:graphic>
          </wp:inline>
        </w:drawing>
      </w:r>
    </w:p>
    <w:p w14:paraId="075A4906" w14:textId="2DE9EA50" w:rsidR="00C94E55" w:rsidRPr="000C37D1" w:rsidRDefault="00C94E55" w:rsidP="00C94E55">
      <w:pPr>
        <w:pStyle w:val="Caption"/>
      </w:pPr>
      <w:bookmarkStart w:id="355" w:name="_Ref236342841"/>
      <w:bookmarkStart w:id="356" w:name="_Toc236574103"/>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2</w:t>
      </w:r>
      <w:r w:rsidR="00840146" w:rsidRPr="000C37D1">
        <w:fldChar w:fldCharType="end"/>
      </w:r>
      <w:bookmarkEnd w:id="355"/>
      <w:r w:rsidRPr="000C37D1">
        <w:t xml:space="preserve"> The physical cost over simultaneous ignitions and resource level</w:t>
      </w:r>
      <w:bookmarkEnd w:id="356"/>
    </w:p>
    <w:p w14:paraId="31903109" w14:textId="66564440" w:rsidR="0030521F" w:rsidRPr="000C37D1" w:rsidRDefault="0030521F" w:rsidP="0030521F">
      <w:pPr>
        <w:pStyle w:val="Heading3"/>
      </w:pPr>
      <w:bookmarkStart w:id="357" w:name="_Toc236574017"/>
      <w:r w:rsidRPr="000C37D1">
        <w:lastRenderedPageBreak/>
        <w:t xml:space="preserve">Simultaneous Ignitions </w:t>
      </w:r>
      <w:r w:rsidR="00910C7B">
        <w:t>vs</w:t>
      </w:r>
      <w:r w:rsidRPr="000C37D1">
        <w:t xml:space="preserve"> </w:t>
      </w:r>
      <w:bookmarkEnd w:id="357"/>
      <w:r w:rsidR="00910C7B">
        <w:t>Optimization Coverage</w:t>
      </w:r>
    </w:p>
    <w:p w14:paraId="1A6224B8" w14:textId="4293A9D9" w:rsidR="00183B29" w:rsidRPr="000C37D1" w:rsidRDefault="00183B29" w:rsidP="0030521F">
      <w:r w:rsidRPr="000C37D1">
        <w:fldChar w:fldCharType="begin"/>
      </w:r>
      <w:r w:rsidRPr="000C37D1">
        <w:instrText xml:space="preserve"> REF _Ref236523082 \h </w:instrText>
      </w:r>
      <w:r w:rsidRPr="000C37D1">
        <w:fldChar w:fldCharType="separate"/>
      </w:r>
      <w:r w:rsidR="00772963" w:rsidRPr="000C37D1">
        <w:t xml:space="preserve">Figure </w:t>
      </w:r>
      <w:r w:rsidR="00772963">
        <w:rPr>
          <w:noProof/>
        </w:rPr>
        <w:t>5</w:t>
      </w:r>
      <w:r w:rsidR="00772963" w:rsidRPr="000C37D1">
        <w:t>.</w:t>
      </w:r>
      <w:r w:rsidR="00772963">
        <w:rPr>
          <w:noProof/>
        </w:rPr>
        <w:t>3</w:t>
      </w:r>
      <w:r w:rsidRPr="000C37D1">
        <w:fldChar w:fldCharType="end"/>
      </w:r>
      <w:r w:rsidRPr="000C37D1">
        <w:t xml:space="preserve"> - </w:t>
      </w:r>
      <w:r w:rsidRPr="000C37D1">
        <w:fldChar w:fldCharType="begin"/>
      </w:r>
      <w:r w:rsidRPr="000C37D1">
        <w:instrText xml:space="preserve"> REF _Ref236523094 \h </w:instrText>
      </w:r>
      <w:r w:rsidRPr="000C37D1">
        <w:fldChar w:fldCharType="separate"/>
      </w:r>
      <w:r w:rsidR="00772963" w:rsidRPr="000C37D1">
        <w:t xml:space="preserve">Figure </w:t>
      </w:r>
      <w:r w:rsidR="00772963">
        <w:rPr>
          <w:noProof/>
        </w:rPr>
        <w:t>5</w:t>
      </w:r>
      <w:r w:rsidR="00772963" w:rsidRPr="000C37D1">
        <w:t>.</w:t>
      </w:r>
      <w:r w:rsidR="00772963">
        <w:rPr>
          <w:noProof/>
        </w:rPr>
        <w:t>6</w:t>
      </w:r>
      <w:r w:rsidRPr="000C37D1">
        <w:fldChar w:fldCharType="end"/>
      </w:r>
      <w:r w:rsidRPr="000C37D1">
        <w:t xml:space="preserve"> report the physical cost of the decision layer over the fire load and the observation level, one figure per resource pool, and extend the resource sweep of </w:t>
      </w:r>
      <w:r w:rsidRPr="000C37D1">
        <w:fldChar w:fldCharType="begin"/>
      </w:r>
      <w:r w:rsidRPr="000C37D1">
        <w:instrText xml:space="preserve"> REF _Ref236342841 \h </w:instrText>
      </w:r>
      <w:r w:rsidRPr="000C37D1">
        <w:fldChar w:fldCharType="separate"/>
      </w:r>
      <w:r w:rsidR="00772963" w:rsidRPr="000C37D1">
        <w:t xml:space="preserve">Figure </w:t>
      </w:r>
      <w:r w:rsidR="00772963">
        <w:rPr>
          <w:noProof/>
        </w:rPr>
        <w:t>5</w:t>
      </w:r>
      <w:r w:rsidR="00772963" w:rsidRPr="000C37D1">
        <w:t>.</w:t>
      </w:r>
      <w:r w:rsidR="00772963">
        <w:rPr>
          <w:noProof/>
        </w:rPr>
        <w:t>2</w:t>
      </w:r>
      <w:r w:rsidRPr="000C37D1">
        <w:fldChar w:fldCharType="end"/>
      </w:r>
      <w:r w:rsidRPr="000C37D1">
        <w:t xml:space="preserve"> by fixing the pool and varying the observation instead. Each cell gives the cost as a share of the free burn of the same world, with the rows varying the deployed sensors and the columns the simultaneous ignitions. Observation decides the outcome at a light fire load, where a single ignition falls from about </w:t>
      </w:r>
      <w:r w:rsidR="00D76B79" w:rsidRPr="000C37D1">
        <w:t>70%</w:t>
      </w:r>
      <w:r w:rsidRPr="000C37D1">
        <w:t xml:space="preserve"> of the free burn with </w:t>
      </w:r>
      <w:r w:rsidR="00D76B79" w:rsidRPr="000C37D1">
        <w:t>1</w:t>
      </w:r>
      <w:r w:rsidRPr="000C37D1">
        <w:t xml:space="preserve"> sensor to about </w:t>
      </w:r>
      <w:r w:rsidR="00D76B79" w:rsidRPr="000C37D1">
        <w:t>20%</w:t>
      </w:r>
      <w:r w:rsidRPr="000C37D1">
        <w:t xml:space="preserve"> with full coverage, and coverage saturates early because </w:t>
      </w:r>
      <w:r w:rsidR="00D76B79" w:rsidRPr="000C37D1">
        <w:t>5</w:t>
      </w:r>
      <w:r w:rsidRPr="000C37D1">
        <w:t xml:space="preserve"> and </w:t>
      </w:r>
      <w:r w:rsidR="00D76B79" w:rsidRPr="000C37D1">
        <w:t>9</w:t>
      </w:r>
      <w:r w:rsidRPr="000C37D1">
        <w:t xml:space="preserve"> sensors, and </w:t>
      </w:r>
      <w:r w:rsidR="00D76B79" w:rsidRPr="000C37D1">
        <w:t>2</w:t>
      </w:r>
      <w:r w:rsidRPr="000C37D1">
        <w:t xml:space="preserve"> and </w:t>
      </w:r>
      <w:r w:rsidR="00D76B79" w:rsidRPr="000C37D1">
        <w:t>3</w:t>
      </w:r>
      <w:r w:rsidRPr="000C37D1">
        <w:t xml:space="preserve"> sensors, give the same result. Resource decides the outcome at a heavy fire load, where </w:t>
      </w:r>
      <w:r w:rsidR="00D76B79" w:rsidRPr="000C37D1">
        <w:t>12</w:t>
      </w:r>
      <w:r w:rsidRPr="000C37D1">
        <w:t xml:space="preserve"> ignitions with full coverage drop from </w:t>
      </w:r>
      <w:r w:rsidR="00D76B79" w:rsidRPr="000C37D1">
        <w:t>86%</w:t>
      </w:r>
      <w:r w:rsidRPr="000C37D1">
        <w:t xml:space="preserve"> at the quarter pool to about </w:t>
      </w:r>
      <w:r w:rsidR="00D76B79" w:rsidRPr="000C37D1">
        <w:t>46%</w:t>
      </w:r>
      <w:r w:rsidRPr="000C37D1">
        <w:t xml:space="preserve"> at the full pool while the single-ignition cells barely move. The two inputs are complementary rather than interchangeable: a blind map is not recovered by </w:t>
      </w:r>
      <w:r w:rsidR="00D76B79" w:rsidRPr="000C37D1">
        <w:t>resource,</w:t>
      </w:r>
      <w:r w:rsidRPr="000C37D1">
        <w:t xml:space="preserve"> and a scarce pool is not recovered by observation, so the decision layer changes the outcome only inside the decidable band, where both are sufficient for the fire at hand.</w:t>
      </w:r>
      <w:ins w:id="910015" w:author="Claude" w:date="2026-08-02T13:00:00Z">
        <w:r>
          <w:rPr>
            <w:noProof/>
          </w:rPr>
          <w:t xml:space="preserve"> The four panels are ordered by the size of the pool: </w:t>
        </w:r>
        <w:r>
          <w:rPr>
            <w:noProof/>
          </w:rPr>
          <w:fldChar w:fldCharType="begin"/>
        </w:r>
        <w:r>
          <w:rPr>
            <w:noProof/>
          </w:rPr>
          <w:instrText xml:space="preserve"> REF _Ref236523082 \h </w:instrText>
        </w:r>
        <w:r>
          <w:rPr>
            <w:noProof/>
          </w:rPr>
          <w:fldChar w:fldCharType="separate"/>
        </w:r>
        <w:r>
          <w:rPr>
            <w:noProof/>
          </w:rPr>
          <w:t xml:space="preserve">Figure 5.3</w:t>
        </w:r>
        <w:r>
          <w:rPr>
            <w:noProof/>
          </w:rPr>
          <w:fldChar w:fldCharType="end"/>
        </w:r>
        <w:r>
          <w:rPr>
            <w:noProof/>
          </w:rPr>
          <w:t xml:space="preserve"> at a quarter, </w:t>
        </w:r>
        <w:r>
          <w:rPr>
            <w:noProof/>
          </w:rPr>
          <w:fldChar w:fldCharType="begin"/>
        </w:r>
        <w:r>
          <w:rPr>
            <w:noProof/>
          </w:rPr>
          <w:instrText xml:space="preserve"> REF _RefFig54 \h </w:instrText>
        </w:r>
        <w:r>
          <w:rPr>
            <w:noProof/>
          </w:rPr>
          <w:fldChar w:fldCharType="separate"/>
        </w:r>
        <w:r>
          <w:rPr>
            <w:noProof/>
          </w:rPr>
          <w:t xml:space="preserve">Figure 5.4</w:t>
        </w:r>
        <w:r>
          <w:rPr>
            <w:noProof/>
          </w:rPr>
          <w:fldChar w:fldCharType="end"/>
        </w:r>
        <w:r>
          <w:rPr>
            <w:noProof/>
          </w:rPr>
          <w:t xml:space="preserve"> at a half, </w:t>
        </w:r>
        <w:r>
          <w:rPr>
            <w:noProof/>
          </w:rPr>
          <w:fldChar w:fldCharType="begin"/>
        </w:r>
        <w:r>
          <w:rPr>
            <w:noProof/>
          </w:rPr>
          <w:instrText xml:space="preserve"> REF _RefFig55 \h </w:instrText>
        </w:r>
        <w:r>
          <w:rPr>
            <w:noProof/>
          </w:rPr>
          <w:fldChar w:fldCharType="separate"/>
        </w:r>
        <w:r>
          <w:rPr>
            <w:noProof/>
          </w:rPr>
          <w:t xml:space="preserve">Figure 5.5</w:t>
        </w:r>
        <w:r>
          <w:rPr>
            <w:noProof/>
          </w:rPr>
          <w:fldChar w:fldCharType="end"/>
        </w:r>
        <w:r>
          <w:rPr>
            <w:noProof/>
          </w:rPr>
          <w:t xml:space="preserve"> at three quarters and </w:t>
        </w:r>
        <w:r>
          <w:rPr>
            <w:noProof/>
          </w:rPr>
          <w:fldChar w:fldCharType="begin"/>
        </w:r>
        <w:r>
          <w:rPr>
            <w:noProof/>
          </w:rPr>
          <w:instrText xml:space="preserve"> REF _Ref236523094 \h </w:instrText>
        </w:r>
        <w:r>
          <w:rPr>
            <w:noProof/>
          </w:rPr>
          <w:fldChar w:fldCharType="separate"/>
        </w:r>
        <w:r>
          <w:rPr>
            <w:noProof/>
          </w:rPr>
          <w:t xml:space="preserve">Figure 5.6</w:t>
        </w:r>
        <w:r>
          <w:rPr>
            <w:noProof/>
          </w:rPr>
          <w:fldChar w:fldCharType="end"/>
        </w:r>
        <w:r>
          <w:rPr>
            <w:noProof/>
          </w:rPr>
          <w:t xml:space="preserve"> at the full pool.</w:t>
        </w:r>
      </w:ins>
    </w:p>
    <w:p w14:paraId="11A21AE2" w14:textId="746004E2" w:rsidR="00D550CC" w:rsidRPr="000C37D1" w:rsidRDefault="00771209" w:rsidP="00D550CC">
      <w:pPr>
        <w:keepNext/>
      </w:pPr>
      <w:r w:rsidRPr="000C37D1">
        <w:drawing>
          <wp:inline distT="0" distB="0" distL="0" distR="0" wp14:anchorId="32E0FCF6" wp14:editId="573FCD86">
            <wp:extent cx="5040000" cy="3004015"/>
            <wp:effectExtent l="0" t="0" r="0" b="0"/>
            <wp:docPr id="5955328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40000" cy="3004015"/>
                    </a:xfrm>
                    <a:prstGeom prst="rect">
                      <a:avLst/>
                    </a:prstGeom>
                    <a:noFill/>
                  </pic:spPr>
                </pic:pic>
              </a:graphicData>
            </a:graphic>
          </wp:inline>
        </w:drawing>
      </w:r>
    </w:p>
    <w:p w14:paraId="7BF06A49" w14:textId="2A4FF9F5" w:rsidR="0030521F" w:rsidRPr="000C37D1" w:rsidRDefault="00D550CC" w:rsidP="00D550CC">
      <w:pPr>
        <w:pStyle w:val="Caption"/>
      </w:pPr>
      <w:bookmarkStart w:id="358" w:name="_Ref236523082"/>
      <w:bookmarkStart w:id="359" w:name="_Toc236574104"/>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3</w:t>
      </w:r>
      <w:r w:rsidR="00840146" w:rsidRPr="000C37D1">
        <w:fldChar w:fldCharType="end"/>
      </w:r>
      <w:bookmarkEnd w:id="358"/>
      <w:r w:rsidR="00771209" w:rsidRPr="000C37D1">
        <w:t xml:space="preserve"> The physical cost over simultaneous ignitions and </w:t>
      </w:r>
      <w:r w:rsidR="005C1289" w:rsidRPr="000C37D1">
        <w:t>coverage</w:t>
      </w:r>
      <w:r w:rsidR="00771209" w:rsidRPr="000C37D1">
        <w:t>, pool is 0.25</w:t>
      </w:r>
      <w:bookmarkEnd w:id="359"/>
    </w:p>
    <w:p w14:paraId="2A9143A1" w14:textId="2B163962" w:rsidR="00771209" w:rsidRPr="000C37D1" w:rsidRDefault="00A3476E" w:rsidP="00771209">
      <w:pPr>
        <w:keepNext/>
      </w:pPr>
      <w:r w:rsidRPr="000C37D1">
        <w:lastRenderedPageBreak/>
        <w:drawing>
          <wp:inline distT="0" distB="0" distL="0" distR="0" wp14:anchorId="7A654AD3" wp14:editId="1925D12D">
            <wp:extent cx="5040000" cy="2874712"/>
            <wp:effectExtent l="0" t="0" r="0" b="0"/>
            <wp:docPr id="10401492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40000" cy="2874712"/>
                    </a:xfrm>
                    <a:prstGeom prst="rect">
                      <a:avLst/>
                    </a:prstGeom>
                    <a:noFill/>
                  </pic:spPr>
                </pic:pic>
              </a:graphicData>
            </a:graphic>
          </wp:inline>
        </w:drawing>
      </w:r>
    </w:p>
    <w:p w14:paraId="21DC354E" w14:textId="284676B5" w:rsidR="00771209" w:rsidRPr="000C37D1" w:rsidRDefault="00771209" w:rsidP="00771209">
      <w:pPr>
        <w:pStyle w:val="Caption"/>
      </w:pPr>
      <w:bookmarkStart w:id="360" w:name="_Toc236574105"/>
      <w:bookmarkStart w:id="480" w:name="_RefFig54"/>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4</w:t>
      </w:r>
      <w:r w:rsidR="00840146" w:rsidRPr="000C37D1">
        <w:fldChar w:fldCharType="end"/>
      </w:r>
      <w:bookmarkEnd w:id="480"/>
      <w:r w:rsidRPr="000C37D1">
        <w:t xml:space="preserve"> The physical cost over simultaneous ignitions and </w:t>
      </w:r>
      <w:r w:rsidR="005C1289" w:rsidRPr="000C37D1">
        <w:t>coverage</w:t>
      </w:r>
      <w:r w:rsidRPr="000C37D1">
        <w:t>, pool is 0.5</w:t>
      </w:r>
      <w:bookmarkEnd w:id="360"/>
    </w:p>
    <w:p w14:paraId="14838775" w14:textId="1AFA1C9F" w:rsidR="00771209" w:rsidRPr="000C37D1" w:rsidRDefault="00A3476E" w:rsidP="00771209">
      <w:pPr>
        <w:keepNext/>
      </w:pPr>
      <w:r w:rsidRPr="000C37D1">
        <w:drawing>
          <wp:inline distT="0" distB="0" distL="0" distR="0" wp14:anchorId="4A4A973E" wp14:editId="0E48C7CE">
            <wp:extent cx="5040000" cy="3006535"/>
            <wp:effectExtent l="0" t="0" r="0" b="0"/>
            <wp:docPr id="20471321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40000" cy="3006535"/>
                    </a:xfrm>
                    <a:prstGeom prst="rect">
                      <a:avLst/>
                    </a:prstGeom>
                    <a:noFill/>
                  </pic:spPr>
                </pic:pic>
              </a:graphicData>
            </a:graphic>
          </wp:inline>
        </w:drawing>
      </w:r>
    </w:p>
    <w:p w14:paraId="14F05E49" w14:textId="71922417" w:rsidR="00771209" w:rsidRPr="000C37D1" w:rsidRDefault="00771209" w:rsidP="00771209">
      <w:pPr>
        <w:pStyle w:val="Caption"/>
      </w:pPr>
      <w:bookmarkStart w:id="361" w:name="_Toc236574106"/>
      <w:bookmarkStart w:id="481" w:name="_RefFig55"/>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5</w:t>
      </w:r>
      <w:r w:rsidR="00840146" w:rsidRPr="000C37D1">
        <w:fldChar w:fldCharType="end"/>
      </w:r>
      <w:bookmarkEnd w:id="481"/>
      <w:r w:rsidRPr="000C37D1">
        <w:t xml:space="preserve"> The physical cost over simultaneous ignitions and </w:t>
      </w:r>
      <w:r w:rsidR="005C1289" w:rsidRPr="000C37D1">
        <w:t>coverage</w:t>
      </w:r>
      <w:r w:rsidRPr="000C37D1">
        <w:t>, pool is 0.75</w:t>
      </w:r>
      <w:bookmarkEnd w:id="361"/>
    </w:p>
    <w:p w14:paraId="5BD9B543" w14:textId="4CE5CB40" w:rsidR="00771209" w:rsidRPr="000C37D1" w:rsidRDefault="00985F6C" w:rsidP="00771209">
      <w:pPr>
        <w:keepNext/>
      </w:pPr>
      <w:r w:rsidRPr="000C37D1">
        <w:lastRenderedPageBreak/>
        <w:drawing>
          <wp:inline distT="0" distB="0" distL="0" distR="0" wp14:anchorId="775653D4" wp14:editId="1DDEDA9E">
            <wp:extent cx="5040000" cy="2966154"/>
            <wp:effectExtent l="0" t="0" r="0" b="0"/>
            <wp:docPr id="18783058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40000" cy="2966154"/>
                    </a:xfrm>
                    <a:prstGeom prst="rect">
                      <a:avLst/>
                    </a:prstGeom>
                    <a:noFill/>
                  </pic:spPr>
                </pic:pic>
              </a:graphicData>
            </a:graphic>
          </wp:inline>
        </w:drawing>
      </w:r>
    </w:p>
    <w:p w14:paraId="4A0BA242" w14:textId="37D3B42D" w:rsidR="00771209" w:rsidRPr="000C37D1" w:rsidRDefault="00771209" w:rsidP="00771209">
      <w:pPr>
        <w:pStyle w:val="Caption"/>
      </w:pPr>
      <w:bookmarkStart w:id="362" w:name="_Ref236523094"/>
      <w:bookmarkStart w:id="363" w:name="_Toc236574107"/>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6</w:t>
      </w:r>
      <w:r w:rsidR="00840146" w:rsidRPr="000C37D1">
        <w:fldChar w:fldCharType="end"/>
      </w:r>
      <w:bookmarkEnd w:id="362"/>
      <w:r w:rsidRPr="000C37D1">
        <w:t xml:space="preserve"> The physical cost over simultaneous ignitions and </w:t>
      </w:r>
      <w:r w:rsidR="005C1289" w:rsidRPr="000C37D1">
        <w:t>coverage</w:t>
      </w:r>
      <w:r w:rsidRPr="000C37D1">
        <w:t>, pool is 1</w:t>
      </w:r>
      <w:bookmarkEnd w:id="363"/>
    </w:p>
    <w:p w14:paraId="64E4748E" w14:textId="192D305F" w:rsidR="002B169B" w:rsidRPr="000C37D1" w:rsidRDefault="002B169B" w:rsidP="002B169B">
      <w:pPr>
        <w:pStyle w:val="Heading3"/>
      </w:pPr>
      <w:bookmarkStart w:id="364" w:name="_Toc236574018"/>
      <w:r w:rsidRPr="000C37D1">
        <w:t>Decision cycle</w:t>
      </w:r>
      <w:r w:rsidR="00467BFF" w:rsidRPr="000C37D1">
        <w:t xml:space="preserve"> and </w:t>
      </w:r>
      <w:r w:rsidR="00910C7B">
        <w:t>Decision</w:t>
      </w:r>
      <w:r w:rsidR="00467BFF" w:rsidRPr="000C37D1">
        <w:t xml:space="preserve"> Horizon</w:t>
      </w:r>
      <w:bookmarkEnd w:id="364"/>
    </w:p>
    <w:p w14:paraId="713FA57A" w14:textId="42D9F652" w:rsidR="000C7A79" w:rsidRPr="000C37D1" w:rsidRDefault="002B169B" w:rsidP="002B169B">
      <w:pPr>
        <w:pStyle w:val="ParText"/>
      </w:pPr>
      <w:r w:rsidRPr="000C37D1">
        <w:t xml:space="preserve">The decision cycle is the interval at which the decision layer replans, so it sets how long a committed plan is allowed to age while the front continues to advance. For a DSS it is the difference between orders that describe the fire as it is and orders that describe the fire as it was, because a longer cycle does not change what the layer is able to decide, only how often it decides. The decision cycle is computed as </w:t>
      </w:r>
      <w:r w:rsidRPr="000C37D1">
        <w:fldChar w:fldCharType="begin"/>
      </w:r>
      <w:r w:rsidRPr="000C37D1">
        <w:instrText xml:space="preserve"> REF _RefEqS01 \h </w:instrText>
      </w:r>
      <w:r w:rsidRPr="000C37D1">
        <w:fldChar w:fldCharType="separate"/>
      </w:r>
      <w:r w:rsidR="00772963" w:rsidRPr="000C37D1">
        <w:t xml:space="preserve">( </w:t>
      </w:r>
      <w:r w:rsidR="00772963">
        <w:rPr>
          <w:noProof/>
        </w:rPr>
        <w:t>74</w:t>
      </w:r>
      <w:r w:rsidR="00772963" w:rsidRPr="000C37D1">
        <w:t xml:space="preserve"> )</w:t>
      </w:r>
      <w:r w:rsidRPr="000C37D1">
        <w:fldChar w:fldCharType="end"/>
      </w:r>
      <w:r w:rsidRPr="000C37D1">
        <w:t xml:space="preserve">. </w:t>
      </w:r>
    </w:p>
    <w:tbl>
      <w:tblPr>
        <w:tblW w:w="5000" w:type="pct"/>
        <w:tblLook w:val="04A0" w:firstRow="1" w:lastRow="0" w:firstColumn="1" w:lastColumn="0" w:noHBand="0" w:noVBand="1"/>
      </w:tblPr>
      <w:tblGrid>
        <w:gridCol w:w="7081"/>
        <w:gridCol w:w="966"/>
      </w:tblGrid>
      <w:tr w:rsidR="000C7A79" w:rsidRPr="000C37D1" w14:paraId="3CBA7764" w14:textId="77777777" w:rsidTr="001E6A58">
        <w:tc>
          <w:tcPr>
            <w:tcW w:w="4400" w:type="pct"/>
            <w:vAlign w:val="center"/>
          </w:tcPr>
          <w:p w14:paraId="3BC54ACD" w14:textId="77777777" w:rsidR="000C7A79" w:rsidRPr="000C37D1" w:rsidRDefault="000C7A79" w:rsidP="001E6A58">
            <w:pPr>
              <w:pStyle w:val="ParEq"/>
            </w:pPr>
            <m:oMathPara>
              <m:oMathParaPr>
                <m:jc m:val="center"/>
              </m:oMathParaPr>
              <m:oMath>
                <m:r>
                  <w:rPr>
                    <w:rFonts w:ascii="Cambria Math" w:hAnsi="Cambria Math"/>
                  </w:rPr>
                  <m:t>Δ</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decision</m:t>
                    </m:r>
                  </m:sub>
                </m:sSub>
                <m:r>
                  <m:rPr>
                    <m:sty m:val="p"/>
                  </m:rPr>
                  <w:rPr>
                    <w:rFonts w:ascii="Cambria Math" w:hAnsi="Cambria Math"/>
                  </w:rPr>
                  <m:t>=max</m:t>
                </m:r>
                <m:d>
                  <m:dPr>
                    <m:ctrlPr>
                      <w:rPr>
                        <w:rFonts w:ascii="Cambria Math" w:hAnsi="Cambria Math"/>
                      </w:rPr>
                    </m:ctrlPr>
                  </m:dPr>
                  <m:e>
                    <m:r>
                      <w:rPr>
                        <w:rFonts w:ascii="Cambria Math" w:hAnsi="Cambria Math"/>
                      </w:rPr>
                      <m:t>Δt</m:t>
                    </m:r>
                    <m:r>
                      <m:rPr>
                        <m:sty m:val="p"/>
                      </m:rPr>
                      <w:rPr>
                        <w:rFonts w:ascii="Cambria Math" w:hAnsi="Cambria Math"/>
                      </w:rPr>
                      <m:t>,min</m:t>
                    </m:r>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C</m:t>
                                </m:r>
                              </m:e>
                              <m:sub>
                                <m:r>
                                  <w:rPr>
                                    <w:rFonts w:ascii="Cambria Math" w:hAnsi="Cambria Math"/>
                                  </w:rPr>
                                  <m:t>size</m:t>
                                </m:r>
                              </m:sub>
                            </m:sSub>
                          </m:num>
                          <m:den>
                            <m:r>
                              <w:rPr>
                                <w:rFonts w:ascii="Cambria Math" w:hAnsi="Cambria Math"/>
                              </w:rPr>
                              <m:t>2</m:t>
                            </m:r>
                            <m:sSub>
                              <m:sSubPr>
                                <m:ctrlPr>
                                  <w:rPr>
                                    <w:rFonts w:ascii="Cambria Math" w:hAnsi="Cambria Math"/>
                                  </w:rPr>
                                </m:ctrlPr>
                              </m:sSubPr>
                              <m:e>
                                <m:r>
                                  <w:rPr>
                                    <w:rFonts w:ascii="Cambria Math" w:hAnsi="Cambria Math"/>
                                  </w:rPr>
                                  <m:t>R</m:t>
                                </m:r>
                              </m:e>
                              <m:sub>
                                <m:r>
                                  <m:rPr>
                                    <m:sty m:val="p"/>
                                  </m:rPr>
                                  <w:rPr>
                                    <w:rFonts w:ascii="Cambria Math" w:hAnsi="Cambria Math"/>
                                  </w:rPr>
                                  <m:t>spread</m:t>
                                </m:r>
                              </m:sub>
                            </m:sSub>
                          </m:den>
                        </m:f>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τ</m:t>
                                </m:r>
                              </m:e>
                              <m:sub>
                                <m:r>
                                  <w:rPr>
                                    <w:rFonts w:ascii="Cambria Math" w:hAnsi="Cambria Math"/>
                                  </w:rPr>
                                  <m:t>Horizon</m:t>
                                </m:r>
                              </m:sub>
                            </m:sSub>
                          </m:num>
                          <m:den>
                            <m:r>
                              <w:rPr>
                                <w:rFonts w:ascii="Cambria Math" w:hAnsi="Cambria Math"/>
                              </w:rPr>
                              <m:t>5</m:t>
                            </m:r>
                          </m:den>
                        </m:f>
                      </m:e>
                    </m:d>
                  </m:e>
                </m:d>
              </m:oMath>
            </m:oMathPara>
          </w:p>
        </w:tc>
        <w:tc>
          <w:tcPr>
            <w:tcW w:w="600" w:type="pct"/>
            <w:vAlign w:val="center"/>
          </w:tcPr>
          <w:p w14:paraId="1AD3719E" w14:textId="1BECD41C" w:rsidR="000C7A79" w:rsidRPr="000C37D1" w:rsidRDefault="000C7A79" w:rsidP="001E6A58">
            <w:pPr>
              <w:pStyle w:val="ParEq"/>
            </w:pPr>
            <w:bookmarkStart w:id="365" w:name="_RefEqS01"/>
            <w:r w:rsidRPr="000C37D1">
              <w:t xml:space="preserve">( </w:t>
            </w:r>
            <w:r w:rsidRPr="000C37D1">
              <w:fldChar w:fldCharType="begin"/>
            </w:r>
            <w:r w:rsidRPr="000C37D1">
              <w:instrText xml:space="preserve"> SEQ ( \* ARABIC </w:instrText>
            </w:r>
            <w:r w:rsidRPr="000C37D1">
              <w:fldChar w:fldCharType="separate"/>
            </w:r>
            <w:r w:rsidR="00772963">
              <w:rPr>
                <w:noProof/>
              </w:rPr>
              <w:t>74</w:t>
            </w:r>
            <w:r w:rsidRPr="000C37D1">
              <w:fldChar w:fldCharType="end"/>
            </w:r>
            <w:r w:rsidRPr="000C37D1">
              <w:t xml:space="preserve"> )</w:t>
            </w:r>
            <w:bookmarkEnd w:id="365"/>
          </w:p>
        </w:tc>
      </w:tr>
    </w:tbl>
    <w:p w14:paraId="08BEA2A7" w14:textId="724B9FF2" w:rsidR="002B169B" w:rsidRPr="000C37D1" w:rsidRDefault="00813234" w:rsidP="000C7A79">
      <w:pPr>
        <w:pStyle w:val="ParText"/>
      </w:pPr>
      <w:r w:rsidRPr="000C37D1">
        <w:t>T</w:t>
      </w:r>
      <w:r w:rsidR="00077F57" w:rsidRPr="000C37D1">
        <w:t xml:space="preserve">he fire front </w:t>
      </w:r>
      <w:r w:rsidR="00304368" w:rsidRPr="000C37D1">
        <w:t>advances</w:t>
      </w:r>
      <w:r w:rsidR="00077F57" w:rsidRPr="000C37D1">
        <w:t xml:space="preserve"> no more than half a cell between two consecutive decisions</w:t>
      </w:r>
      <w:r w:rsidR="00BA573C" w:rsidRPr="000C37D1">
        <w:t xml:space="preserve"> </w:t>
      </w:r>
      <m:oMath>
        <m:sSub>
          <m:sSubPr>
            <m:ctrlPr>
              <w:rPr>
                <w:rFonts w:ascii="Cambria Math" w:hAnsi="Cambria Math"/>
                <w:i/>
              </w:rPr>
            </m:ctrlPr>
          </m:sSubPr>
          <m:e>
            <m:r>
              <w:rPr>
                <w:rFonts w:ascii="Cambria Math" w:hAnsi="Cambria Math"/>
              </w:rPr>
              <m:t>C</m:t>
            </m:r>
          </m:e>
          <m:sub>
            <m:r>
              <w:rPr>
                <w:rFonts w:ascii="Cambria Math" w:hAnsi="Cambria Math"/>
              </w:rPr>
              <m:t>size</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ctrlPr>
              <w:rPr>
                <w:rFonts w:ascii="Cambria Math" w:hAnsi="Cambria Math"/>
                <w:i/>
              </w:rPr>
            </m:ctrlPr>
          </m:e>
          <m:sub>
            <m:r>
              <m:rPr>
                <m:sty m:val="p"/>
              </m:rPr>
              <w:rPr>
                <w:rFonts w:ascii="Cambria Math" w:hAnsi="Cambria Math"/>
              </w:rPr>
              <m:t>spread</m:t>
            </m:r>
          </m:sub>
        </m:sSub>
        <m:r>
          <m:rPr>
            <m:sty m:val="p"/>
          </m:rPr>
          <w:rPr>
            <w:rFonts w:ascii="Cambria Math" w:hAnsi="Cambria Math"/>
          </w:rPr>
          <m:t xml:space="preserve"> )</m:t>
        </m:r>
      </m:oMath>
      <w:r w:rsidR="00077F57" w:rsidRPr="000C37D1">
        <w:t>, so that orders still refer to the cells the fire actually occupies. The second requires that the plan be revised at least five times before the horizon over which it was judged expires</w:t>
      </w:r>
      <w:r w:rsidR="00BA573C" w:rsidRPr="000C37D1">
        <w:t xml:space="preserve"> </w:t>
      </w:r>
      <m:oMath>
        <m:sSub>
          <m:sSubPr>
            <m:ctrlPr>
              <w:rPr>
                <w:rFonts w:ascii="Cambria Math" w:hAnsi="Cambria Math"/>
                <w:i/>
              </w:rPr>
            </m:ctrlPr>
          </m:sSubPr>
          <m:e>
            <m:r>
              <w:rPr>
                <w:rFonts w:ascii="Cambria Math" w:hAnsi="Cambria Math"/>
              </w:rPr>
              <m:t>τ</m:t>
            </m:r>
          </m:e>
          <m:sub>
            <m:r>
              <w:rPr>
                <w:rFonts w:ascii="Cambria Math" w:hAnsi="Cambria Math"/>
              </w:rPr>
              <m:t>Horizon</m:t>
            </m:r>
          </m:sub>
        </m:sSub>
        <m:r>
          <m:rPr>
            <m:sty m:val="p"/>
          </m:rPr>
          <w:rPr>
            <w:rFonts w:ascii="Cambria Math" w:hAnsi="Cambria Math"/>
          </w:rPr>
          <m:t>/</m:t>
        </m:r>
        <m:r>
          <w:rPr>
            <w:rFonts w:ascii="Cambria Math" w:hAnsi="Cambria Math"/>
          </w:rPr>
          <m:t>5</m:t>
        </m:r>
      </m:oMath>
      <w:r w:rsidR="00077F57" w:rsidRPr="000C37D1">
        <w:t>, so that the no-harm guard can correct its own forecast before the commitment matures. The smaller of the two bounds is therefore selected, and the result is floored at the integration step, since the decision layer cannot act more often than the physics is advanced.</w:t>
      </w:r>
      <w:ins w:id="910016" w:author="Claude" w:date="2026-08-02T13:00:00Z">
        <w:r>
          <w:t xml:space="preserve"> </w:t>
        </w:r>
        <w:r>
          <w:fldChar w:fldCharType="begin"/>
        </w:r>
        <w:r>
          <w:instrText xml:space="preserve"> REF _RefFigOptCyc \h </w:instrText>
        </w:r>
        <w:r>
          <w:fldChar w:fldCharType="separate"/>
        </w:r>
        <w:r>
          <w:t xml:space="preserve">Figure 5.7</w:t>
        </w:r>
        <w:r>
          <w:fldChar w:fldCharType="end"/>
        </w:r>
        <w:r>
          <w:t xml:space="preserve"> evaluates the two bounds over the rates of spread and the no harm horizons of this study, and the twelve minute cycle used in this chapter is the value it returns at the base setting.</w:t>
        </w:r>
      </w:ins>
    </w:p>
    <w:p w14:paraId="679660CA" w14:textId="49B39103" w:rsidR="00D76B79" w:rsidRPr="000C37D1" w:rsidRDefault="00084297" w:rsidP="00084297">
      <w:pPr>
        <w:pStyle w:val="ParText"/>
        <w:keepNext/>
        <w:spacing w:after="0" w:line="240" w:lineRule="auto"/>
        <w:jc w:val="center"/>
      </w:pPr>
      <w:r w:rsidRPr="000C37D1">
        <w:lastRenderedPageBreak/>
        <w:drawing>
          <wp:inline distT="0" distB="0" distL="0" distR="0" wp14:anchorId="588C9C44" wp14:editId="4144EEF0">
            <wp:extent cx="3168000" cy="3320531"/>
            <wp:effectExtent l="0" t="0" r="0" b="0"/>
            <wp:docPr id="1384519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168000" cy="3320531"/>
                    </a:xfrm>
                    <a:prstGeom prst="rect">
                      <a:avLst/>
                    </a:prstGeom>
                    <a:noFill/>
                  </pic:spPr>
                </pic:pic>
              </a:graphicData>
            </a:graphic>
          </wp:inline>
        </w:drawing>
      </w:r>
      <w:r w:rsidRPr="000C37D1">
        <w:drawing>
          <wp:inline distT="0" distB="0" distL="0" distR="0" wp14:anchorId="200F3CC6" wp14:editId="6CCE4BF5">
            <wp:extent cx="3168000" cy="3332881"/>
            <wp:effectExtent l="0" t="0" r="0" b="0"/>
            <wp:docPr id="12501424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168000" cy="3332881"/>
                    </a:xfrm>
                    <a:prstGeom prst="rect">
                      <a:avLst/>
                    </a:prstGeom>
                    <a:noFill/>
                  </pic:spPr>
                </pic:pic>
              </a:graphicData>
            </a:graphic>
          </wp:inline>
        </w:drawing>
      </w:r>
    </w:p>
    <w:p w14:paraId="52781EF7" w14:textId="65E31C45" w:rsidR="00813234" w:rsidRPr="000C37D1" w:rsidRDefault="00813234" w:rsidP="00813234">
      <w:pPr>
        <w:pStyle w:val="Caption"/>
      </w:pPr>
      <w:bookmarkStart w:id="366" w:name="_Toc236574108"/>
      <w:bookmarkStart w:id="482" w:name="_RefFigOptCyc"/>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7</w:t>
      </w:r>
      <w:r w:rsidR="00840146" w:rsidRPr="000C37D1">
        <w:fldChar w:fldCharType="end"/>
      </w:r>
      <w:bookmarkEnd w:id="482"/>
      <w:r w:rsidRPr="000C37D1">
        <w:t xml:space="preserve"> Optimum </w:t>
      </w:r>
      <w:r w:rsidR="00A221B8" w:rsidRPr="000C37D1">
        <w:t xml:space="preserve">decision cycle for different ROS and </w:t>
      </w:r>
      <w:r w:rsidR="00304368" w:rsidRPr="000C37D1">
        <w:t>no harm horizons</w:t>
      </w:r>
      <w:bookmarkEnd w:id="366"/>
    </w:p>
    <w:p w14:paraId="1410C634" w14:textId="29CBD5E5" w:rsidR="00304368" w:rsidRPr="000C37D1" w:rsidRDefault="00304368" w:rsidP="00304368">
      <w:pPr>
        <w:pStyle w:val="ParText"/>
      </w:pPr>
      <w:r w:rsidRPr="000C37D1">
        <w:fldChar w:fldCharType="begin"/>
      </w:r>
      <w:r w:rsidRPr="000C37D1">
        <w:instrText xml:space="preserve"> REF _RefSensCyc \h </w:instrText>
      </w:r>
      <w:r w:rsidRPr="000C37D1">
        <w:fldChar w:fldCharType="separate"/>
      </w:r>
      <w:r w:rsidR="00772963" w:rsidRPr="000C37D1">
        <w:t xml:space="preserve">Figure </w:t>
      </w:r>
      <w:r w:rsidR="00772963">
        <w:rPr>
          <w:noProof/>
        </w:rPr>
        <w:t>5</w:t>
      </w:r>
      <w:r w:rsidR="00772963" w:rsidRPr="000C37D1">
        <w:t>.</w:t>
      </w:r>
      <w:r w:rsidR="00772963">
        <w:rPr>
          <w:noProof/>
        </w:rPr>
        <w:t>8</w:t>
      </w:r>
      <w:r w:rsidRPr="000C37D1">
        <w:fldChar w:fldCharType="end"/>
      </w:r>
      <w:r w:rsidRPr="000C37D1">
        <w:t xml:space="preserve"> presents the paired gain over the decision cycle for the two fire types. That the basic fire shows the same ordering as the complex fire establishes that the benefit of a short cycle is not an artefact of a strained resource pool, although the five world half width of 11.75 points at the best level leaves the size of the effect uncertain.</w:t>
      </w:r>
    </w:p>
    <w:p w14:paraId="553EDBA9" w14:textId="426A74AC" w:rsidR="006F62C0" w:rsidRPr="000C37D1" w:rsidRDefault="00452C52" w:rsidP="002B169B">
      <w:pPr>
        <w:jc w:val="center"/>
      </w:pPr>
      <w:r w:rsidRPr="000C37D1">
        <w:lastRenderedPageBreak/>
        <w:drawing>
          <wp:inline distT="0" distB="0" distL="0" distR="0" wp14:anchorId="140D17B2" wp14:editId="4391CFE5">
            <wp:extent cx="3600000" cy="2587415"/>
            <wp:effectExtent l="0" t="0" r="635" b="3810"/>
            <wp:docPr id="703108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3300" t="2187" r="8721" b="6317"/>
                    <a:stretch>
                      <a:fillRect/>
                    </a:stretch>
                  </pic:blipFill>
                  <pic:spPr bwMode="auto">
                    <a:xfrm>
                      <a:off x="0" y="0"/>
                      <a:ext cx="3600000" cy="2587415"/>
                    </a:xfrm>
                    <a:prstGeom prst="rect">
                      <a:avLst/>
                    </a:prstGeom>
                    <a:noFill/>
                    <a:ln>
                      <a:noFill/>
                    </a:ln>
                    <a:extLst>
                      <a:ext uri="{53640926-AAD7-44D8-BBD7-CCE9431645EC}">
                        <a14:shadowObscured xmlns:a14="http://schemas.microsoft.com/office/drawing/2010/main"/>
                      </a:ext>
                    </a:extLst>
                  </pic:spPr>
                </pic:pic>
              </a:graphicData>
            </a:graphic>
          </wp:inline>
        </w:drawing>
      </w:r>
    </w:p>
    <w:p w14:paraId="1472A5AE" w14:textId="6C616A22" w:rsidR="002B169B" w:rsidRPr="000C37D1" w:rsidRDefault="002B169B" w:rsidP="002B169B">
      <w:pPr>
        <w:pStyle w:val="Caption"/>
      </w:pPr>
      <w:bookmarkStart w:id="367" w:name="_RefSensCyc"/>
      <w:bookmarkStart w:id="368" w:name="_Toc236574109"/>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8</w:t>
      </w:r>
      <w:r w:rsidR="00840146" w:rsidRPr="000C37D1">
        <w:fldChar w:fldCharType="end"/>
      </w:r>
      <w:bookmarkEnd w:id="367"/>
      <w:r w:rsidRPr="000C37D1">
        <w:t xml:space="preserve"> Sensitivity of the outcome to the decision cycle</w:t>
      </w:r>
      <w:bookmarkEnd w:id="368"/>
    </w:p>
    <w:p w14:paraId="4F70C1A3" w14:textId="179A4EB3" w:rsidR="00E84C60" w:rsidRPr="000C37D1" w:rsidRDefault="00DF0BF4" w:rsidP="00D203A1">
      <w:pPr>
        <w:pStyle w:val="Heading3"/>
      </w:pPr>
      <w:bookmarkStart w:id="369" w:name="_Toc236574019"/>
      <w:r w:rsidRPr="000C37D1">
        <w:t xml:space="preserve">Satisficing </w:t>
      </w:r>
      <w:r w:rsidR="00910C7B">
        <w:t>B</w:t>
      </w:r>
      <w:r w:rsidRPr="000C37D1">
        <w:t>ound</w:t>
      </w:r>
      <w:r w:rsidR="00B345C7" w:rsidRPr="000C37D1">
        <w:t xml:space="preserve"> and Quality Gate</w:t>
      </w:r>
      <w:bookmarkEnd w:id="369"/>
    </w:p>
    <w:p w14:paraId="6D2EF872" w14:textId="512205B0" w:rsidR="00C03019" w:rsidRPr="000C37D1" w:rsidRDefault="00C03019" w:rsidP="00C03019">
      <w:pPr>
        <w:pStyle w:val="ParText"/>
      </w:pPr>
      <w:r w:rsidRPr="000C37D1">
        <w:t xml:space="preserve">Neither the satisficing bound nor the fail-safe quality gate acts on the outcome directly. Each governs a rate on the running incident. The bound decides how often the standing decision is judged insufficiently. The gate decides how often an offensive order is reduced before it is fielded. </w:t>
      </w:r>
      <w:r w:rsidRPr="000C37D1">
        <w:rPr>
          <w:rFonts w:ascii="Cambria Math" w:hAnsi="Cambria Math" w:cs="Cambria Math"/>
        </w:rPr>
        <w:fldChar w:fldCharType="begin"/>
      </w:r>
      <w:r w:rsidRPr="000C37D1">
        <w:instrText xml:space="preserve"> REF _Ref236566295 \h </w:instrText>
      </w:r>
      <w:r w:rsidRPr="000C37D1">
        <w:rPr>
          <w:rFonts w:ascii="Cambria Math" w:hAnsi="Cambria Math" w:cs="Cambria Math"/>
        </w:rPr>
      </w:r>
      <w:r w:rsidRPr="000C37D1">
        <w:rPr>
          <w:rFonts w:ascii="Cambria Math" w:hAnsi="Cambria Math" w:cs="Cambria Math"/>
        </w:rPr>
        <w:fldChar w:fldCharType="separate"/>
      </w:r>
      <w:r w:rsidR="00772963" w:rsidRPr="000C37D1">
        <w:t xml:space="preserve">Figure </w:t>
      </w:r>
      <w:r w:rsidR="00772963">
        <w:rPr>
          <w:noProof/>
        </w:rPr>
        <w:t>5</w:t>
      </w:r>
      <w:r w:rsidR="00772963" w:rsidRPr="000C37D1">
        <w:t>.</w:t>
      </w:r>
      <w:r w:rsidR="00772963">
        <w:rPr>
          <w:noProof/>
        </w:rPr>
        <w:t>9</w:t>
      </w:r>
      <w:r w:rsidRPr="000C37D1">
        <w:rPr>
          <w:rFonts w:ascii="Cambria Math" w:hAnsi="Cambria Math" w:cs="Cambria Math"/>
        </w:rPr>
        <w:fldChar w:fldCharType="end"/>
      </w:r>
      <w:r w:rsidRPr="000C37D1">
        <w:t xml:space="preserve"> and </w:t>
      </w:r>
      <w:r w:rsidRPr="000C37D1">
        <w:fldChar w:fldCharType="begin"/>
      </w:r>
      <w:r w:rsidRPr="000C37D1">
        <w:instrText xml:space="preserve"> REF _Ref236566531 \h </w:instrText>
      </w:r>
      <w:r w:rsidRPr="000C37D1">
        <w:fldChar w:fldCharType="separate"/>
      </w:r>
      <w:r w:rsidR="00772963" w:rsidRPr="000C37D1">
        <w:t xml:space="preserve">Figure </w:t>
      </w:r>
      <w:r w:rsidR="00772963">
        <w:rPr>
          <w:noProof/>
        </w:rPr>
        <w:t>5</w:t>
      </w:r>
      <w:r w:rsidR="00772963" w:rsidRPr="000C37D1">
        <w:t>.</w:t>
      </w:r>
      <w:r w:rsidR="00772963">
        <w:rPr>
          <w:noProof/>
        </w:rPr>
        <w:t>10</w:t>
      </w:r>
      <w:r w:rsidRPr="000C37D1">
        <w:fldChar w:fldCharType="end"/>
      </w:r>
      <w:r w:rsidRPr="000C37D1">
        <w:t xml:space="preserve"> report the two rates over the whole unit interval.</w:t>
      </w:r>
    </w:p>
    <w:p w14:paraId="3DFE1BEF" w14:textId="43B835B1" w:rsidR="00C03019" w:rsidRPr="000C37D1" w:rsidRDefault="00C03019" w:rsidP="00C03019">
      <w:pPr>
        <w:pStyle w:val="ParText"/>
      </w:pPr>
      <w:r w:rsidRPr="000C37D1">
        <w:t xml:space="preserve">In </w:t>
      </w:r>
      <w:r w:rsidRPr="000C37D1">
        <w:rPr>
          <w:rFonts w:ascii="Cambria Math" w:hAnsi="Cambria Math" w:cs="Cambria Math"/>
        </w:rPr>
        <w:fldChar w:fldCharType="begin"/>
      </w:r>
      <w:r w:rsidRPr="000C37D1">
        <w:instrText xml:space="preserve"> REF _Ref236566295 \h </w:instrText>
      </w:r>
      <w:r w:rsidRPr="000C37D1">
        <w:rPr>
          <w:rFonts w:ascii="Cambria Math" w:hAnsi="Cambria Math" w:cs="Cambria Math"/>
        </w:rPr>
      </w:r>
      <w:r w:rsidRPr="000C37D1">
        <w:rPr>
          <w:rFonts w:ascii="Cambria Math" w:hAnsi="Cambria Math" w:cs="Cambria Math"/>
        </w:rPr>
        <w:fldChar w:fldCharType="separate"/>
      </w:r>
      <w:r w:rsidR="00772963" w:rsidRPr="000C37D1">
        <w:t xml:space="preserve">Figure </w:t>
      </w:r>
      <w:r w:rsidR="00772963">
        <w:rPr>
          <w:noProof/>
        </w:rPr>
        <w:t>5</w:t>
      </w:r>
      <w:r w:rsidR="00772963" w:rsidRPr="000C37D1">
        <w:t>.</w:t>
      </w:r>
      <w:r w:rsidR="00772963">
        <w:rPr>
          <w:noProof/>
        </w:rPr>
        <w:t>9</w:t>
      </w:r>
      <w:r w:rsidRPr="000C37D1">
        <w:rPr>
          <w:rFonts w:ascii="Cambria Math" w:hAnsi="Cambria Math" w:cs="Cambria Math"/>
        </w:rPr>
        <w:fldChar w:fldCharType="end"/>
      </w:r>
      <w:r w:rsidRPr="000C37D1">
        <w:rPr>
          <w:rFonts w:ascii="Cambria Math" w:hAnsi="Cambria Math" w:cs="Cambria Math"/>
        </w:rPr>
        <w:t>, th</w:t>
      </w:r>
      <w:r w:rsidRPr="000C37D1">
        <w:t xml:space="preserve">e bound sets how often the adaptation ladder is climbed. At </w:t>
      </w:r>
      <m:oMath>
        <m:r>
          <w:rPr>
            <w:rFonts w:ascii="Cambria Math" w:hAnsi="Cambria Math"/>
          </w:rPr>
          <m:t>0.05</m:t>
        </m:r>
      </m:oMath>
      <w:r w:rsidRPr="000C37D1">
        <w:t xml:space="preserve"> every decision cycle declares a cost deficit. At the configured </w:t>
      </w:r>
      <m:oMath>
        <m:r>
          <w:rPr>
            <w:rFonts w:ascii="Cambria Math" w:hAnsi="Cambria Math"/>
          </w:rPr>
          <m:t>0.35</m:t>
        </m:r>
      </m:oMath>
      <w:r w:rsidRPr="000C37D1">
        <w:t xml:space="preserve"> the share is 42.0</w:t>
      </w:r>
      <w:r w:rsidR="002E7C77" w:rsidRPr="000C37D1">
        <w:t>%</w:t>
      </w:r>
      <w:r w:rsidRPr="000C37D1">
        <w:t>. Above 0.45 the curve is flat at 29.</w:t>
      </w:r>
      <w:r w:rsidR="002E7C77" w:rsidRPr="000C37D1">
        <w:t>5%</w:t>
      </w:r>
      <w:r w:rsidRPr="000C37D1">
        <w:t>, because the relative margin against no action is then always the smaller of the two requirements and the ceiling no longer binds. A lower ceiling makes the standing decision harder to accept, so the system escalates more often, which is the direction the acceptance test asks for.</w:t>
      </w:r>
    </w:p>
    <w:p w14:paraId="75DF5AE7" w14:textId="77777777" w:rsidR="00084297" w:rsidRPr="000C37D1" w:rsidRDefault="00084297" w:rsidP="00084297">
      <w:pPr>
        <w:pStyle w:val="ParText"/>
      </w:pPr>
      <w:r w:rsidRPr="000C37D1">
        <w:t xml:space="preserve">Both settings are defined on the unit interval, yet each acts over a fraction of it. The reason is the same in the two cases. A threshold on a bounded quantity acts only where that quantity varies. The ceiling is compared against the forecast cost of taking no action, which spans 0.06 to 0.46 with a median of 0.23 at this operating point, so </w:t>
      </w:r>
      <w:r w:rsidRPr="000C37D1">
        <w:lastRenderedPageBreak/>
        <w:t>a ceiling above that span is never the binding requirement. The gate is compared against the decision quality, which stays between 0.55 and 0.85 for this rule base and this scenario. The range over which a threshold can be swept is therefore a property of the distribution it cuts, and not of the interval on which the parameter is defined.</w:t>
      </w:r>
    </w:p>
    <w:p w14:paraId="190B8389" w14:textId="77922A1B" w:rsidR="00C03019" w:rsidRPr="000C37D1" w:rsidRDefault="002E7C77" w:rsidP="00D209C2">
      <w:pPr>
        <w:keepNext/>
        <w:spacing w:after="0"/>
        <w:jc w:val="center"/>
      </w:pPr>
      <w:r w:rsidRPr="000C37D1">
        <w:drawing>
          <wp:inline distT="0" distB="0" distL="0" distR="0" wp14:anchorId="587A2A5A" wp14:editId="7DD3B540">
            <wp:extent cx="3600000" cy="2579206"/>
            <wp:effectExtent l="0" t="0" r="0" b="0"/>
            <wp:docPr id="1946033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600000" cy="2579206"/>
                    </a:xfrm>
                    <a:prstGeom prst="rect">
                      <a:avLst/>
                    </a:prstGeom>
                    <a:noFill/>
                  </pic:spPr>
                </pic:pic>
              </a:graphicData>
            </a:graphic>
          </wp:inline>
        </w:drawing>
      </w:r>
    </w:p>
    <w:p w14:paraId="69C1E5B9" w14:textId="794DF8C2" w:rsidR="00C03019" w:rsidRPr="000C37D1" w:rsidRDefault="00C03019" w:rsidP="00C03019">
      <w:pPr>
        <w:pStyle w:val="Caption"/>
      </w:pPr>
      <w:bookmarkStart w:id="370" w:name="_Ref236566295"/>
      <w:bookmarkStart w:id="371" w:name="_Toc236574110"/>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9</w:t>
      </w:r>
      <w:r w:rsidR="00840146" w:rsidRPr="000C37D1">
        <w:fldChar w:fldCharType="end"/>
      </w:r>
      <w:bookmarkEnd w:id="370"/>
      <w:r w:rsidRPr="000C37D1">
        <w:t xml:space="preserve"> Effect of the satisficing bound on the rate at which the adaptation ladder is engaged</w:t>
      </w:r>
      <w:bookmarkEnd w:id="371"/>
    </w:p>
    <w:p w14:paraId="6F7FE3F5" w14:textId="72D0292F" w:rsidR="004D5913" w:rsidRPr="000C37D1" w:rsidRDefault="00D209C2" w:rsidP="00D209C2">
      <w:pPr>
        <w:keepNext/>
        <w:spacing w:after="0"/>
        <w:jc w:val="center"/>
      </w:pPr>
      <w:r w:rsidRPr="000C37D1">
        <w:drawing>
          <wp:inline distT="0" distB="0" distL="0" distR="0" wp14:anchorId="0A99393D" wp14:editId="521EACB0">
            <wp:extent cx="3600000" cy="2591466"/>
            <wp:effectExtent l="0" t="0" r="0" b="0"/>
            <wp:docPr id="1986182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600000" cy="2591466"/>
                    </a:xfrm>
                    <a:prstGeom prst="rect">
                      <a:avLst/>
                    </a:prstGeom>
                    <a:noFill/>
                  </pic:spPr>
                </pic:pic>
              </a:graphicData>
            </a:graphic>
          </wp:inline>
        </w:drawing>
      </w:r>
    </w:p>
    <w:p w14:paraId="1012CF3B" w14:textId="159C8B36" w:rsidR="00C30C4E" w:rsidRPr="000C37D1" w:rsidRDefault="004D5913" w:rsidP="00150FA9">
      <w:pPr>
        <w:pStyle w:val="Caption"/>
      </w:pPr>
      <w:bookmarkStart w:id="372" w:name="_Ref236566531"/>
      <w:bookmarkStart w:id="373" w:name="_Toc236574111"/>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10</w:t>
      </w:r>
      <w:r w:rsidR="00840146" w:rsidRPr="000C37D1">
        <w:fldChar w:fldCharType="end"/>
      </w:r>
      <w:bookmarkEnd w:id="372"/>
      <w:r w:rsidR="008B701A" w:rsidRPr="000C37D1">
        <w:t xml:space="preserve"> Effect of the fail-safe quality gate on the rate at which offensive orders are derated</w:t>
      </w:r>
      <w:bookmarkEnd w:id="373"/>
    </w:p>
    <w:p w14:paraId="56DD8E5A" w14:textId="2ACDBB89" w:rsidR="009E5EE7" w:rsidRPr="000C37D1" w:rsidRDefault="009E5EE7" w:rsidP="009E5EE7">
      <w:pPr>
        <w:pStyle w:val="Heading2"/>
      </w:pPr>
      <w:bookmarkStart w:id="374" w:name="_Toc236574020"/>
      <w:r w:rsidRPr="000C37D1">
        <w:lastRenderedPageBreak/>
        <w:t>Performance of the Decision Layer</w:t>
      </w:r>
      <w:bookmarkEnd w:id="374"/>
    </w:p>
    <w:p w14:paraId="59E107B5" w14:textId="414E13D2" w:rsidR="009A0DE5" w:rsidRPr="000C37D1" w:rsidRDefault="00C54646" w:rsidP="009E5EE7">
      <w:pPr>
        <w:pStyle w:val="ParText"/>
      </w:pPr>
      <w:r w:rsidRPr="000C37D1">
        <w:rPr>
          <w:rFonts w:eastAsiaTheme="majorEastAsia" w:cstheme="majorBidi"/>
          <w:iCs/>
        </w:rPr>
        <w:t xml:space="preserve">In the performance test, </w:t>
      </w:r>
      <w:r w:rsidRPr="000C37D1">
        <w:t xml:space="preserve">there are four configurations facing identical fires as listed in </w:t>
      </w:r>
      <w:r w:rsidRPr="000C37D1">
        <w:fldChar w:fldCharType="begin"/>
      </w:r>
      <w:r w:rsidRPr="000C37D1">
        <w:instrText xml:space="preserve"> REF _Ref235986120 \h </w:instrText>
      </w:r>
      <w:r w:rsidRPr="000C37D1">
        <w:fldChar w:fldCharType="separate"/>
      </w:r>
      <w:r w:rsidR="00772963" w:rsidRPr="000C37D1">
        <w:t xml:space="preserve">Table </w:t>
      </w:r>
      <w:r w:rsidR="00772963">
        <w:rPr>
          <w:noProof/>
        </w:rPr>
        <w:t>5</w:t>
      </w:r>
      <w:r w:rsidR="00772963" w:rsidRPr="000C37D1">
        <w:t>.</w:t>
      </w:r>
      <w:r w:rsidR="00772963">
        <w:rPr>
          <w:noProof/>
        </w:rPr>
        <w:t>7</w:t>
      </w:r>
      <w:r w:rsidRPr="000C37D1">
        <w:fldChar w:fldCharType="end"/>
      </w:r>
      <w:r w:rsidRPr="000C37D1">
        <w:t>.</w:t>
      </w:r>
      <w:r w:rsidRPr="000C37D1">
        <w:rPr>
          <w:rFonts w:eastAsiaTheme="minorEastAsia"/>
        </w:rPr>
        <w:t xml:space="preserve"> </w:t>
      </w: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rsidR="00075453" w:rsidRPr="000C37D1">
        <w:t xml:space="preserve"> against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w:r w:rsidR="00075453" w:rsidRPr="000C37D1">
        <w:t xml:space="preserve"> prices the minimum decision layer itself;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75453" w:rsidRPr="000C37D1">
        <w:t xml:space="preserve"> against </w:t>
      </w: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rsidR="00075453" w:rsidRPr="000C37D1">
        <w:rPr>
          <w:rFonts w:eastAsiaTheme="minorEastAsia"/>
          <w:iCs/>
        </w:rPr>
        <w:t xml:space="preserve"> </w:t>
      </w:r>
      <w:r w:rsidR="00075453" w:rsidRPr="000C37D1">
        <w:t xml:space="preserve">prices evFIS based parametric adaptation; the full configuration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DisasterAware</m:t>
            </m:r>
          </m:sub>
        </m:sSub>
      </m:oMath>
      <w:r w:rsidR="00075453" w:rsidRPr="000C37D1">
        <w:rPr>
          <w:rFonts w:eastAsiaTheme="minorEastAsia"/>
          <w:iCs/>
        </w:rPr>
        <w:t xml:space="preserve"> </w:t>
      </w:r>
      <w:r w:rsidR="00075453" w:rsidRPr="000C37D1">
        <w:t>against all three prices the open decision space</w:t>
      </w:r>
      <w:r w:rsidR="001C396D" w:rsidRPr="000C37D1">
        <w:t>.</w:t>
      </w:r>
    </w:p>
    <w:p w14:paraId="4F9A0044" w14:textId="497456D2" w:rsidR="00AF7F77" w:rsidRPr="000C37D1" w:rsidRDefault="00AF7F77" w:rsidP="00AF7F77">
      <w:pPr>
        <w:pStyle w:val="Caption"/>
        <w:keepNext/>
      </w:pPr>
      <w:bookmarkStart w:id="375" w:name="_Ref235986120"/>
      <w:bookmarkStart w:id="376" w:name="_Toc236574071"/>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7</w:t>
      </w:r>
      <w:r w:rsidR="004A4810" w:rsidRPr="000C37D1">
        <w:fldChar w:fldCharType="end"/>
      </w:r>
      <w:bookmarkEnd w:id="375"/>
      <w:r w:rsidRPr="000C37D1">
        <w:t xml:space="preserve"> DSS test configurations</w:t>
      </w:r>
      <w:bookmarkEnd w:id="376"/>
    </w:p>
    <w:tbl>
      <w:tblPr>
        <w:tblStyle w:val="PlainTable2"/>
        <w:tblW w:w="5000" w:type="pct"/>
        <w:tblLook w:val="0400" w:firstRow="0" w:lastRow="0" w:firstColumn="0" w:lastColumn="0" w:noHBand="0" w:noVBand="1"/>
      </w:tblPr>
      <w:tblGrid>
        <w:gridCol w:w="8047"/>
      </w:tblGrid>
      <w:tr w:rsidR="00890466" w:rsidRPr="000C37D1" w14:paraId="0AEAB207"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32553BFA" w14:textId="16B19296" w:rsidR="00890466" w:rsidRPr="000C37D1" w:rsidRDefault="00000000" w:rsidP="0014388F">
            <w:pPr>
              <w:pStyle w:val="TableText"/>
              <w:spacing w:line="276" w:lineRule="auto"/>
              <w:rPr>
                <w:i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w:r w:rsidR="00890466" w:rsidRPr="000C37D1">
              <w:rPr>
                <w:rFonts w:eastAsiaTheme="minorEastAsia"/>
                <w:iCs/>
              </w:rPr>
              <w:t xml:space="preserve"> </w:t>
            </w:r>
            <w:r w:rsidR="00890466" w:rsidRPr="000C37D1">
              <w:t>issues no orders and fixes the cost of inaction.</w:t>
            </w:r>
          </w:p>
        </w:tc>
      </w:tr>
      <w:tr w:rsidR="00890466" w:rsidRPr="000C37D1" w14:paraId="7E88FCFE" w14:textId="77777777" w:rsidTr="00B92839">
        <w:tc>
          <w:tcPr>
            <w:tcW w:w="5000" w:type="pct"/>
          </w:tcPr>
          <w:p w14:paraId="1DAC8578" w14:textId="7CCF6920" w:rsidR="00890466" w:rsidRPr="000C37D1" w:rsidRDefault="00000000" w:rsidP="0014388F">
            <w:pPr>
              <w:pStyle w:val="TableText"/>
              <w:spacing w:line="276" w:lineRule="auto"/>
            </w:pP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rsidR="00890466" w:rsidRPr="000C37D1">
              <w:rPr>
                <w:rFonts w:eastAsiaTheme="minorEastAsia"/>
                <w:iCs/>
              </w:rPr>
              <w:t xml:space="preserve"> </w:t>
            </w:r>
            <w:r w:rsidR="00902759" w:rsidRPr="000C37D1">
              <w:t xml:space="preserve">runs the decision layer on the minimal seed base of five rules </w:t>
            </w:r>
          </w:p>
        </w:tc>
      </w:tr>
      <w:tr w:rsidR="00890466" w:rsidRPr="000C37D1" w14:paraId="36885383"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1299EF91" w14:textId="23B57784" w:rsidR="00890466" w:rsidRPr="000C37D1" w:rsidRDefault="00000000" w:rsidP="0014388F">
            <w:pPr>
              <w:pStyle w:val="TableText"/>
              <w:spacing w:line="276" w:lineRule="auto"/>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890466" w:rsidRPr="000C37D1">
              <w:rPr>
                <w:rFonts w:eastAsiaTheme="minorEastAsia"/>
                <w:iCs/>
              </w:rPr>
              <w:t xml:space="preserve"> </w:t>
            </w:r>
            <w:r w:rsidR="00902759" w:rsidRPr="000C37D1">
              <w:t xml:space="preserve">adds the </w:t>
            </w:r>
            <w:r w:rsidR="006A3925" w:rsidRPr="000C37D1">
              <w:t>evFIS</w:t>
            </w:r>
            <w:r w:rsidR="00902759" w:rsidRPr="000C37D1">
              <w:t xml:space="preserve"> stages, consequent tuning and resolution growth.</w:t>
            </w:r>
          </w:p>
        </w:tc>
      </w:tr>
      <w:tr w:rsidR="00890466" w:rsidRPr="000C37D1" w14:paraId="6C2FFAE5" w14:textId="77777777" w:rsidTr="00B92839">
        <w:tc>
          <w:tcPr>
            <w:tcW w:w="5000" w:type="pct"/>
          </w:tcPr>
          <w:p w14:paraId="62B8F230" w14:textId="7B02C4ED" w:rsidR="00890466" w:rsidRPr="000C37D1" w:rsidRDefault="00000000" w:rsidP="0014388F">
            <w:pPr>
              <w:pStyle w:val="TableText"/>
              <w:spacing w:line="276" w:lineRule="auto"/>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DisasterAware</m:t>
                  </m:r>
                </m:sub>
              </m:sSub>
            </m:oMath>
            <w:r w:rsidR="00890466" w:rsidRPr="000C37D1">
              <w:rPr>
                <w:rFonts w:eastAsiaTheme="minorEastAsia"/>
              </w:rPr>
              <w:t xml:space="preserve"> </w:t>
            </w:r>
            <w:r w:rsidR="00902759" w:rsidRPr="000C37D1">
              <w:t>runs the full staged adaptation, the open decision space in full</w:t>
            </w:r>
            <w:r w:rsidR="0053656F" w:rsidRPr="000C37D1">
              <w:t>.</w:t>
            </w:r>
          </w:p>
        </w:tc>
      </w:tr>
    </w:tbl>
    <w:p w14:paraId="1B2DD666" w14:textId="77777777" w:rsidR="001C396D" w:rsidRPr="000C37D1" w:rsidRDefault="001C396D" w:rsidP="009E5EE7">
      <w:pPr>
        <w:pStyle w:val="ParText"/>
        <w:rPr>
          <w:b/>
          <w:bCs/>
        </w:rPr>
      </w:pPr>
    </w:p>
    <w:p w14:paraId="7540767B" w14:textId="74F4643C" w:rsidR="00DC02ED" w:rsidRPr="000C37D1" w:rsidRDefault="009E5EE7" w:rsidP="009E5EE7">
      <w:pPr>
        <w:pStyle w:val="ParText"/>
        <w:rPr>
          <w:rFonts w:eastAsiaTheme="minorEastAsia"/>
          <w:b/>
          <w:bCs/>
        </w:rPr>
      </w:pPr>
      <w:r w:rsidRPr="000C37D1">
        <w:rPr>
          <w:b/>
          <w:bCs/>
        </w:rPr>
        <w:t>Each configuration is a Monte Carlo of N = 50 runs per scenario.</w:t>
      </w:r>
      <w:r w:rsidRPr="000C37D1">
        <w:t xml:space="preserve"> </w:t>
      </w:r>
      <w:r w:rsidR="00075453" w:rsidRPr="000C37D1">
        <w:t xml:space="preserve">Every seed generates one scenario-conformant world, the map, the ignitions, and the weather drawn to the specification of the scenario, and all configurations replay that identical world, so the outcome differences come from the decision mechanism alone; </w:t>
      </w:r>
      <m:oMath>
        <m:sSub>
          <m:sSubPr>
            <m:ctrlPr>
              <w:rPr>
                <w:rFonts w:ascii="Cambria Math" w:hAnsi="Cambria Math"/>
                <w:iCs/>
              </w:rPr>
            </m:ctrlPr>
          </m:sSubPr>
          <m:e>
            <m:r>
              <m:rPr>
                <m:sty m:val="p"/>
              </m:rPr>
              <w:rPr>
                <w:rFonts w:ascii="Cambria Math" w:hAnsi="Cambria Math"/>
              </w:rPr>
              <m:t>Test</m:t>
            </m:r>
          </m:e>
          <m:sub>
            <m:r>
              <m:rPr>
                <m:sty m:val="p"/>
              </m:rPr>
              <w:rPr>
                <w:rFonts w:ascii="Cambria Math" w:hAnsi="Cambria Math"/>
              </w:rPr>
              <m:t>0</m:t>
            </m:r>
          </m:sub>
        </m:sSub>
      </m:oMath>
      <w:r w:rsidRPr="000C37D1">
        <w:t xml:space="preserve">, run on the same history, additionally serves as the exact no-action counterfactual. Evaluation seeds are disjoint from every seed used during development and calibration. Episodes run until extinction or a </w:t>
      </w:r>
      <w:r w:rsidR="009A41CA" w:rsidRPr="000C37D1">
        <w:t>defined interval (</w:t>
      </w:r>
      <w:r w:rsidR="00EB76FA" w:rsidRPr="000C37D1">
        <w:t>i.e.,</w:t>
      </w:r>
      <w:r w:rsidR="009A41CA" w:rsidRPr="000C37D1">
        <w:t xml:space="preserve"> 12 hours)</w:t>
      </w:r>
      <w:r w:rsidRPr="000C37D1">
        <w:t xml:space="preserve">. </w:t>
      </w:r>
      <w:r w:rsidR="00C54646" w:rsidRPr="000C37D1">
        <w:t>As t</w:t>
      </w:r>
      <w:r w:rsidRPr="000C37D1">
        <w:t xml:space="preserve">he cost terms accumulate over time, cross-configuration cost comparisons are read at </w:t>
      </w:r>
      <w:r w:rsidR="00EB76FA" w:rsidRPr="000C37D1">
        <w:t>a</w:t>
      </w:r>
      <w:r w:rsidRPr="000C37D1">
        <w:t xml:space="preserve"> common checkpoint</w:t>
      </w:r>
      <w:r w:rsidR="00EB76FA" w:rsidRPr="000C37D1">
        <w:t xml:space="preserve"> (i.e., 6 hours)</w:t>
      </w:r>
      <w:r w:rsidRPr="000C37D1">
        <w:t>, while suppression success and time to extinction are reported over the full episode</w:t>
      </w:r>
      <w:r w:rsidR="002604DC" w:rsidRPr="000C37D1">
        <w:t xml:space="preserve">. </w:t>
      </w:r>
      <w:r w:rsidRPr="000C37D1">
        <w:t>Comparisons</w:t>
      </w:r>
      <w:r w:rsidR="00DC02ED" w:rsidRPr="000C37D1">
        <w:t xml:space="preserve"> are based on two costs</w:t>
      </w:r>
      <w:r w:rsidRPr="000C37D1">
        <w:t xml:space="preserve">. </w:t>
      </w:r>
      <w:r w:rsidR="00B77C78" w:rsidRPr="000C37D1">
        <w:rPr>
          <w:b/>
          <w:bCs/>
        </w:rPr>
        <w:t>Ph</w:t>
      </w:r>
      <w:r w:rsidRPr="000C37D1">
        <w:rPr>
          <w:b/>
          <w:bCs/>
        </w:rPr>
        <w:t>ysical cost</w:t>
      </w:r>
      <w:r w:rsidR="00EB7676" w:rsidRPr="000C37D1">
        <w:rPr>
          <w:b/>
          <w:bCs/>
        </w:rPr>
        <w:t xml:space="preserve">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EB7676" w:rsidRPr="000C37D1">
        <w:t xml:space="preserve"> </w:t>
      </w:r>
      <w:r w:rsidR="00B77C78" w:rsidRPr="000C37D1">
        <w:t xml:space="preserve">is against the no-intervention reference and is using renormalized cost of assets, people, and burned area </w:t>
      </w:r>
      <w:r w:rsidRPr="000C37D1">
        <w:t xml:space="preserve">because </w:t>
      </w:r>
      <m:oMath>
        <m:sSub>
          <m:sSubPr>
            <m:ctrlPr>
              <w:rPr>
                <w:rFonts w:ascii="Cambria Math" w:hAnsi="Cambria Math"/>
                <w:iCs/>
              </w:rPr>
            </m:ctrlPr>
          </m:sSubPr>
          <m:e>
            <m:r>
              <m:rPr>
                <m:sty m:val="p"/>
              </m:rPr>
              <w:rPr>
                <w:rFonts w:ascii="Cambria Math" w:hAnsi="Cambria Math"/>
              </w:rPr>
              <m:t>Test</m:t>
            </m:r>
          </m:e>
          <m:sub>
            <m:r>
              <m:rPr>
                <m:sty m:val="p"/>
              </m:rPr>
              <w:rPr>
                <w:rFonts w:ascii="Cambria Math" w:hAnsi="Cambria Math"/>
              </w:rPr>
              <m:t>0</m:t>
            </m:r>
          </m:sub>
        </m:sSub>
      </m:oMath>
      <w:r w:rsidR="002604DC" w:rsidRPr="000C37D1">
        <w:rPr>
          <w:rFonts w:eastAsiaTheme="minorEastAsia"/>
          <w:iCs/>
        </w:rPr>
        <w:t xml:space="preserve"> </w:t>
      </w:r>
      <w:r w:rsidRPr="000C37D1">
        <w:t>pays no response cost by definition and a comparison on the total cost would reward inaction. The</w:t>
      </w:r>
      <w:r w:rsidRPr="000C37D1">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sidRPr="000C37D1">
        <w:rPr>
          <w:rFonts w:eastAsiaTheme="minorEastAsia"/>
        </w:rPr>
        <w:t xml:space="preserve"> </w:t>
      </w:r>
      <w:r w:rsidRPr="000C37D1">
        <w:t xml:space="preserve">is reported </w:t>
      </w:r>
      <w:r w:rsidR="00EB7676" w:rsidRPr="000C37D1">
        <w:t>for other configurations</w:t>
      </w:r>
      <w:r w:rsidR="00C22B60" w:rsidRPr="000C37D1">
        <w:t>. The costs</w:t>
      </w:r>
      <w:r w:rsidR="00D85319" w:rsidRPr="000C37D1">
        <w:t xml:space="preserve"> </w:t>
      </w:r>
      <w:r w:rsidR="00E25C5E" w:rsidRPr="000C37D1">
        <w:fldChar w:fldCharType="begin"/>
      </w:r>
      <w:r w:rsidR="00E25C5E" w:rsidRPr="000C37D1">
        <w:rPr>
          <w:rFonts w:eastAsiaTheme="minorEastAsia"/>
        </w:rPr>
        <w:instrText xml:space="preserve"> REF _Ref236136538 \h </w:instrText>
      </w:r>
      <w:r w:rsidR="006E400D" w:rsidRPr="000C37D1">
        <w:instrText xml:space="preserve"> \* MERGEFORMAT </w:instrText>
      </w:r>
      <w:r w:rsidR="00E25C5E" w:rsidRPr="000C37D1">
        <w:fldChar w:fldCharType="separate"/>
      </w:r>
      <w:r w:rsidR="00772963" w:rsidRPr="000C37D1">
        <w:t xml:space="preserve">( </w:t>
      </w:r>
      <w:r w:rsidR="00772963">
        <w:t>75</w:t>
      </w:r>
      <w:r w:rsidR="00772963" w:rsidRPr="000C37D1">
        <w:t xml:space="preserve"> )</w:t>
      </w:r>
      <w:r w:rsidR="00E25C5E" w:rsidRPr="000C37D1">
        <w:fldChar w:fldCharType="end"/>
      </w:r>
      <w:r w:rsidR="00E25C5E" w:rsidRPr="000C37D1">
        <w:t xml:space="preserve"> </w:t>
      </w:r>
      <w:r w:rsidR="00C22B60" w:rsidRPr="000C37D1">
        <w:t xml:space="preserve">are </w:t>
      </w:r>
      <w:r w:rsidR="00DC02ED" w:rsidRPr="000C37D1">
        <w:rPr>
          <w:rFonts w:eastAsiaTheme="minorEastAsia"/>
        </w:rPr>
        <w:t xml:space="preserve">based on </w:t>
      </w:r>
      <w:r w:rsidR="00DC02ED" w:rsidRPr="000C37D1">
        <w:rPr>
          <w:rFonts w:eastAsiaTheme="minorEastAsia"/>
        </w:rPr>
        <w:fldChar w:fldCharType="begin"/>
      </w:r>
      <w:r w:rsidR="00DC02ED" w:rsidRPr="000C37D1">
        <w:rPr>
          <w:rFonts w:eastAsiaTheme="minorEastAsia"/>
        </w:rPr>
        <w:instrText xml:space="preserve"> REF _RefEqJcomp \h </w:instrText>
      </w:r>
      <w:r w:rsidR="006E400D" w:rsidRPr="000C37D1">
        <w:rPr>
          <w:rFonts w:eastAsiaTheme="minorEastAsia"/>
        </w:rPr>
        <w:instrText xml:space="preserve"> \* MERGEFORMAT </w:instrText>
      </w:r>
      <w:r w:rsidR="00DC02ED" w:rsidRPr="000C37D1">
        <w:rPr>
          <w:rFonts w:eastAsiaTheme="minorEastAsia"/>
        </w:rPr>
      </w:r>
      <w:r w:rsidR="00DC02ED" w:rsidRPr="000C37D1">
        <w:rPr>
          <w:rFonts w:eastAsiaTheme="minorEastAsia"/>
        </w:rPr>
        <w:fldChar w:fldCharType="separate"/>
      </w:r>
      <w:r w:rsidR="00772963" w:rsidRPr="000C37D1">
        <w:t xml:space="preserve">( </w:t>
      </w:r>
      <w:r w:rsidR="00772963">
        <w:t>48</w:t>
      </w:r>
      <w:r w:rsidR="00772963" w:rsidRPr="000C37D1">
        <w:t xml:space="preserve"> )</w:t>
      </w:r>
      <w:r w:rsidR="00DC02ED" w:rsidRPr="000C37D1">
        <w:rPr>
          <w:rFonts w:eastAsiaTheme="minorEastAsia"/>
        </w:rPr>
        <w:fldChar w:fldCharType="end"/>
      </w:r>
      <w:r w:rsidR="00DC02ED" w:rsidRPr="000C37D1">
        <w:rPr>
          <w:rFonts w:eastAsiaTheme="minorEastAsia"/>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0C37D1" w14:paraId="2B523E33" w14:textId="77777777" w:rsidTr="00787676">
        <w:trPr>
          <w:trHeight w:val="964"/>
        </w:trPr>
        <w:tc>
          <w:tcPr>
            <w:tcW w:w="4497" w:type="pct"/>
            <w:vAlign w:val="center"/>
          </w:tcPr>
          <w:p w14:paraId="6907B748" w14:textId="18F177BC" w:rsidR="00EB7676" w:rsidRPr="000C37D1" w:rsidRDefault="00000000" w:rsidP="0014388F">
            <w:pPr>
              <w:pStyle w:val="TableText"/>
              <w:spacing w:line="240" w:lineRule="auto"/>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680F3ADE" w14:textId="213056AA" w:rsidR="00EB7676" w:rsidRPr="000C37D1" w:rsidRDefault="00EB7676" w:rsidP="0014388F">
            <w:pPr>
              <w:pStyle w:val="TableText"/>
              <w:spacing w:line="240" w:lineRule="auto"/>
            </w:pPr>
            <w:bookmarkStart w:id="377" w:name="_Ref236136538"/>
            <w:r w:rsidRPr="000C37D1">
              <w:t xml:space="preserve">( </w:t>
            </w:r>
            <w:r w:rsidRPr="000C37D1">
              <w:fldChar w:fldCharType="begin"/>
            </w:r>
            <w:r w:rsidRPr="000C37D1">
              <w:instrText xml:space="preserve"> SEQ ( \* ARABIC </w:instrText>
            </w:r>
            <w:r w:rsidRPr="000C37D1">
              <w:fldChar w:fldCharType="separate"/>
            </w:r>
            <w:r w:rsidR="00772963">
              <w:rPr>
                <w:noProof/>
              </w:rPr>
              <w:t>75</w:t>
            </w:r>
            <w:r w:rsidRPr="000C37D1">
              <w:fldChar w:fldCharType="end"/>
            </w:r>
            <w:r w:rsidRPr="000C37D1">
              <w:t xml:space="preserve"> )</w:t>
            </w:r>
            <w:bookmarkEnd w:id="377"/>
          </w:p>
        </w:tc>
      </w:tr>
    </w:tbl>
    <w:p w14:paraId="764CFFB1" w14:textId="08BAC475" w:rsidR="009E5EE7" w:rsidRPr="000C37D1" w:rsidRDefault="009E5EE7" w:rsidP="009E5EE7">
      <w:pPr>
        <w:pStyle w:val="Heading3"/>
      </w:pPr>
      <w:bookmarkStart w:id="378" w:name="_Toc236574021"/>
      <w:r w:rsidRPr="000C37D1">
        <w:lastRenderedPageBreak/>
        <w:t>Evaluation Scenarios</w:t>
      </w:r>
      <w:bookmarkEnd w:id="378"/>
    </w:p>
    <w:p w14:paraId="7A936A35" w14:textId="3ED922C4" w:rsidR="00730E68" w:rsidRPr="000C37D1" w:rsidRDefault="009E5EE7" w:rsidP="005403E8">
      <w:pPr>
        <w:pStyle w:val="ParText"/>
      </w:pPr>
      <w:r w:rsidRPr="000C37D1">
        <w:t xml:space="preserve">The </w:t>
      </w:r>
      <w:r w:rsidR="00E637E4" w:rsidRPr="000C37D1">
        <w:t>tests</w:t>
      </w:r>
      <w:r w:rsidRPr="000C37D1">
        <w:t xml:space="preserve"> run on five scenario families built from the landscape type and the resource sufficiency, </w:t>
      </w:r>
      <w:r w:rsidR="00FE655C" w:rsidRPr="000C37D1">
        <w:t>and</w:t>
      </w:r>
      <w:r w:rsidRPr="000C37D1">
        <w:t xml:space="preserve"> one degraded-observation</w:t>
      </w:r>
      <w:r w:rsidR="00FE655C" w:rsidRPr="000C37D1">
        <w:t xml:space="preserve"> space</w:t>
      </w:r>
      <w:r w:rsidRPr="000C37D1">
        <w:t>. The landscape axis separates the two operational faces of the problem</w:t>
      </w:r>
      <w:r w:rsidR="000C0A34" w:rsidRPr="000C37D1">
        <w:t>, namely</w:t>
      </w:r>
      <w:r w:rsidRPr="000C37D1">
        <w:t xml:space="preserve"> remote forest, where the burned-area term dominates and suppression and containment </w:t>
      </w:r>
      <w:r w:rsidR="000C0A34" w:rsidRPr="000C37D1">
        <w:t>are focused</w:t>
      </w:r>
      <w:r w:rsidRPr="000C37D1">
        <w:t xml:space="preserve">, and the wildland-urban interface (WUI), where assets and population dominate and protection, evacuation, and warning </w:t>
      </w:r>
      <w:r w:rsidR="000C0A34" w:rsidRPr="000C37D1">
        <w:t>are focused.</w:t>
      </w:r>
      <w:r w:rsidRPr="000C37D1">
        <w:t xml:space="preserve">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controlled difference.</w:t>
      </w:r>
      <w:r w:rsidR="00075453" w:rsidRPr="000C37D1">
        <w:t xml:space="preserve"> </w:t>
      </w:r>
      <w:r w:rsidR="00730E68" w:rsidRPr="000C37D1">
        <w:t xml:space="preserve">For each scenario, fifty distinct worlds are generated; </w:t>
      </w:r>
      <w:r w:rsidR="00730E68" w:rsidRPr="000C37D1">
        <w:fldChar w:fldCharType="begin"/>
      </w:r>
      <w:r w:rsidR="00730E68" w:rsidRPr="000C37D1">
        <w:instrText xml:space="preserve"> REF _RefT54S \h </w:instrText>
      </w:r>
      <w:r w:rsidR="00730E68" w:rsidRPr="000C37D1">
        <w:fldChar w:fldCharType="separate"/>
      </w:r>
      <w:r w:rsidR="00772963" w:rsidRPr="000C37D1">
        <w:t xml:space="preserve">Table </w:t>
      </w:r>
      <w:r w:rsidR="00772963">
        <w:rPr>
          <w:noProof/>
        </w:rPr>
        <w:t>5</w:t>
      </w:r>
      <w:r w:rsidR="00772963" w:rsidRPr="000C37D1">
        <w:t>.</w:t>
      </w:r>
      <w:r w:rsidR="00772963">
        <w:rPr>
          <w:noProof/>
        </w:rPr>
        <w:t>8</w:t>
      </w:r>
      <w:r w:rsidR="00730E68" w:rsidRPr="000C37D1">
        <w:fldChar w:fldCharType="end"/>
      </w:r>
      <w:r w:rsidR="00730E68" w:rsidRPr="000C37D1">
        <w:t xml:space="preserve"> defines the five scenarios, and one representative world of each is illustrated in </w:t>
      </w:r>
      <w:r w:rsidR="00730E68" w:rsidRPr="000C37D1">
        <w:fldChar w:fldCharType="begin"/>
      </w:r>
      <w:r w:rsidR="00730E68" w:rsidRPr="000C37D1">
        <w:instrText xml:space="preserve"> REF _RefF54S1 \h </w:instrText>
      </w:r>
      <w:r w:rsidR="00730E68" w:rsidRPr="000C37D1">
        <w:fldChar w:fldCharType="separate"/>
      </w:r>
      <w:r w:rsidR="00772963" w:rsidRPr="000C37D1">
        <w:t xml:space="preserve">Figure </w:t>
      </w:r>
      <w:r w:rsidR="00772963">
        <w:rPr>
          <w:noProof/>
        </w:rPr>
        <w:t>5</w:t>
      </w:r>
      <w:r w:rsidR="00772963" w:rsidRPr="000C37D1">
        <w:t>.</w:t>
      </w:r>
      <w:r w:rsidR="00772963">
        <w:rPr>
          <w:noProof/>
        </w:rPr>
        <w:t>11</w:t>
      </w:r>
      <w:r w:rsidR="00730E68" w:rsidRPr="000C37D1">
        <w:fldChar w:fldCharType="end"/>
      </w:r>
      <w:r w:rsidR="00730E68" w:rsidRPr="000C37D1">
        <w:t xml:space="preserve">, </w:t>
      </w:r>
      <w:r w:rsidR="005D1C39" w:rsidRPr="000C37D1">
        <w:fldChar w:fldCharType="begin"/>
      </w:r>
      <w:r w:rsidR="005D1C39" w:rsidRPr="000C37D1">
        <w:instrText xml:space="preserve"> REF _Ref236094469 \h </w:instrText>
      </w:r>
      <w:r w:rsidR="005D1C39" w:rsidRPr="000C37D1">
        <w:fldChar w:fldCharType="separate"/>
      </w:r>
      <w:r w:rsidR="00772963" w:rsidRPr="000C37D1">
        <w:t xml:space="preserve">Figure </w:t>
      </w:r>
      <w:r w:rsidR="00772963">
        <w:rPr>
          <w:noProof/>
        </w:rPr>
        <w:t>5</w:t>
      </w:r>
      <w:r w:rsidR="00772963" w:rsidRPr="000C37D1">
        <w:t>.</w:t>
      </w:r>
      <w:r w:rsidR="00772963">
        <w:rPr>
          <w:noProof/>
        </w:rPr>
        <w:t>12</w:t>
      </w:r>
      <w:r w:rsidR="005D1C39" w:rsidRPr="000C37D1">
        <w:fldChar w:fldCharType="end"/>
      </w:r>
      <w:r w:rsidR="005403E8" w:rsidRPr="000C37D1">
        <w:t xml:space="preserve"> and</w:t>
      </w:r>
      <w:r w:rsidR="00545FDA" w:rsidRPr="000C37D1">
        <w:t xml:space="preserve"> </w:t>
      </w:r>
      <w:r w:rsidR="00545FDA" w:rsidRPr="000C37D1">
        <w:fldChar w:fldCharType="begin"/>
      </w:r>
      <w:r w:rsidR="00545FDA" w:rsidRPr="000C37D1">
        <w:instrText xml:space="preserve"> REF _Ref236094496 \h </w:instrText>
      </w:r>
      <w:r w:rsidR="00545FDA" w:rsidRPr="000C37D1">
        <w:fldChar w:fldCharType="separate"/>
      </w:r>
      <w:r w:rsidR="00772963" w:rsidRPr="000C37D1">
        <w:t xml:space="preserve">Figure </w:t>
      </w:r>
      <w:r w:rsidR="00772963">
        <w:rPr>
          <w:noProof/>
        </w:rPr>
        <w:t>5</w:t>
      </w:r>
      <w:r w:rsidR="00772963" w:rsidRPr="000C37D1">
        <w:t>.</w:t>
      </w:r>
      <w:r w:rsidR="00772963">
        <w:rPr>
          <w:noProof/>
        </w:rPr>
        <w:t>13</w:t>
      </w:r>
      <w:r w:rsidR="00545FDA" w:rsidRPr="000C37D1">
        <w:fldChar w:fldCharType="end"/>
      </w:r>
      <w:r w:rsidR="005403E8" w:rsidRPr="000C37D1">
        <w:t>. The intervention and the layers are illustrated in</w:t>
      </w:r>
      <w:r w:rsidR="005D1C39" w:rsidRPr="000C37D1">
        <w:t xml:space="preserve"> </w:t>
      </w:r>
      <w:r w:rsidR="005403E8" w:rsidRPr="000C37D1">
        <w:fldChar w:fldCharType="begin"/>
      </w:r>
      <w:r w:rsidR="005403E8" w:rsidRPr="000C37D1">
        <w:instrText xml:space="preserve"> REF _Ref236094512 \h </w:instrText>
      </w:r>
      <w:r w:rsidR="005403E8" w:rsidRPr="000C37D1">
        <w:fldChar w:fldCharType="separate"/>
      </w:r>
      <w:r w:rsidR="00772963" w:rsidRPr="000C37D1">
        <w:t xml:space="preserve">Figure </w:t>
      </w:r>
      <w:r w:rsidR="00772963">
        <w:rPr>
          <w:noProof/>
        </w:rPr>
        <w:t>5</w:t>
      </w:r>
      <w:r w:rsidR="00772963" w:rsidRPr="000C37D1">
        <w:t>.</w:t>
      </w:r>
      <w:r w:rsidR="00772963">
        <w:rPr>
          <w:noProof/>
        </w:rPr>
        <w:t>14</w:t>
      </w:r>
      <w:r w:rsidR="005403E8" w:rsidRPr="000C37D1">
        <w:fldChar w:fldCharType="end"/>
      </w:r>
      <w:r w:rsidR="005403E8" w:rsidRPr="000C37D1">
        <w:t>, respectively</w:t>
      </w:r>
      <w:r w:rsidR="00730E68" w:rsidRPr="000C37D1">
        <w:t>.</w:t>
      </w:r>
    </w:p>
    <w:p w14:paraId="752BE2E3" w14:textId="62CCD638" w:rsidR="00FE655C" w:rsidRPr="000C37D1" w:rsidRDefault="00FE655C" w:rsidP="00FE655C">
      <w:pPr>
        <w:pStyle w:val="Caption"/>
      </w:pPr>
      <w:bookmarkStart w:id="379" w:name="_RefT54S"/>
      <w:bookmarkStart w:id="380" w:name="_Toc236574072"/>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8</w:t>
      </w:r>
      <w:r w:rsidR="004A4810" w:rsidRPr="000C37D1">
        <w:fldChar w:fldCharType="end"/>
      </w:r>
      <w:bookmarkEnd w:id="379"/>
      <w:r w:rsidRPr="000C37D1">
        <w:t xml:space="preserve"> Evaluation scenarios</w:t>
      </w:r>
      <w:bookmarkEnd w:id="380"/>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0C37D1" w14:paraId="4AF35FAC" w14:textId="77777777" w:rsidTr="0041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347BDE7" w14:textId="77777777" w:rsidR="009E5EE7" w:rsidRPr="000C37D1" w:rsidRDefault="009E5EE7" w:rsidP="00A747A5">
            <w:pPr>
              <w:pStyle w:val="TableText"/>
              <w:jc w:val="left"/>
            </w:pPr>
            <w:r w:rsidRPr="000C37D1">
              <w:t>ID</w:t>
            </w:r>
          </w:p>
        </w:tc>
        <w:tc>
          <w:tcPr>
            <w:tcW w:w="856" w:type="pct"/>
          </w:tcPr>
          <w:p w14:paraId="024D1872" w14:textId="77777777" w:rsidR="009E5EE7" w:rsidRPr="000C37D1"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0C37D1">
              <w:t>Landscape</w:t>
            </w:r>
          </w:p>
        </w:tc>
        <w:tc>
          <w:tcPr>
            <w:tcW w:w="798" w:type="pct"/>
          </w:tcPr>
          <w:p w14:paraId="62AF8981" w14:textId="17D130A8" w:rsidR="009E5EE7" w:rsidRPr="000C37D1" w:rsidRDefault="00A92A71" w:rsidP="00E47802">
            <w:pPr>
              <w:pStyle w:val="TableText"/>
              <w:cnfStyle w:val="100000000000" w:firstRow="1" w:lastRow="0" w:firstColumn="0" w:lastColumn="0" w:oddVBand="0" w:evenVBand="0" w:oddHBand="0" w:evenHBand="0" w:firstRowFirstColumn="0" w:firstRowLastColumn="0" w:lastRowFirstColumn="0" w:lastRowLastColumn="0"/>
            </w:pPr>
            <w:r w:rsidRPr="000C37D1">
              <w:t>Resour</w:t>
            </w:r>
            <w:r w:rsidR="00186FB3" w:rsidRPr="000C37D1">
              <w:t>c</w:t>
            </w:r>
            <w:r w:rsidRPr="000C37D1">
              <w:t>e</w:t>
            </w:r>
            <w:r w:rsidR="00186FB3" w:rsidRPr="000C37D1">
              <w:t>*</w:t>
            </w:r>
          </w:p>
        </w:tc>
        <w:tc>
          <w:tcPr>
            <w:tcW w:w="699" w:type="pct"/>
          </w:tcPr>
          <w:p w14:paraId="033B0DA2" w14:textId="77777777" w:rsidR="009E5EE7" w:rsidRPr="000C37D1"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0C37D1">
              <w:t>Ignitions</w:t>
            </w:r>
          </w:p>
        </w:tc>
        <w:tc>
          <w:tcPr>
            <w:tcW w:w="2347" w:type="pct"/>
          </w:tcPr>
          <w:p w14:paraId="0B86BC52" w14:textId="77777777" w:rsidR="009E5EE7" w:rsidRPr="000C37D1"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0C37D1">
              <w:t>What it tests</w:t>
            </w:r>
          </w:p>
        </w:tc>
      </w:tr>
      <w:tr w:rsidR="00F84BBD" w:rsidRPr="000C37D1" w14:paraId="3518112A"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5AA17B2" w14:textId="22AFCFC7" w:rsidR="00F84BBD" w:rsidRPr="000C37D1" w:rsidRDefault="00F84BBD" w:rsidP="00A747A5">
            <w:pPr>
              <w:pStyle w:val="TableText"/>
              <w:jc w:val="left"/>
            </w:pPr>
            <w:r w:rsidRPr="000C37D1">
              <w:t>S1</w:t>
            </w:r>
          </w:p>
        </w:tc>
        <w:tc>
          <w:tcPr>
            <w:tcW w:w="856" w:type="pct"/>
            <w:vMerge w:val="restart"/>
          </w:tcPr>
          <w:p w14:paraId="4C061C0E" w14:textId="77777777" w:rsidR="00F84BBD" w:rsidRPr="000C37D1"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 xml:space="preserve">Remote Forest </w:t>
            </w:r>
          </w:p>
          <w:p w14:paraId="195C10DC" w14:textId="4A7EF20A" w:rsidR="00F84BBD" w:rsidRPr="000C37D1"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(≈2 small settlements)</w:t>
            </w:r>
          </w:p>
        </w:tc>
        <w:tc>
          <w:tcPr>
            <w:tcW w:w="798" w:type="pct"/>
          </w:tcPr>
          <w:p w14:paraId="7BFF91DF" w14:textId="55FB7B52" w:rsidR="00F84BBD" w:rsidRPr="000C37D1"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Sufficient</w:t>
            </w:r>
          </w:p>
        </w:tc>
        <w:tc>
          <w:tcPr>
            <w:tcW w:w="699" w:type="pct"/>
          </w:tcPr>
          <w:p w14:paraId="168C22EE" w14:textId="77777777" w:rsidR="00F84BBD" w:rsidRPr="000C37D1"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1 remote</w:t>
            </w:r>
          </w:p>
        </w:tc>
        <w:tc>
          <w:tcPr>
            <w:tcW w:w="2347" w:type="pct"/>
          </w:tcPr>
          <w:p w14:paraId="1924D550" w14:textId="312D9EE5" w:rsidR="00F84BBD" w:rsidRPr="000C37D1"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Baseline suppression competence when capacity is not the constraint</w:t>
            </w:r>
          </w:p>
        </w:tc>
      </w:tr>
      <w:tr w:rsidR="00F84BBD" w:rsidRPr="000C37D1" w14:paraId="04FD87FF"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7574D73" w14:textId="77777777" w:rsidR="00F84BBD" w:rsidRPr="000C37D1" w:rsidRDefault="00F84BBD" w:rsidP="00A747A5">
            <w:pPr>
              <w:pStyle w:val="TableText"/>
              <w:jc w:val="left"/>
            </w:pPr>
            <w:r w:rsidRPr="000C37D1">
              <w:t>S2</w:t>
            </w:r>
          </w:p>
        </w:tc>
        <w:tc>
          <w:tcPr>
            <w:tcW w:w="856" w:type="pct"/>
            <w:vMerge/>
          </w:tcPr>
          <w:p w14:paraId="6B4322C5" w14:textId="3BCC147E" w:rsidR="00F84BBD" w:rsidRPr="000C37D1"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999D249" w14:textId="7D759AB4" w:rsidR="00F84BBD" w:rsidRPr="000C37D1"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Limited</w:t>
            </w:r>
          </w:p>
        </w:tc>
        <w:tc>
          <w:tcPr>
            <w:tcW w:w="699" w:type="pct"/>
          </w:tcPr>
          <w:p w14:paraId="6D24F197" w14:textId="2850D311" w:rsidR="00F84BBD" w:rsidRPr="000C37D1" w:rsidRDefault="00024E8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3</w:t>
            </w:r>
            <w:r w:rsidR="00F84BBD" w:rsidRPr="000C37D1">
              <w:t xml:space="preserve"> remote </w:t>
            </w:r>
          </w:p>
        </w:tc>
        <w:tc>
          <w:tcPr>
            <w:tcW w:w="2347" w:type="pct"/>
          </w:tcPr>
          <w:p w14:paraId="3D551B1A" w14:textId="5245AB21" w:rsidR="00F84BBD" w:rsidRPr="000C37D1"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Area protection under scarcity; allocation quality</w:t>
            </w:r>
          </w:p>
        </w:tc>
      </w:tr>
      <w:tr w:rsidR="00412777" w:rsidRPr="000C37D1" w14:paraId="614F3066"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D56E30F" w14:textId="77777777" w:rsidR="00412777" w:rsidRPr="000C37D1" w:rsidRDefault="00412777" w:rsidP="00A747A5">
            <w:pPr>
              <w:pStyle w:val="TableText"/>
              <w:jc w:val="left"/>
            </w:pPr>
            <w:r w:rsidRPr="000C37D1">
              <w:t>S3</w:t>
            </w:r>
          </w:p>
        </w:tc>
        <w:tc>
          <w:tcPr>
            <w:tcW w:w="856" w:type="pct"/>
            <w:vMerge w:val="restart"/>
          </w:tcPr>
          <w:p w14:paraId="7D8BABAE" w14:textId="77777777" w:rsidR="00412777" w:rsidRPr="000C37D1"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 xml:space="preserve">WUI </w:t>
            </w:r>
          </w:p>
          <w:p w14:paraId="59516A60" w14:textId="6BBDD845" w:rsidR="00412777" w:rsidRPr="000C37D1"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 xml:space="preserve">(≈ </w:t>
            </w:r>
            <w:r w:rsidR="006A3925" w:rsidRPr="000C37D1">
              <w:t>15</w:t>
            </w:r>
            <w:r w:rsidRPr="000C37D1">
              <w:t xml:space="preserve"> settlements, high asset</w:t>
            </w:r>
            <w:r w:rsidR="006A3925" w:rsidRPr="000C37D1">
              <w:t>s</w:t>
            </w:r>
            <w:r w:rsidRPr="000C37D1">
              <w:t>)</w:t>
            </w:r>
          </w:p>
        </w:tc>
        <w:tc>
          <w:tcPr>
            <w:tcW w:w="798" w:type="pct"/>
          </w:tcPr>
          <w:p w14:paraId="236AB9FF" w14:textId="35BCE52E" w:rsidR="00412777" w:rsidRPr="000C37D1"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Sufficient</w:t>
            </w:r>
          </w:p>
        </w:tc>
        <w:tc>
          <w:tcPr>
            <w:tcW w:w="699" w:type="pct"/>
            <w:vMerge w:val="restart"/>
          </w:tcPr>
          <w:p w14:paraId="506E2C4D" w14:textId="7A2750DF" w:rsidR="00412777" w:rsidRPr="000C37D1"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2 near the interface</w:t>
            </w:r>
          </w:p>
        </w:tc>
        <w:tc>
          <w:tcPr>
            <w:tcW w:w="2347" w:type="pct"/>
          </w:tcPr>
          <w:p w14:paraId="2DA65672" w14:textId="33CA3E38" w:rsidR="00412777" w:rsidRPr="000C37D1"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Life/asset prioritization; evacuation and warning discipline</w:t>
            </w:r>
          </w:p>
        </w:tc>
      </w:tr>
      <w:tr w:rsidR="00412777" w:rsidRPr="000C37D1" w14:paraId="0182A9F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3600A2DB" w14:textId="77777777" w:rsidR="00412777" w:rsidRPr="000C37D1" w:rsidRDefault="00412777" w:rsidP="00A747A5">
            <w:pPr>
              <w:pStyle w:val="TableText"/>
              <w:jc w:val="left"/>
            </w:pPr>
            <w:r w:rsidRPr="000C37D1">
              <w:t>S4</w:t>
            </w:r>
          </w:p>
        </w:tc>
        <w:tc>
          <w:tcPr>
            <w:tcW w:w="856" w:type="pct"/>
            <w:vMerge/>
          </w:tcPr>
          <w:p w14:paraId="51747151" w14:textId="7520736B" w:rsidR="00412777" w:rsidRPr="000C37D1"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7B2C0E62" w14:textId="5D760D56" w:rsidR="00412777" w:rsidRPr="000C37D1"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Limited</w:t>
            </w:r>
          </w:p>
        </w:tc>
        <w:tc>
          <w:tcPr>
            <w:tcW w:w="699" w:type="pct"/>
            <w:vMerge/>
          </w:tcPr>
          <w:p w14:paraId="6430BD43" w14:textId="314D3642" w:rsidR="00412777" w:rsidRPr="000C37D1"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2347" w:type="pct"/>
          </w:tcPr>
          <w:p w14:paraId="3CD99054" w14:textId="72E9AFE2" w:rsidR="00412777" w:rsidRPr="000C37D1"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0C37D1">
              <w:t>Full operational stress; the demonstrative scenario</w:t>
            </w:r>
          </w:p>
        </w:tc>
      </w:tr>
      <w:tr w:rsidR="009E5EE7" w:rsidRPr="000C37D1" w14:paraId="7A2FDA1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CBEBB67" w14:textId="77777777" w:rsidR="009E5EE7" w:rsidRPr="000C37D1" w:rsidRDefault="009E5EE7" w:rsidP="00A747A5">
            <w:pPr>
              <w:pStyle w:val="TableText"/>
              <w:jc w:val="left"/>
            </w:pPr>
            <w:r w:rsidRPr="000C37D1">
              <w:t>S5</w:t>
            </w:r>
          </w:p>
        </w:tc>
        <w:tc>
          <w:tcPr>
            <w:tcW w:w="856" w:type="pct"/>
          </w:tcPr>
          <w:p w14:paraId="0C281605" w14:textId="79EDD44E" w:rsidR="009E5EE7" w:rsidRPr="000C37D1"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0C37D1">
              <w:t>as S4</w:t>
            </w:r>
          </w:p>
        </w:tc>
        <w:tc>
          <w:tcPr>
            <w:tcW w:w="798" w:type="pct"/>
          </w:tcPr>
          <w:p w14:paraId="78E17440" w14:textId="77777777" w:rsidR="009E5EE7" w:rsidRPr="000C37D1"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0C37D1">
              <w:t>as S4</w:t>
            </w:r>
          </w:p>
        </w:tc>
        <w:tc>
          <w:tcPr>
            <w:tcW w:w="699" w:type="pct"/>
          </w:tcPr>
          <w:p w14:paraId="7C35A6CE" w14:textId="77777777" w:rsidR="009E5EE7" w:rsidRPr="000C37D1"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0C37D1">
              <w:t>as S4</w:t>
            </w:r>
          </w:p>
        </w:tc>
        <w:tc>
          <w:tcPr>
            <w:tcW w:w="2347" w:type="pct"/>
          </w:tcPr>
          <w:p w14:paraId="314D367B" w14:textId="7D713767" w:rsidR="009E5EE7" w:rsidRPr="000C37D1"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0C37D1">
              <w:t>S4 under degraded observation</w:t>
            </w:r>
          </w:p>
        </w:tc>
      </w:tr>
      <w:tr w:rsidR="00F84BBD" w:rsidRPr="000C37D1" w14:paraId="0BAC20F5" w14:textId="77777777" w:rsidTr="00412777">
        <w:tc>
          <w:tcPr>
            <w:cnfStyle w:val="001000000000" w:firstRow="0" w:lastRow="0" w:firstColumn="1" w:lastColumn="0" w:oddVBand="0" w:evenVBand="0" w:oddHBand="0" w:evenHBand="0" w:firstRowFirstColumn="0" w:firstRowLastColumn="0" w:lastRowFirstColumn="0" w:lastRowLastColumn="0"/>
            <w:tcW w:w="5000" w:type="pct"/>
            <w:gridSpan w:val="5"/>
          </w:tcPr>
          <w:p w14:paraId="1F228DF1" w14:textId="122412C7" w:rsidR="00F84BBD" w:rsidRPr="000C37D1" w:rsidRDefault="00A747A5" w:rsidP="00A747A5">
            <w:pPr>
              <w:pStyle w:val="TableText"/>
              <w:jc w:val="left"/>
              <w:rPr>
                <w:b w:val="0"/>
                <w:bCs w:val="0"/>
              </w:rPr>
            </w:pPr>
            <w:r w:rsidRPr="000C37D1">
              <w:rPr>
                <w:b w:val="0"/>
                <w:bCs w:val="0"/>
              </w:rPr>
              <w:t>Resource e</w:t>
            </w:r>
            <w:r w:rsidR="00F84BBD" w:rsidRPr="000C37D1">
              <w:rPr>
                <w:b w:val="0"/>
                <w:bCs w:val="0"/>
              </w:rPr>
              <w:t>ffectiveness exceeds 50% when resources are sufficient and drops below 50% when they are limited.</w:t>
            </w:r>
          </w:p>
        </w:tc>
      </w:tr>
    </w:tbl>
    <w:p w14:paraId="0774F811" w14:textId="0F9FD638" w:rsidR="00186FB3" w:rsidRPr="000C37D1"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rsidRPr="000C37D1" w14:paraId="2E497F79" w14:textId="77777777" w:rsidTr="00733F1C">
        <w:tc>
          <w:tcPr>
            <w:tcW w:w="2500" w:type="pct"/>
          </w:tcPr>
          <w:p w14:paraId="3B68549C" w14:textId="4A1F6FF4" w:rsidR="00015559" w:rsidRPr="000C37D1" w:rsidRDefault="00412777" w:rsidP="00733F1C">
            <w:pPr>
              <w:pStyle w:val="TableText"/>
              <w:spacing w:line="240" w:lineRule="auto"/>
              <w:jc w:val="left"/>
            </w:pPr>
            <w:r w:rsidRPr="000C37D1">
              <w:lastRenderedPageBreak/>
              <w:drawing>
                <wp:inline distT="0" distB="0" distL="0" distR="0" wp14:anchorId="597FD8A4" wp14:editId="7673625F">
                  <wp:extent cx="2520000" cy="2520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2500" w:type="pct"/>
          </w:tcPr>
          <w:p w14:paraId="2C82BAEA" w14:textId="3F114A3F" w:rsidR="00015559" w:rsidRPr="000C37D1" w:rsidRDefault="00C41EC9" w:rsidP="00733F1C">
            <w:pPr>
              <w:pStyle w:val="TableText"/>
              <w:spacing w:line="240" w:lineRule="auto"/>
              <w:jc w:val="left"/>
            </w:pPr>
            <w:r w:rsidRPr="000C37D1">
              <w:drawing>
                <wp:inline distT="0" distB="0" distL="0" distR="0" wp14:anchorId="155A1820" wp14:editId="615AE0EA">
                  <wp:extent cx="2520000" cy="2520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4A2B6A8F" w14:textId="38172F16" w:rsidR="009E5EE7" w:rsidRPr="000C37D1" w:rsidRDefault="009E5EE7" w:rsidP="009E5EE7">
      <w:pPr>
        <w:pStyle w:val="Caption"/>
      </w:pPr>
      <w:bookmarkStart w:id="381" w:name="_RefF54S1"/>
      <w:bookmarkStart w:id="382" w:name="_Toc236574112"/>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11</w:t>
      </w:r>
      <w:r w:rsidR="00840146" w:rsidRPr="000C37D1">
        <w:fldChar w:fldCharType="end"/>
      </w:r>
      <w:bookmarkEnd w:id="381"/>
      <w:r w:rsidRPr="000C37D1">
        <w:t xml:space="preserve"> </w:t>
      </w:r>
      <w:r w:rsidR="0000037B" w:rsidRPr="000C37D1">
        <w:t>Representative world of S1</w:t>
      </w:r>
      <w:r w:rsidR="001B659B" w:rsidRPr="000C37D1">
        <w:t xml:space="preserve"> (left) and S2 (right)</w:t>
      </w:r>
      <w:bookmarkEnd w:id="38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rsidRPr="000C37D1" w14:paraId="1E80D877" w14:textId="77777777" w:rsidTr="00015559">
        <w:tc>
          <w:tcPr>
            <w:tcW w:w="2500" w:type="pct"/>
          </w:tcPr>
          <w:p w14:paraId="2AF502E7" w14:textId="54535D9C" w:rsidR="00EF038D" w:rsidRPr="000C37D1" w:rsidRDefault="00EF038D" w:rsidP="00015559">
            <w:pPr>
              <w:pStyle w:val="TableText"/>
              <w:spacing w:line="240" w:lineRule="auto"/>
              <w:jc w:val="left"/>
            </w:pPr>
            <w:r w:rsidRPr="000C37D1">
              <w:drawing>
                <wp:inline distT="0" distB="0" distL="0" distR="0" wp14:anchorId="1D3AFC9F" wp14:editId="7C9E561F">
                  <wp:extent cx="2520000" cy="2520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c>
          <w:tcPr>
            <w:tcW w:w="2500" w:type="pct"/>
          </w:tcPr>
          <w:p w14:paraId="147D1AFB" w14:textId="6BC0965F" w:rsidR="00EF038D" w:rsidRPr="000C37D1" w:rsidRDefault="00EF038D" w:rsidP="00015559">
            <w:pPr>
              <w:pStyle w:val="TableText"/>
              <w:spacing w:line="240" w:lineRule="auto"/>
              <w:jc w:val="left"/>
            </w:pPr>
            <w:r w:rsidRPr="000C37D1">
              <w:drawing>
                <wp:inline distT="0" distB="0" distL="0" distR="0" wp14:anchorId="5655AD4D" wp14:editId="2CF98CE1">
                  <wp:extent cx="2520000" cy="2520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62412241" w14:textId="108F70BC" w:rsidR="0000037B" w:rsidRPr="000C37D1" w:rsidRDefault="0000037B" w:rsidP="0000037B">
      <w:pPr>
        <w:pStyle w:val="Caption"/>
        <w:jc w:val="left"/>
        <w:pPrChange w:id="910006" w:author="Claude" w:date="2026-08-02T13:00:00Z">
          <w:pPr>
            <w:pStyle w:val="TableText"/>
            <w:jc w:val="left"/>
          </w:pPr>
        </w:pPrChange>
      </w:pPr>
      <w:bookmarkStart w:id="383" w:name="_Ref236094469"/>
      <w:bookmarkStart w:id="384" w:name="_Toc236574113"/>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12</w:t>
      </w:r>
      <w:r w:rsidR="00840146" w:rsidRPr="000C37D1">
        <w:fldChar w:fldCharType="end"/>
      </w:r>
      <w:bookmarkEnd w:id="383"/>
      <w:r w:rsidRPr="000C37D1">
        <w:t xml:space="preserve"> Representative world of S</w:t>
      </w:r>
      <w:r w:rsidR="001B659B" w:rsidRPr="000C37D1">
        <w:t>3 (left) S</w:t>
      </w:r>
      <w:r w:rsidRPr="000C37D1">
        <w:t>4</w:t>
      </w:r>
      <w:r w:rsidR="001B659B" w:rsidRPr="000C37D1">
        <w:t xml:space="preserve"> (right)</w:t>
      </w:r>
      <w:bookmarkEnd w:id="384"/>
      <w:r w:rsidR="001B659B" w:rsidRPr="000C37D1">
        <w:t xml:space="preserve"> </w:t>
      </w:r>
    </w:p>
    <w:p w14:paraId="5F247A74" w14:textId="477DD14D" w:rsidR="00554B3D" w:rsidRPr="000C37D1" w:rsidRDefault="004F1D72" w:rsidP="00554B3D">
      <w:pPr>
        <w:keepNext/>
        <w:spacing w:after="0"/>
      </w:pPr>
      <w:r w:rsidRPr="000C37D1">
        <w:drawing>
          <wp:inline distT="0" distB="0" distL="0" distR="0" wp14:anchorId="40D34679" wp14:editId="538C08B7">
            <wp:extent cx="2520000" cy="1757665"/>
            <wp:effectExtent l="0" t="0" r="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520000" cy="1757665"/>
                    </a:xfrm>
                    <a:prstGeom prst="rect">
                      <a:avLst/>
                    </a:prstGeom>
                    <a:noFill/>
                    <a:ln>
                      <a:noFill/>
                    </a:ln>
                  </pic:spPr>
                </pic:pic>
              </a:graphicData>
            </a:graphic>
          </wp:inline>
        </w:drawing>
      </w:r>
    </w:p>
    <w:p w14:paraId="157A8E22" w14:textId="4D08CB42" w:rsidR="00554B3D" w:rsidRPr="000C37D1" w:rsidRDefault="00554B3D" w:rsidP="00554B3D">
      <w:pPr>
        <w:pStyle w:val="Caption"/>
      </w:pPr>
      <w:bookmarkStart w:id="385" w:name="_Ref236094496"/>
      <w:bookmarkStart w:id="386" w:name="_Toc236574114"/>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13</w:t>
      </w:r>
      <w:r w:rsidR="00840146" w:rsidRPr="000C37D1">
        <w:fldChar w:fldCharType="end"/>
      </w:r>
      <w:bookmarkEnd w:id="385"/>
      <w:r w:rsidRPr="000C37D1">
        <w:t xml:space="preserve"> </w:t>
      </w:r>
      <w:r w:rsidR="004F1D72" w:rsidRPr="000C37D1">
        <w:t>Sample interventions (full set) on a representative world</w:t>
      </w:r>
      <w:bookmarkEnd w:id="386"/>
    </w:p>
    <w:p w14:paraId="3DDECCF3" w14:textId="0CA2219B" w:rsidR="00337E89" w:rsidRPr="000C37D1" w:rsidRDefault="00554B3D" w:rsidP="00554B3D">
      <w:pPr>
        <w:keepNext/>
        <w:spacing w:after="0"/>
      </w:pPr>
      <w:r w:rsidRPr="000C37D1">
        <w:lastRenderedPageBreak/>
        <w:drawing>
          <wp:inline distT="0" distB="0" distL="0" distR="0" wp14:anchorId="0A232F27" wp14:editId="0516A8A6">
            <wp:extent cx="5040000" cy="2227592"/>
            <wp:effectExtent l="0" t="0" r="8255" b="127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040000" cy="2227592"/>
                    </a:xfrm>
                    <a:prstGeom prst="rect">
                      <a:avLst/>
                    </a:prstGeom>
                    <a:noFill/>
                    <a:ln>
                      <a:noFill/>
                    </a:ln>
                  </pic:spPr>
                </pic:pic>
              </a:graphicData>
            </a:graphic>
          </wp:inline>
        </w:drawing>
      </w:r>
    </w:p>
    <w:p w14:paraId="0E9EF545" w14:textId="517FC03B" w:rsidR="00337E89" w:rsidRPr="000C37D1" w:rsidRDefault="00337E89" w:rsidP="00337E89">
      <w:pPr>
        <w:pStyle w:val="Caption"/>
      </w:pPr>
      <w:bookmarkStart w:id="387" w:name="_Ref236094512"/>
      <w:bookmarkStart w:id="388" w:name="_Toc236574115"/>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14</w:t>
      </w:r>
      <w:r w:rsidR="00840146" w:rsidRPr="000C37D1">
        <w:fldChar w:fldCharType="end"/>
      </w:r>
      <w:bookmarkEnd w:id="387"/>
      <w:r w:rsidRPr="000C37D1">
        <w:t xml:space="preserve"> Legends for representative world</w:t>
      </w:r>
      <w:bookmarkEnd w:id="388"/>
    </w:p>
    <w:p w14:paraId="62FC20B6" w14:textId="6B64A6F4" w:rsidR="009E5EE7" w:rsidRPr="000C37D1" w:rsidRDefault="009E5EE7" w:rsidP="009E5EE7">
      <w:pPr>
        <w:pStyle w:val="Heading3"/>
      </w:pPr>
      <w:bookmarkStart w:id="389" w:name="_Ref236305592"/>
      <w:bookmarkStart w:id="390" w:name="_Toc236574022"/>
      <w:r w:rsidRPr="000C37D1">
        <w:t>Improvement Ladder</w:t>
      </w:r>
      <w:r w:rsidR="009E45CB" w:rsidRPr="000C37D1">
        <w:t xml:space="preserve"> </w:t>
      </w:r>
      <w:r w:rsidR="009079F9" w:rsidRPr="000C37D1">
        <w:t>Performance</w:t>
      </w:r>
      <w:bookmarkEnd w:id="389"/>
      <w:bookmarkEnd w:id="390"/>
    </w:p>
    <w:p w14:paraId="32CAF43E" w14:textId="1F24F98E" w:rsidR="002034AC" w:rsidRPr="000C37D1" w:rsidRDefault="00BA1C8B" w:rsidP="00082E36">
      <w:pPr>
        <w:pStyle w:val="ParText"/>
        <w:rPr>
          <w:rFonts w:eastAsiaTheme="minorEastAsia"/>
        </w:rPr>
      </w:pPr>
      <w:r w:rsidRPr="000C37D1">
        <w:fldChar w:fldCharType="begin"/>
      </w:r>
      <w:r w:rsidRPr="000C37D1">
        <w:instrText xml:space="preserve"> REF _Ref236172505 \h </w:instrText>
      </w:r>
      <w:r w:rsidRPr="000C37D1">
        <w:fldChar w:fldCharType="separate"/>
      </w:r>
      <w:r w:rsidR="00772963" w:rsidRPr="000C37D1">
        <w:t xml:space="preserve">Table </w:t>
      </w:r>
      <w:r w:rsidR="00772963">
        <w:rPr>
          <w:noProof/>
        </w:rPr>
        <w:t>5</w:t>
      </w:r>
      <w:r w:rsidR="00772963" w:rsidRPr="000C37D1">
        <w:t>.</w:t>
      </w:r>
      <w:r w:rsidR="00772963">
        <w:rPr>
          <w:noProof/>
        </w:rPr>
        <w:t>9</w:t>
      </w:r>
      <w:r w:rsidRPr="000C37D1">
        <w:fldChar w:fldCharType="end"/>
      </w:r>
      <w:r w:rsidRPr="000C37D1">
        <w:t xml:space="preserve"> </w:t>
      </w:r>
      <w:r w:rsidR="00C72EAD" w:rsidRPr="000C37D1">
        <w:t xml:space="preserve">and </w:t>
      </w:r>
      <w:del w:id="910011" w:author="Claude" w:date="2026-08-02T13:00:00Z">
        <w:r w:rsidR="00082E36" w:rsidRPr="000C37D1">
          <w:fldChar w:fldCharType="begin"/>
        </w:r>
        <w:r w:rsidR="00082E36" w:rsidRPr="000C37D1">
          <w:delInstrText xml:space="preserve"> REF _Ref_fig10 \h </w:delInstrText>
        </w:r>
        <w:r w:rsidR="00082E36" w:rsidRPr="000C37D1">
          <w:fldChar w:fldCharType="separate"/>
        </w:r>
        <w:r w:rsidR="00772963" w:rsidRPr="000C37D1">
          <w:delText xml:space="preserve">Figure </w:delText>
        </w:r>
        <w:r w:rsidR="00772963">
          <w:rPr>
            <w:noProof/>
          </w:rPr>
          <w:delText xml:space="preserve">5</w:delText>
        </w:r>
        <w:r w:rsidR="00772963" w:rsidRPr="000C37D1">
          <w:delText xml:space="preserve">.</w:delText>
        </w:r>
        <w:r w:rsidR="00772963">
          <w:rPr>
            <w:noProof/>
          </w:rPr>
          <w:delText xml:space="preserve">18</w:delText>
        </w:r>
        <w:r w:rsidR="00082E36" w:rsidRPr="000C37D1">
          <w:fldChar w:fldCharType="end"/>
        </w:r>
      </w:del>
      <w:ins w:id="910012" w:author="Claude" w:date="2026-08-02T13:00:00Z">
        <w:r>
          <w:fldChar w:fldCharType="begin"/>
        </w:r>
        <w:r>
          <w:instrText xml:space="preserve"> REF _RefTbl510 \h </w:instrText>
        </w:r>
        <w:r>
          <w:fldChar w:fldCharType="separate"/>
        </w:r>
        <w:r>
          <w:t xml:space="preserve">Table 5.10</w:t>
        </w:r>
        <w:r>
          <w:fldChar w:fldCharType="end"/>
        </w:r>
      </w:ins>
      <w:r w:rsidR="00C72EAD" w:rsidRPr="000C37D1">
        <w:t xml:space="preserve"> </w:t>
      </w:r>
      <w:del w:id="910013" w:author="Claude" w:date="2026-08-02T13:00:00Z">
        <w:r>
          <w:delText xml:space="preserve">reports the physical</w:delText>
        </w:r>
      </w:del>
      <w:ins w:id="910014" w:author="Claude" w:date="2026-08-02T13:00:00Z">
        <w:r>
          <w:t xml:space="preserve">report the physical</w:t>
        </w:r>
      </w:ins>
      <w:r>
        <w:t xml:space="preserve"> outcome and the matching decision-cost terms </w:t>
      </w:r>
      <w:r w:rsidR="00C72EAD" w:rsidRPr="000C37D1">
        <w:t xml:space="preserve">per scenario </w:t>
      </w:r>
      <w:r w:rsidRPr="000C37D1">
        <w:t>at the six-hour horizon. The reading is a ladder, where each</w:t>
      </w:r>
      <w:r w:rsidR="00C72EAD" w:rsidRPr="000C37D1">
        <w:t xml:space="preserve"> configuration</w:t>
      </w:r>
      <w:r w:rsidRPr="000C37D1">
        <w:t xml:space="preserve"> is asked to </w:t>
      </w:r>
      <w:r w:rsidR="00C72EAD" w:rsidRPr="000C37D1">
        <w:t>get</w:t>
      </w:r>
      <w:r w:rsidRPr="000C37D1">
        <w:t xml:space="preserve"> a visible gain over the </w:t>
      </w:r>
      <w:r w:rsidR="001C396D" w:rsidRPr="000C37D1">
        <w:t>other</w:t>
      </w:r>
      <w:r w:rsidRPr="000C37D1">
        <w:t xml:space="preserve">. </w:t>
      </w:r>
    </w:p>
    <w:p w14:paraId="30DB00F3" w14:textId="77777777" w:rsidR="002034AC" w:rsidRPr="000C37D1" w:rsidRDefault="00000000" w:rsidP="002034AC">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00C72EAD" w:rsidRPr="000C37D1">
        <w:rPr>
          <w:rFonts w:eastAsiaTheme="minorEastAsia"/>
          <w:iCs/>
          <w:szCs w:val="24"/>
        </w:rPr>
        <w:t xml:space="preserve"> </w:t>
      </w:r>
      <w:r w:rsidR="00BA1C8B" w:rsidRPr="000C37D1">
        <w:t xml:space="preserve">lowers the mean burned area from </w:t>
      </w:r>
      <w:r w:rsidR="00D46B96" w:rsidRPr="000C37D1">
        <w:t>220</w:t>
      </w:r>
      <w:r w:rsidR="00BA1C8B" w:rsidRPr="000C37D1">
        <w:t xml:space="preserve"> ha under free burn to </w:t>
      </w:r>
      <w:r w:rsidR="00D46B96" w:rsidRPr="000C37D1">
        <w:t>84</w:t>
      </w:r>
      <w:r w:rsidR="00BA1C8B" w:rsidRPr="000C37D1">
        <w:t xml:space="preserve"> ha, a </w:t>
      </w:r>
      <w:r w:rsidR="00D46B96" w:rsidRPr="000C37D1">
        <w:rPr>
          <w:b/>
        </w:rPr>
        <w:t>62</w:t>
      </w:r>
      <w:r w:rsidR="00BA1C8B" w:rsidRPr="000C37D1">
        <w:rPr>
          <w:b/>
        </w:rPr>
        <w:t>%</w:t>
      </w:r>
      <w:r w:rsidR="00BA1C8B" w:rsidRPr="000C37D1">
        <w:t xml:space="preserve"> reduction, and cuts the mean total decision cost from 0.446 to 0.1</w:t>
      </w:r>
      <w:r w:rsidR="00D46B96" w:rsidRPr="000C37D1">
        <w:t>85</w:t>
      </w:r>
      <w:r w:rsidR="00BA1C8B" w:rsidRPr="000C37D1">
        <w:t>.</w:t>
      </w:r>
    </w:p>
    <w:p w14:paraId="373F0E1D" w14:textId="77777777" w:rsidR="002034AC" w:rsidRPr="000C37D1" w:rsidRDefault="00D80C41" w:rsidP="002034AC">
      <w:r w:rsidRPr="000C37D1">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00230036" w:rsidRPr="000C37D1">
        <w:rPr>
          <w:rFonts w:eastAsiaTheme="minorEastAsia"/>
          <w:iCs/>
          <w:szCs w:val="24"/>
        </w:rPr>
        <w:t xml:space="preserve"> </w:t>
      </w:r>
      <w:r w:rsidR="00D46B96" w:rsidRPr="000C37D1">
        <w:t>adds a small but consistent gain over the static rules. It brings the mean burned area to 78 ha and the mean affected population from 609 to 511, and it lowers the burned area in four of the five scenarios. The mean total decision cost falls with it, from 0.185 to 0.169, and the saving comes from the delay term, which drops from 0.318 to 0.233: the tuned consequents commit the same resources sooner rather than committing more of them.</w:t>
      </w:r>
    </w:p>
    <w:p w14:paraId="5474A82C" w14:textId="77777777" w:rsidR="002034AC" w:rsidRPr="000C37D1" w:rsidRDefault="002034AC" w:rsidP="002034AC">
      <w:r w:rsidRPr="000C37D1">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00E52077" w:rsidRPr="000C37D1">
        <w:rPr>
          <w:rFonts w:eastAsiaTheme="minorEastAsia"/>
          <w:iCs/>
          <w:szCs w:val="24"/>
        </w:rPr>
        <w:t xml:space="preserve"> </w:t>
      </w:r>
      <w:r w:rsidR="00BA1C8B" w:rsidRPr="000C37D1">
        <w:t xml:space="preserve">supplies the decisive second step: it halves the burned area again to </w:t>
      </w:r>
      <w:r w:rsidR="00D46B96" w:rsidRPr="000C37D1">
        <w:t>39</w:t>
      </w:r>
      <w:r w:rsidR="00BA1C8B" w:rsidRPr="000C37D1">
        <w:t xml:space="preserve"> ha, an </w:t>
      </w:r>
      <w:r w:rsidR="00BA1C8B" w:rsidRPr="000C37D1">
        <w:rPr>
          <w:b/>
        </w:rPr>
        <w:t>82%</w:t>
      </w:r>
      <w:r w:rsidR="00BA1C8B" w:rsidRPr="000C37D1">
        <w:t xml:space="preserve"> reduction against free burn, lowers the mean affected population from about </w:t>
      </w:r>
      <w:r w:rsidR="00D46B96" w:rsidRPr="000C37D1">
        <w:t>511</w:t>
      </w:r>
      <w:r w:rsidR="00BA1C8B" w:rsidRPr="000C37D1">
        <w:t xml:space="preserve"> to </w:t>
      </w:r>
      <w:r w:rsidR="00D46B96" w:rsidRPr="000C37D1">
        <w:t>300</w:t>
      </w:r>
      <w:r w:rsidR="00BA1C8B" w:rsidRPr="000C37D1">
        <w:t>, and brings the mean total decision cost to 0.1</w:t>
      </w:r>
      <w:r w:rsidR="00D46B96" w:rsidRPr="000C37D1">
        <w:t>1</w:t>
      </w:r>
      <w:r w:rsidR="00BA1C8B" w:rsidRPr="000C37D1">
        <w:t xml:space="preserve">2, the lowest of the four configurations after its own response effort is charged. </w:t>
      </w:r>
    </w:p>
    <w:p w14:paraId="729E1F0B" w14:textId="583BDEE5" w:rsidR="002034AC" w:rsidRPr="000C37D1" w:rsidRDefault="002034AC" w:rsidP="002034AC">
      <w:r w:rsidRPr="000C37D1">
        <w:lastRenderedPageBreak/>
        <w:t xml:space="preserve">The average outcome, physical cost and total cost are shown in </w:t>
      </w:r>
      <w:r w:rsidRPr="000C37D1">
        <w:fldChar w:fldCharType="begin"/>
      </w:r>
      <w:r w:rsidRPr="000C37D1">
        <w:instrText xml:space="preserve"> REF _Ref236172698 \h </w:instrText>
      </w:r>
      <w:r w:rsidRPr="000C37D1">
        <w:fldChar w:fldCharType="separate"/>
      </w:r>
      <w:r w:rsidR="00772963" w:rsidRPr="000C37D1">
        <w:t xml:space="preserve">Figure </w:t>
      </w:r>
      <w:r w:rsidR="00772963">
        <w:rPr>
          <w:noProof/>
        </w:rPr>
        <w:t>5</w:t>
      </w:r>
      <w:r w:rsidR="00772963" w:rsidRPr="000C37D1">
        <w:t>.</w:t>
      </w:r>
      <w:r w:rsidR="00772963">
        <w:rPr>
          <w:noProof/>
        </w:rPr>
        <w:t>15</w:t>
      </w:r>
      <w:r w:rsidRPr="000C37D1">
        <w:fldChar w:fldCharType="end"/>
      </w:r>
      <w:r w:rsidRPr="000C37D1">
        <w:t xml:space="preserve">, </w:t>
      </w:r>
      <w:r w:rsidRPr="000C37D1">
        <w:fldChar w:fldCharType="begin"/>
      </w:r>
      <w:r w:rsidRPr="000C37D1">
        <w:instrText xml:space="preserve"> REF _Ref236172998 \h </w:instrText>
      </w:r>
      <w:r w:rsidRPr="000C37D1">
        <w:fldChar w:fldCharType="separate"/>
      </w:r>
      <w:r w:rsidR="00772963" w:rsidRPr="000C37D1">
        <w:t xml:space="preserve">Figure </w:t>
      </w:r>
      <w:r w:rsidR="00772963">
        <w:rPr>
          <w:noProof/>
        </w:rPr>
        <w:t>5</w:t>
      </w:r>
      <w:r w:rsidR="00772963" w:rsidRPr="000C37D1">
        <w:t>.</w:t>
      </w:r>
      <w:r w:rsidR="00772963">
        <w:rPr>
          <w:noProof/>
        </w:rPr>
        <w:t>16</w:t>
      </w:r>
      <w:r w:rsidRPr="000C37D1">
        <w:fldChar w:fldCharType="end"/>
      </w:r>
      <w:r w:rsidRPr="000C37D1">
        <w:t xml:space="preserve"> and </w:t>
      </w:r>
      <w:r w:rsidRPr="000C37D1">
        <w:fldChar w:fldCharType="begin"/>
      </w:r>
      <w:r w:rsidRPr="000C37D1">
        <w:instrText xml:space="preserve"> REF _Ref236172999 \h </w:instrText>
      </w:r>
      <w:r w:rsidRPr="000C37D1">
        <w:fldChar w:fldCharType="separate"/>
      </w:r>
      <w:r w:rsidR="00772963" w:rsidRPr="000C37D1">
        <w:t xml:space="preserve">Figure </w:t>
      </w:r>
      <w:r w:rsidR="00772963">
        <w:rPr>
          <w:noProof/>
        </w:rPr>
        <w:t>5</w:t>
      </w:r>
      <w:r w:rsidR="00772963" w:rsidRPr="000C37D1">
        <w:t>.</w:t>
      </w:r>
      <w:r w:rsidR="00772963">
        <w:rPr>
          <w:noProof/>
        </w:rPr>
        <w:t>17</w:t>
      </w:r>
      <w:r w:rsidRPr="000C37D1">
        <w:fldChar w:fldCharType="end"/>
      </w:r>
      <w:r w:rsidRPr="000C37D1">
        <w:t>, respectively.</w:t>
      </w:r>
    </w:p>
    <w:p w14:paraId="4FBCAC5B" w14:textId="64A5DBA7" w:rsidR="00A22191" w:rsidRPr="000C37D1" w:rsidRDefault="00A22191" w:rsidP="00A22191">
      <w:pPr>
        <w:pStyle w:val="Caption"/>
        <w:keepNext/>
      </w:pPr>
      <w:bookmarkStart w:id="391" w:name="_Ref236172505"/>
      <w:bookmarkStart w:id="392" w:name="_Toc236574073"/>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9</w:t>
      </w:r>
      <w:r w:rsidR="004A4810" w:rsidRPr="000C37D1">
        <w:fldChar w:fldCharType="end"/>
      </w:r>
      <w:bookmarkEnd w:id="391"/>
      <w:r w:rsidRPr="000C37D1">
        <w:t xml:space="preserve"> Physical outcome per scenario and configuration</w:t>
      </w:r>
      <w:r w:rsidR="00EF3BF2" w:rsidRPr="000C37D1">
        <w:t xml:space="preserve"> </w:t>
      </w:r>
      <w:r w:rsidR="00F57997" w:rsidRPr="000C37D1">
        <w:t>before the six-hour checkpoint per scenario</w:t>
      </w:r>
      <w:bookmarkEnd w:id="392"/>
    </w:p>
    <w:tbl>
      <w:tblPr>
        <w:tblStyle w:val="PlainTable2"/>
        <w:tblW w:w="5000" w:type="pct"/>
        <w:tblCellMar>
          <w:left w:w="28" w:type="dxa"/>
          <w:right w:w="28" w:type="dxa"/>
        </w:tblCellMar>
        <w:tblLook w:val="04A0" w:firstRow="1" w:lastRow="0" w:firstColumn="1" w:lastColumn="0" w:noHBand="0" w:noVBand="1"/>
      </w:tblPr>
      <w:tblGrid>
        <w:gridCol w:w="1637"/>
        <w:gridCol w:w="1487"/>
        <w:gridCol w:w="1489"/>
        <w:gridCol w:w="1276"/>
        <w:gridCol w:w="879"/>
        <w:gridCol w:w="1279"/>
      </w:tblGrid>
      <w:tr w:rsidR="009E0298" w:rsidRPr="000C37D1" w14:paraId="262C3449" w14:textId="1FD3DB55" w:rsidTr="00E520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7" w:type="pct"/>
          </w:tcPr>
          <w:p w14:paraId="1C0A48E2" w14:textId="4EDAEFC3" w:rsidR="009E0298" w:rsidRPr="000C37D1" w:rsidRDefault="009E0298" w:rsidP="00082E36">
            <w:pPr>
              <w:pStyle w:val="TableText"/>
              <w:spacing w:before="40" w:after="60" w:line="240" w:lineRule="auto"/>
            </w:pPr>
          </w:p>
        </w:tc>
        <w:tc>
          <w:tcPr>
            <w:tcW w:w="924" w:type="pct"/>
          </w:tcPr>
          <w:p w14:paraId="519ABFA5" w14:textId="289F8EAE" w:rsidR="009E0298" w:rsidRPr="000C37D1" w:rsidRDefault="009E0298" w:rsidP="00082E36">
            <w:pPr>
              <w:pStyle w:val="TableText"/>
              <w:spacing w:before="40" w:after="60" w:line="240" w:lineRule="auto"/>
              <w:cnfStyle w:val="100000000000" w:firstRow="1" w:lastRow="0" w:firstColumn="0" w:lastColumn="0" w:oddVBand="0" w:evenVBand="0" w:oddHBand="0" w:evenHBand="0" w:firstRowFirstColumn="0" w:firstRowLastColumn="0" w:lastRowFirstColumn="0" w:lastRowLastColumn="0"/>
            </w:pPr>
            <w:r w:rsidRPr="000C37D1">
              <w:t>Burned (ha)</w:t>
            </w:r>
          </w:p>
        </w:tc>
        <w:tc>
          <w:tcPr>
            <w:tcW w:w="925" w:type="pct"/>
          </w:tcPr>
          <w:p w14:paraId="38B709F6" w14:textId="65A62ED5" w:rsidR="009E0298" w:rsidRPr="000C37D1" w:rsidRDefault="009E0298" w:rsidP="00082E36">
            <w:pPr>
              <w:pStyle w:val="TableText"/>
              <w:spacing w:before="40" w:after="60" w:line="240" w:lineRule="auto"/>
              <w:cnfStyle w:val="100000000000" w:firstRow="1" w:lastRow="0" w:firstColumn="0" w:lastColumn="0" w:oddVBand="0" w:evenVBand="0" w:oddHBand="0" w:evenHBand="0" w:firstRowFirstColumn="0" w:firstRowLastColumn="0" w:lastRowFirstColumn="0" w:lastRowLastColumn="0"/>
            </w:pPr>
            <w:r w:rsidRPr="000C37D1">
              <w:t>Burned Forest (ha)</w:t>
            </w:r>
          </w:p>
        </w:tc>
        <w:tc>
          <w:tcPr>
            <w:tcW w:w="793" w:type="pct"/>
          </w:tcPr>
          <w:p w14:paraId="4FDA71B7" w14:textId="77777777" w:rsidR="009E0298" w:rsidRPr="000C37D1" w:rsidRDefault="009E0298" w:rsidP="00082E36">
            <w:pPr>
              <w:pStyle w:val="TableText"/>
              <w:spacing w:before="40" w:after="60" w:line="240" w:lineRule="auto"/>
              <w:cnfStyle w:val="100000000000" w:firstRow="1" w:lastRow="0" w:firstColumn="0" w:lastColumn="0" w:oddVBand="0" w:evenVBand="0" w:oddHBand="0" w:evenHBand="0" w:firstRowFirstColumn="0" w:firstRowLastColumn="0" w:lastRowFirstColumn="0" w:lastRowLastColumn="0"/>
            </w:pPr>
            <w:r w:rsidRPr="000C37D1">
              <w:t>Affected</w:t>
            </w:r>
          </w:p>
          <w:p w14:paraId="61060738" w14:textId="77BF70DC" w:rsidR="009E0298" w:rsidRPr="000C37D1" w:rsidRDefault="009E0298" w:rsidP="00082E36">
            <w:pPr>
              <w:pStyle w:val="TableText"/>
              <w:spacing w:before="40" w:after="60" w:line="240" w:lineRule="auto"/>
              <w:cnfStyle w:val="100000000000" w:firstRow="1" w:lastRow="0" w:firstColumn="0" w:lastColumn="0" w:oddVBand="0" w:evenVBand="0" w:oddHBand="0" w:evenHBand="0" w:firstRowFirstColumn="0" w:firstRowLastColumn="0" w:lastRowFirstColumn="0" w:lastRowLastColumn="0"/>
            </w:pPr>
            <w:r w:rsidRPr="000C37D1">
              <w:t>Pop.</w:t>
            </w:r>
          </w:p>
        </w:tc>
        <w:tc>
          <w:tcPr>
            <w:tcW w:w="546" w:type="pct"/>
          </w:tcPr>
          <w:p w14:paraId="1CB21698" w14:textId="77777777" w:rsidR="009E0298" w:rsidRPr="000C37D1" w:rsidRDefault="009E0298" w:rsidP="00082E36">
            <w:pPr>
              <w:pStyle w:val="TableText"/>
              <w:spacing w:before="40" w:after="60" w:line="240" w:lineRule="auto"/>
              <w:cnfStyle w:val="100000000000" w:firstRow="1" w:lastRow="0" w:firstColumn="0" w:lastColumn="0" w:oddVBand="0" w:evenVBand="0" w:oddHBand="0" w:evenHBand="0" w:firstRowFirstColumn="0" w:firstRowLastColumn="0" w:lastRowFirstColumn="0" w:lastRowLastColumn="0"/>
            </w:pPr>
            <w:r w:rsidRPr="000C37D1">
              <w:t>Evac.</w:t>
            </w:r>
          </w:p>
          <w:p w14:paraId="6F3C4399" w14:textId="663F9899" w:rsidR="009E0298" w:rsidRPr="000C37D1" w:rsidRDefault="009E0298" w:rsidP="00082E36">
            <w:pPr>
              <w:pStyle w:val="TableText"/>
              <w:spacing w:before="40" w:after="60" w:line="240" w:lineRule="auto"/>
              <w:cnfStyle w:val="100000000000" w:firstRow="1" w:lastRow="0" w:firstColumn="0" w:lastColumn="0" w:oddVBand="0" w:evenVBand="0" w:oddHBand="0" w:evenHBand="0" w:firstRowFirstColumn="0" w:firstRowLastColumn="0" w:lastRowFirstColumn="0" w:lastRowLastColumn="0"/>
            </w:pPr>
            <w:r w:rsidRPr="000C37D1">
              <w:t>Pop.</w:t>
            </w:r>
          </w:p>
        </w:tc>
        <w:tc>
          <w:tcPr>
            <w:tcW w:w="795" w:type="pct"/>
          </w:tcPr>
          <w:p w14:paraId="0A974113" w14:textId="4CAEDD70" w:rsidR="004F2B39" w:rsidRPr="000C37D1" w:rsidRDefault="009E0298" w:rsidP="00082E36">
            <w:pPr>
              <w:pStyle w:val="TableText"/>
              <w:spacing w:before="40" w:after="60" w:line="240" w:lineRule="auto"/>
              <w:cnfStyle w:val="100000000000" w:firstRow="1" w:lastRow="0" w:firstColumn="0" w:lastColumn="0" w:oddVBand="0" w:evenVBand="0" w:oddHBand="0" w:evenHBand="0" w:firstRowFirstColumn="0" w:firstRowLastColumn="0" w:lastRowFirstColumn="0" w:lastRowLastColumn="0"/>
            </w:pPr>
            <w:r w:rsidRPr="000C37D1">
              <w:t>Out</w:t>
            </w:r>
            <w:r w:rsidR="004F2B39" w:rsidRPr="000C37D1">
              <w:t xml:space="preserve"> </w:t>
            </w:r>
            <w:r w:rsidRPr="000C37D1">
              <w:t>(min)</w:t>
            </w:r>
            <w:r w:rsidR="004F2B39" w:rsidRPr="000C37D1">
              <w:t xml:space="preserve"> &lt;360 min</w:t>
            </w:r>
          </w:p>
        </w:tc>
      </w:tr>
      <w:tr w:rsidR="009E0298" w:rsidRPr="000C37D1" w14:paraId="7AC94341" w14:textId="06D5828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8DEA931" w14:textId="43C2C282" w:rsidR="009E0298" w:rsidRPr="000C37D1" w:rsidRDefault="009E0298" w:rsidP="00082E36">
            <w:pPr>
              <w:pStyle w:val="TableText"/>
              <w:spacing w:before="40" w:after="60" w:line="240" w:lineRule="auto"/>
            </w:pPr>
            <w:r w:rsidRPr="000C37D1">
              <w:t>S1</w:t>
            </w:r>
          </w:p>
        </w:tc>
        <w:tc>
          <w:tcPr>
            <w:tcW w:w="924" w:type="pct"/>
          </w:tcPr>
          <w:p w14:paraId="610D7A04" w14:textId="77777777" w:rsidR="009E0298" w:rsidRPr="000C37D1" w:rsidRDefault="009E0298"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5D0ED4A7" w14:textId="77777777" w:rsidR="009E0298" w:rsidRPr="000C37D1" w:rsidRDefault="009E0298"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1D00E569" w14:textId="77777777" w:rsidR="009E0298" w:rsidRPr="000C37D1" w:rsidRDefault="009E0298"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1B6A5926" w14:textId="77777777" w:rsidR="009E0298" w:rsidRPr="000C37D1" w:rsidRDefault="009E0298"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3C08803A" w14:textId="77777777" w:rsidR="009E0298" w:rsidRPr="000C37D1" w:rsidRDefault="009E0298"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r>
      <w:tr w:rsidR="004B22D9" w:rsidRPr="000C37D1" w14:paraId="4A35C13F" w14:textId="526AB1A1" w:rsidTr="00E52077">
        <w:tc>
          <w:tcPr>
            <w:cnfStyle w:val="001000000000" w:firstRow="0" w:lastRow="0" w:firstColumn="1" w:lastColumn="0" w:oddVBand="0" w:evenVBand="0" w:oddHBand="0" w:evenHBand="0" w:firstRowFirstColumn="0" w:firstRowLastColumn="0" w:lastRowFirstColumn="0" w:lastRowLastColumn="0"/>
            <w:tcW w:w="1017" w:type="pct"/>
          </w:tcPr>
          <w:p w14:paraId="16261C3D" w14:textId="408C2A82"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0C37D1">
              <w:rPr>
                <w:i/>
                <w:iCs/>
              </w:rPr>
              <w:t xml:space="preserve"> </w:t>
            </w:r>
          </w:p>
        </w:tc>
        <w:tc>
          <w:tcPr>
            <w:tcW w:w="924" w:type="pct"/>
          </w:tcPr>
          <w:p w14:paraId="4F15FAF2" w14:textId="778E0268"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243.3 ± 16.1</w:t>
            </w:r>
          </w:p>
        </w:tc>
        <w:tc>
          <w:tcPr>
            <w:tcW w:w="925" w:type="pct"/>
          </w:tcPr>
          <w:p w14:paraId="1948E4E4" w14:textId="660B4F89"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111.1</w:t>
            </w:r>
          </w:p>
        </w:tc>
        <w:tc>
          <w:tcPr>
            <w:tcW w:w="793" w:type="pct"/>
          </w:tcPr>
          <w:p w14:paraId="1C81C38A" w14:textId="54EF8A0F"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3117.0</w:t>
            </w:r>
          </w:p>
        </w:tc>
        <w:tc>
          <w:tcPr>
            <w:tcW w:w="546" w:type="pct"/>
          </w:tcPr>
          <w:p w14:paraId="1E3B1F59" w14:textId="2B0045E9"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0.0</w:t>
            </w:r>
          </w:p>
        </w:tc>
        <w:tc>
          <w:tcPr>
            <w:tcW w:w="795" w:type="pct"/>
          </w:tcPr>
          <w:p w14:paraId="0BC5942D" w14:textId="03376D8B"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w:t>
            </w:r>
          </w:p>
        </w:tc>
      </w:tr>
      <w:tr w:rsidR="004B22D9" w:rsidRPr="000C37D1" w14:paraId="38845AA3" w14:textId="01690CE9"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089F99B" w14:textId="6372C7E3" w:rsidR="004B22D9" w:rsidRPr="000C37D1" w:rsidRDefault="00000000" w:rsidP="00082E36">
            <w:pPr>
              <w:pStyle w:val="TableText"/>
              <w:spacing w:before="40" w:after="6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0C37D1">
              <w:rPr>
                <w:rFonts w:cs="Arial"/>
                <w:i/>
                <w:iCs/>
              </w:rPr>
              <w:t xml:space="preserve"> </w:t>
            </w:r>
          </w:p>
        </w:tc>
        <w:tc>
          <w:tcPr>
            <w:tcW w:w="924" w:type="pct"/>
          </w:tcPr>
          <w:p w14:paraId="18396F4D" w14:textId="34622DE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96.7 ± 53.6</w:t>
            </w:r>
          </w:p>
        </w:tc>
        <w:tc>
          <w:tcPr>
            <w:tcW w:w="925" w:type="pct"/>
          </w:tcPr>
          <w:p w14:paraId="6E6FAC18" w14:textId="32B724CD"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41.0</w:t>
            </w:r>
          </w:p>
        </w:tc>
        <w:tc>
          <w:tcPr>
            <w:tcW w:w="793" w:type="pct"/>
          </w:tcPr>
          <w:p w14:paraId="4D2A0DBA" w14:textId="558AB623"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253.0</w:t>
            </w:r>
          </w:p>
        </w:tc>
        <w:tc>
          <w:tcPr>
            <w:tcW w:w="546" w:type="pct"/>
          </w:tcPr>
          <w:p w14:paraId="615D7FE5" w14:textId="7F79F580"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0.0</w:t>
            </w:r>
          </w:p>
        </w:tc>
        <w:tc>
          <w:tcPr>
            <w:tcW w:w="795" w:type="pct"/>
          </w:tcPr>
          <w:p w14:paraId="5D3987E2" w14:textId="28070172"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63.0</w:t>
            </w:r>
          </w:p>
        </w:tc>
      </w:tr>
      <w:tr w:rsidR="004B22D9" w:rsidRPr="000C37D1" w14:paraId="1F92635C" w14:textId="08B5D64B" w:rsidTr="00E52077">
        <w:tc>
          <w:tcPr>
            <w:cnfStyle w:val="001000000000" w:firstRow="0" w:lastRow="0" w:firstColumn="1" w:lastColumn="0" w:oddVBand="0" w:evenVBand="0" w:oddHBand="0" w:evenHBand="0" w:firstRowFirstColumn="0" w:firstRowLastColumn="0" w:lastRowFirstColumn="0" w:lastRowLastColumn="0"/>
            <w:tcW w:w="1017" w:type="pct"/>
          </w:tcPr>
          <w:p w14:paraId="03D99AB1" w14:textId="0F9BCE9A"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0C37D1">
              <w:rPr>
                <w:i/>
                <w:iCs/>
              </w:rPr>
              <w:t xml:space="preserve"> </w:t>
            </w:r>
          </w:p>
        </w:tc>
        <w:tc>
          <w:tcPr>
            <w:tcW w:w="924" w:type="pct"/>
          </w:tcPr>
          <w:p w14:paraId="4E1037FD" w14:textId="3EE3C8D4"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84.7 ± 46.2</w:t>
            </w:r>
          </w:p>
        </w:tc>
        <w:tc>
          <w:tcPr>
            <w:tcW w:w="925" w:type="pct"/>
          </w:tcPr>
          <w:p w14:paraId="5F40CDE2" w14:textId="5D0974B9"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36.0</w:t>
            </w:r>
          </w:p>
        </w:tc>
        <w:tc>
          <w:tcPr>
            <w:tcW w:w="793" w:type="pct"/>
          </w:tcPr>
          <w:p w14:paraId="5427434C" w14:textId="110A4068"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206.0</w:t>
            </w:r>
          </w:p>
        </w:tc>
        <w:tc>
          <w:tcPr>
            <w:tcW w:w="546" w:type="pct"/>
          </w:tcPr>
          <w:p w14:paraId="0E248F30" w14:textId="5A23534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166.0</w:t>
            </w:r>
          </w:p>
        </w:tc>
        <w:tc>
          <w:tcPr>
            <w:tcW w:w="795" w:type="pct"/>
          </w:tcPr>
          <w:p w14:paraId="5E11E884" w14:textId="35785573"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81.0</w:t>
            </w:r>
          </w:p>
        </w:tc>
      </w:tr>
      <w:tr w:rsidR="004B22D9" w:rsidRPr="000C37D1" w14:paraId="0573DA78" w14:textId="4165D38F"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6C64DCC" w14:textId="6196BAD9"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0C37D1">
              <w:rPr>
                <w:i/>
                <w:iCs/>
              </w:rPr>
              <w:t xml:space="preserve"> </w:t>
            </w:r>
          </w:p>
        </w:tc>
        <w:tc>
          <w:tcPr>
            <w:tcW w:w="924" w:type="pct"/>
          </w:tcPr>
          <w:p w14:paraId="40A36818" w14:textId="25F964C6"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22.8 ± 24.5</w:t>
            </w:r>
          </w:p>
        </w:tc>
        <w:tc>
          <w:tcPr>
            <w:tcW w:w="925" w:type="pct"/>
          </w:tcPr>
          <w:p w14:paraId="57DD4A84" w14:textId="54CD4E70"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10.4</w:t>
            </w:r>
          </w:p>
        </w:tc>
        <w:tc>
          <w:tcPr>
            <w:tcW w:w="793" w:type="pct"/>
          </w:tcPr>
          <w:p w14:paraId="5F809613" w14:textId="33AAF0DF"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54.0</w:t>
            </w:r>
          </w:p>
        </w:tc>
        <w:tc>
          <w:tcPr>
            <w:tcW w:w="546" w:type="pct"/>
          </w:tcPr>
          <w:p w14:paraId="63977F14" w14:textId="2DF91B2E"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296.0</w:t>
            </w:r>
          </w:p>
        </w:tc>
        <w:tc>
          <w:tcPr>
            <w:tcW w:w="795" w:type="pct"/>
          </w:tcPr>
          <w:p w14:paraId="7D39C046" w14:textId="01C89CC9"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81.0</w:t>
            </w:r>
          </w:p>
        </w:tc>
      </w:tr>
      <w:tr w:rsidR="004B22D9" w:rsidRPr="000C37D1" w14:paraId="45B38E22" w14:textId="7F727218" w:rsidTr="00E52077">
        <w:tc>
          <w:tcPr>
            <w:cnfStyle w:val="001000000000" w:firstRow="0" w:lastRow="0" w:firstColumn="1" w:lastColumn="0" w:oddVBand="0" w:evenVBand="0" w:oddHBand="0" w:evenHBand="0" w:firstRowFirstColumn="0" w:firstRowLastColumn="0" w:lastRowFirstColumn="0" w:lastRowLastColumn="0"/>
            <w:tcW w:w="1017" w:type="pct"/>
          </w:tcPr>
          <w:p w14:paraId="422BB875" w14:textId="21ACCE2B" w:rsidR="004B22D9" w:rsidRPr="000C37D1" w:rsidRDefault="004B22D9" w:rsidP="00082E36">
            <w:pPr>
              <w:pStyle w:val="TableText"/>
              <w:spacing w:before="40" w:after="60" w:line="240" w:lineRule="auto"/>
            </w:pPr>
            <w:r w:rsidRPr="000C37D1">
              <w:t>S2</w:t>
            </w:r>
          </w:p>
        </w:tc>
        <w:tc>
          <w:tcPr>
            <w:tcW w:w="924" w:type="pct"/>
          </w:tcPr>
          <w:p w14:paraId="22503BD8" w14:textId="7777777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925" w:type="pct"/>
          </w:tcPr>
          <w:p w14:paraId="7B14910D" w14:textId="7777777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793" w:type="pct"/>
          </w:tcPr>
          <w:p w14:paraId="5F0D99C7" w14:textId="7777777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546" w:type="pct"/>
          </w:tcPr>
          <w:p w14:paraId="5035854F" w14:textId="7777777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795" w:type="pct"/>
          </w:tcPr>
          <w:p w14:paraId="2236D9EA" w14:textId="7777777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r>
      <w:tr w:rsidR="004B22D9" w:rsidRPr="000C37D1" w14:paraId="1CCD0878" w14:textId="04D55D9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607875" w14:textId="18AF9D38"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0C37D1">
              <w:rPr>
                <w:i/>
                <w:iCs/>
              </w:rPr>
              <w:t xml:space="preserve"> </w:t>
            </w:r>
          </w:p>
        </w:tc>
        <w:tc>
          <w:tcPr>
            <w:tcW w:w="924" w:type="pct"/>
          </w:tcPr>
          <w:p w14:paraId="53F9ECA1" w14:textId="3832BAB6"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242.2 ± 23.7</w:t>
            </w:r>
          </w:p>
        </w:tc>
        <w:tc>
          <w:tcPr>
            <w:tcW w:w="925" w:type="pct"/>
          </w:tcPr>
          <w:p w14:paraId="35F7CB4F" w14:textId="461FDE31"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108.3</w:t>
            </w:r>
          </w:p>
        </w:tc>
        <w:tc>
          <w:tcPr>
            <w:tcW w:w="793" w:type="pct"/>
          </w:tcPr>
          <w:p w14:paraId="7E3F61F9" w14:textId="26E9348E"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3318.0</w:t>
            </w:r>
          </w:p>
        </w:tc>
        <w:tc>
          <w:tcPr>
            <w:tcW w:w="546" w:type="pct"/>
          </w:tcPr>
          <w:p w14:paraId="584FBBB2" w14:textId="0B0F61F9"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0.0</w:t>
            </w:r>
          </w:p>
        </w:tc>
        <w:tc>
          <w:tcPr>
            <w:tcW w:w="795" w:type="pct"/>
          </w:tcPr>
          <w:p w14:paraId="56F08389" w14:textId="51BFFF85"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w:t>
            </w:r>
          </w:p>
        </w:tc>
      </w:tr>
      <w:tr w:rsidR="004B22D9" w:rsidRPr="000C37D1" w14:paraId="4B68DC55" w14:textId="657CE6C1" w:rsidTr="00E52077">
        <w:tc>
          <w:tcPr>
            <w:cnfStyle w:val="001000000000" w:firstRow="0" w:lastRow="0" w:firstColumn="1" w:lastColumn="0" w:oddVBand="0" w:evenVBand="0" w:oddHBand="0" w:evenHBand="0" w:firstRowFirstColumn="0" w:firstRowLastColumn="0" w:lastRowFirstColumn="0" w:lastRowLastColumn="0"/>
            <w:tcW w:w="1017" w:type="pct"/>
          </w:tcPr>
          <w:p w14:paraId="453EAF1E" w14:textId="3F1F090E" w:rsidR="004B22D9" w:rsidRPr="000C37D1" w:rsidRDefault="00000000" w:rsidP="00082E36">
            <w:pPr>
              <w:pStyle w:val="TableText"/>
              <w:spacing w:before="40" w:after="6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0C37D1">
              <w:rPr>
                <w:rFonts w:cs="Arial"/>
                <w:i/>
                <w:iCs/>
              </w:rPr>
              <w:t xml:space="preserve"> </w:t>
            </w:r>
          </w:p>
        </w:tc>
        <w:tc>
          <w:tcPr>
            <w:tcW w:w="924" w:type="pct"/>
          </w:tcPr>
          <w:p w14:paraId="10D0E43F" w14:textId="06A76CF0"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157.3 ± 49.3</w:t>
            </w:r>
          </w:p>
        </w:tc>
        <w:tc>
          <w:tcPr>
            <w:tcW w:w="925" w:type="pct"/>
          </w:tcPr>
          <w:p w14:paraId="38D11044" w14:textId="1A7F991E"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67.5</w:t>
            </w:r>
          </w:p>
        </w:tc>
        <w:tc>
          <w:tcPr>
            <w:tcW w:w="793" w:type="pct"/>
          </w:tcPr>
          <w:p w14:paraId="4769D034" w14:textId="28ADCB3F"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727.0</w:t>
            </w:r>
          </w:p>
        </w:tc>
        <w:tc>
          <w:tcPr>
            <w:tcW w:w="546" w:type="pct"/>
          </w:tcPr>
          <w:p w14:paraId="41652A04" w14:textId="7086504F"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0.0</w:t>
            </w:r>
          </w:p>
        </w:tc>
        <w:tc>
          <w:tcPr>
            <w:tcW w:w="795" w:type="pct"/>
          </w:tcPr>
          <w:p w14:paraId="7AA5B0F0" w14:textId="51031131"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w:t>
            </w:r>
          </w:p>
        </w:tc>
      </w:tr>
      <w:tr w:rsidR="004B22D9" w:rsidRPr="000C37D1" w14:paraId="6BF38A01" w14:textId="415E23D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D6A6F10" w14:textId="149F63C4"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0C37D1">
              <w:rPr>
                <w:i/>
                <w:iCs/>
              </w:rPr>
              <w:t xml:space="preserve"> </w:t>
            </w:r>
          </w:p>
        </w:tc>
        <w:tc>
          <w:tcPr>
            <w:tcW w:w="924" w:type="pct"/>
          </w:tcPr>
          <w:p w14:paraId="2733B006" w14:textId="7DDC1513"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154.6 ± 39.9</w:t>
            </w:r>
          </w:p>
        </w:tc>
        <w:tc>
          <w:tcPr>
            <w:tcW w:w="925" w:type="pct"/>
          </w:tcPr>
          <w:p w14:paraId="04F4AFB9" w14:textId="433C2536"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67.1</w:t>
            </w:r>
          </w:p>
        </w:tc>
        <w:tc>
          <w:tcPr>
            <w:tcW w:w="793" w:type="pct"/>
          </w:tcPr>
          <w:p w14:paraId="3A060202" w14:textId="579D101C"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633.0</w:t>
            </w:r>
          </w:p>
        </w:tc>
        <w:tc>
          <w:tcPr>
            <w:tcW w:w="546" w:type="pct"/>
          </w:tcPr>
          <w:p w14:paraId="6D35A1CF" w14:textId="2847A3D5"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0.0</w:t>
            </w:r>
          </w:p>
        </w:tc>
        <w:tc>
          <w:tcPr>
            <w:tcW w:w="795" w:type="pct"/>
          </w:tcPr>
          <w:p w14:paraId="5A142CFA" w14:textId="3BD733F0"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w:t>
            </w:r>
          </w:p>
        </w:tc>
      </w:tr>
      <w:tr w:rsidR="004B22D9" w:rsidRPr="000C37D1" w14:paraId="1A41EB07" w14:textId="22AA4373" w:rsidTr="00E52077">
        <w:tc>
          <w:tcPr>
            <w:cnfStyle w:val="001000000000" w:firstRow="0" w:lastRow="0" w:firstColumn="1" w:lastColumn="0" w:oddVBand="0" w:evenVBand="0" w:oddHBand="0" w:evenHBand="0" w:firstRowFirstColumn="0" w:firstRowLastColumn="0" w:lastRowFirstColumn="0" w:lastRowLastColumn="0"/>
            <w:tcW w:w="1017" w:type="pct"/>
          </w:tcPr>
          <w:p w14:paraId="271AE5C8" w14:textId="755C7E18"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0C37D1">
              <w:rPr>
                <w:i/>
                <w:iCs/>
              </w:rPr>
              <w:t xml:space="preserve"> </w:t>
            </w:r>
          </w:p>
        </w:tc>
        <w:tc>
          <w:tcPr>
            <w:tcW w:w="924" w:type="pct"/>
          </w:tcPr>
          <w:p w14:paraId="4DEDF38A" w14:textId="2148FA6E"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84.8 ± 37.6</w:t>
            </w:r>
          </w:p>
        </w:tc>
        <w:tc>
          <w:tcPr>
            <w:tcW w:w="925" w:type="pct"/>
          </w:tcPr>
          <w:p w14:paraId="3CA4C35C" w14:textId="52F1B2F6"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35.5</w:t>
            </w:r>
          </w:p>
        </w:tc>
        <w:tc>
          <w:tcPr>
            <w:tcW w:w="793" w:type="pct"/>
          </w:tcPr>
          <w:p w14:paraId="17E76C2D" w14:textId="3D6B69AF"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314.0</w:t>
            </w:r>
          </w:p>
        </w:tc>
        <w:tc>
          <w:tcPr>
            <w:tcW w:w="546" w:type="pct"/>
          </w:tcPr>
          <w:p w14:paraId="3EB1E8A8" w14:textId="1F2C6C83"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0.0</w:t>
            </w:r>
          </w:p>
        </w:tc>
        <w:tc>
          <w:tcPr>
            <w:tcW w:w="795" w:type="pct"/>
          </w:tcPr>
          <w:p w14:paraId="6AB8F1DC" w14:textId="20E2D2FB"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w:t>
            </w:r>
          </w:p>
        </w:tc>
      </w:tr>
      <w:tr w:rsidR="004B22D9" w:rsidRPr="000C37D1" w14:paraId="1425CADA" w14:textId="4F3F95A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782FE43" w14:textId="7D6E1265" w:rsidR="004B22D9" w:rsidRPr="000C37D1" w:rsidRDefault="004B22D9" w:rsidP="00082E36">
            <w:pPr>
              <w:pStyle w:val="TableText"/>
              <w:spacing w:before="40" w:after="60" w:line="240" w:lineRule="auto"/>
            </w:pPr>
            <w:r w:rsidRPr="000C37D1">
              <w:t>S3</w:t>
            </w:r>
          </w:p>
        </w:tc>
        <w:tc>
          <w:tcPr>
            <w:tcW w:w="924" w:type="pct"/>
          </w:tcPr>
          <w:p w14:paraId="27614B26" w14:textId="7777777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5A8CBF7A" w14:textId="7777777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649AA0E2" w14:textId="7777777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7F96A9BF" w14:textId="7777777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70721CE8" w14:textId="7777777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r>
      <w:tr w:rsidR="004B22D9" w:rsidRPr="000C37D1" w14:paraId="4BA6A0C0" w14:textId="6FCFBEB3" w:rsidTr="00E52077">
        <w:tc>
          <w:tcPr>
            <w:cnfStyle w:val="001000000000" w:firstRow="0" w:lastRow="0" w:firstColumn="1" w:lastColumn="0" w:oddVBand="0" w:evenVBand="0" w:oddHBand="0" w:evenHBand="0" w:firstRowFirstColumn="0" w:firstRowLastColumn="0" w:lastRowFirstColumn="0" w:lastRowLastColumn="0"/>
            <w:tcW w:w="1017" w:type="pct"/>
          </w:tcPr>
          <w:p w14:paraId="08E3CB2A" w14:textId="786B4B3E"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0C37D1">
              <w:rPr>
                <w:i/>
                <w:iCs/>
              </w:rPr>
              <w:t xml:space="preserve"> </w:t>
            </w:r>
          </w:p>
        </w:tc>
        <w:tc>
          <w:tcPr>
            <w:tcW w:w="924" w:type="pct"/>
          </w:tcPr>
          <w:p w14:paraId="25F5C60D" w14:textId="6CC6B086"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178.9 ± 37.4</w:t>
            </w:r>
          </w:p>
        </w:tc>
        <w:tc>
          <w:tcPr>
            <w:tcW w:w="925" w:type="pct"/>
          </w:tcPr>
          <w:p w14:paraId="60BBB89D" w14:textId="46F8A566"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42.7</w:t>
            </w:r>
          </w:p>
        </w:tc>
        <w:tc>
          <w:tcPr>
            <w:tcW w:w="793" w:type="pct"/>
          </w:tcPr>
          <w:p w14:paraId="1CA63B59" w14:textId="0A218B7A"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4868.0</w:t>
            </w:r>
          </w:p>
        </w:tc>
        <w:tc>
          <w:tcPr>
            <w:tcW w:w="546" w:type="pct"/>
          </w:tcPr>
          <w:p w14:paraId="261144D9" w14:textId="7A2B26B8"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0.0</w:t>
            </w:r>
          </w:p>
        </w:tc>
        <w:tc>
          <w:tcPr>
            <w:tcW w:w="795" w:type="pct"/>
          </w:tcPr>
          <w:p w14:paraId="7F906E4F" w14:textId="1FE5F72D"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w:t>
            </w:r>
          </w:p>
        </w:tc>
      </w:tr>
      <w:tr w:rsidR="004B22D9" w:rsidRPr="000C37D1" w14:paraId="6888DBA5" w14:textId="4DE276F0"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6453E66" w14:textId="7631350A" w:rsidR="004B22D9" w:rsidRPr="000C37D1" w:rsidRDefault="00000000" w:rsidP="00082E36">
            <w:pPr>
              <w:pStyle w:val="TableText"/>
              <w:spacing w:before="40" w:after="6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0C37D1">
              <w:rPr>
                <w:rFonts w:cs="Arial"/>
                <w:i/>
                <w:iCs/>
              </w:rPr>
              <w:t xml:space="preserve"> </w:t>
            </w:r>
          </w:p>
        </w:tc>
        <w:tc>
          <w:tcPr>
            <w:tcW w:w="924" w:type="pct"/>
          </w:tcPr>
          <w:p w14:paraId="29777D23" w14:textId="700C0AE6"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28.0 ± 13.9</w:t>
            </w:r>
          </w:p>
        </w:tc>
        <w:tc>
          <w:tcPr>
            <w:tcW w:w="925" w:type="pct"/>
          </w:tcPr>
          <w:p w14:paraId="68087663" w14:textId="58CB65F3"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3.0</w:t>
            </w:r>
          </w:p>
        </w:tc>
        <w:tc>
          <w:tcPr>
            <w:tcW w:w="793" w:type="pct"/>
          </w:tcPr>
          <w:p w14:paraId="27B2A987" w14:textId="0BE74852"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261.0</w:t>
            </w:r>
          </w:p>
        </w:tc>
        <w:tc>
          <w:tcPr>
            <w:tcW w:w="546" w:type="pct"/>
          </w:tcPr>
          <w:p w14:paraId="0C1E79A9" w14:textId="77DD65DE"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0.0</w:t>
            </w:r>
          </w:p>
        </w:tc>
        <w:tc>
          <w:tcPr>
            <w:tcW w:w="795" w:type="pct"/>
          </w:tcPr>
          <w:p w14:paraId="7E9E2B59" w14:textId="40BC4915"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204.0</w:t>
            </w:r>
          </w:p>
        </w:tc>
      </w:tr>
      <w:tr w:rsidR="004B22D9" w:rsidRPr="000C37D1" w14:paraId="374CB267" w14:textId="161CDEC2" w:rsidTr="00E52077">
        <w:tc>
          <w:tcPr>
            <w:cnfStyle w:val="001000000000" w:firstRow="0" w:lastRow="0" w:firstColumn="1" w:lastColumn="0" w:oddVBand="0" w:evenVBand="0" w:oddHBand="0" w:evenHBand="0" w:firstRowFirstColumn="0" w:firstRowLastColumn="0" w:lastRowFirstColumn="0" w:lastRowLastColumn="0"/>
            <w:tcW w:w="1017" w:type="pct"/>
          </w:tcPr>
          <w:p w14:paraId="44CA458F" w14:textId="1DD89FE5"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0C37D1">
              <w:rPr>
                <w:i/>
                <w:iCs/>
              </w:rPr>
              <w:t xml:space="preserve"> </w:t>
            </w:r>
          </w:p>
        </w:tc>
        <w:tc>
          <w:tcPr>
            <w:tcW w:w="924" w:type="pct"/>
          </w:tcPr>
          <w:p w14:paraId="1EDB678D" w14:textId="1D37D91F"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30.5 ± 12.0</w:t>
            </w:r>
          </w:p>
        </w:tc>
        <w:tc>
          <w:tcPr>
            <w:tcW w:w="925" w:type="pct"/>
          </w:tcPr>
          <w:p w14:paraId="62205593" w14:textId="17D94EB9"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6.6</w:t>
            </w:r>
          </w:p>
        </w:tc>
        <w:tc>
          <w:tcPr>
            <w:tcW w:w="793" w:type="pct"/>
          </w:tcPr>
          <w:p w14:paraId="0D7FE1F0" w14:textId="52354635"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207.0</w:t>
            </w:r>
          </w:p>
        </w:tc>
        <w:tc>
          <w:tcPr>
            <w:tcW w:w="546" w:type="pct"/>
          </w:tcPr>
          <w:p w14:paraId="3CF45E74" w14:textId="22649DD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0.0</w:t>
            </w:r>
          </w:p>
        </w:tc>
        <w:tc>
          <w:tcPr>
            <w:tcW w:w="795" w:type="pct"/>
          </w:tcPr>
          <w:p w14:paraId="20AA961A" w14:textId="1543DB81"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168.0</w:t>
            </w:r>
          </w:p>
        </w:tc>
      </w:tr>
      <w:tr w:rsidR="004B22D9" w:rsidRPr="000C37D1" w14:paraId="3141DAB5" w14:textId="7D5CC81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468CD76" w14:textId="7680D7CD"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0C37D1">
              <w:rPr>
                <w:i/>
                <w:iCs/>
              </w:rPr>
              <w:t xml:space="preserve"> </w:t>
            </w:r>
          </w:p>
        </w:tc>
        <w:tc>
          <w:tcPr>
            <w:tcW w:w="924" w:type="pct"/>
          </w:tcPr>
          <w:p w14:paraId="539F0D3F" w14:textId="69F09319"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11.4 ± 7.4</w:t>
            </w:r>
          </w:p>
        </w:tc>
        <w:tc>
          <w:tcPr>
            <w:tcW w:w="925" w:type="pct"/>
          </w:tcPr>
          <w:p w14:paraId="17CBFA83" w14:textId="629E5F73"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5.5</w:t>
            </w:r>
          </w:p>
        </w:tc>
        <w:tc>
          <w:tcPr>
            <w:tcW w:w="793" w:type="pct"/>
          </w:tcPr>
          <w:p w14:paraId="07563827" w14:textId="2B7D0B1A"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57.0</w:t>
            </w:r>
          </w:p>
        </w:tc>
        <w:tc>
          <w:tcPr>
            <w:tcW w:w="546" w:type="pct"/>
          </w:tcPr>
          <w:p w14:paraId="1DB5DF7F" w14:textId="14C5EB5F"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0.0</w:t>
            </w:r>
          </w:p>
        </w:tc>
        <w:tc>
          <w:tcPr>
            <w:tcW w:w="795" w:type="pct"/>
          </w:tcPr>
          <w:p w14:paraId="690A7B2B" w14:textId="3790839E"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246.0</w:t>
            </w:r>
          </w:p>
        </w:tc>
      </w:tr>
      <w:tr w:rsidR="004B22D9" w:rsidRPr="000C37D1" w14:paraId="424B1C3E" w14:textId="06C7EEDB" w:rsidTr="00E52077">
        <w:tc>
          <w:tcPr>
            <w:cnfStyle w:val="001000000000" w:firstRow="0" w:lastRow="0" w:firstColumn="1" w:lastColumn="0" w:oddVBand="0" w:evenVBand="0" w:oddHBand="0" w:evenHBand="0" w:firstRowFirstColumn="0" w:firstRowLastColumn="0" w:lastRowFirstColumn="0" w:lastRowLastColumn="0"/>
            <w:tcW w:w="1017" w:type="pct"/>
          </w:tcPr>
          <w:p w14:paraId="78A6218A" w14:textId="02C4B78A" w:rsidR="004B22D9" w:rsidRPr="000C37D1" w:rsidRDefault="004B22D9" w:rsidP="00082E36">
            <w:pPr>
              <w:pStyle w:val="TableText"/>
              <w:spacing w:before="40" w:after="60" w:line="240" w:lineRule="auto"/>
            </w:pPr>
            <w:r w:rsidRPr="000C37D1">
              <w:t>S4</w:t>
            </w:r>
          </w:p>
        </w:tc>
        <w:tc>
          <w:tcPr>
            <w:tcW w:w="924" w:type="pct"/>
          </w:tcPr>
          <w:p w14:paraId="1861B441" w14:textId="7777777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925" w:type="pct"/>
          </w:tcPr>
          <w:p w14:paraId="774CE4AC" w14:textId="7777777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793" w:type="pct"/>
          </w:tcPr>
          <w:p w14:paraId="5BED8A20" w14:textId="7777777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546" w:type="pct"/>
          </w:tcPr>
          <w:p w14:paraId="5CE9FDDF" w14:textId="7777777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795" w:type="pct"/>
          </w:tcPr>
          <w:p w14:paraId="4E233ACD" w14:textId="7777777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r>
      <w:tr w:rsidR="004B22D9" w:rsidRPr="000C37D1" w14:paraId="3D3C81E2" w14:textId="3AEBA69E"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687565B" w14:textId="24E135D8"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0C37D1">
              <w:rPr>
                <w:i/>
                <w:iCs/>
              </w:rPr>
              <w:t xml:space="preserve"> </w:t>
            </w:r>
          </w:p>
        </w:tc>
        <w:tc>
          <w:tcPr>
            <w:tcW w:w="924" w:type="pct"/>
          </w:tcPr>
          <w:p w14:paraId="2108C71D" w14:textId="6E0C4470"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218.1 ± 23.7</w:t>
            </w:r>
          </w:p>
        </w:tc>
        <w:tc>
          <w:tcPr>
            <w:tcW w:w="925" w:type="pct"/>
          </w:tcPr>
          <w:p w14:paraId="68CB6625" w14:textId="10E81B33"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48.2</w:t>
            </w:r>
          </w:p>
        </w:tc>
        <w:tc>
          <w:tcPr>
            <w:tcW w:w="793" w:type="pct"/>
          </w:tcPr>
          <w:p w14:paraId="5E1A85A3" w14:textId="415918BF"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6202.0</w:t>
            </w:r>
          </w:p>
        </w:tc>
        <w:tc>
          <w:tcPr>
            <w:tcW w:w="546" w:type="pct"/>
          </w:tcPr>
          <w:p w14:paraId="5354EAAC" w14:textId="1DFC38ED"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0.0</w:t>
            </w:r>
          </w:p>
        </w:tc>
        <w:tc>
          <w:tcPr>
            <w:tcW w:w="795" w:type="pct"/>
          </w:tcPr>
          <w:p w14:paraId="114A574D" w14:textId="2FBA4356"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w:t>
            </w:r>
          </w:p>
        </w:tc>
      </w:tr>
      <w:tr w:rsidR="004B22D9" w:rsidRPr="000C37D1" w14:paraId="46A1F9E6" w14:textId="772F76E7" w:rsidTr="00E52077">
        <w:tc>
          <w:tcPr>
            <w:cnfStyle w:val="001000000000" w:firstRow="0" w:lastRow="0" w:firstColumn="1" w:lastColumn="0" w:oddVBand="0" w:evenVBand="0" w:oddHBand="0" w:evenHBand="0" w:firstRowFirstColumn="0" w:firstRowLastColumn="0" w:lastRowFirstColumn="0" w:lastRowLastColumn="0"/>
            <w:tcW w:w="1017" w:type="pct"/>
          </w:tcPr>
          <w:p w14:paraId="6CE5375B" w14:textId="726838C9" w:rsidR="004B22D9" w:rsidRPr="000C37D1" w:rsidRDefault="00000000" w:rsidP="00082E36">
            <w:pPr>
              <w:pStyle w:val="TableText"/>
              <w:spacing w:before="40" w:after="6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0C37D1">
              <w:rPr>
                <w:rFonts w:cs="Arial"/>
                <w:i/>
                <w:iCs/>
              </w:rPr>
              <w:t xml:space="preserve"> </w:t>
            </w:r>
          </w:p>
        </w:tc>
        <w:tc>
          <w:tcPr>
            <w:tcW w:w="924" w:type="pct"/>
          </w:tcPr>
          <w:p w14:paraId="30897D38" w14:textId="400D713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66.2 ± 25.8</w:t>
            </w:r>
          </w:p>
        </w:tc>
        <w:tc>
          <w:tcPr>
            <w:tcW w:w="925" w:type="pct"/>
          </w:tcPr>
          <w:p w14:paraId="25959B32" w14:textId="16FB77D4"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6.9</w:t>
            </w:r>
          </w:p>
        </w:tc>
        <w:tc>
          <w:tcPr>
            <w:tcW w:w="793" w:type="pct"/>
          </w:tcPr>
          <w:p w14:paraId="776F9C6F" w14:textId="121A5B2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889.0</w:t>
            </w:r>
          </w:p>
        </w:tc>
        <w:tc>
          <w:tcPr>
            <w:tcW w:w="546" w:type="pct"/>
          </w:tcPr>
          <w:p w14:paraId="0FD15546" w14:textId="4258FE21"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0.0</w:t>
            </w:r>
          </w:p>
        </w:tc>
        <w:tc>
          <w:tcPr>
            <w:tcW w:w="795" w:type="pct"/>
          </w:tcPr>
          <w:p w14:paraId="6AF820EC" w14:textId="6491E803"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w:t>
            </w:r>
          </w:p>
        </w:tc>
      </w:tr>
      <w:tr w:rsidR="004B22D9" w:rsidRPr="000C37D1" w14:paraId="53BF2B59" w14:textId="01A843DA"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A443302" w14:textId="2E82E96C"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0C37D1">
              <w:rPr>
                <w:i/>
                <w:iCs/>
              </w:rPr>
              <w:t xml:space="preserve"> </w:t>
            </w:r>
          </w:p>
        </w:tc>
        <w:tc>
          <w:tcPr>
            <w:tcW w:w="924" w:type="pct"/>
          </w:tcPr>
          <w:p w14:paraId="2565BBA7" w14:textId="2F244022"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54.6 ± 18.9</w:t>
            </w:r>
          </w:p>
        </w:tc>
        <w:tc>
          <w:tcPr>
            <w:tcW w:w="925" w:type="pct"/>
          </w:tcPr>
          <w:p w14:paraId="4ADCCD1C" w14:textId="212A1440"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8.9</w:t>
            </w:r>
          </w:p>
        </w:tc>
        <w:tc>
          <w:tcPr>
            <w:tcW w:w="793" w:type="pct"/>
          </w:tcPr>
          <w:p w14:paraId="13B5840A" w14:textId="4BAE9D5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739.0</w:t>
            </w:r>
          </w:p>
        </w:tc>
        <w:tc>
          <w:tcPr>
            <w:tcW w:w="546" w:type="pct"/>
          </w:tcPr>
          <w:p w14:paraId="3EC88A51" w14:textId="4547D6EE"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0.0</w:t>
            </w:r>
          </w:p>
        </w:tc>
        <w:tc>
          <w:tcPr>
            <w:tcW w:w="795" w:type="pct"/>
          </w:tcPr>
          <w:p w14:paraId="5897AB4A" w14:textId="47145CE3"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187.0</w:t>
            </w:r>
          </w:p>
        </w:tc>
      </w:tr>
      <w:tr w:rsidR="004B22D9" w:rsidRPr="000C37D1" w14:paraId="08E6D938" w14:textId="38F8A6DE" w:rsidTr="00E52077">
        <w:tc>
          <w:tcPr>
            <w:cnfStyle w:val="001000000000" w:firstRow="0" w:lastRow="0" w:firstColumn="1" w:lastColumn="0" w:oddVBand="0" w:evenVBand="0" w:oddHBand="0" w:evenHBand="0" w:firstRowFirstColumn="0" w:firstRowLastColumn="0" w:lastRowFirstColumn="0" w:lastRowLastColumn="0"/>
            <w:tcW w:w="1017" w:type="pct"/>
          </w:tcPr>
          <w:p w14:paraId="67B9A2F4" w14:textId="45DF7F27"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0C37D1">
              <w:rPr>
                <w:i/>
                <w:iCs/>
              </w:rPr>
              <w:t xml:space="preserve"> </w:t>
            </w:r>
          </w:p>
        </w:tc>
        <w:tc>
          <w:tcPr>
            <w:tcW w:w="924" w:type="pct"/>
          </w:tcPr>
          <w:p w14:paraId="57AD5C28" w14:textId="6B06E37D"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35.7 ± 17.0</w:t>
            </w:r>
          </w:p>
        </w:tc>
        <w:tc>
          <w:tcPr>
            <w:tcW w:w="925" w:type="pct"/>
          </w:tcPr>
          <w:p w14:paraId="30B54B7D" w14:textId="23E89FC1"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6.5</w:t>
            </w:r>
          </w:p>
        </w:tc>
        <w:tc>
          <w:tcPr>
            <w:tcW w:w="793" w:type="pct"/>
          </w:tcPr>
          <w:p w14:paraId="361DD5E6" w14:textId="383A3424"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501.0</w:t>
            </w:r>
          </w:p>
        </w:tc>
        <w:tc>
          <w:tcPr>
            <w:tcW w:w="546" w:type="pct"/>
          </w:tcPr>
          <w:p w14:paraId="582674CB" w14:textId="0FED651E"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276.0</w:t>
            </w:r>
          </w:p>
        </w:tc>
        <w:tc>
          <w:tcPr>
            <w:tcW w:w="795" w:type="pct"/>
          </w:tcPr>
          <w:p w14:paraId="1CB82A6D" w14:textId="1C0C7EF3"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204.0</w:t>
            </w:r>
          </w:p>
        </w:tc>
      </w:tr>
      <w:tr w:rsidR="004B22D9" w:rsidRPr="000C37D1" w14:paraId="015BF60A" w14:textId="793E2EA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14CD0BF" w14:textId="3F8BD78D" w:rsidR="004B22D9" w:rsidRPr="000C37D1" w:rsidRDefault="004B22D9" w:rsidP="00082E36">
            <w:pPr>
              <w:pStyle w:val="TableText"/>
              <w:spacing w:before="40" w:after="60" w:line="240" w:lineRule="auto"/>
            </w:pPr>
            <w:r w:rsidRPr="000C37D1">
              <w:t>S5</w:t>
            </w:r>
          </w:p>
        </w:tc>
        <w:tc>
          <w:tcPr>
            <w:tcW w:w="924" w:type="pct"/>
          </w:tcPr>
          <w:p w14:paraId="2AF11AC3" w14:textId="7777777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7E9C698D" w14:textId="7777777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518A47B3" w14:textId="7777777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22DD248B" w14:textId="7777777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1FE5AE8C" w14:textId="77777777"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r>
      <w:tr w:rsidR="004B22D9" w:rsidRPr="000C37D1" w14:paraId="1CA74E9E" w14:textId="02B70D4E" w:rsidTr="00E52077">
        <w:tc>
          <w:tcPr>
            <w:cnfStyle w:val="001000000000" w:firstRow="0" w:lastRow="0" w:firstColumn="1" w:lastColumn="0" w:oddVBand="0" w:evenVBand="0" w:oddHBand="0" w:evenHBand="0" w:firstRowFirstColumn="0" w:firstRowLastColumn="0" w:lastRowFirstColumn="0" w:lastRowLastColumn="0"/>
            <w:tcW w:w="1017" w:type="pct"/>
          </w:tcPr>
          <w:p w14:paraId="3FFA8532" w14:textId="4F88034A"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0C37D1">
              <w:rPr>
                <w:i/>
                <w:iCs/>
              </w:rPr>
              <w:t xml:space="preserve"> </w:t>
            </w:r>
          </w:p>
        </w:tc>
        <w:tc>
          <w:tcPr>
            <w:tcW w:w="924" w:type="pct"/>
          </w:tcPr>
          <w:p w14:paraId="08D4A569" w14:textId="07B9AE10"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218.1 ± 23.7</w:t>
            </w:r>
          </w:p>
        </w:tc>
        <w:tc>
          <w:tcPr>
            <w:tcW w:w="925" w:type="pct"/>
          </w:tcPr>
          <w:p w14:paraId="60DA6EB5" w14:textId="27D9C0EA"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48.2</w:t>
            </w:r>
          </w:p>
        </w:tc>
        <w:tc>
          <w:tcPr>
            <w:tcW w:w="793" w:type="pct"/>
          </w:tcPr>
          <w:p w14:paraId="36D5ED1F" w14:textId="643A21D0"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6202.0</w:t>
            </w:r>
          </w:p>
        </w:tc>
        <w:tc>
          <w:tcPr>
            <w:tcW w:w="546" w:type="pct"/>
          </w:tcPr>
          <w:p w14:paraId="7373A507" w14:textId="42008B3D"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0.0</w:t>
            </w:r>
          </w:p>
        </w:tc>
        <w:tc>
          <w:tcPr>
            <w:tcW w:w="795" w:type="pct"/>
          </w:tcPr>
          <w:p w14:paraId="680C0559" w14:textId="252EAAA3"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w:t>
            </w:r>
          </w:p>
        </w:tc>
      </w:tr>
      <w:tr w:rsidR="004B22D9" w:rsidRPr="000C37D1" w14:paraId="747FEEB1" w14:textId="0BA48263"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1D7C0E" w14:textId="19F1F094" w:rsidR="004B22D9" w:rsidRPr="000C37D1" w:rsidRDefault="00000000" w:rsidP="00082E36">
            <w:pPr>
              <w:pStyle w:val="TableText"/>
              <w:spacing w:before="40" w:after="6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0C37D1">
              <w:rPr>
                <w:rFonts w:cs="Arial"/>
                <w:i/>
                <w:iCs/>
              </w:rPr>
              <w:t xml:space="preserve"> </w:t>
            </w:r>
          </w:p>
        </w:tc>
        <w:tc>
          <w:tcPr>
            <w:tcW w:w="924" w:type="pct"/>
          </w:tcPr>
          <w:p w14:paraId="4A2CE513" w14:textId="796085BD"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69.3 ± 22.7</w:t>
            </w:r>
          </w:p>
        </w:tc>
        <w:tc>
          <w:tcPr>
            <w:tcW w:w="925" w:type="pct"/>
          </w:tcPr>
          <w:p w14:paraId="375CE863" w14:textId="66C6167A"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8.1</w:t>
            </w:r>
          </w:p>
        </w:tc>
        <w:tc>
          <w:tcPr>
            <w:tcW w:w="793" w:type="pct"/>
          </w:tcPr>
          <w:p w14:paraId="024BF9AE" w14:textId="709D9AC2"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916.0</w:t>
            </w:r>
          </w:p>
        </w:tc>
        <w:tc>
          <w:tcPr>
            <w:tcW w:w="546" w:type="pct"/>
          </w:tcPr>
          <w:p w14:paraId="37B64847" w14:textId="63ED3FFE"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0.0</w:t>
            </w:r>
          </w:p>
        </w:tc>
        <w:tc>
          <w:tcPr>
            <w:tcW w:w="795" w:type="pct"/>
          </w:tcPr>
          <w:p w14:paraId="256A090B" w14:textId="2E3D07D9"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w:t>
            </w:r>
          </w:p>
        </w:tc>
      </w:tr>
      <w:tr w:rsidR="004B22D9" w:rsidRPr="000C37D1" w14:paraId="2C4B76CE" w14:textId="34BD69DC" w:rsidTr="00E52077">
        <w:tc>
          <w:tcPr>
            <w:cnfStyle w:val="001000000000" w:firstRow="0" w:lastRow="0" w:firstColumn="1" w:lastColumn="0" w:oddVBand="0" w:evenVBand="0" w:oddHBand="0" w:evenHBand="0" w:firstRowFirstColumn="0" w:firstRowLastColumn="0" w:lastRowFirstColumn="0" w:lastRowLastColumn="0"/>
            <w:tcW w:w="1017" w:type="pct"/>
          </w:tcPr>
          <w:p w14:paraId="64550DE5" w14:textId="0C278E50"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0C37D1">
              <w:rPr>
                <w:i/>
                <w:iCs/>
              </w:rPr>
              <w:t xml:space="preserve"> </w:t>
            </w:r>
          </w:p>
        </w:tc>
        <w:tc>
          <w:tcPr>
            <w:tcW w:w="924" w:type="pct"/>
          </w:tcPr>
          <w:p w14:paraId="2E0307D9" w14:textId="49D6B23C"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66.3 ± 19.7</w:t>
            </w:r>
          </w:p>
        </w:tc>
        <w:tc>
          <w:tcPr>
            <w:tcW w:w="925" w:type="pct"/>
          </w:tcPr>
          <w:p w14:paraId="4550DAC3" w14:textId="7BD9FAC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9.7</w:t>
            </w:r>
          </w:p>
        </w:tc>
        <w:tc>
          <w:tcPr>
            <w:tcW w:w="793" w:type="pct"/>
          </w:tcPr>
          <w:p w14:paraId="49E536E4" w14:textId="03A04FC5"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771.0</w:t>
            </w:r>
          </w:p>
        </w:tc>
        <w:tc>
          <w:tcPr>
            <w:tcW w:w="546" w:type="pct"/>
          </w:tcPr>
          <w:p w14:paraId="551C2967" w14:textId="63DDDEB7"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0.0</w:t>
            </w:r>
          </w:p>
        </w:tc>
        <w:tc>
          <w:tcPr>
            <w:tcW w:w="795" w:type="pct"/>
          </w:tcPr>
          <w:p w14:paraId="639C1442" w14:textId="4E9630AA" w:rsidR="004B22D9" w:rsidRPr="000C37D1"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rsidRPr="000C37D1">
              <w:t>209.0</w:t>
            </w:r>
          </w:p>
        </w:tc>
      </w:tr>
      <w:tr w:rsidR="004B22D9" w:rsidRPr="000C37D1" w14:paraId="7B2494BD" w14:textId="5BB5C3AB"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A92C9CA" w14:textId="4E90E8A2" w:rsidR="004B22D9" w:rsidRPr="000C37D1"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0C37D1">
              <w:rPr>
                <w:i/>
                <w:iCs/>
              </w:rPr>
              <w:t xml:space="preserve"> </w:t>
            </w:r>
          </w:p>
        </w:tc>
        <w:tc>
          <w:tcPr>
            <w:tcW w:w="924" w:type="pct"/>
          </w:tcPr>
          <w:p w14:paraId="7C541888" w14:textId="0C5EE609"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39.3 ± 10.0</w:t>
            </w:r>
          </w:p>
        </w:tc>
        <w:tc>
          <w:tcPr>
            <w:tcW w:w="925" w:type="pct"/>
          </w:tcPr>
          <w:p w14:paraId="413E048E" w14:textId="65E65CD9"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5.6</w:t>
            </w:r>
          </w:p>
        </w:tc>
        <w:tc>
          <w:tcPr>
            <w:tcW w:w="793" w:type="pct"/>
          </w:tcPr>
          <w:p w14:paraId="03418BD7" w14:textId="73288310"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573.0</w:t>
            </w:r>
          </w:p>
        </w:tc>
        <w:tc>
          <w:tcPr>
            <w:tcW w:w="546" w:type="pct"/>
          </w:tcPr>
          <w:p w14:paraId="697D33AE" w14:textId="44DD076A"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0.0</w:t>
            </w:r>
          </w:p>
        </w:tc>
        <w:tc>
          <w:tcPr>
            <w:tcW w:w="795" w:type="pct"/>
          </w:tcPr>
          <w:p w14:paraId="315351E3" w14:textId="2F7E8625" w:rsidR="004B22D9" w:rsidRPr="000C37D1"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rsidRPr="000C37D1">
              <w:t>209.0</w:t>
            </w:r>
          </w:p>
        </w:tc>
      </w:tr>
    </w:tbl>
    <w:p w14:paraId="1C831CA8" w14:textId="77777777" w:rsidR="001C396D" w:rsidRPr="000C37D1" w:rsidRDefault="001C396D" w:rsidP="00A22191">
      <w:pPr>
        <w:pStyle w:val="Caption"/>
      </w:pPr>
      <w:bookmarkStart w:id="393" w:name="_Ref236172513"/>
    </w:p>
    <w:p w14:paraId="04FDFB9F" w14:textId="56576456" w:rsidR="00082E36" w:rsidRPr="000C37D1" w:rsidRDefault="00082E36" w:rsidP="00082E36">
      <w:pPr>
        <w:pStyle w:val="Caption"/>
        <w:keepNext/>
      </w:pPr>
      <w:bookmarkStart w:id="394" w:name="_Toc236574074"/>
      <w:bookmarkEnd w:id="393"/>
      <w:bookmarkStart w:id="483" w:name="_RefTbl510"/>
      <w:r w:rsidRPr="000C37D1">
        <w:lastRenderedPageBreak/>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10</w:t>
      </w:r>
      <w:r w:rsidR="004A4810" w:rsidRPr="000C37D1">
        <w:fldChar w:fldCharType="end"/>
      </w:r>
      <w:bookmarkEnd w:id="483"/>
      <w:r w:rsidRPr="000C37D1">
        <w:t xml:space="preserve"> Decision-cost terms at the six-hour checkpoint per scenario and configuration; the response and delay terms of Test_0 are undefined by construction</w:t>
      </w:r>
      <w:bookmarkEnd w:id="394"/>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0C37D1" w14:paraId="583FADDC" w14:textId="77777777" w:rsidTr="00F7657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12" w:type="pct"/>
          </w:tcPr>
          <w:p w14:paraId="46A92E62" w14:textId="4A7EF090" w:rsidR="00187E2C" w:rsidRPr="000C37D1" w:rsidRDefault="00187E2C" w:rsidP="00082E36">
            <w:pPr>
              <w:pStyle w:val="TableText"/>
            </w:pPr>
            <w:r w:rsidRPr="000C37D1">
              <w:t>Scenario</w:t>
            </w:r>
          </w:p>
        </w:tc>
        <w:tc>
          <w:tcPr>
            <w:tcW w:w="556" w:type="pct"/>
          </w:tcPr>
          <w:p w14:paraId="6365406A" w14:textId="0FA12C2D" w:rsidR="00187E2C" w:rsidRPr="000C37D1" w:rsidRDefault="00000000" w:rsidP="00082E36">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3E65020B" w14:textId="78C13973" w:rsidR="00187E2C" w:rsidRPr="000C37D1" w:rsidRDefault="00000000" w:rsidP="00082E36">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440C2A2D" w14:textId="6E14ED02" w:rsidR="00187E2C" w:rsidRPr="000C37D1" w:rsidRDefault="00000000" w:rsidP="00082E36">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21BAD372" w14:textId="79FB6C75" w:rsidR="00187E2C" w:rsidRPr="000C37D1" w:rsidRDefault="00000000" w:rsidP="00082E36">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74E80C0" w14:textId="73D499BC" w:rsidR="00187E2C" w:rsidRPr="000C37D1" w:rsidRDefault="00000000" w:rsidP="00082E36">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39AE1267" w14:textId="556B1E6F" w:rsidR="00187E2C" w:rsidRPr="000C37D1" w:rsidRDefault="00000000" w:rsidP="00082E36">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6604CC49" w14:textId="4D80A6FD" w:rsidR="00187E2C" w:rsidRPr="000C37D1" w:rsidRDefault="00000000" w:rsidP="00082E36">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187E2C" w:rsidRPr="000C37D1" w14:paraId="5ADE2DF5"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DFDC909" w14:textId="7C46BF25" w:rsidR="00187E2C" w:rsidRPr="000C37D1" w:rsidRDefault="00187E2C" w:rsidP="00082E36">
            <w:pPr>
              <w:pStyle w:val="TableText"/>
            </w:pPr>
            <w:r w:rsidRPr="000C37D1">
              <w:t>S1</w:t>
            </w:r>
          </w:p>
        </w:tc>
        <w:tc>
          <w:tcPr>
            <w:tcW w:w="556" w:type="pct"/>
          </w:tcPr>
          <w:p w14:paraId="2C161844" w14:textId="77777777" w:rsidR="00187E2C" w:rsidRPr="000C37D1" w:rsidRDefault="00187E2C"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6ADB2CE" w14:textId="77777777" w:rsidR="00187E2C" w:rsidRPr="000C37D1" w:rsidRDefault="00187E2C"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0B17B54" w14:textId="77777777" w:rsidR="00187E2C" w:rsidRPr="000C37D1" w:rsidRDefault="00187E2C"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3D50DF9" w14:textId="77777777" w:rsidR="00187E2C" w:rsidRPr="000C37D1" w:rsidRDefault="00187E2C"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F85D5BC" w14:textId="77777777" w:rsidR="00187E2C" w:rsidRPr="000C37D1" w:rsidRDefault="00187E2C"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C6563B1" w14:textId="77777777" w:rsidR="00187E2C" w:rsidRPr="000C37D1" w:rsidRDefault="00187E2C" w:rsidP="00082E36">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28AE4156" w14:textId="77777777" w:rsidR="00187E2C" w:rsidRPr="000C37D1" w:rsidRDefault="00187E2C" w:rsidP="00082E36">
            <w:pPr>
              <w:pStyle w:val="TableText"/>
              <w:cnfStyle w:val="000000100000" w:firstRow="0" w:lastRow="0" w:firstColumn="0" w:lastColumn="0" w:oddVBand="0" w:evenVBand="0" w:oddHBand="1" w:evenHBand="0" w:firstRowFirstColumn="0" w:firstRowLastColumn="0" w:lastRowFirstColumn="0" w:lastRowLastColumn="0"/>
            </w:pPr>
          </w:p>
        </w:tc>
      </w:tr>
      <w:tr w:rsidR="004B22D9" w:rsidRPr="000C37D1" w14:paraId="7427309D"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895E44D" w14:textId="50615751"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0C37D1">
              <w:t xml:space="preserve"> </w:t>
            </w:r>
          </w:p>
        </w:tc>
        <w:tc>
          <w:tcPr>
            <w:tcW w:w="556" w:type="pct"/>
          </w:tcPr>
          <w:p w14:paraId="49641EB6" w14:textId="38CF839D"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0.64</w:t>
            </w:r>
          </w:p>
        </w:tc>
        <w:tc>
          <w:tcPr>
            <w:tcW w:w="556" w:type="pct"/>
          </w:tcPr>
          <w:p w14:paraId="20FB0390" w14:textId="0BF90331"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0.804</w:t>
            </w:r>
          </w:p>
        </w:tc>
        <w:tc>
          <w:tcPr>
            <w:tcW w:w="556" w:type="pct"/>
          </w:tcPr>
          <w:p w14:paraId="58C45DD0" w14:textId="6AFC2A84"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0.107</w:t>
            </w:r>
          </w:p>
        </w:tc>
        <w:tc>
          <w:tcPr>
            <w:tcW w:w="556" w:type="pct"/>
          </w:tcPr>
          <w:p w14:paraId="004FDEBD" w14:textId="66F8013D"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w:t>
            </w:r>
          </w:p>
        </w:tc>
        <w:tc>
          <w:tcPr>
            <w:tcW w:w="556" w:type="pct"/>
          </w:tcPr>
          <w:p w14:paraId="1320BAE6" w14:textId="53546198"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w:t>
            </w:r>
          </w:p>
        </w:tc>
        <w:tc>
          <w:tcPr>
            <w:tcW w:w="556" w:type="pct"/>
            <w:shd w:val="clear" w:color="auto" w:fill="E7E6E6" w:themeFill="background2"/>
          </w:tcPr>
          <w:p w14:paraId="69AED2E9" w14:textId="6730D54A"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0.456</w:t>
            </w:r>
          </w:p>
        </w:tc>
        <w:tc>
          <w:tcPr>
            <w:tcW w:w="552" w:type="pct"/>
            <w:shd w:val="clear" w:color="auto" w:fill="E7E6E6" w:themeFill="background2"/>
          </w:tcPr>
          <w:p w14:paraId="72DE162E" w14:textId="57736640"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0.517</w:t>
            </w:r>
          </w:p>
        </w:tc>
      </w:tr>
      <w:tr w:rsidR="004B22D9" w:rsidRPr="000C37D1" w14:paraId="63407CF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79D19B0" w14:textId="04859D10"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0C37D1">
              <w:t xml:space="preserve"> </w:t>
            </w:r>
          </w:p>
        </w:tc>
        <w:tc>
          <w:tcPr>
            <w:tcW w:w="556" w:type="pct"/>
          </w:tcPr>
          <w:p w14:paraId="00EF371A" w14:textId="01269473"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0.337</w:t>
            </w:r>
          </w:p>
        </w:tc>
        <w:tc>
          <w:tcPr>
            <w:tcW w:w="556" w:type="pct"/>
          </w:tcPr>
          <w:p w14:paraId="7421A2D4" w14:textId="4019A22B"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0.093</w:t>
            </w:r>
          </w:p>
        </w:tc>
        <w:tc>
          <w:tcPr>
            <w:tcW w:w="556" w:type="pct"/>
          </w:tcPr>
          <w:p w14:paraId="49709CAC" w14:textId="326F33C6"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0.002</w:t>
            </w:r>
          </w:p>
        </w:tc>
        <w:tc>
          <w:tcPr>
            <w:tcW w:w="556" w:type="pct"/>
          </w:tcPr>
          <w:p w14:paraId="00374908" w14:textId="6F22044D"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0.445</w:t>
            </w:r>
          </w:p>
        </w:tc>
        <w:tc>
          <w:tcPr>
            <w:tcW w:w="556" w:type="pct"/>
          </w:tcPr>
          <w:p w14:paraId="63F96383" w14:textId="070BE1DB"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0.417</w:t>
            </w:r>
          </w:p>
        </w:tc>
        <w:tc>
          <w:tcPr>
            <w:tcW w:w="556" w:type="pct"/>
            <w:shd w:val="clear" w:color="auto" w:fill="E7E6E6" w:themeFill="background2"/>
          </w:tcPr>
          <w:p w14:paraId="716B8DDA" w14:textId="6DE446FA"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0.177</w:t>
            </w:r>
          </w:p>
        </w:tc>
        <w:tc>
          <w:tcPr>
            <w:tcW w:w="552" w:type="pct"/>
            <w:shd w:val="clear" w:color="auto" w:fill="E7E6E6" w:themeFill="background2"/>
          </w:tcPr>
          <w:p w14:paraId="462DD6B0" w14:textId="6983DC6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0.144</w:t>
            </w:r>
          </w:p>
        </w:tc>
      </w:tr>
      <w:tr w:rsidR="004B22D9" w:rsidRPr="000C37D1" w14:paraId="0A1D8372"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84A4D36" w14:textId="38AB820C"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0C37D1">
              <w:t xml:space="preserve"> </w:t>
            </w:r>
          </w:p>
        </w:tc>
        <w:tc>
          <w:tcPr>
            <w:tcW w:w="556" w:type="pct"/>
          </w:tcPr>
          <w:p w14:paraId="6580F877" w14:textId="02AB57BA"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0.317</w:t>
            </w:r>
          </w:p>
        </w:tc>
        <w:tc>
          <w:tcPr>
            <w:tcW w:w="556" w:type="pct"/>
          </w:tcPr>
          <w:p w14:paraId="1FC8E3FE" w14:textId="3F9DCBA2"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0.070</w:t>
            </w:r>
          </w:p>
        </w:tc>
        <w:tc>
          <w:tcPr>
            <w:tcW w:w="556" w:type="pct"/>
          </w:tcPr>
          <w:p w14:paraId="78DF5D4A" w14:textId="01575D68"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0.002</w:t>
            </w:r>
          </w:p>
        </w:tc>
        <w:tc>
          <w:tcPr>
            <w:tcW w:w="556" w:type="pct"/>
          </w:tcPr>
          <w:p w14:paraId="2C0ACDCE" w14:textId="0FA70A2A"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0.427</w:t>
            </w:r>
          </w:p>
        </w:tc>
        <w:tc>
          <w:tcPr>
            <w:tcW w:w="556" w:type="pct"/>
          </w:tcPr>
          <w:p w14:paraId="35861D4C" w14:textId="163D9FA1"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0.386</w:t>
            </w:r>
          </w:p>
        </w:tc>
        <w:tc>
          <w:tcPr>
            <w:tcW w:w="556" w:type="pct"/>
            <w:shd w:val="clear" w:color="auto" w:fill="E7E6E6" w:themeFill="background2"/>
          </w:tcPr>
          <w:p w14:paraId="751EAEB1" w14:textId="55219564"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0.162</w:t>
            </w:r>
          </w:p>
        </w:tc>
        <w:tc>
          <w:tcPr>
            <w:tcW w:w="552" w:type="pct"/>
            <w:shd w:val="clear" w:color="auto" w:fill="E7E6E6" w:themeFill="background2"/>
          </w:tcPr>
          <w:p w14:paraId="3520C472" w14:textId="046CF61F"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0.13</w:t>
            </w:r>
          </w:p>
        </w:tc>
      </w:tr>
      <w:tr w:rsidR="004B22D9" w:rsidRPr="000C37D1" w14:paraId="52456C3C"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31AAD52E" w14:textId="7B58B155"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0C37D1">
              <w:t xml:space="preserve"> </w:t>
            </w:r>
          </w:p>
        </w:tc>
        <w:tc>
          <w:tcPr>
            <w:tcW w:w="556" w:type="pct"/>
          </w:tcPr>
          <w:p w14:paraId="01C12373" w14:textId="632AC01A"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0.123</w:t>
            </w:r>
          </w:p>
        </w:tc>
        <w:tc>
          <w:tcPr>
            <w:tcW w:w="556" w:type="pct"/>
          </w:tcPr>
          <w:p w14:paraId="6979AF2B" w14:textId="7A18922A"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0.028</w:t>
            </w:r>
          </w:p>
        </w:tc>
        <w:tc>
          <w:tcPr>
            <w:tcW w:w="556" w:type="pct"/>
          </w:tcPr>
          <w:p w14:paraId="7C41EDE5" w14:textId="1BAC449B"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0.001</w:t>
            </w:r>
          </w:p>
        </w:tc>
        <w:tc>
          <w:tcPr>
            <w:tcW w:w="556" w:type="pct"/>
          </w:tcPr>
          <w:p w14:paraId="085062E8" w14:textId="3AD09ECA"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0.207</w:t>
            </w:r>
          </w:p>
        </w:tc>
        <w:tc>
          <w:tcPr>
            <w:tcW w:w="556" w:type="pct"/>
          </w:tcPr>
          <w:p w14:paraId="0EEF0360" w14:textId="706872DD"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0.499</w:t>
            </w:r>
          </w:p>
        </w:tc>
        <w:tc>
          <w:tcPr>
            <w:tcW w:w="556" w:type="pct"/>
            <w:shd w:val="clear" w:color="auto" w:fill="E7E6E6" w:themeFill="background2"/>
          </w:tcPr>
          <w:p w14:paraId="026129FC" w14:textId="720B6D10"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0.086</w:t>
            </w:r>
          </w:p>
        </w:tc>
        <w:tc>
          <w:tcPr>
            <w:tcW w:w="552" w:type="pct"/>
            <w:shd w:val="clear" w:color="auto" w:fill="E7E6E6" w:themeFill="background2"/>
          </w:tcPr>
          <w:p w14:paraId="64944D2F" w14:textId="3B63E47E"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0.051</w:t>
            </w:r>
          </w:p>
        </w:tc>
      </w:tr>
      <w:tr w:rsidR="004B22D9" w:rsidRPr="000C37D1" w14:paraId="674EA4E1"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22B14228" w14:textId="0597BCAF" w:rsidR="004B22D9" w:rsidRPr="000C37D1" w:rsidRDefault="004B22D9" w:rsidP="00082E36">
            <w:pPr>
              <w:pStyle w:val="TableText"/>
            </w:pPr>
            <w:r w:rsidRPr="000C37D1">
              <w:t>S2</w:t>
            </w:r>
          </w:p>
        </w:tc>
        <w:tc>
          <w:tcPr>
            <w:tcW w:w="556" w:type="pct"/>
          </w:tcPr>
          <w:p w14:paraId="0543AF3C"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0A634D7"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5345DDBE"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3A58A05C"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50CB732"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3DCE7D6"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CB6BB28"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r>
      <w:tr w:rsidR="004B22D9" w:rsidRPr="000C37D1" w14:paraId="43ED8EA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F182A4C" w14:textId="0CA922E6"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0C37D1">
              <w:t xml:space="preserve"> </w:t>
            </w:r>
          </w:p>
        </w:tc>
        <w:tc>
          <w:tcPr>
            <w:tcW w:w="556" w:type="pct"/>
          </w:tcPr>
          <w:p w14:paraId="6D1B884A" w14:textId="02417BFC"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0.636</w:t>
            </w:r>
          </w:p>
        </w:tc>
        <w:tc>
          <w:tcPr>
            <w:tcW w:w="556" w:type="pct"/>
          </w:tcPr>
          <w:p w14:paraId="54486130" w14:textId="253E2D98"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0.839</w:t>
            </w:r>
          </w:p>
        </w:tc>
        <w:tc>
          <w:tcPr>
            <w:tcW w:w="556" w:type="pct"/>
          </w:tcPr>
          <w:p w14:paraId="77C55443" w14:textId="5D67D8CA"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0.131</w:t>
            </w:r>
          </w:p>
        </w:tc>
        <w:tc>
          <w:tcPr>
            <w:tcW w:w="556" w:type="pct"/>
          </w:tcPr>
          <w:p w14:paraId="683E88C5" w14:textId="73F4B38B"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w:t>
            </w:r>
          </w:p>
        </w:tc>
        <w:tc>
          <w:tcPr>
            <w:tcW w:w="556" w:type="pct"/>
          </w:tcPr>
          <w:p w14:paraId="4211E647" w14:textId="0D98C67F"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w:t>
            </w:r>
          </w:p>
        </w:tc>
        <w:tc>
          <w:tcPr>
            <w:tcW w:w="556" w:type="pct"/>
            <w:shd w:val="clear" w:color="auto" w:fill="E7E6E6" w:themeFill="background2"/>
          </w:tcPr>
          <w:p w14:paraId="43BBFD2C" w14:textId="3903B84D"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0.473</w:t>
            </w:r>
          </w:p>
        </w:tc>
        <w:tc>
          <w:tcPr>
            <w:tcW w:w="552" w:type="pct"/>
            <w:shd w:val="clear" w:color="auto" w:fill="E7E6E6" w:themeFill="background2"/>
          </w:tcPr>
          <w:p w14:paraId="1DEC507C" w14:textId="5EC2245C"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0.536</w:t>
            </w:r>
          </w:p>
        </w:tc>
      </w:tr>
      <w:tr w:rsidR="004B22D9" w:rsidRPr="000C37D1" w14:paraId="05E55BB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AE7EF11" w14:textId="4FC0E695"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0C37D1">
              <w:t xml:space="preserve"> </w:t>
            </w:r>
          </w:p>
        </w:tc>
        <w:tc>
          <w:tcPr>
            <w:tcW w:w="556" w:type="pct"/>
          </w:tcPr>
          <w:p w14:paraId="4ECB1DAA" w14:textId="58F9B4B6"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0.502</w:t>
            </w:r>
          </w:p>
        </w:tc>
        <w:tc>
          <w:tcPr>
            <w:tcW w:w="556" w:type="pct"/>
          </w:tcPr>
          <w:p w14:paraId="613DEF54" w14:textId="7E969B68"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0.248</w:t>
            </w:r>
          </w:p>
        </w:tc>
        <w:tc>
          <w:tcPr>
            <w:tcW w:w="556" w:type="pct"/>
          </w:tcPr>
          <w:p w14:paraId="20134AED" w14:textId="72D4D732"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0.011</w:t>
            </w:r>
          </w:p>
        </w:tc>
        <w:tc>
          <w:tcPr>
            <w:tcW w:w="556" w:type="pct"/>
          </w:tcPr>
          <w:p w14:paraId="1F2E1EAC" w14:textId="6A508116"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0.766</w:t>
            </w:r>
          </w:p>
        </w:tc>
        <w:tc>
          <w:tcPr>
            <w:tcW w:w="556" w:type="pct"/>
          </w:tcPr>
          <w:p w14:paraId="475B6548" w14:textId="2D7526CC"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0.235</w:t>
            </w:r>
          </w:p>
        </w:tc>
        <w:tc>
          <w:tcPr>
            <w:tcW w:w="556" w:type="pct"/>
            <w:shd w:val="clear" w:color="auto" w:fill="E7E6E6" w:themeFill="background2"/>
          </w:tcPr>
          <w:p w14:paraId="184948DC" w14:textId="025E38FA"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0.283</w:t>
            </w:r>
          </w:p>
        </w:tc>
        <w:tc>
          <w:tcPr>
            <w:tcW w:w="552" w:type="pct"/>
            <w:shd w:val="clear" w:color="auto" w:fill="E7E6E6" w:themeFill="background2"/>
          </w:tcPr>
          <w:p w14:paraId="4E7CE142" w14:textId="73BC92A1"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0.254</w:t>
            </w:r>
          </w:p>
        </w:tc>
      </w:tr>
      <w:tr w:rsidR="004B22D9" w:rsidRPr="000C37D1" w14:paraId="168B40B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D88E449" w14:textId="7F9F9190"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0C37D1">
              <w:t xml:space="preserve"> </w:t>
            </w:r>
          </w:p>
        </w:tc>
        <w:tc>
          <w:tcPr>
            <w:tcW w:w="556" w:type="pct"/>
          </w:tcPr>
          <w:p w14:paraId="57AA7A04" w14:textId="3FC2715C"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0.510</w:t>
            </w:r>
          </w:p>
        </w:tc>
        <w:tc>
          <w:tcPr>
            <w:tcW w:w="556" w:type="pct"/>
          </w:tcPr>
          <w:p w14:paraId="4217DFD1" w14:textId="7BB339C9"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0.224</w:t>
            </w:r>
          </w:p>
        </w:tc>
        <w:tc>
          <w:tcPr>
            <w:tcW w:w="556" w:type="pct"/>
          </w:tcPr>
          <w:p w14:paraId="28F23223" w14:textId="2958690A"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0.010</w:t>
            </w:r>
          </w:p>
        </w:tc>
        <w:tc>
          <w:tcPr>
            <w:tcW w:w="556" w:type="pct"/>
          </w:tcPr>
          <w:p w14:paraId="6E7A410E" w14:textId="56D60FA9"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0.816</w:t>
            </w:r>
          </w:p>
        </w:tc>
        <w:tc>
          <w:tcPr>
            <w:tcW w:w="556" w:type="pct"/>
          </w:tcPr>
          <w:p w14:paraId="631E95D8" w14:textId="6D239D29"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0.181</w:t>
            </w:r>
          </w:p>
        </w:tc>
        <w:tc>
          <w:tcPr>
            <w:tcW w:w="556" w:type="pct"/>
            <w:shd w:val="clear" w:color="auto" w:fill="E7E6E6" w:themeFill="background2"/>
          </w:tcPr>
          <w:p w14:paraId="27675EB4" w14:textId="0A5114C6"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0.277</w:t>
            </w:r>
          </w:p>
        </w:tc>
        <w:tc>
          <w:tcPr>
            <w:tcW w:w="552" w:type="pct"/>
            <w:shd w:val="clear" w:color="auto" w:fill="E7E6E6" w:themeFill="background2"/>
          </w:tcPr>
          <w:p w14:paraId="43A8F40F" w14:textId="6396B28A"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0.248</w:t>
            </w:r>
          </w:p>
        </w:tc>
      </w:tr>
      <w:tr w:rsidR="004B22D9" w:rsidRPr="000C37D1" w14:paraId="314D42CE"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9A1C676" w14:textId="3CE2CA99"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0C37D1">
              <w:t xml:space="preserve"> </w:t>
            </w:r>
          </w:p>
        </w:tc>
        <w:tc>
          <w:tcPr>
            <w:tcW w:w="556" w:type="pct"/>
          </w:tcPr>
          <w:p w14:paraId="5E4766E5" w14:textId="274C4455"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0.364</w:t>
            </w:r>
          </w:p>
        </w:tc>
        <w:tc>
          <w:tcPr>
            <w:tcW w:w="556" w:type="pct"/>
          </w:tcPr>
          <w:p w14:paraId="74434AB6" w14:textId="33E62F72"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0.078</w:t>
            </w:r>
          </w:p>
        </w:tc>
        <w:tc>
          <w:tcPr>
            <w:tcW w:w="556" w:type="pct"/>
          </w:tcPr>
          <w:p w14:paraId="54961B0E" w14:textId="20B6F598"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0.002</w:t>
            </w:r>
          </w:p>
        </w:tc>
        <w:tc>
          <w:tcPr>
            <w:tcW w:w="556" w:type="pct"/>
          </w:tcPr>
          <w:p w14:paraId="1D98DA81" w14:textId="25F87F25"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0.775</w:t>
            </w:r>
          </w:p>
        </w:tc>
        <w:tc>
          <w:tcPr>
            <w:tcW w:w="556" w:type="pct"/>
          </w:tcPr>
          <w:p w14:paraId="0C03485B" w14:textId="49326763"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0.274</w:t>
            </w:r>
          </w:p>
        </w:tc>
        <w:tc>
          <w:tcPr>
            <w:tcW w:w="556" w:type="pct"/>
            <w:shd w:val="clear" w:color="auto" w:fill="E7E6E6" w:themeFill="background2"/>
          </w:tcPr>
          <w:p w14:paraId="74FB7517" w14:textId="2DB51C9B"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0.192</w:t>
            </w:r>
          </w:p>
        </w:tc>
        <w:tc>
          <w:tcPr>
            <w:tcW w:w="552" w:type="pct"/>
            <w:shd w:val="clear" w:color="auto" w:fill="E7E6E6" w:themeFill="background2"/>
          </w:tcPr>
          <w:p w14:paraId="6DC7EFBC" w14:textId="18171F68"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0.148</w:t>
            </w:r>
          </w:p>
        </w:tc>
      </w:tr>
      <w:tr w:rsidR="004B22D9" w:rsidRPr="000C37D1" w14:paraId="17721FBF"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7FEE6F7" w14:textId="292E451D" w:rsidR="004B22D9" w:rsidRPr="000C37D1" w:rsidRDefault="004B22D9" w:rsidP="00082E36">
            <w:pPr>
              <w:pStyle w:val="TableText"/>
            </w:pPr>
            <w:r w:rsidRPr="000C37D1">
              <w:t>S3</w:t>
            </w:r>
          </w:p>
        </w:tc>
        <w:tc>
          <w:tcPr>
            <w:tcW w:w="556" w:type="pct"/>
          </w:tcPr>
          <w:p w14:paraId="58EF504B"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E840C8"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C0A3C4E"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B85BB8"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EA38474"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21D0B1E"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1F40417C"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r>
      <w:tr w:rsidR="004B22D9" w:rsidRPr="000C37D1" w14:paraId="1AF51209"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0388E13" w14:textId="54F8EC47"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0C37D1">
              <w:t xml:space="preserve"> </w:t>
            </w:r>
          </w:p>
        </w:tc>
        <w:tc>
          <w:tcPr>
            <w:tcW w:w="556" w:type="pct"/>
          </w:tcPr>
          <w:p w14:paraId="64AF1E68" w14:textId="4A1C9BFE"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0.565</w:t>
            </w:r>
          </w:p>
        </w:tc>
        <w:tc>
          <w:tcPr>
            <w:tcW w:w="556" w:type="pct"/>
          </w:tcPr>
          <w:p w14:paraId="2D2E5BC4" w14:textId="4699367D"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0.639</w:t>
            </w:r>
          </w:p>
        </w:tc>
        <w:tc>
          <w:tcPr>
            <w:tcW w:w="556" w:type="pct"/>
          </w:tcPr>
          <w:p w14:paraId="66833BD4" w14:textId="7ECC43BB"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0.089</w:t>
            </w:r>
          </w:p>
        </w:tc>
        <w:tc>
          <w:tcPr>
            <w:tcW w:w="556" w:type="pct"/>
          </w:tcPr>
          <w:p w14:paraId="539B14BF" w14:textId="7D4F53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w:t>
            </w:r>
          </w:p>
        </w:tc>
        <w:tc>
          <w:tcPr>
            <w:tcW w:w="556" w:type="pct"/>
          </w:tcPr>
          <w:p w14:paraId="7F77D054" w14:textId="67420A38"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w:t>
            </w:r>
          </w:p>
        </w:tc>
        <w:tc>
          <w:tcPr>
            <w:tcW w:w="556" w:type="pct"/>
            <w:shd w:val="clear" w:color="auto" w:fill="E7E6E6" w:themeFill="background2"/>
          </w:tcPr>
          <w:p w14:paraId="32802AC4" w14:textId="77DA5945"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0.380</w:t>
            </w:r>
          </w:p>
        </w:tc>
        <w:tc>
          <w:tcPr>
            <w:tcW w:w="552" w:type="pct"/>
            <w:shd w:val="clear" w:color="auto" w:fill="E7E6E6" w:themeFill="background2"/>
          </w:tcPr>
          <w:p w14:paraId="79F56B9B" w14:textId="6471AEC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0.431</w:t>
            </w:r>
          </w:p>
        </w:tc>
      </w:tr>
      <w:tr w:rsidR="004B22D9" w:rsidRPr="000C37D1" w14:paraId="2ADC255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656DFA3" w14:textId="5B45F352"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0C37D1">
              <w:t xml:space="preserve"> </w:t>
            </w:r>
          </w:p>
        </w:tc>
        <w:tc>
          <w:tcPr>
            <w:tcW w:w="556" w:type="pct"/>
          </w:tcPr>
          <w:p w14:paraId="4DCE1BD3" w14:textId="784AF11D"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0.163</w:t>
            </w:r>
          </w:p>
        </w:tc>
        <w:tc>
          <w:tcPr>
            <w:tcW w:w="556" w:type="pct"/>
          </w:tcPr>
          <w:p w14:paraId="770E3C8C" w14:textId="6E10EA28"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0.056</w:t>
            </w:r>
          </w:p>
        </w:tc>
        <w:tc>
          <w:tcPr>
            <w:tcW w:w="556" w:type="pct"/>
          </w:tcPr>
          <w:p w14:paraId="7835D153" w14:textId="19F3EDDB"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0.001</w:t>
            </w:r>
          </w:p>
        </w:tc>
        <w:tc>
          <w:tcPr>
            <w:tcW w:w="556" w:type="pct"/>
          </w:tcPr>
          <w:p w14:paraId="43AC50C4" w14:textId="3DF89EA2"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0.082</w:t>
            </w:r>
          </w:p>
        </w:tc>
        <w:tc>
          <w:tcPr>
            <w:tcW w:w="556" w:type="pct"/>
          </w:tcPr>
          <w:p w14:paraId="44A35388" w14:textId="05EA8FE9"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0.339</w:t>
            </w:r>
          </w:p>
        </w:tc>
        <w:tc>
          <w:tcPr>
            <w:tcW w:w="556" w:type="pct"/>
            <w:shd w:val="clear" w:color="auto" w:fill="E7E6E6" w:themeFill="background2"/>
          </w:tcPr>
          <w:p w14:paraId="48C86A90" w14:textId="76F23D5B"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0.090</w:t>
            </w:r>
          </w:p>
        </w:tc>
        <w:tc>
          <w:tcPr>
            <w:tcW w:w="552" w:type="pct"/>
            <w:shd w:val="clear" w:color="auto" w:fill="E7E6E6" w:themeFill="background2"/>
          </w:tcPr>
          <w:p w14:paraId="4BACEE34" w14:textId="0F4CDB6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0.073</w:t>
            </w:r>
          </w:p>
        </w:tc>
      </w:tr>
      <w:tr w:rsidR="004B22D9" w:rsidRPr="000C37D1" w14:paraId="3C01D496"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74914CB3" w14:textId="16F2ED78"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0C37D1">
              <w:t xml:space="preserve"> </w:t>
            </w:r>
          </w:p>
        </w:tc>
        <w:tc>
          <w:tcPr>
            <w:tcW w:w="556" w:type="pct"/>
          </w:tcPr>
          <w:p w14:paraId="05385B3A" w14:textId="1289AE00"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0.179</w:t>
            </w:r>
          </w:p>
        </w:tc>
        <w:tc>
          <w:tcPr>
            <w:tcW w:w="556" w:type="pct"/>
          </w:tcPr>
          <w:p w14:paraId="5E107EA2" w14:textId="46E4F69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0.054</w:t>
            </w:r>
          </w:p>
        </w:tc>
        <w:tc>
          <w:tcPr>
            <w:tcW w:w="556" w:type="pct"/>
          </w:tcPr>
          <w:p w14:paraId="39D70064" w14:textId="57F6C941"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0.000</w:t>
            </w:r>
          </w:p>
        </w:tc>
        <w:tc>
          <w:tcPr>
            <w:tcW w:w="556" w:type="pct"/>
          </w:tcPr>
          <w:p w14:paraId="0836D99E" w14:textId="7617528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0.085</w:t>
            </w:r>
          </w:p>
        </w:tc>
        <w:tc>
          <w:tcPr>
            <w:tcW w:w="556" w:type="pct"/>
          </w:tcPr>
          <w:p w14:paraId="3B473B58" w14:textId="77C5EE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0.213</w:t>
            </w:r>
          </w:p>
        </w:tc>
        <w:tc>
          <w:tcPr>
            <w:tcW w:w="556" w:type="pct"/>
            <w:shd w:val="clear" w:color="auto" w:fill="E7E6E6" w:themeFill="background2"/>
          </w:tcPr>
          <w:p w14:paraId="36BC7A9B" w14:textId="7F5A3AF2"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0.086</w:t>
            </w:r>
          </w:p>
        </w:tc>
        <w:tc>
          <w:tcPr>
            <w:tcW w:w="552" w:type="pct"/>
            <w:shd w:val="clear" w:color="auto" w:fill="E7E6E6" w:themeFill="background2"/>
          </w:tcPr>
          <w:p w14:paraId="77B86BC4" w14:textId="43944F86"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0.078</w:t>
            </w:r>
          </w:p>
        </w:tc>
      </w:tr>
      <w:tr w:rsidR="004B22D9" w:rsidRPr="000C37D1" w14:paraId="0640BC9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4AE5D7C" w14:textId="25A40795"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0C37D1">
              <w:t xml:space="preserve"> </w:t>
            </w:r>
          </w:p>
        </w:tc>
        <w:tc>
          <w:tcPr>
            <w:tcW w:w="556" w:type="pct"/>
          </w:tcPr>
          <w:p w14:paraId="504531D1" w14:textId="2BBB9A0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0.078</w:t>
            </w:r>
          </w:p>
        </w:tc>
        <w:tc>
          <w:tcPr>
            <w:tcW w:w="556" w:type="pct"/>
          </w:tcPr>
          <w:p w14:paraId="0994FB9E" w14:textId="5710C9EB"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0.017</w:t>
            </w:r>
          </w:p>
        </w:tc>
        <w:tc>
          <w:tcPr>
            <w:tcW w:w="556" w:type="pct"/>
          </w:tcPr>
          <w:p w14:paraId="338583F6" w14:textId="06CC00FB"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0.000</w:t>
            </w:r>
          </w:p>
        </w:tc>
        <w:tc>
          <w:tcPr>
            <w:tcW w:w="556" w:type="pct"/>
          </w:tcPr>
          <w:p w14:paraId="24244A9D" w14:textId="59D6F6EB"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0.066</w:t>
            </w:r>
          </w:p>
        </w:tc>
        <w:tc>
          <w:tcPr>
            <w:tcW w:w="556" w:type="pct"/>
          </w:tcPr>
          <w:p w14:paraId="1F4F1F23" w14:textId="26CB8E62"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0.223</w:t>
            </w:r>
          </w:p>
        </w:tc>
        <w:tc>
          <w:tcPr>
            <w:tcW w:w="556" w:type="pct"/>
            <w:shd w:val="clear" w:color="auto" w:fill="E7E6E6" w:themeFill="background2"/>
          </w:tcPr>
          <w:p w14:paraId="396A3ABC" w14:textId="6A22067D"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0.045</w:t>
            </w:r>
          </w:p>
        </w:tc>
        <w:tc>
          <w:tcPr>
            <w:tcW w:w="552" w:type="pct"/>
            <w:shd w:val="clear" w:color="auto" w:fill="E7E6E6" w:themeFill="background2"/>
          </w:tcPr>
          <w:p w14:paraId="3B5C20E7" w14:textId="365FCECA"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0.032</w:t>
            </w:r>
          </w:p>
        </w:tc>
      </w:tr>
      <w:tr w:rsidR="004B22D9" w:rsidRPr="000C37D1" w14:paraId="062EB8FC"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665E9B22" w14:textId="2E355540" w:rsidR="004B22D9" w:rsidRPr="000C37D1" w:rsidRDefault="004B22D9" w:rsidP="00082E36">
            <w:pPr>
              <w:pStyle w:val="TableText"/>
            </w:pPr>
            <w:r w:rsidRPr="000C37D1">
              <w:t>S4</w:t>
            </w:r>
          </w:p>
        </w:tc>
        <w:tc>
          <w:tcPr>
            <w:tcW w:w="556" w:type="pct"/>
          </w:tcPr>
          <w:p w14:paraId="5672629C"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D3DCCCA"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6E66495"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FAD8412"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EB05526"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DBF4589"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DDB4B1F" w14:textId="7777777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r>
      <w:tr w:rsidR="004B22D9" w:rsidRPr="000C37D1" w14:paraId="563F5E36"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97B3DF0" w14:textId="7050F809"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0C37D1">
              <w:t xml:space="preserve"> </w:t>
            </w:r>
          </w:p>
        </w:tc>
        <w:tc>
          <w:tcPr>
            <w:tcW w:w="556" w:type="pct"/>
          </w:tcPr>
          <w:p w14:paraId="18040857" w14:textId="148CEC02"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0.624</w:t>
            </w:r>
          </w:p>
        </w:tc>
        <w:tc>
          <w:tcPr>
            <w:tcW w:w="556" w:type="pct"/>
          </w:tcPr>
          <w:p w14:paraId="6DC0B783" w14:textId="7D46CD48"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0.808</w:t>
            </w:r>
          </w:p>
        </w:tc>
        <w:tc>
          <w:tcPr>
            <w:tcW w:w="556" w:type="pct"/>
          </w:tcPr>
          <w:p w14:paraId="154D087D" w14:textId="203E4B14"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0.137</w:t>
            </w:r>
          </w:p>
        </w:tc>
        <w:tc>
          <w:tcPr>
            <w:tcW w:w="556" w:type="pct"/>
          </w:tcPr>
          <w:p w14:paraId="474B6C77" w14:textId="10D304ED"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w:t>
            </w:r>
          </w:p>
        </w:tc>
        <w:tc>
          <w:tcPr>
            <w:tcW w:w="556" w:type="pct"/>
          </w:tcPr>
          <w:p w14:paraId="338CEEE4" w14:textId="0A70B69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w:t>
            </w:r>
          </w:p>
        </w:tc>
        <w:tc>
          <w:tcPr>
            <w:tcW w:w="556" w:type="pct"/>
            <w:shd w:val="clear" w:color="auto" w:fill="E7E6E6" w:themeFill="background2"/>
          </w:tcPr>
          <w:p w14:paraId="40B57C9E" w14:textId="21198511"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0.461</w:t>
            </w:r>
          </w:p>
        </w:tc>
        <w:tc>
          <w:tcPr>
            <w:tcW w:w="552" w:type="pct"/>
            <w:shd w:val="clear" w:color="auto" w:fill="E7E6E6" w:themeFill="background2"/>
          </w:tcPr>
          <w:p w14:paraId="0D7A806F" w14:textId="6B129838"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0.523</w:t>
            </w:r>
          </w:p>
        </w:tc>
      </w:tr>
      <w:tr w:rsidR="004B22D9" w:rsidRPr="000C37D1" w14:paraId="2D1CC4C5"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6CD49E95" w14:textId="7C3CD1A9"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0C37D1">
              <w:t xml:space="preserve"> </w:t>
            </w:r>
          </w:p>
        </w:tc>
        <w:tc>
          <w:tcPr>
            <w:tcW w:w="556" w:type="pct"/>
          </w:tcPr>
          <w:p w14:paraId="33D4B4DD" w14:textId="43667B4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0.312</w:t>
            </w:r>
          </w:p>
        </w:tc>
        <w:tc>
          <w:tcPr>
            <w:tcW w:w="556" w:type="pct"/>
          </w:tcPr>
          <w:p w14:paraId="022B4A25" w14:textId="4D94320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0.185</w:t>
            </w:r>
          </w:p>
        </w:tc>
        <w:tc>
          <w:tcPr>
            <w:tcW w:w="556" w:type="pct"/>
          </w:tcPr>
          <w:p w14:paraId="51C82856" w14:textId="49500B36"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0.003</w:t>
            </w:r>
          </w:p>
        </w:tc>
        <w:tc>
          <w:tcPr>
            <w:tcW w:w="556" w:type="pct"/>
          </w:tcPr>
          <w:p w14:paraId="06C03C3F" w14:textId="24E3871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0.310</w:t>
            </w:r>
          </w:p>
        </w:tc>
        <w:tc>
          <w:tcPr>
            <w:tcW w:w="556" w:type="pct"/>
          </w:tcPr>
          <w:p w14:paraId="17D3EE91" w14:textId="6BED395C"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0.304</w:t>
            </w:r>
          </w:p>
        </w:tc>
        <w:tc>
          <w:tcPr>
            <w:tcW w:w="556" w:type="pct"/>
            <w:shd w:val="clear" w:color="auto" w:fill="E7E6E6" w:themeFill="background2"/>
          </w:tcPr>
          <w:p w14:paraId="3873F490" w14:textId="06BE7F8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0.183</w:t>
            </w:r>
          </w:p>
        </w:tc>
        <w:tc>
          <w:tcPr>
            <w:tcW w:w="552" w:type="pct"/>
            <w:shd w:val="clear" w:color="auto" w:fill="E7E6E6" w:themeFill="background2"/>
          </w:tcPr>
          <w:p w14:paraId="537A0184" w14:textId="552F1052"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0.167</w:t>
            </w:r>
          </w:p>
        </w:tc>
      </w:tr>
      <w:tr w:rsidR="004B22D9" w:rsidRPr="000C37D1" w14:paraId="18EC447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F788E31" w14:textId="6D322EA6"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0C37D1">
              <w:t xml:space="preserve"> </w:t>
            </w:r>
          </w:p>
        </w:tc>
        <w:tc>
          <w:tcPr>
            <w:tcW w:w="556" w:type="pct"/>
          </w:tcPr>
          <w:p w14:paraId="6EF3B25C" w14:textId="0991EF10"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0.279</w:t>
            </w:r>
          </w:p>
        </w:tc>
        <w:tc>
          <w:tcPr>
            <w:tcW w:w="556" w:type="pct"/>
          </w:tcPr>
          <w:p w14:paraId="160E54FB" w14:textId="3E8CE10D"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0.142</w:t>
            </w:r>
          </w:p>
        </w:tc>
        <w:tc>
          <w:tcPr>
            <w:tcW w:w="556" w:type="pct"/>
          </w:tcPr>
          <w:p w14:paraId="3EDEE7D7" w14:textId="3DA277F4"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0.002</w:t>
            </w:r>
          </w:p>
        </w:tc>
        <w:tc>
          <w:tcPr>
            <w:tcW w:w="556" w:type="pct"/>
          </w:tcPr>
          <w:p w14:paraId="087107F6" w14:textId="1CE0A961"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0.228</w:t>
            </w:r>
          </w:p>
        </w:tc>
        <w:tc>
          <w:tcPr>
            <w:tcW w:w="556" w:type="pct"/>
          </w:tcPr>
          <w:p w14:paraId="734B2E92" w14:textId="71CEAAA1"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0.195</w:t>
            </w:r>
          </w:p>
        </w:tc>
        <w:tc>
          <w:tcPr>
            <w:tcW w:w="556" w:type="pct"/>
            <w:shd w:val="clear" w:color="auto" w:fill="E7E6E6" w:themeFill="background2"/>
          </w:tcPr>
          <w:p w14:paraId="26469ED0" w14:textId="2074CBC4"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0.149</w:t>
            </w:r>
          </w:p>
        </w:tc>
        <w:tc>
          <w:tcPr>
            <w:tcW w:w="552" w:type="pct"/>
            <w:shd w:val="clear" w:color="auto" w:fill="E7E6E6" w:themeFill="background2"/>
          </w:tcPr>
          <w:p w14:paraId="7E474A21" w14:textId="3BB9D99F"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0.141</w:t>
            </w:r>
          </w:p>
        </w:tc>
      </w:tr>
      <w:tr w:rsidR="004B22D9" w:rsidRPr="000C37D1" w14:paraId="663B8AAA"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2561704D" w14:textId="1BF5B637"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0C37D1">
              <w:t xml:space="preserve"> </w:t>
            </w:r>
          </w:p>
        </w:tc>
        <w:tc>
          <w:tcPr>
            <w:tcW w:w="556" w:type="pct"/>
          </w:tcPr>
          <w:p w14:paraId="261E02E1" w14:textId="63DE842C"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0.209</w:t>
            </w:r>
          </w:p>
        </w:tc>
        <w:tc>
          <w:tcPr>
            <w:tcW w:w="556" w:type="pct"/>
          </w:tcPr>
          <w:p w14:paraId="68614176" w14:textId="6A817CE6"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0.094</w:t>
            </w:r>
          </w:p>
        </w:tc>
        <w:tc>
          <w:tcPr>
            <w:tcW w:w="556" w:type="pct"/>
          </w:tcPr>
          <w:p w14:paraId="76192FE5" w14:textId="04A1797F"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0.003</w:t>
            </w:r>
          </w:p>
        </w:tc>
        <w:tc>
          <w:tcPr>
            <w:tcW w:w="556" w:type="pct"/>
          </w:tcPr>
          <w:p w14:paraId="3F4F50D6" w14:textId="41BEACDE"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0.168</w:t>
            </w:r>
          </w:p>
        </w:tc>
        <w:tc>
          <w:tcPr>
            <w:tcW w:w="556" w:type="pct"/>
          </w:tcPr>
          <w:p w14:paraId="60DD0A44" w14:textId="4AFA8F2C"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0.227</w:t>
            </w:r>
          </w:p>
        </w:tc>
        <w:tc>
          <w:tcPr>
            <w:tcW w:w="556" w:type="pct"/>
            <w:shd w:val="clear" w:color="auto" w:fill="E7E6E6" w:themeFill="background2"/>
          </w:tcPr>
          <w:p w14:paraId="1ADFBB75" w14:textId="0953729D"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0.113</w:t>
            </w:r>
          </w:p>
        </w:tc>
        <w:tc>
          <w:tcPr>
            <w:tcW w:w="552" w:type="pct"/>
            <w:shd w:val="clear" w:color="auto" w:fill="E7E6E6" w:themeFill="background2"/>
          </w:tcPr>
          <w:p w14:paraId="1427286F" w14:textId="6160AC8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0.102</w:t>
            </w:r>
          </w:p>
        </w:tc>
      </w:tr>
      <w:tr w:rsidR="004B22D9" w:rsidRPr="000C37D1" w14:paraId="007AF644"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83ADAAE" w14:textId="4F14572F" w:rsidR="004B22D9" w:rsidRPr="000C37D1" w:rsidRDefault="004B22D9" w:rsidP="00082E36">
            <w:pPr>
              <w:pStyle w:val="TableText"/>
            </w:pPr>
            <w:r w:rsidRPr="000C37D1">
              <w:t>S5</w:t>
            </w:r>
          </w:p>
        </w:tc>
        <w:tc>
          <w:tcPr>
            <w:tcW w:w="556" w:type="pct"/>
          </w:tcPr>
          <w:p w14:paraId="64E43228"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165066B"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BB40133"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39EE290"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1666A69"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510CE52E"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76C107E6" w14:textId="7777777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r>
      <w:tr w:rsidR="004B22D9" w:rsidRPr="000C37D1" w14:paraId="5B8FB3C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462C87" w14:textId="7500B438"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0C37D1">
              <w:t xml:space="preserve"> </w:t>
            </w:r>
          </w:p>
        </w:tc>
        <w:tc>
          <w:tcPr>
            <w:tcW w:w="556" w:type="pct"/>
          </w:tcPr>
          <w:p w14:paraId="0726F5C3" w14:textId="54C7996C"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0.624</w:t>
            </w:r>
          </w:p>
        </w:tc>
        <w:tc>
          <w:tcPr>
            <w:tcW w:w="556" w:type="pct"/>
          </w:tcPr>
          <w:p w14:paraId="7CAEFA16" w14:textId="0855B109"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0.808</w:t>
            </w:r>
          </w:p>
        </w:tc>
        <w:tc>
          <w:tcPr>
            <w:tcW w:w="556" w:type="pct"/>
          </w:tcPr>
          <w:p w14:paraId="5FBD280C" w14:textId="5A754FDA"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0.137</w:t>
            </w:r>
          </w:p>
        </w:tc>
        <w:tc>
          <w:tcPr>
            <w:tcW w:w="556" w:type="pct"/>
          </w:tcPr>
          <w:p w14:paraId="76B634F0" w14:textId="61855721"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w:t>
            </w:r>
          </w:p>
        </w:tc>
        <w:tc>
          <w:tcPr>
            <w:tcW w:w="556" w:type="pct"/>
          </w:tcPr>
          <w:p w14:paraId="4719E08F" w14:textId="536C6D45"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w:t>
            </w:r>
          </w:p>
        </w:tc>
        <w:tc>
          <w:tcPr>
            <w:tcW w:w="556" w:type="pct"/>
            <w:shd w:val="clear" w:color="auto" w:fill="E7E6E6" w:themeFill="background2"/>
          </w:tcPr>
          <w:p w14:paraId="46C8B414" w14:textId="01A8D992"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0.461</w:t>
            </w:r>
          </w:p>
        </w:tc>
        <w:tc>
          <w:tcPr>
            <w:tcW w:w="552" w:type="pct"/>
            <w:shd w:val="clear" w:color="auto" w:fill="E7E6E6" w:themeFill="background2"/>
          </w:tcPr>
          <w:p w14:paraId="1CB12CD9" w14:textId="45AF5FED"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0.523</w:t>
            </w:r>
          </w:p>
        </w:tc>
      </w:tr>
      <w:tr w:rsidR="004B22D9" w:rsidRPr="000C37D1" w14:paraId="19552C7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C0D5E4C" w14:textId="0C7A002F"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0C37D1">
              <w:t xml:space="preserve"> </w:t>
            </w:r>
          </w:p>
        </w:tc>
        <w:tc>
          <w:tcPr>
            <w:tcW w:w="556" w:type="pct"/>
          </w:tcPr>
          <w:p w14:paraId="37E76EC3" w14:textId="47C24908"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0.330</w:t>
            </w:r>
          </w:p>
        </w:tc>
        <w:tc>
          <w:tcPr>
            <w:tcW w:w="556" w:type="pct"/>
          </w:tcPr>
          <w:p w14:paraId="449110EC" w14:textId="37BBF2F9"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0.195</w:t>
            </w:r>
          </w:p>
        </w:tc>
        <w:tc>
          <w:tcPr>
            <w:tcW w:w="556" w:type="pct"/>
          </w:tcPr>
          <w:p w14:paraId="0C42FEA9" w14:textId="40651D96"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0.003</w:t>
            </w:r>
          </w:p>
        </w:tc>
        <w:tc>
          <w:tcPr>
            <w:tcW w:w="556" w:type="pct"/>
          </w:tcPr>
          <w:p w14:paraId="01305378" w14:textId="022CE940"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0.311</w:t>
            </w:r>
          </w:p>
        </w:tc>
        <w:tc>
          <w:tcPr>
            <w:tcW w:w="556" w:type="pct"/>
          </w:tcPr>
          <w:p w14:paraId="35FECD4E" w14:textId="0FFCE2FE"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0.293</w:t>
            </w:r>
          </w:p>
        </w:tc>
        <w:tc>
          <w:tcPr>
            <w:tcW w:w="556" w:type="pct"/>
            <w:shd w:val="clear" w:color="auto" w:fill="E7E6E6" w:themeFill="background2"/>
          </w:tcPr>
          <w:p w14:paraId="0B16F159" w14:textId="739CDA3A"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0.191</w:t>
            </w:r>
          </w:p>
        </w:tc>
        <w:tc>
          <w:tcPr>
            <w:tcW w:w="552" w:type="pct"/>
            <w:shd w:val="clear" w:color="auto" w:fill="E7E6E6" w:themeFill="background2"/>
          </w:tcPr>
          <w:p w14:paraId="0A359144" w14:textId="636CDD80"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0.176</w:t>
            </w:r>
          </w:p>
        </w:tc>
      </w:tr>
      <w:tr w:rsidR="004B22D9" w:rsidRPr="000C37D1" w14:paraId="35DBF33F"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F1288C" w14:textId="624D550D"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0C37D1">
              <w:t xml:space="preserve"> </w:t>
            </w:r>
          </w:p>
        </w:tc>
        <w:tc>
          <w:tcPr>
            <w:tcW w:w="556" w:type="pct"/>
          </w:tcPr>
          <w:p w14:paraId="26AD319E" w14:textId="627A7035"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0.323</w:t>
            </w:r>
          </w:p>
        </w:tc>
        <w:tc>
          <w:tcPr>
            <w:tcW w:w="556" w:type="pct"/>
          </w:tcPr>
          <w:p w14:paraId="5D553B0F" w14:textId="0E2F9300"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0.156</w:t>
            </w:r>
          </w:p>
        </w:tc>
        <w:tc>
          <w:tcPr>
            <w:tcW w:w="556" w:type="pct"/>
          </w:tcPr>
          <w:p w14:paraId="29C7A54A" w14:textId="52271023"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0.002</w:t>
            </w:r>
          </w:p>
        </w:tc>
        <w:tc>
          <w:tcPr>
            <w:tcW w:w="556" w:type="pct"/>
          </w:tcPr>
          <w:p w14:paraId="6B1CBE81" w14:textId="3FA2DDD7"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0.286</w:t>
            </w:r>
          </w:p>
        </w:tc>
        <w:tc>
          <w:tcPr>
            <w:tcW w:w="556" w:type="pct"/>
          </w:tcPr>
          <w:p w14:paraId="48C544A9" w14:textId="0378A348"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0.190</w:t>
            </w:r>
          </w:p>
        </w:tc>
        <w:tc>
          <w:tcPr>
            <w:tcW w:w="556" w:type="pct"/>
            <w:shd w:val="clear" w:color="auto" w:fill="E7E6E6" w:themeFill="background2"/>
          </w:tcPr>
          <w:p w14:paraId="52E7F384" w14:textId="410AD400"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0.169</w:t>
            </w:r>
          </w:p>
        </w:tc>
        <w:tc>
          <w:tcPr>
            <w:tcW w:w="552" w:type="pct"/>
            <w:shd w:val="clear" w:color="auto" w:fill="E7E6E6" w:themeFill="background2"/>
          </w:tcPr>
          <w:p w14:paraId="2775ECEA" w14:textId="70729C12" w:rsidR="004B22D9" w:rsidRPr="000C37D1"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0C37D1">
              <w:t>0.160</w:t>
            </w:r>
          </w:p>
        </w:tc>
      </w:tr>
      <w:tr w:rsidR="004B22D9" w:rsidRPr="000C37D1" w14:paraId="791FE31B"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20F9AB7" w14:textId="7519BA28" w:rsidR="004B22D9" w:rsidRPr="000C37D1"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0C37D1">
              <w:t xml:space="preserve"> </w:t>
            </w:r>
          </w:p>
        </w:tc>
        <w:tc>
          <w:tcPr>
            <w:tcW w:w="556" w:type="pct"/>
          </w:tcPr>
          <w:p w14:paraId="3BAF4EB9" w14:textId="14CCFEDD"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0.229</w:t>
            </w:r>
          </w:p>
        </w:tc>
        <w:tc>
          <w:tcPr>
            <w:tcW w:w="556" w:type="pct"/>
          </w:tcPr>
          <w:p w14:paraId="4F6BECCB" w14:textId="175A28D9"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0.115</w:t>
            </w:r>
          </w:p>
        </w:tc>
        <w:tc>
          <w:tcPr>
            <w:tcW w:w="556" w:type="pct"/>
          </w:tcPr>
          <w:p w14:paraId="7A67FC90" w14:textId="78DDC806"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0.002</w:t>
            </w:r>
          </w:p>
        </w:tc>
        <w:tc>
          <w:tcPr>
            <w:tcW w:w="556" w:type="pct"/>
          </w:tcPr>
          <w:p w14:paraId="025111D5" w14:textId="6F4F7B0C"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0.199</w:t>
            </w:r>
          </w:p>
        </w:tc>
        <w:tc>
          <w:tcPr>
            <w:tcW w:w="556" w:type="pct"/>
          </w:tcPr>
          <w:p w14:paraId="7B25D30B" w14:textId="573078B7"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0.207</w:t>
            </w:r>
          </w:p>
        </w:tc>
        <w:tc>
          <w:tcPr>
            <w:tcW w:w="556" w:type="pct"/>
            <w:shd w:val="clear" w:color="auto" w:fill="E7E6E6" w:themeFill="background2"/>
          </w:tcPr>
          <w:p w14:paraId="751E55D1" w14:textId="7993D9F8"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0.125</w:t>
            </w:r>
          </w:p>
        </w:tc>
        <w:tc>
          <w:tcPr>
            <w:tcW w:w="552" w:type="pct"/>
            <w:shd w:val="clear" w:color="auto" w:fill="E7E6E6" w:themeFill="background2"/>
          </w:tcPr>
          <w:p w14:paraId="27CF1768" w14:textId="381E08F6" w:rsidR="004B22D9" w:rsidRPr="000C37D1"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0C37D1">
              <w:t>0.115</w:t>
            </w:r>
          </w:p>
        </w:tc>
      </w:tr>
    </w:tbl>
    <w:p w14:paraId="11B095C1" w14:textId="77777777" w:rsidR="00A22191" w:rsidRPr="000C37D1" w:rsidRDefault="00A22191" w:rsidP="00A22191">
      <w:pPr>
        <w:pStyle w:val="ParText"/>
      </w:pPr>
    </w:p>
    <w:p w14:paraId="600DC12E" w14:textId="49242337" w:rsidR="002D1570" w:rsidRPr="000C37D1" w:rsidRDefault="0036272A" w:rsidP="002D1570">
      <w:pPr>
        <w:jc w:val="center"/>
      </w:pPr>
      <w:r w:rsidRPr="000C37D1">
        <w:lastRenderedPageBreak/>
        <w:drawing>
          <wp:inline distT="0" distB="0" distL="0" distR="0" wp14:anchorId="308753B3" wp14:editId="3B22D58B">
            <wp:extent cx="5040000" cy="3677753"/>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040000" cy="3677753"/>
                    </a:xfrm>
                    <a:prstGeom prst="rect">
                      <a:avLst/>
                    </a:prstGeom>
                    <a:noFill/>
                    <a:ln>
                      <a:noFill/>
                    </a:ln>
                  </pic:spPr>
                </pic:pic>
              </a:graphicData>
            </a:graphic>
          </wp:inline>
        </w:drawing>
      </w:r>
    </w:p>
    <w:p w14:paraId="0AB8FE18" w14:textId="21396D44" w:rsidR="002D1570" w:rsidRPr="000C37D1" w:rsidRDefault="002D1570" w:rsidP="002D1570">
      <w:pPr>
        <w:pStyle w:val="Caption"/>
      </w:pPr>
      <w:bookmarkStart w:id="395" w:name="_Ref236172698"/>
      <w:bookmarkStart w:id="396" w:name="_Toc236574116"/>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15</w:t>
      </w:r>
      <w:r w:rsidR="00840146" w:rsidRPr="000C37D1">
        <w:fldChar w:fldCharType="end"/>
      </w:r>
      <w:bookmarkEnd w:id="395"/>
      <w:r w:rsidRPr="000C37D1">
        <w:t xml:space="preserve"> </w:t>
      </w:r>
      <w:r w:rsidR="002034AC" w:rsidRPr="000C37D1">
        <w:t>Average burned-area, burned-forest, and affected population evolution of the four configurations under the five scenarios</w:t>
      </w:r>
      <w:bookmarkEnd w:id="396"/>
    </w:p>
    <w:p w14:paraId="1E5ECAF3" w14:textId="2711C81B" w:rsidR="00185E4D" w:rsidRPr="000C37D1" w:rsidRDefault="002D1570" w:rsidP="002D1570">
      <w:pPr>
        <w:jc w:val="center"/>
      </w:pPr>
      <w:r w:rsidRPr="000C37D1">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7B477514" w14:textId="4EC5F051" w:rsidR="001C272A" w:rsidRPr="000C37D1" w:rsidRDefault="001C272A" w:rsidP="001C272A">
      <w:pPr>
        <w:pStyle w:val="Caption"/>
      </w:pPr>
      <w:bookmarkStart w:id="397" w:name="_Ref236172998"/>
      <w:bookmarkStart w:id="398" w:name="_Toc236574117"/>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16</w:t>
      </w:r>
      <w:r w:rsidR="00840146" w:rsidRPr="000C37D1">
        <w:fldChar w:fldCharType="end"/>
      </w:r>
      <w:bookmarkEnd w:id="397"/>
      <w:r w:rsidRPr="000C37D1">
        <w:t xml:space="preserve"> </w:t>
      </w:r>
      <w:r w:rsidR="002034AC" w:rsidRPr="000C37D1">
        <w:t>Average physical cost evolution of the four configurations under the five scenarios</w:t>
      </w:r>
      <w:bookmarkEnd w:id="398"/>
    </w:p>
    <w:p w14:paraId="76E1923F" w14:textId="3C91172A" w:rsidR="00C05B0F" w:rsidRPr="000C37D1" w:rsidRDefault="00CD32A1" w:rsidP="00455C31">
      <w:pPr>
        <w:spacing w:after="0"/>
        <w:jc w:val="center"/>
      </w:pPr>
      <w:r w:rsidRPr="000C37D1">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5FB9865C" w14:textId="0125DADA" w:rsidR="001C272A" w:rsidRPr="000C37D1" w:rsidRDefault="001C272A" w:rsidP="002D1570">
      <w:pPr>
        <w:pStyle w:val="Caption"/>
      </w:pPr>
      <w:bookmarkStart w:id="399" w:name="_Ref236172999"/>
      <w:bookmarkStart w:id="400" w:name="_Toc236574118"/>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17</w:t>
      </w:r>
      <w:r w:rsidR="00840146" w:rsidRPr="000C37D1">
        <w:fldChar w:fldCharType="end"/>
      </w:r>
      <w:bookmarkEnd w:id="399"/>
      <w:r w:rsidRPr="000C37D1">
        <w:t xml:space="preserve"> </w:t>
      </w:r>
      <w:r w:rsidR="002034AC" w:rsidRPr="000C37D1">
        <w:t>Average total cost evolution of the four configurations under the five scenarios</w:t>
      </w:r>
      <w:bookmarkEnd w:id="400"/>
    </w:p>
    <w:p w14:paraId="16BC0A6F" w14:textId="7BFEFFE9" w:rsidR="0030733A" w:rsidRPr="000C37D1" w:rsidRDefault="00F71839" w:rsidP="0030733A">
      <w:pPr>
        <w:pStyle w:val="Heading3"/>
      </w:pPr>
      <w:bookmarkStart w:id="401" w:name="_Toc236574023"/>
      <w:r w:rsidRPr="000C37D1">
        <w:t>Open Decision Space Performance</w:t>
      </w:r>
      <w:bookmarkEnd w:id="401"/>
    </w:p>
    <w:p w14:paraId="36DD4378" w14:textId="59FDF118" w:rsidR="003F5836" w:rsidRPr="000C37D1" w:rsidRDefault="003F5836" w:rsidP="00E5759D">
      <w:pPr>
        <w:pStyle w:val="ParText"/>
      </w:pPr>
      <w:r w:rsidRPr="000C37D1">
        <w:t>Adaptation runs only on demand. It is triggered by a forecast cost above the satisficing bound, by a coverage gap while fire is alive, or by renewed spread under applied orders. The volume of trials therefore measures how often the standing decision fell short, and the acceptance rate measures how strictly the tests filtered the responses. The record of the three stages over the ~200 logged runs (~10K decision cycles) is as follows.</w:t>
      </w:r>
    </w:p>
    <w:p w14:paraId="508D28FF" w14:textId="7D4F2E4F" w:rsidR="002E38AB" w:rsidRPr="000C37D1" w:rsidRDefault="00B41CC1" w:rsidP="002E38AB">
      <w:pPr>
        <w:pStyle w:val="ParText"/>
      </w:pPr>
      <w:r w:rsidRPr="000C37D1">
        <w:t xml:space="preserve">Stage ①, the parametric layer, made 551 consequent-step trials over the logged runs and kept 119 of them (22%). The stage-① record is therefore a sequence of small, bounded corrections, and each of them passed its own forecast test at the moment of acceptance. Stage ②, the resolution layer, made 353 trials and kept 40 (11%); a further 231 candidate situations were filtered out before a trial was even attempted. The accepted trials instantiate new rules on antecedent cells that were empty while fire was alive. Stage ③, the generative layer, was invoked 230 times, and 47 proposals were admitted through the five verification gates, 36 as plain rules and 11 </w:t>
      </w:r>
      <w:r w:rsidRPr="000C37D1">
        <w:lastRenderedPageBreak/>
        <w:t>as packages that brought new vocabulary. Admissions are a flow, and the rule base is a stock: after deduplication and the strength-based pruning of the persistent store, the surviving generated rules are listed in full, under their final naming,</w:t>
      </w:r>
      <w:r>
        <w:t xml:space="preserve"> in Appendix E (52 rules). They carry the seven generated macro interventions and the one generated intermediate concept listed in </w:t>
      </w:r>
      <w:del w:id="910007" w:author="Claude" w:date="2026-08-02T13:00:00Z">
        <w:r>
          <w:delText xml:space="preserve">Table 5.11</w:delText>
        </w:r>
      </w:del>
      <w:ins w:id="910008" w:author="Claude" w:date="2026-08-02T13:00:00Z">
        <w:r>
          <w:fldChar w:fldCharType="begin"/>
        </w:r>
        <w:r>
          <w:instrText xml:space="preserve"> REF _RefT54PROD \h </w:instrText>
        </w:r>
        <w:r>
          <w:fldChar w:fldCharType="separate"/>
        </w:r>
        <w:r>
          <w:t xml:space="preserve">Table 5.11</w:t>
        </w:r>
        <w:r>
          <w:fldChar w:fldCharType="end"/>
        </w:r>
      </w:ins>
      <w:r>
        <w:t xml:space="preserve">.</w:t>
      </w:r>
    </w:p>
    <w:p w14:paraId="4079BBE1" w14:textId="02FA76AD" w:rsidR="00E5759D" w:rsidRPr="000C37D1" w:rsidRDefault="00E5759D" w:rsidP="00E5759D">
      <w:pPr>
        <w:pStyle w:val="ParText"/>
      </w:pPr>
      <w:r>
        <w:t xml:space="preserve">The two evolving-fuzzy funnels appear on the left of </w:t>
      </w:r>
      <w:del w:id="910009" w:author="Claude" w:date="2026-08-02T13:00:00Z">
        <w:r>
          <w:delText xml:space="preserve">Figure 5.10</w:delText>
        </w:r>
      </w:del>
      <w:ins w:id="910010" w:author="Claude" w:date="2026-08-02T13:00:00Z">
        <w:r>
          <w:fldChar w:fldCharType="begin"/>
        </w:r>
        <w:r>
          <w:instrText xml:space="preserve"> REF _Ref_fig10 \h </w:instrText>
        </w:r>
        <w:r>
          <w:fldChar w:fldCharType="separate"/>
        </w:r>
        <w:r>
          <w:t xml:space="preserve">Figure 5.18</w:t>
        </w:r>
        <w:r>
          <w:fldChar w:fldCharType="end"/>
        </w:r>
      </w:ins>
      <w:r>
        <w:t xml:space="preserve"> and the generative cascade on its right.</w:t>
      </w:r>
      <w:r w:rsidR="002E38AB" w:rsidRPr="000C37D1">
        <w:t xml:space="preserve"> Low acceptance rates are the intended behavior of a gated design: trials are cheap and rejected safely on the forecast, and the selectivity of the gates is what makes the admitted edits trustworthy</w:t>
      </w:r>
    </w:p>
    <w:p w14:paraId="6825C667" w14:textId="0B01A19A" w:rsidR="004E5FF4" w:rsidRPr="000C37D1" w:rsidRDefault="00896776" w:rsidP="00410092">
      <w:pPr>
        <w:pStyle w:val="ParText"/>
        <w:spacing w:after="0"/>
        <w:jc w:val="center"/>
      </w:pPr>
      <w:r w:rsidRPr="000C37D1">
        <w:drawing>
          <wp:inline distT="0" distB="0" distL="0" distR="0" wp14:anchorId="58A147B7" wp14:editId="2B5D126E">
            <wp:extent cx="5109845" cy="2190021"/>
            <wp:effectExtent l="0" t="0" r="0" b="1270"/>
            <wp:docPr id="990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69"/>
                    <a:stretch>
                      <a:fillRect/>
                    </a:stretch>
                  </pic:blipFill>
                  <pic:spPr>
                    <a:xfrm>
                      <a:off x="0" y="0"/>
                      <a:ext cx="5109845" cy="2190021"/>
                    </a:xfrm>
                    <a:prstGeom prst="rect">
                      <a:avLst/>
                    </a:prstGeom>
                  </pic:spPr>
                </pic:pic>
              </a:graphicData>
            </a:graphic>
          </wp:inline>
        </w:drawing>
      </w:r>
    </w:p>
    <w:p w14:paraId="0C3948CB" w14:textId="5BEE0E48" w:rsidR="004E5FF4" w:rsidRPr="000C37D1" w:rsidRDefault="004E5FF4" w:rsidP="004E5FF4">
      <w:pPr>
        <w:pStyle w:val="Caption"/>
      </w:pPr>
      <w:bookmarkStart w:id="402" w:name="_Ref_fig10"/>
      <w:bookmarkStart w:id="403" w:name="_Toc236574119"/>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18</w:t>
      </w:r>
      <w:r w:rsidR="00840146" w:rsidRPr="000C37D1">
        <w:fldChar w:fldCharType="end"/>
      </w:r>
      <w:bookmarkEnd w:id="402"/>
      <w:r w:rsidR="00896776" w:rsidRPr="000C37D1">
        <w:t xml:space="preserve">. Left: </w:t>
      </w:r>
      <w:r w:rsidR="008807A6" w:rsidRPr="000C37D1">
        <w:t>evFIS</w:t>
      </w:r>
      <w:r w:rsidR="00896776" w:rsidRPr="000C37D1">
        <w:t xml:space="preserve"> trials and acceptances at stage ① and stage ②. Right: the generative gate</w:t>
      </w:r>
      <w:r w:rsidR="008807A6" w:rsidRPr="000C37D1">
        <w:t xml:space="preserve">s </w:t>
      </w:r>
      <w:r w:rsidR="00896776" w:rsidRPr="000C37D1">
        <w:t>over proposals, with every rejection logged by its gate and reason</w:t>
      </w:r>
      <w:bookmarkEnd w:id="403"/>
    </w:p>
    <w:p w14:paraId="7773C9D3" w14:textId="6E87B4BA" w:rsidR="004A78AD" w:rsidRPr="000C37D1" w:rsidRDefault="004A78AD" w:rsidP="002E1494">
      <w:pPr>
        <w:pStyle w:val="Heading4"/>
      </w:pPr>
      <w:r w:rsidRPr="000C37D1">
        <w:t>Stage 1 and Stage 2 Performance</w:t>
      </w:r>
    </w:p>
    <w:p w14:paraId="4DEB3005" w14:textId="015365C4" w:rsidR="000F2C51" w:rsidRPr="000C37D1" w:rsidRDefault="00896776" w:rsidP="00896776">
      <w:pPr>
        <w:pStyle w:val="ParText"/>
      </w:pPr>
      <w:r w:rsidRPr="000C37D1">
        <w:t xml:space="preserve">Every modification </w:t>
      </w:r>
      <w:r w:rsidR="00003648" w:rsidRPr="000C37D1">
        <w:t xml:space="preserve">applied by evFIS </w:t>
      </w:r>
      <w:r w:rsidRPr="000C37D1">
        <w:t>stages is recorded</w:t>
      </w:r>
      <w:r w:rsidR="00003648" w:rsidRPr="000C37D1">
        <w:t>. E</w:t>
      </w:r>
      <w:r w:rsidRPr="000C37D1">
        <w:t xml:space="preserve">ach entry is a bounded, reversible edit that passed its own forecast test at the moment it was admitted; nothing in the record is a slow parameter drift. In total, </w:t>
      </w:r>
      <w:r w:rsidR="009805D5" w:rsidRPr="000C37D1">
        <w:t>there are</w:t>
      </w:r>
      <w:r w:rsidRPr="000C37D1">
        <w:t xml:space="preserve"> 157 consequent updates (92 escalations and 64 de-escalations), 5 membership-boundary shifts, 4 term insertions, and 41 rules instantiated on empty antecedent cells. </w:t>
      </w:r>
      <w:r w:rsidR="000F2C51" w:rsidRPr="000C37D1">
        <w:t xml:space="preserve">There are </w:t>
      </w:r>
      <w:r w:rsidRPr="000C37D1">
        <w:t>five types</w:t>
      </w:r>
      <w:r w:rsidR="000F2C51" w:rsidRPr="000C37D1">
        <w:t xml:space="preserve"> of modification mechanism</w:t>
      </w:r>
      <w:r w:rsidR="00410092" w:rsidRPr="000C37D1">
        <w:t>s</w:t>
      </w:r>
      <w:r w:rsidR="000F2C51" w:rsidRPr="000C37D1">
        <w:t>.</w:t>
      </w:r>
    </w:p>
    <w:p w14:paraId="05E624DF" w14:textId="0341E396" w:rsidR="000F2C51" w:rsidRPr="000C37D1" w:rsidRDefault="000F2C51" w:rsidP="000F2C51">
      <w:pPr>
        <w:pStyle w:val="ParText"/>
      </w:pPr>
      <w:r w:rsidRPr="000C37D1">
        <w:rPr>
          <w:b/>
          <w:bCs/>
        </w:rPr>
        <w:lastRenderedPageBreak/>
        <w:t xml:space="preserve">Consequent step (escalation): </w:t>
      </w:r>
      <w:r w:rsidR="001E3AAA" w:rsidRPr="000C37D1">
        <w:t xml:space="preserve">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59CA826D" w14:textId="44A5CB90" w:rsidR="000F2C51" w:rsidRPr="000C37D1" w:rsidRDefault="000F2C51" w:rsidP="00003648">
      <w:pPr>
        <w:pStyle w:val="ParText"/>
        <w:shd w:val="clear" w:color="auto" w:fill="E7E6E6" w:themeFill="background2"/>
        <w:rPr>
          <w:i/>
          <w:iCs/>
        </w:rPr>
      </w:pPr>
      <w:r w:rsidRPr="000C37D1">
        <w:rPr>
          <w:i/>
          <w:iCs/>
        </w:rPr>
        <w:t xml:space="preserve">G5: downwind_retardant_shield 0.90 → 0.95; asset_protection 0.70 → 0.75; resource_deployment 0.70 → 0.75 </w:t>
      </w:r>
    </w:p>
    <w:p w14:paraId="02ECE4A0" w14:textId="320B906F" w:rsidR="000F2C51" w:rsidRPr="000C37D1" w:rsidRDefault="000F2C51" w:rsidP="000F2C51">
      <w:pPr>
        <w:pStyle w:val="ParText"/>
      </w:pPr>
      <w:r w:rsidRPr="000C37D1">
        <w:rPr>
          <w:b/>
          <w:bCs/>
        </w:rPr>
        <w:t xml:space="preserve">Consequent step (de-escalation): </w:t>
      </w:r>
      <w:r w:rsidR="008807A6" w:rsidRPr="000C37D1">
        <w:t xml:space="preserve">This operation decreases the intensity of selected consequents by 0.05. It is applied during the later stages of an incident when the response and delay components dominate the forecast cost. This indicates that the current actions are stronger than the remaining situation requires. </w:t>
      </w:r>
    </w:p>
    <w:p w14:paraId="0032B434" w14:textId="4B400DDB" w:rsidR="000F2C51" w:rsidRPr="000C37D1" w:rsidRDefault="000F2C51" w:rsidP="00003648">
      <w:pPr>
        <w:pStyle w:val="ParText"/>
        <w:shd w:val="clear" w:color="auto" w:fill="E7E6E6" w:themeFill="background2"/>
        <w:rPr>
          <w:i/>
          <w:iCs/>
        </w:rPr>
      </w:pPr>
      <w:r w:rsidRPr="000C37D1">
        <w:rPr>
          <w:i/>
          <w:iCs/>
        </w:rPr>
        <w:t>G33: suppression_effort 0.90 → 0.85; water_drafting 0.80 → 0.75; containment_line 0.70 → 0.65 (t = 90 min)</w:t>
      </w:r>
    </w:p>
    <w:p w14:paraId="001C0224" w14:textId="3D23DDD9" w:rsidR="000F2C51" w:rsidRPr="000C37D1" w:rsidRDefault="000F2C51" w:rsidP="000F2C51">
      <w:pPr>
        <w:pStyle w:val="ParText"/>
      </w:pPr>
      <w:r w:rsidRPr="000C37D1">
        <w:rPr>
          <w:b/>
          <w:bCs/>
        </w:rPr>
        <w:t xml:space="preserve">Membership-boundary shift: </w:t>
      </w:r>
      <w:r w:rsidR="00752578" w:rsidRPr="000C37D1">
        <w:t>This operation moves a shared boundary between two adjacent membership functions. As a result, the existing rules begin to fire earlier or later for the same input value. It is applied when the fire remains active but no rule fires above the coverage-gap threshold.</w:t>
      </w:r>
    </w:p>
    <w:p w14:paraId="7EE1D657" w14:textId="591DF513" w:rsidR="000F2C51" w:rsidRPr="000C37D1" w:rsidRDefault="000F2C51" w:rsidP="00003648">
      <w:pPr>
        <w:pStyle w:val="ParText"/>
        <w:shd w:val="clear" w:color="auto" w:fill="E7E6E6" w:themeFill="background2"/>
        <w:rPr>
          <w:i/>
          <w:iCs/>
        </w:rPr>
      </w:pPr>
      <w:r w:rsidRPr="000C37D1">
        <w:rPr>
          <w:i/>
          <w:iCs/>
        </w:rPr>
        <w:t>suppression_feasibility: shared edge moved inside the H–VH band (0.67–0.84)</w:t>
      </w:r>
    </w:p>
    <w:p w14:paraId="515EBB41" w14:textId="1515DCD4" w:rsidR="000F2C51" w:rsidRPr="000C37D1" w:rsidRDefault="000F2C51" w:rsidP="000F2C51">
      <w:pPr>
        <w:pStyle w:val="ParText"/>
      </w:pPr>
      <w:r w:rsidRPr="000C37D1">
        <w:rPr>
          <w:b/>
          <w:bCs/>
        </w:rPr>
        <w:t xml:space="preserve">Term insertion: </w:t>
      </w:r>
      <w:r w:rsidR="00752578" w:rsidRPr="000C37D1">
        <w:t>This operation adds a new term to a crowded part of a concept. It is applied when a coverage gap remains after membership-boundary adjustments, indicating that the existing partition does not provide sufficient resolution.</w:t>
      </w:r>
    </w:p>
    <w:p w14:paraId="2AA755CC" w14:textId="50300CC6" w:rsidR="000F2C51" w:rsidRPr="000C37D1" w:rsidRDefault="000F2C51" w:rsidP="00003648">
      <w:pPr>
        <w:pStyle w:val="ParText"/>
        <w:shd w:val="clear" w:color="auto" w:fill="E7E6E6" w:themeFill="background2"/>
        <w:rPr>
          <w:i/>
          <w:iCs/>
        </w:rPr>
      </w:pPr>
      <w:r w:rsidRPr="000C37D1">
        <w:rPr>
          <w:i/>
          <w:iCs/>
        </w:rPr>
        <w:t>suppression_feasibility: new term inserted at 0.74, splitting the H–VH band</w:t>
      </w:r>
    </w:p>
    <w:p w14:paraId="22EDEA7A" w14:textId="672FECD6" w:rsidR="000F2C51" w:rsidRPr="000C37D1" w:rsidRDefault="000F2C51" w:rsidP="000F2C51">
      <w:pPr>
        <w:pStyle w:val="ParText"/>
      </w:pPr>
      <w:r w:rsidRPr="000C37D1">
        <w:rPr>
          <w:b/>
          <w:bCs/>
        </w:rPr>
        <w:t xml:space="preserve">Rule instantiation: </w:t>
      </w:r>
      <w:r w:rsidR="00752578" w:rsidRPr="000C37D1">
        <w:t>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736D0289" w14:textId="7878D893" w:rsidR="000F2C51" w:rsidRPr="000C37D1" w:rsidRDefault="000F2C51" w:rsidP="00003648">
      <w:pPr>
        <w:pStyle w:val="ParText"/>
        <w:shd w:val="clear" w:color="auto" w:fill="E7E6E6" w:themeFill="background2"/>
        <w:rPr>
          <w:i/>
          <w:iCs/>
        </w:rPr>
      </w:pPr>
      <w:r w:rsidRPr="000C37D1">
        <w:rPr>
          <w:i/>
          <w:iCs/>
        </w:rPr>
        <w:t xml:space="preserve">A1: IF suppression_feasibility VH </w:t>
      </w:r>
      <w:r w:rsidRPr="000C37D1">
        <w:rPr>
          <w:rFonts w:ascii="Cambria Math" w:hAnsi="Cambria Math" w:cs="Cambria Math"/>
          <w:i/>
          <w:iCs/>
        </w:rPr>
        <w:t>∧</w:t>
      </w:r>
      <w:r w:rsidRPr="000C37D1">
        <w:rPr>
          <w:i/>
          <w:iCs/>
        </w:rPr>
        <w:t xml:space="preserve"> asset_exposure_risk VH THEN asset_protection 0.56, resource_deployment 0.23</w:t>
      </w:r>
    </w:p>
    <w:p w14:paraId="2945D515" w14:textId="146B33C4" w:rsidR="004A78AD" w:rsidRPr="000C37D1" w:rsidRDefault="004A78AD" w:rsidP="002E1494">
      <w:pPr>
        <w:pStyle w:val="Heading4"/>
      </w:pPr>
      <w:r w:rsidRPr="000C37D1">
        <w:lastRenderedPageBreak/>
        <w:t>Stage 3 Performance</w:t>
      </w:r>
    </w:p>
    <w:p w14:paraId="27218223" w14:textId="674F60E1" w:rsidR="00AF13B6" w:rsidRPr="000C37D1" w:rsidRDefault="004A78AD" w:rsidP="004A78AD">
      <w:pPr>
        <w:pStyle w:val="ParText"/>
      </w:pPr>
      <w:r w:rsidRPr="000C37D1">
        <w:fldChar w:fldCharType="begin"/>
      </w:r>
      <w:r w:rsidRPr="000C37D1">
        <w:instrText xml:space="preserve"> REF _RefT54PROD \h </w:instrText>
      </w:r>
      <w:r w:rsidRPr="000C37D1">
        <w:fldChar w:fldCharType="separate"/>
      </w:r>
      <w:r w:rsidR="00772963" w:rsidRPr="000C37D1">
        <w:t xml:space="preserve">Table </w:t>
      </w:r>
      <w:r w:rsidR="00772963">
        <w:rPr>
          <w:noProof/>
        </w:rPr>
        <w:t>5</w:t>
      </w:r>
      <w:r w:rsidR="00772963" w:rsidRPr="000C37D1">
        <w:t>.</w:t>
      </w:r>
      <w:r w:rsidR="00772963">
        <w:rPr>
          <w:noProof/>
        </w:rPr>
        <w:t>11</w:t>
      </w:r>
      <w:r w:rsidRPr="000C37D1">
        <w:fldChar w:fldCharType="end"/>
      </w:r>
      <w:r w:rsidRPr="000C37D1">
        <w:t xml:space="preserve"> lists every vocabulary object the generative stage created: seven named macro interventions and one intermediate concept, each born at a stated moment of a specific incident under a logged cost deficit. </w:t>
      </w:r>
      <w:r w:rsidR="002B16A5" w:rsidRPr="000C37D1">
        <w:t xml:space="preserve">Three of the base channels these products draw on, water drafting, aerial retardant drop, and tactical burn, are discoverable actuators that the physics validates but that no seed rule orders, and the situation summary offers a water-dependent channel only where the map carries a water body; a macro that recruits water drafting is therefore the generative stage taking up a capability the seed doctrine ignored, not a new physical effect. </w:t>
      </w:r>
    </w:p>
    <w:p w14:paraId="4E3C3FAC" w14:textId="369F68C1" w:rsidR="00AF13B6" w:rsidRPr="000C37D1" w:rsidRDefault="00AF13B6" w:rsidP="00AF13B6">
      <w:pPr>
        <w:pStyle w:val="Caption"/>
      </w:pPr>
      <w:bookmarkStart w:id="404" w:name="_RefT54PROD"/>
      <w:bookmarkStart w:id="405" w:name="_Toc236574075"/>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11</w:t>
      </w:r>
      <w:r w:rsidR="004A4810" w:rsidRPr="000C37D1">
        <w:fldChar w:fldCharType="end"/>
      </w:r>
      <w:bookmarkEnd w:id="404"/>
      <w:r w:rsidRPr="000C37D1">
        <w:t xml:space="preserve"> The generative product ledger: every object created its definition, birth moment, and the rule that uses it</w:t>
      </w:r>
      <w:bookmarkEnd w:id="405"/>
    </w:p>
    <w:tbl>
      <w:tblPr>
        <w:tblStyle w:val="PlainTable2"/>
        <w:tblW w:w="5000" w:type="pct"/>
        <w:tblLook w:val="04A0" w:firstRow="1" w:lastRow="0" w:firstColumn="1" w:lastColumn="0" w:noHBand="0" w:noVBand="1"/>
      </w:tblPr>
      <w:tblGrid>
        <w:gridCol w:w="3183"/>
        <w:gridCol w:w="4864"/>
      </w:tblGrid>
      <w:tr w:rsidR="00AF13B6" w:rsidRPr="000C37D1" w14:paraId="6F9FB712" w14:textId="77777777" w:rsidTr="00A650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78638AE3" w14:textId="77777777" w:rsidR="00AF13B6" w:rsidRPr="000C37D1" w:rsidRDefault="00AF13B6" w:rsidP="00A650FA">
            <w:pPr>
              <w:pStyle w:val="TableText"/>
              <w:spacing w:line="240" w:lineRule="auto"/>
              <w:jc w:val="left"/>
            </w:pPr>
            <w:r w:rsidRPr="000C37D1">
              <w:t>Product</w:t>
            </w:r>
          </w:p>
        </w:tc>
        <w:tc>
          <w:tcPr>
            <w:tcW w:w="3022" w:type="pct"/>
          </w:tcPr>
          <w:p w14:paraId="1DD42BC4" w14:textId="77777777" w:rsidR="00AF13B6" w:rsidRPr="000C37D1" w:rsidRDefault="00AF13B6" w:rsidP="00A650FA">
            <w:pPr>
              <w:pStyle w:val="TableText"/>
              <w:spacing w:line="240" w:lineRule="auto"/>
              <w:cnfStyle w:val="100000000000" w:firstRow="1" w:lastRow="0" w:firstColumn="0" w:lastColumn="0" w:oddVBand="0" w:evenVBand="0" w:oddHBand="0" w:evenHBand="0" w:firstRowFirstColumn="0" w:firstRowLastColumn="0" w:lastRowFirstColumn="0" w:lastRowLastColumn="0"/>
            </w:pPr>
            <w:r w:rsidRPr="000C37D1">
              <w:t>Definition</w:t>
            </w:r>
          </w:p>
        </w:tc>
      </w:tr>
      <w:tr w:rsidR="00AF13B6" w:rsidRPr="000C37D1" w14:paraId="4F01F257"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353A751C" w14:textId="77777777" w:rsidR="007C1129" w:rsidRPr="000C37D1" w:rsidRDefault="00AF13B6" w:rsidP="00A650FA">
            <w:pPr>
              <w:pStyle w:val="TableText"/>
              <w:spacing w:line="240" w:lineRule="auto"/>
              <w:jc w:val="left"/>
              <w:rPr>
                <w:b w:val="0"/>
                <w:bCs w:val="0"/>
              </w:rPr>
            </w:pPr>
            <w:r w:rsidRPr="000C37D1">
              <w:t>Discoverable actuator:</w:t>
            </w:r>
          </w:p>
          <w:p w14:paraId="5D3F2892" w14:textId="5CD3679A" w:rsidR="00AF13B6" w:rsidRPr="000C37D1" w:rsidRDefault="00AF13B6" w:rsidP="00A650FA">
            <w:pPr>
              <w:pStyle w:val="TableText"/>
              <w:spacing w:line="240" w:lineRule="auto"/>
              <w:jc w:val="left"/>
            </w:pPr>
            <w:r w:rsidRPr="000C37D1">
              <w:rPr>
                <w:i/>
                <w:iCs/>
              </w:rPr>
              <w:t>tactical burn</w:t>
            </w:r>
          </w:p>
        </w:tc>
        <w:tc>
          <w:tcPr>
            <w:tcW w:w="3022" w:type="pct"/>
          </w:tcPr>
          <w:p w14:paraId="5B044CC4" w14:textId="77777777" w:rsidR="00AF13B6" w:rsidRPr="000C37D1"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rPr>
            </w:pPr>
            <w:r w:rsidRPr="000C37D1">
              <w:t xml:space="preserve">A firing crew ignites a strip ahead of the front, so a counter-fire consumes the fuel the head is running toward. </w:t>
            </w:r>
          </w:p>
        </w:tc>
      </w:tr>
      <w:tr w:rsidR="00AF13B6" w:rsidRPr="000C37D1" w14:paraId="75467C1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1B46D366" w14:textId="1B8700FF" w:rsidR="007C1129" w:rsidRPr="000C37D1" w:rsidRDefault="00AF13B6" w:rsidP="00A650FA">
            <w:pPr>
              <w:pStyle w:val="TableText"/>
              <w:spacing w:line="240" w:lineRule="auto"/>
              <w:jc w:val="left"/>
              <w:rPr>
                <w:b w:val="0"/>
                <w:bCs w:val="0"/>
              </w:rPr>
            </w:pPr>
            <w:r w:rsidRPr="000C37D1">
              <w:t>Discoverable actuator:</w:t>
            </w:r>
          </w:p>
          <w:p w14:paraId="18BAC61B" w14:textId="5D081CD4" w:rsidR="00AF13B6" w:rsidRPr="000C37D1" w:rsidRDefault="00AF13B6" w:rsidP="00A650FA">
            <w:pPr>
              <w:pStyle w:val="TableText"/>
              <w:spacing w:line="240" w:lineRule="auto"/>
              <w:jc w:val="left"/>
            </w:pPr>
            <w:r w:rsidRPr="000C37D1">
              <w:rPr>
                <w:i/>
                <w:iCs/>
              </w:rPr>
              <w:t>water drafting</w:t>
            </w:r>
          </w:p>
        </w:tc>
        <w:tc>
          <w:tcPr>
            <w:tcW w:w="3022" w:type="pct"/>
          </w:tcPr>
          <w:p w14:paraId="504EACC2" w14:textId="77777777" w:rsidR="00AF13B6" w:rsidRPr="000C37D1"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b/>
              </w:rPr>
            </w:pPr>
            <w:r w:rsidRPr="000C37D1">
              <w:t xml:space="preserve">Engines and aircraft draft from the nearest water body, raising sustained capacity near water; on a map without water it does nothing. </w:t>
            </w:r>
          </w:p>
        </w:tc>
      </w:tr>
      <w:tr w:rsidR="00AF13B6" w:rsidRPr="000C37D1" w14:paraId="4F880274"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C139AF5" w14:textId="77777777" w:rsidR="00AF13B6" w:rsidRPr="000C37D1" w:rsidRDefault="00AF13B6" w:rsidP="00A650FA">
            <w:pPr>
              <w:pStyle w:val="TableText"/>
              <w:spacing w:line="240" w:lineRule="auto"/>
              <w:jc w:val="left"/>
            </w:pPr>
            <w:r w:rsidRPr="000C37D1">
              <w:t xml:space="preserve">Discoverable actuator: </w:t>
            </w:r>
            <w:r w:rsidRPr="000C37D1">
              <w:rPr>
                <w:i/>
                <w:iCs/>
              </w:rPr>
              <w:t>retardant drop</w:t>
            </w:r>
          </w:p>
        </w:tc>
        <w:tc>
          <w:tcPr>
            <w:tcW w:w="3022" w:type="pct"/>
          </w:tcPr>
          <w:p w14:paraId="072C74C3" w14:textId="77777777" w:rsidR="00AF13B6" w:rsidRPr="000C37D1"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rPr>
            </w:pPr>
            <w:r w:rsidRPr="000C37D1">
              <w:t xml:space="preserve">Aircraft coat the fuel ahead of the head with long-term retardant, so the coated cells resist ignition even after they dry. </w:t>
            </w:r>
          </w:p>
        </w:tc>
      </w:tr>
      <w:tr w:rsidR="00AF13B6" w:rsidRPr="000C37D1" w14:paraId="0D31DFAC"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1E35553E" w14:textId="77777777" w:rsidR="007C1129" w:rsidRPr="000C37D1" w:rsidRDefault="00AF13B6" w:rsidP="00A650FA">
            <w:pPr>
              <w:pStyle w:val="TableText"/>
              <w:spacing w:line="240" w:lineRule="auto"/>
              <w:jc w:val="left"/>
              <w:rPr>
                <w:b w:val="0"/>
                <w:bCs w:val="0"/>
              </w:rPr>
            </w:pPr>
            <w:r w:rsidRPr="000C37D1">
              <w:t xml:space="preserve">Macro: </w:t>
            </w:r>
          </w:p>
          <w:p w14:paraId="2FD2FD06" w14:textId="2E481408" w:rsidR="00AF13B6" w:rsidRPr="000C37D1" w:rsidRDefault="00AF13B6" w:rsidP="00A650FA">
            <w:pPr>
              <w:pStyle w:val="TableText"/>
              <w:spacing w:line="240" w:lineRule="auto"/>
              <w:jc w:val="left"/>
            </w:pPr>
            <w:r w:rsidRPr="000C37D1">
              <w:rPr>
                <w:i/>
                <w:iCs/>
              </w:rPr>
              <w:t>downwind_backburn</w:t>
            </w:r>
          </w:p>
        </w:tc>
        <w:tc>
          <w:tcPr>
            <w:tcW w:w="3022" w:type="pct"/>
          </w:tcPr>
          <w:p w14:paraId="4C41A3B3" w14:textId="77777777" w:rsidR="00AF13B6" w:rsidRPr="000C37D1"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pPr>
            <w:r w:rsidRPr="000C37D1">
              <w:t>containment_line 1.0 + suppression_effort 0.7</w:t>
            </w:r>
          </w:p>
        </w:tc>
      </w:tr>
      <w:tr w:rsidR="00AF13B6" w:rsidRPr="000C37D1" w14:paraId="11749396"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4D5E9490" w14:textId="77777777" w:rsidR="00AF13B6" w:rsidRPr="000C37D1" w:rsidRDefault="00AF13B6" w:rsidP="00A650FA">
            <w:pPr>
              <w:pStyle w:val="TableText"/>
              <w:spacing w:line="240" w:lineRule="auto"/>
              <w:jc w:val="left"/>
            </w:pPr>
            <w:r w:rsidRPr="000C37D1">
              <w:t xml:space="preserve">Macro: </w:t>
            </w:r>
            <w:r w:rsidRPr="000C37D1">
              <w:rPr>
                <w:i/>
                <w:iCs/>
              </w:rPr>
              <w:t>downwind_retardant_shield</w:t>
            </w:r>
          </w:p>
        </w:tc>
        <w:tc>
          <w:tcPr>
            <w:tcW w:w="3022" w:type="pct"/>
          </w:tcPr>
          <w:p w14:paraId="4076324D" w14:textId="77777777" w:rsidR="00AF13B6" w:rsidRPr="000C37D1"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pPr>
            <w:r w:rsidRPr="000C37D1">
              <w:t>retardant_drop 1.0 + containment_line 0.8</w:t>
            </w:r>
          </w:p>
        </w:tc>
      </w:tr>
      <w:tr w:rsidR="00AF13B6" w:rsidRPr="000C37D1" w14:paraId="5CA2A046"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404E8C47" w14:textId="77777777" w:rsidR="00AF13B6" w:rsidRPr="000C37D1" w:rsidRDefault="00AF13B6" w:rsidP="00A650FA">
            <w:pPr>
              <w:pStyle w:val="TableText"/>
              <w:spacing w:line="240" w:lineRule="auto"/>
              <w:jc w:val="left"/>
            </w:pPr>
            <w:r w:rsidRPr="000C37D1">
              <w:t xml:space="preserve">Macro: </w:t>
            </w:r>
            <w:r w:rsidRPr="000C37D1">
              <w:rPr>
                <w:i/>
                <w:iCs/>
              </w:rPr>
              <w:t>drafting_sustained_attack</w:t>
            </w:r>
          </w:p>
        </w:tc>
        <w:tc>
          <w:tcPr>
            <w:tcW w:w="3022" w:type="pct"/>
          </w:tcPr>
          <w:p w14:paraId="20684EC5" w14:textId="77777777" w:rsidR="00AF13B6" w:rsidRPr="000C37D1"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pPr>
            <w:r w:rsidRPr="000C37D1">
              <w:t>water_drafting 1.0 + suppression_effort 0.9</w:t>
            </w:r>
          </w:p>
        </w:tc>
      </w:tr>
      <w:tr w:rsidR="00AF13B6" w:rsidRPr="000C37D1" w14:paraId="05BBAD75"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15D1636A" w14:textId="77777777" w:rsidR="007C1129" w:rsidRPr="000C37D1" w:rsidRDefault="00AF13B6" w:rsidP="00A650FA">
            <w:pPr>
              <w:pStyle w:val="TableText"/>
              <w:spacing w:line="240" w:lineRule="auto"/>
              <w:jc w:val="left"/>
              <w:rPr>
                <w:b w:val="0"/>
                <w:bCs w:val="0"/>
              </w:rPr>
            </w:pPr>
            <w:r w:rsidRPr="000C37D1">
              <w:t xml:space="preserve">Macro: </w:t>
            </w:r>
          </w:p>
          <w:p w14:paraId="65EB8CEC" w14:textId="4913C09F" w:rsidR="00AF13B6" w:rsidRPr="000C37D1" w:rsidRDefault="00AF13B6" w:rsidP="00A650FA">
            <w:pPr>
              <w:pStyle w:val="TableText"/>
              <w:spacing w:line="240" w:lineRule="auto"/>
              <w:jc w:val="left"/>
            </w:pPr>
            <w:r w:rsidRPr="000C37D1">
              <w:rPr>
                <w:i/>
                <w:iCs/>
              </w:rPr>
              <w:t>head_knockdown</w:t>
            </w:r>
          </w:p>
        </w:tc>
        <w:tc>
          <w:tcPr>
            <w:tcW w:w="3022" w:type="pct"/>
          </w:tcPr>
          <w:p w14:paraId="188A1E5E" w14:textId="77777777" w:rsidR="00AF13B6" w:rsidRPr="000C37D1"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pPr>
            <w:r w:rsidRPr="000C37D1">
              <w:t>water_drafting 1.0 + suppression_effort 0.9 + retardant_drop 0.6</w:t>
            </w:r>
          </w:p>
        </w:tc>
      </w:tr>
      <w:tr w:rsidR="00AF13B6" w:rsidRPr="000C37D1" w14:paraId="754793D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BFA028D" w14:textId="77777777" w:rsidR="00AF13B6" w:rsidRPr="000C37D1" w:rsidRDefault="00AF13B6" w:rsidP="00A650FA">
            <w:pPr>
              <w:pStyle w:val="TableText"/>
              <w:spacing w:line="240" w:lineRule="auto"/>
              <w:jc w:val="left"/>
            </w:pPr>
            <w:r w:rsidRPr="000C37D1">
              <w:t xml:space="preserve">Macro: </w:t>
            </w:r>
            <w:r w:rsidRPr="000C37D1">
              <w:rPr>
                <w:i/>
                <w:iCs/>
              </w:rPr>
              <w:t>wet_containment_line</w:t>
            </w:r>
          </w:p>
        </w:tc>
        <w:tc>
          <w:tcPr>
            <w:tcW w:w="3022" w:type="pct"/>
          </w:tcPr>
          <w:p w14:paraId="114092AC" w14:textId="77777777" w:rsidR="00AF13B6" w:rsidRPr="000C37D1"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pPr>
            <w:r w:rsidRPr="000C37D1">
              <w:t>water_drafting 1.0 + containment_line 0.8</w:t>
            </w:r>
          </w:p>
        </w:tc>
      </w:tr>
      <w:tr w:rsidR="00AF13B6" w:rsidRPr="000C37D1" w14:paraId="06A52A23"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5FFAA9F" w14:textId="77777777" w:rsidR="00AF13B6" w:rsidRPr="000C37D1" w:rsidRDefault="00AF13B6" w:rsidP="00A650FA">
            <w:pPr>
              <w:pStyle w:val="TableText"/>
              <w:spacing w:line="240" w:lineRule="auto"/>
              <w:jc w:val="left"/>
            </w:pPr>
            <w:r w:rsidRPr="000C37D1">
              <w:t xml:space="preserve">Macro: </w:t>
            </w:r>
            <w:r w:rsidRPr="000C37D1">
              <w:rPr>
                <w:i/>
                <w:iCs/>
              </w:rPr>
              <w:t>counterfire_strip</w:t>
            </w:r>
          </w:p>
        </w:tc>
        <w:tc>
          <w:tcPr>
            <w:tcW w:w="3022" w:type="pct"/>
          </w:tcPr>
          <w:p w14:paraId="4C4177FE" w14:textId="77777777" w:rsidR="00AF13B6" w:rsidRPr="000C37D1"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pPr>
            <w:r w:rsidRPr="000C37D1">
              <w:t>tactical_burn 1.0 + containment_line 0.6</w:t>
            </w:r>
          </w:p>
        </w:tc>
      </w:tr>
      <w:tr w:rsidR="00AF13B6" w:rsidRPr="000C37D1" w14:paraId="4C459AC0"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94E328C" w14:textId="77777777" w:rsidR="00AF13B6" w:rsidRPr="000C37D1" w:rsidRDefault="00AF13B6" w:rsidP="00A650FA">
            <w:pPr>
              <w:pStyle w:val="TableText"/>
              <w:spacing w:line="240" w:lineRule="auto"/>
              <w:jc w:val="left"/>
            </w:pPr>
            <w:r w:rsidRPr="000C37D1">
              <w:t xml:space="preserve">Macro: </w:t>
            </w:r>
            <w:r w:rsidRPr="000C37D1">
              <w:rPr>
                <w:i/>
                <w:iCs/>
              </w:rPr>
              <w:t>drafting_retardant_shuttle</w:t>
            </w:r>
          </w:p>
        </w:tc>
        <w:tc>
          <w:tcPr>
            <w:tcW w:w="3022" w:type="pct"/>
          </w:tcPr>
          <w:p w14:paraId="17F5D052" w14:textId="77777777" w:rsidR="00AF13B6" w:rsidRPr="000C37D1"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pPr>
            <w:r w:rsidRPr="000C37D1">
              <w:t>retardant_drop 1.0 + water_drafting 0.6</w:t>
            </w:r>
          </w:p>
        </w:tc>
      </w:tr>
      <w:tr w:rsidR="00AF13B6" w:rsidRPr="000C37D1" w14:paraId="1A9A826E"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DCDAB47" w14:textId="77777777" w:rsidR="007C1129" w:rsidRPr="000C37D1" w:rsidRDefault="00AF13B6" w:rsidP="00A650FA">
            <w:pPr>
              <w:pStyle w:val="TableText"/>
              <w:spacing w:line="240" w:lineRule="auto"/>
              <w:jc w:val="left"/>
              <w:rPr>
                <w:b w:val="0"/>
                <w:bCs w:val="0"/>
              </w:rPr>
            </w:pPr>
            <w:r w:rsidRPr="000C37D1">
              <w:t xml:space="preserve">Concept: </w:t>
            </w:r>
          </w:p>
          <w:p w14:paraId="254EA419" w14:textId="6E076C2B" w:rsidR="00AF13B6" w:rsidRPr="000C37D1" w:rsidRDefault="00AF13B6" w:rsidP="00A650FA">
            <w:pPr>
              <w:pStyle w:val="TableText"/>
              <w:spacing w:line="240" w:lineRule="auto"/>
              <w:jc w:val="left"/>
            </w:pPr>
            <w:r w:rsidRPr="000C37D1">
              <w:rPr>
                <w:i/>
                <w:iCs/>
              </w:rPr>
              <w:t>interface_exposure</w:t>
            </w:r>
          </w:p>
        </w:tc>
        <w:tc>
          <w:tcPr>
            <w:tcW w:w="3022" w:type="pct"/>
          </w:tcPr>
          <w:p w14:paraId="54FA1F95" w14:textId="77777777" w:rsidR="00AF13B6" w:rsidRPr="000C37D1"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pPr>
            <w:r w:rsidRPr="000C37D1">
              <w:t>0.5 asset_exposure_risk + 0.5 evacuation_pressure</w:t>
            </w:r>
          </w:p>
        </w:tc>
      </w:tr>
    </w:tbl>
    <w:p w14:paraId="0029B21A" w14:textId="77777777" w:rsidR="00AF13B6" w:rsidRPr="000C37D1" w:rsidRDefault="00AF13B6" w:rsidP="004A78AD">
      <w:pPr>
        <w:pStyle w:val="ParText"/>
      </w:pPr>
    </w:p>
    <w:p w14:paraId="6CC3B29A" w14:textId="779AAE88" w:rsidR="00663447" w:rsidRPr="000C37D1" w:rsidRDefault="00663447" w:rsidP="00663447">
      <w:pPr>
        <w:pStyle w:val="ParText"/>
      </w:pPr>
      <w:r w:rsidRPr="000C37D1">
        <w:lastRenderedPageBreak/>
        <w:t xml:space="preserve">One of these products is a new intermediate concept illustrated in </w:t>
      </w:r>
      <w:r w:rsidRPr="000C37D1">
        <w:fldChar w:fldCharType="begin"/>
      </w:r>
      <w:r w:rsidRPr="000C37D1">
        <w:instrText xml:space="preserve"> REF _Ref236296138 \h </w:instrText>
      </w:r>
      <w:r w:rsidRPr="000C37D1">
        <w:fldChar w:fldCharType="separate"/>
      </w:r>
      <w:r w:rsidR="00772963" w:rsidRPr="000C37D1">
        <w:t xml:space="preserve">Figure </w:t>
      </w:r>
      <w:r w:rsidR="00772963">
        <w:rPr>
          <w:noProof/>
        </w:rPr>
        <w:t>5</w:t>
      </w:r>
      <w:r w:rsidR="00772963" w:rsidRPr="000C37D1">
        <w:t>.</w:t>
      </w:r>
      <w:r w:rsidR="00772963">
        <w:rPr>
          <w:noProof/>
        </w:rPr>
        <w:t>19</w:t>
      </w:r>
      <w:r w:rsidRPr="000C37D1">
        <w:fldChar w:fldCharType="end"/>
      </w:r>
      <w:r w:rsidRPr="000C37D1">
        <w:t xml:space="preserve">. The five seed concepts could not name the pressure that builds where exposed assets and evacuation demand meet, so the generative stage defined interface_exposure, a Layer-4 concept equal to the normalized sum of existing asset exposure risk and evacuation pressure in </w:t>
      </w:r>
      <w:r w:rsidRPr="000C37D1">
        <w:fldChar w:fldCharType="begin"/>
      </w:r>
      <w:r w:rsidRPr="000C37D1">
        <w:instrText xml:space="preserve"> REF _Ref234436536 \h </w:instrText>
      </w:r>
      <w:r w:rsidRPr="000C37D1">
        <w:fldChar w:fldCharType="separate"/>
      </w:r>
      <w:r w:rsidR="00772963" w:rsidRPr="000C37D1">
        <w:t xml:space="preserve">Figure </w:t>
      </w:r>
      <w:r w:rsidR="00772963">
        <w:rPr>
          <w:noProof/>
        </w:rPr>
        <w:t>4</w:t>
      </w:r>
      <w:r w:rsidR="00772963" w:rsidRPr="000C37D1">
        <w:t>.</w:t>
      </w:r>
      <w:r w:rsidR="00772963">
        <w:rPr>
          <w:noProof/>
        </w:rPr>
        <w:t>2</w:t>
      </w:r>
      <w:r w:rsidRPr="000C37D1">
        <w:fldChar w:fldCharType="end"/>
      </w:r>
      <w:r w:rsidRPr="000C37D1">
        <w:t>. It enters the concept hierarchy like a native concept, so later rules may cite it. The concept and the admitted rule G13 that fires on it to protect the wildland-urban interface are shown below.</w:t>
      </w:r>
    </w:p>
    <w:p w14:paraId="47FFD443" w14:textId="77777777" w:rsidR="00663447" w:rsidRPr="000C37D1" w:rsidRDefault="00663447" w:rsidP="00663447">
      <w:pPr>
        <w:pStyle w:val="ParText"/>
        <w:jc w:val="center"/>
      </w:pPr>
      <w:r w:rsidRPr="000C37D1">
        <w:drawing>
          <wp:inline distT="0" distB="0" distL="0" distR="0" wp14:anchorId="6A7E8B50" wp14:editId="52661831">
            <wp:extent cx="2700000" cy="1666838"/>
            <wp:effectExtent l="0" t="0" r="5715" b="0"/>
            <wp:docPr id="1335514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700000" cy="1666838"/>
                    </a:xfrm>
                    <a:prstGeom prst="rect">
                      <a:avLst/>
                    </a:prstGeom>
                    <a:noFill/>
                  </pic:spPr>
                </pic:pic>
              </a:graphicData>
            </a:graphic>
          </wp:inline>
        </w:drawing>
      </w:r>
    </w:p>
    <w:p w14:paraId="3C7EE0B0" w14:textId="3DCA3099" w:rsidR="00663447" w:rsidRPr="000C37D1" w:rsidRDefault="00663447" w:rsidP="00663447">
      <w:pPr>
        <w:pStyle w:val="Caption"/>
      </w:pPr>
      <w:bookmarkStart w:id="406" w:name="_Ref236296138"/>
      <w:bookmarkStart w:id="407" w:name="_Toc236574120"/>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19</w:t>
      </w:r>
      <w:r w:rsidR="00840146" w:rsidRPr="000C37D1">
        <w:fldChar w:fldCharType="end"/>
      </w:r>
      <w:bookmarkEnd w:id="406"/>
      <w:r w:rsidRPr="000C37D1">
        <w:t xml:space="preserve"> Generated intermediate concept and the admitted rule</w:t>
      </w:r>
      <w:bookmarkEnd w:id="407"/>
    </w:p>
    <w:p w14:paraId="693FFED6" w14:textId="11C496A9" w:rsidR="00AF13B6" w:rsidRPr="000C37D1" w:rsidRDefault="00AF13B6" w:rsidP="00AF13B6">
      <w:pPr>
        <w:pStyle w:val="ParText"/>
      </w:pPr>
      <w:r w:rsidRPr="000C37D1">
        <w:t xml:space="preserve">The composition weights of the seven macros are shown in </w:t>
      </w:r>
      <w:r w:rsidRPr="000C37D1">
        <w:fldChar w:fldCharType="begin"/>
      </w:r>
      <w:r w:rsidRPr="000C37D1">
        <w:instrText xml:space="preserve"> REF _Ref_fig11 \h </w:instrText>
      </w:r>
      <w:r w:rsidRPr="000C37D1">
        <w:fldChar w:fldCharType="separate"/>
      </w:r>
      <w:r w:rsidR="00772963" w:rsidRPr="000C37D1">
        <w:t xml:space="preserve">Figure </w:t>
      </w:r>
      <w:r w:rsidR="00772963">
        <w:rPr>
          <w:noProof/>
        </w:rPr>
        <w:t>5</w:t>
      </w:r>
      <w:r w:rsidR="00772963" w:rsidRPr="000C37D1">
        <w:t>.</w:t>
      </w:r>
      <w:r w:rsidR="00772963">
        <w:rPr>
          <w:noProof/>
        </w:rPr>
        <w:t>20</w:t>
      </w:r>
      <w:r w:rsidRPr="000C37D1">
        <w:fldChar w:fldCharType="end"/>
      </w:r>
      <w:r w:rsidRPr="000C37D1">
        <w:t>. A weight is a per-channel intensity, so wet_containment_line applies full water drafting together with a partial containment line, and the weights are not required to sum to one.</w:t>
      </w:r>
    </w:p>
    <w:p w14:paraId="57205373" w14:textId="77777777" w:rsidR="00AF13B6" w:rsidRPr="000C37D1" w:rsidRDefault="00AF13B6" w:rsidP="00AF13B6">
      <w:pPr>
        <w:pStyle w:val="ParText"/>
        <w:spacing w:after="0"/>
      </w:pPr>
      <w:r w:rsidRPr="000C37D1">
        <w:drawing>
          <wp:inline distT="0" distB="0" distL="0" distR="0" wp14:anchorId="1E347272" wp14:editId="5D173729">
            <wp:extent cx="5109845" cy="2554923"/>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71"/>
                    <a:stretch>
                      <a:fillRect/>
                    </a:stretch>
                  </pic:blipFill>
                  <pic:spPr>
                    <a:xfrm>
                      <a:off x="0" y="0"/>
                      <a:ext cx="5109845" cy="2554923"/>
                    </a:xfrm>
                    <a:prstGeom prst="rect">
                      <a:avLst/>
                    </a:prstGeom>
                  </pic:spPr>
                </pic:pic>
              </a:graphicData>
            </a:graphic>
          </wp:inline>
        </w:drawing>
      </w:r>
    </w:p>
    <w:p w14:paraId="0E2E3859" w14:textId="6307D877" w:rsidR="00AF13B6" w:rsidRPr="000C37D1" w:rsidRDefault="00AF13B6" w:rsidP="00AF13B6">
      <w:pPr>
        <w:pStyle w:val="Caption"/>
      </w:pPr>
      <w:bookmarkStart w:id="408" w:name="_Ref_fig11"/>
      <w:bookmarkStart w:id="409" w:name="_RefF54PRD"/>
      <w:bookmarkStart w:id="410" w:name="_Toc236574121"/>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20</w:t>
      </w:r>
      <w:r w:rsidR="00840146" w:rsidRPr="000C37D1">
        <w:fldChar w:fldCharType="end"/>
      </w:r>
      <w:bookmarkEnd w:id="408"/>
      <w:r w:rsidRPr="000C37D1">
        <w:t xml:space="preserve"> Composition weights of the seven generated macro interventions over the base physical channels</w:t>
      </w:r>
      <w:bookmarkEnd w:id="409"/>
      <w:bookmarkEnd w:id="410"/>
    </w:p>
    <w:p w14:paraId="10D64F66" w14:textId="57A5C703" w:rsidR="00AF13B6" w:rsidRPr="000C37D1" w:rsidRDefault="00AF13B6" w:rsidP="00AF13B6">
      <w:pPr>
        <w:pStyle w:val="ParText"/>
      </w:pPr>
      <w:r w:rsidRPr="000C37D1">
        <w:lastRenderedPageBreak/>
        <w:fldChar w:fldCharType="begin"/>
      </w:r>
      <w:r w:rsidRPr="000C37D1">
        <w:instrText xml:space="preserve"> REF _RefT54GRUL \h </w:instrText>
      </w:r>
      <w:r w:rsidRPr="000C37D1">
        <w:fldChar w:fldCharType="separate"/>
      </w:r>
      <w:r w:rsidR="00772963" w:rsidRPr="000C37D1">
        <w:t xml:space="preserve">Table </w:t>
      </w:r>
      <w:r w:rsidR="00772963">
        <w:rPr>
          <w:noProof/>
        </w:rPr>
        <w:t>5</w:t>
      </w:r>
      <w:r w:rsidR="00772963" w:rsidRPr="000C37D1">
        <w:t>.</w:t>
      </w:r>
      <w:r w:rsidR="00772963">
        <w:rPr>
          <w:noProof/>
        </w:rPr>
        <w:t>12</w:t>
      </w:r>
      <w:r w:rsidRPr="000C37D1">
        <w:fldChar w:fldCharType="end"/>
      </w:r>
      <w:r w:rsidRPr="000C37D1">
        <w:t xml:space="preserve"> lists five of the admitted generative rules, which consumes generated macro interventions, in full: every antecedent is a decision concept with a linguistic term, and every consequent is an intervention with an intensity. Rule G13 shows the composed case, a generated rule that fires on the generated concept interface_exposure to protect the wildland-urban interface, so a concept the system invented and a rule that uses it enter through the same gates. The complete admitted set is listed in Appendix </w:t>
      </w:r>
      <w:r w:rsidRPr="000C37D1">
        <w:fldChar w:fldCharType="begin"/>
      </w:r>
      <w:r w:rsidRPr="000C37D1">
        <w:instrText xml:space="preserve"> REF _RefAppE1 \r \h </w:instrText>
      </w:r>
      <w:r w:rsidRPr="000C37D1">
        <w:fldChar w:fldCharType="separate"/>
      </w:r>
      <w:r w:rsidR="00772963">
        <w:t>E</w:t>
      </w:r>
      <w:r w:rsidRPr="000C37D1">
        <w:fldChar w:fldCharType="end"/>
      </w:r>
      <w:r w:rsidRPr="000C37D1">
        <w:t>.</w:t>
      </w:r>
    </w:p>
    <w:p w14:paraId="08B0BA06" w14:textId="4C49EC41" w:rsidR="00AF13B6" w:rsidRPr="000C37D1" w:rsidRDefault="00AF13B6" w:rsidP="00AF13B6">
      <w:pPr>
        <w:pStyle w:val="Caption"/>
      </w:pPr>
      <w:bookmarkStart w:id="411" w:name="_RefT54GRUL"/>
      <w:bookmarkStart w:id="412" w:name="_Toc236574076"/>
      <w:r w:rsidRPr="000C37D1">
        <w:t xml:space="preserve">Table </w:t>
      </w:r>
      <w:r w:rsidR="004A4810" w:rsidRPr="000C37D1">
        <w:fldChar w:fldCharType="begin"/>
      </w:r>
      <w:r w:rsidR="004A4810" w:rsidRPr="000C37D1">
        <w:instrText xml:space="preserve"> STYLEREF 1 \s </w:instrText>
      </w:r>
      <w:r w:rsidR="004A4810" w:rsidRPr="000C37D1">
        <w:fldChar w:fldCharType="separate"/>
      </w:r>
      <w:r w:rsidR="00772963">
        <w:rPr>
          <w:noProof/>
        </w:rPr>
        <w:t>5</w:t>
      </w:r>
      <w:r w:rsidR="004A4810" w:rsidRPr="000C37D1">
        <w:fldChar w:fldCharType="end"/>
      </w:r>
      <w:r w:rsidR="004A4810" w:rsidRPr="000C37D1">
        <w:t>.</w:t>
      </w:r>
      <w:r w:rsidR="004A4810" w:rsidRPr="000C37D1">
        <w:fldChar w:fldCharType="begin"/>
      </w:r>
      <w:r w:rsidR="004A4810" w:rsidRPr="000C37D1">
        <w:instrText xml:space="preserve"> SEQ Table \* ARABIC \s 1 </w:instrText>
      </w:r>
      <w:r w:rsidR="004A4810" w:rsidRPr="000C37D1">
        <w:fldChar w:fldCharType="separate"/>
      </w:r>
      <w:r w:rsidR="00772963">
        <w:rPr>
          <w:noProof/>
        </w:rPr>
        <w:t>12</w:t>
      </w:r>
      <w:r w:rsidR="004A4810" w:rsidRPr="000C37D1">
        <w:fldChar w:fldCharType="end"/>
      </w:r>
      <w:bookmarkEnd w:id="411"/>
      <w:r w:rsidRPr="000C37D1">
        <w:t xml:space="preserve"> Five of the admitted generative rules consuming generated macro interventions and the generated concept</w:t>
      </w:r>
      <w:bookmarkEnd w:id="412"/>
    </w:p>
    <w:tbl>
      <w:tblPr>
        <w:tblStyle w:val="PlainTable2"/>
        <w:tblW w:w="5000" w:type="pct"/>
        <w:tblLook w:val="04A0" w:firstRow="1" w:lastRow="0" w:firstColumn="1" w:lastColumn="0" w:noHBand="0" w:noVBand="1"/>
      </w:tblPr>
      <w:tblGrid>
        <w:gridCol w:w="724"/>
        <w:gridCol w:w="3621"/>
        <w:gridCol w:w="3702"/>
      </w:tblGrid>
      <w:tr w:rsidR="00AF13B6" w:rsidRPr="000C37D1" w14:paraId="642BFC42" w14:textId="77777777" w:rsidTr="007C11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pct"/>
          </w:tcPr>
          <w:p w14:paraId="7EDD33F8" w14:textId="77777777" w:rsidR="00AF13B6" w:rsidRPr="000C37D1" w:rsidRDefault="00AF13B6" w:rsidP="00A650FA">
            <w:pPr>
              <w:pStyle w:val="TableText"/>
            </w:pPr>
            <w:r w:rsidRPr="000C37D1">
              <w:t>Rule</w:t>
            </w:r>
          </w:p>
        </w:tc>
        <w:tc>
          <w:tcPr>
            <w:tcW w:w="2250" w:type="pct"/>
          </w:tcPr>
          <w:p w14:paraId="071FAF5A" w14:textId="77777777" w:rsidR="00AF13B6" w:rsidRPr="000C37D1" w:rsidRDefault="00AF13B6" w:rsidP="00A650FA">
            <w:pPr>
              <w:pStyle w:val="TableText"/>
              <w:cnfStyle w:val="100000000000" w:firstRow="1" w:lastRow="0" w:firstColumn="0" w:lastColumn="0" w:oddVBand="0" w:evenVBand="0" w:oddHBand="0" w:evenHBand="0" w:firstRowFirstColumn="0" w:firstRowLastColumn="0" w:lastRowFirstColumn="0" w:lastRowLastColumn="0"/>
            </w:pPr>
            <w:r w:rsidRPr="000C37D1">
              <w:t>IF</w:t>
            </w:r>
          </w:p>
        </w:tc>
        <w:tc>
          <w:tcPr>
            <w:tcW w:w="2300" w:type="pct"/>
          </w:tcPr>
          <w:p w14:paraId="6596C5B7" w14:textId="77777777" w:rsidR="00AF13B6" w:rsidRPr="000C37D1" w:rsidRDefault="00AF13B6" w:rsidP="00A650FA">
            <w:pPr>
              <w:pStyle w:val="TableText"/>
              <w:cnfStyle w:val="100000000000" w:firstRow="1" w:lastRow="0" w:firstColumn="0" w:lastColumn="0" w:oddVBand="0" w:evenVBand="0" w:oddHBand="0" w:evenHBand="0" w:firstRowFirstColumn="0" w:firstRowLastColumn="0" w:lastRowFirstColumn="0" w:lastRowLastColumn="0"/>
            </w:pPr>
            <w:r w:rsidRPr="000C37D1">
              <w:t>THEN</w:t>
            </w:r>
          </w:p>
        </w:tc>
      </w:tr>
      <w:tr w:rsidR="00AF13B6" w:rsidRPr="000C37D1" w14:paraId="12BFD7A3" w14:textId="77777777" w:rsidTr="007C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pct"/>
          </w:tcPr>
          <w:p w14:paraId="067956B5" w14:textId="77777777" w:rsidR="00AF13B6" w:rsidRPr="000C37D1" w:rsidRDefault="00AF13B6" w:rsidP="00A650FA">
            <w:pPr>
              <w:pStyle w:val="TableText"/>
            </w:pPr>
            <w:r w:rsidRPr="000C37D1">
              <w:t>G4</w:t>
            </w:r>
          </w:p>
        </w:tc>
        <w:tc>
          <w:tcPr>
            <w:tcW w:w="2250" w:type="pct"/>
          </w:tcPr>
          <w:p w14:paraId="7800125A" w14:textId="77777777" w:rsidR="00AF13B6" w:rsidRPr="000C37D1" w:rsidRDefault="00AF13B6" w:rsidP="00A650FA">
            <w:pPr>
              <w:pStyle w:val="TableText"/>
              <w:cnfStyle w:val="000000100000" w:firstRow="0" w:lastRow="0" w:firstColumn="0" w:lastColumn="0" w:oddVBand="0" w:evenVBand="0" w:oddHBand="1" w:evenHBand="0" w:firstRowFirstColumn="0" w:firstRowLastColumn="0" w:lastRowFirstColumn="0" w:lastRowLastColumn="0"/>
            </w:pPr>
            <w:r w:rsidRPr="000C37D1">
              <w:t xml:space="preserve">suppression_feasibility VH </w:t>
            </w:r>
            <w:r w:rsidRPr="000C37D1">
              <w:rPr>
                <w:rFonts w:ascii="Cambria Math" w:hAnsi="Cambria Math" w:cs="Cambria Math"/>
              </w:rPr>
              <w:t>∧</w:t>
            </w:r>
            <w:r w:rsidRPr="000C37D1">
              <w:t xml:space="preserve"> intervention_urgency VH </w:t>
            </w:r>
            <w:r w:rsidRPr="000C37D1">
              <w:rPr>
                <w:rFonts w:ascii="Cambria Math" w:hAnsi="Cambria Math" w:cs="Cambria Math"/>
              </w:rPr>
              <w:t>∧</w:t>
            </w:r>
            <w:r w:rsidRPr="000C37D1">
              <w:t xml:space="preserve"> fire_threat_level M</w:t>
            </w:r>
          </w:p>
        </w:tc>
        <w:tc>
          <w:tcPr>
            <w:tcW w:w="2300" w:type="pct"/>
          </w:tcPr>
          <w:p w14:paraId="35CCF42B" w14:textId="77777777" w:rsidR="00AF13B6" w:rsidRPr="000C37D1" w:rsidRDefault="00AF13B6" w:rsidP="00A650FA">
            <w:pPr>
              <w:pStyle w:val="TableText"/>
              <w:cnfStyle w:val="000000100000" w:firstRow="0" w:lastRow="0" w:firstColumn="0" w:lastColumn="0" w:oddVBand="0" w:evenVBand="0" w:oddHBand="1" w:evenHBand="0" w:firstRowFirstColumn="0" w:firstRowLastColumn="0" w:lastRowFirstColumn="0" w:lastRowLastColumn="0"/>
            </w:pPr>
            <w:r w:rsidRPr="000C37D1">
              <w:t>downwind_backburn 0.9; retardant_drop 0.8; asset_protection 0.6</w:t>
            </w:r>
          </w:p>
        </w:tc>
      </w:tr>
      <w:tr w:rsidR="00AF13B6" w:rsidRPr="000C37D1" w14:paraId="2653C0B2" w14:textId="77777777" w:rsidTr="007C1129">
        <w:tc>
          <w:tcPr>
            <w:cnfStyle w:val="001000000000" w:firstRow="0" w:lastRow="0" w:firstColumn="1" w:lastColumn="0" w:oddVBand="0" w:evenVBand="0" w:oddHBand="0" w:evenHBand="0" w:firstRowFirstColumn="0" w:firstRowLastColumn="0" w:lastRowFirstColumn="0" w:lastRowLastColumn="0"/>
            <w:tcW w:w="450" w:type="pct"/>
          </w:tcPr>
          <w:p w14:paraId="64C03CAA" w14:textId="77777777" w:rsidR="00AF13B6" w:rsidRPr="000C37D1" w:rsidRDefault="00AF13B6" w:rsidP="00A650FA">
            <w:pPr>
              <w:pStyle w:val="TableText"/>
            </w:pPr>
            <w:r w:rsidRPr="000C37D1">
              <w:t>G6</w:t>
            </w:r>
          </w:p>
        </w:tc>
        <w:tc>
          <w:tcPr>
            <w:tcW w:w="2250" w:type="pct"/>
          </w:tcPr>
          <w:p w14:paraId="3DE4254B" w14:textId="77777777" w:rsidR="00AF13B6" w:rsidRPr="000C37D1" w:rsidRDefault="00AF13B6" w:rsidP="00A650FA">
            <w:pPr>
              <w:pStyle w:val="TableText"/>
              <w:cnfStyle w:val="000000000000" w:firstRow="0" w:lastRow="0" w:firstColumn="0" w:lastColumn="0" w:oddVBand="0" w:evenVBand="0" w:oddHBand="0" w:evenHBand="0" w:firstRowFirstColumn="0" w:firstRowLastColumn="0" w:lastRowFirstColumn="0" w:lastRowLastColumn="0"/>
            </w:pPr>
            <w:r w:rsidRPr="000C37D1">
              <w:t xml:space="preserve">fire_threat_level ≥ H </w:t>
            </w:r>
            <w:r w:rsidRPr="000C37D1">
              <w:rPr>
                <w:rFonts w:ascii="Cambria Math" w:hAnsi="Cambria Math" w:cs="Cambria Math"/>
              </w:rPr>
              <w:t>∧</w:t>
            </w:r>
            <w:r w:rsidRPr="000C37D1">
              <w:t xml:space="preserve"> suppression_feasibility VH</w:t>
            </w:r>
          </w:p>
        </w:tc>
        <w:tc>
          <w:tcPr>
            <w:tcW w:w="2300" w:type="pct"/>
          </w:tcPr>
          <w:p w14:paraId="7477786C" w14:textId="77777777" w:rsidR="00AF13B6" w:rsidRPr="000C37D1" w:rsidRDefault="00AF13B6" w:rsidP="00A650FA">
            <w:pPr>
              <w:pStyle w:val="TableText"/>
              <w:cnfStyle w:val="000000000000" w:firstRow="0" w:lastRow="0" w:firstColumn="0" w:lastColumn="0" w:oddVBand="0" w:evenVBand="0" w:oddHBand="0" w:evenHBand="0" w:firstRowFirstColumn="0" w:firstRowLastColumn="0" w:lastRowFirstColumn="0" w:lastRowLastColumn="0"/>
            </w:pPr>
            <w:r w:rsidRPr="000C37D1">
              <w:t>head_knockdown 0.95; resource_deployment 0.8</w:t>
            </w:r>
          </w:p>
        </w:tc>
      </w:tr>
      <w:tr w:rsidR="00AF13B6" w:rsidRPr="000C37D1" w14:paraId="74B8CA33" w14:textId="77777777" w:rsidTr="007C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pct"/>
          </w:tcPr>
          <w:p w14:paraId="76143112" w14:textId="77777777" w:rsidR="00AF13B6" w:rsidRPr="000C37D1" w:rsidRDefault="00AF13B6" w:rsidP="00A650FA">
            <w:pPr>
              <w:pStyle w:val="TableText"/>
            </w:pPr>
            <w:r w:rsidRPr="000C37D1">
              <w:t>G7</w:t>
            </w:r>
          </w:p>
        </w:tc>
        <w:tc>
          <w:tcPr>
            <w:tcW w:w="2250" w:type="pct"/>
          </w:tcPr>
          <w:p w14:paraId="7FAB7985" w14:textId="77777777" w:rsidR="00AF13B6" w:rsidRPr="000C37D1" w:rsidRDefault="00AF13B6" w:rsidP="00A650FA">
            <w:pPr>
              <w:pStyle w:val="TableText"/>
              <w:cnfStyle w:val="000000100000" w:firstRow="0" w:lastRow="0" w:firstColumn="0" w:lastColumn="0" w:oddVBand="0" w:evenVBand="0" w:oddHBand="1" w:evenHBand="0" w:firstRowFirstColumn="0" w:firstRowLastColumn="0" w:lastRowFirstColumn="0" w:lastRowLastColumn="0"/>
            </w:pPr>
            <w:r w:rsidRPr="000C37D1">
              <w:t xml:space="preserve">suppression_feasibility VH </w:t>
            </w:r>
            <w:r w:rsidRPr="000C37D1">
              <w:rPr>
                <w:rFonts w:ascii="Cambria Math" w:hAnsi="Cambria Math" w:cs="Cambria Math"/>
              </w:rPr>
              <w:t>∧</w:t>
            </w:r>
            <w:r w:rsidRPr="000C37D1">
              <w:t xml:space="preserve"> fire_threat_level ≥ H </w:t>
            </w:r>
            <w:r w:rsidRPr="000C37D1">
              <w:rPr>
                <w:rFonts w:ascii="Cambria Math" w:hAnsi="Cambria Math" w:cs="Cambria Math"/>
              </w:rPr>
              <w:t>∧</w:t>
            </w:r>
            <w:r w:rsidRPr="000C37D1">
              <w:t xml:space="preserve"> evacuation_pressure VH</w:t>
            </w:r>
          </w:p>
        </w:tc>
        <w:tc>
          <w:tcPr>
            <w:tcW w:w="2300" w:type="pct"/>
          </w:tcPr>
          <w:p w14:paraId="7061D86D" w14:textId="77777777" w:rsidR="00AF13B6" w:rsidRPr="000C37D1" w:rsidRDefault="00AF13B6" w:rsidP="00A650FA">
            <w:pPr>
              <w:pStyle w:val="TableText"/>
              <w:cnfStyle w:val="000000100000" w:firstRow="0" w:lastRow="0" w:firstColumn="0" w:lastColumn="0" w:oddVBand="0" w:evenVBand="0" w:oddHBand="1" w:evenHBand="0" w:firstRowFirstColumn="0" w:firstRowLastColumn="0" w:lastRowFirstColumn="0" w:lastRowLastColumn="0"/>
            </w:pPr>
            <w:r w:rsidRPr="000C37D1">
              <w:t>wet_containment_line 0.9; resource_deployment 0.8</w:t>
            </w:r>
          </w:p>
        </w:tc>
      </w:tr>
      <w:tr w:rsidR="00AF13B6" w:rsidRPr="000C37D1" w14:paraId="518F0650" w14:textId="77777777" w:rsidTr="007C1129">
        <w:tc>
          <w:tcPr>
            <w:cnfStyle w:val="001000000000" w:firstRow="0" w:lastRow="0" w:firstColumn="1" w:lastColumn="0" w:oddVBand="0" w:evenVBand="0" w:oddHBand="0" w:evenHBand="0" w:firstRowFirstColumn="0" w:firstRowLastColumn="0" w:lastRowFirstColumn="0" w:lastRowLastColumn="0"/>
            <w:tcW w:w="450" w:type="pct"/>
          </w:tcPr>
          <w:p w14:paraId="7032096D" w14:textId="77777777" w:rsidR="00AF13B6" w:rsidRPr="000C37D1" w:rsidRDefault="00AF13B6" w:rsidP="00A650FA">
            <w:pPr>
              <w:pStyle w:val="TableText"/>
            </w:pPr>
            <w:r w:rsidRPr="000C37D1">
              <w:t>G8</w:t>
            </w:r>
          </w:p>
        </w:tc>
        <w:tc>
          <w:tcPr>
            <w:tcW w:w="2250" w:type="pct"/>
          </w:tcPr>
          <w:p w14:paraId="4AA08106" w14:textId="77777777" w:rsidR="00AF13B6" w:rsidRPr="000C37D1" w:rsidRDefault="00AF13B6" w:rsidP="00A650FA">
            <w:pPr>
              <w:pStyle w:val="TableText"/>
              <w:cnfStyle w:val="000000000000" w:firstRow="0" w:lastRow="0" w:firstColumn="0" w:lastColumn="0" w:oddVBand="0" w:evenVBand="0" w:oddHBand="0" w:evenHBand="0" w:firstRowFirstColumn="0" w:firstRowLastColumn="0" w:lastRowFirstColumn="0" w:lastRowLastColumn="0"/>
            </w:pPr>
            <w:r w:rsidRPr="000C37D1">
              <w:t xml:space="preserve">suppression_feasibility VH </w:t>
            </w:r>
            <w:r w:rsidRPr="000C37D1">
              <w:rPr>
                <w:rFonts w:ascii="Cambria Math" w:hAnsi="Cambria Math" w:cs="Cambria Math"/>
              </w:rPr>
              <w:t>∧</w:t>
            </w:r>
            <w:r w:rsidRPr="000C37D1">
              <w:t xml:space="preserve"> fire_threat_level H</w:t>
            </w:r>
          </w:p>
        </w:tc>
        <w:tc>
          <w:tcPr>
            <w:tcW w:w="2300" w:type="pct"/>
          </w:tcPr>
          <w:p w14:paraId="0A82A8B6" w14:textId="77777777" w:rsidR="00AF13B6" w:rsidRPr="000C37D1" w:rsidRDefault="00AF13B6" w:rsidP="00A650FA">
            <w:pPr>
              <w:pStyle w:val="TableText"/>
              <w:cnfStyle w:val="000000000000" w:firstRow="0" w:lastRow="0" w:firstColumn="0" w:lastColumn="0" w:oddVBand="0" w:evenVBand="0" w:oddHBand="0" w:evenHBand="0" w:firstRowFirstColumn="0" w:firstRowLastColumn="0" w:lastRowFirstColumn="0" w:lastRowLastColumn="0"/>
            </w:pPr>
            <w:r w:rsidRPr="000C37D1">
              <w:t>counterfire_strip 0.9; resource_deployment 0.8</w:t>
            </w:r>
          </w:p>
        </w:tc>
      </w:tr>
      <w:tr w:rsidR="00AF13B6" w:rsidRPr="000C37D1" w14:paraId="204DC40A" w14:textId="77777777" w:rsidTr="007C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pct"/>
          </w:tcPr>
          <w:p w14:paraId="76F20DBD" w14:textId="77777777" w:rsidR="00AF13B6" w:rsidRPr="000C37D1" w:rsidRDefault="00AF13B6" w:rsidP="00A650FA">
            <w:pPr>
              <w:pStyle w:val="TableText"/>
            </w:pPr>
            <w:r w:rsidRPr="000C37D1">
              <w:t>G14</w:t>
            </w:r>
          </w:p>
        </w:tc>
        <w:tc>
          <w:tcPr>
            <w:tcW w:w="2250" w:type="pct"/>
          </w:tcPr>
          <w:p w14:paraId="3F061454" w14:textId="77777777" w:rsidR="00AF13B6" w:rsidRPr="000C37D1" w:rsidRDefault="00AF13B6" w:rsidP="00A650FA">
            <w:pPr>
              <w:pStyle w:val="TableText"/>
              <w:cnfStyle w:val="000000100000" w:firstRow="0" w:lastRow="0" w:firstColumn="0" w:lastColumn="0" w:oddVBand="0" w:evenVBand="0" w:oddHBand="1" w:evenHBand="0" w:firstRowFirstColumn="0" w:firstRowLastColumn="0" w:lastRowFirstColumn="0" w:lastRowLastColumn="0"/>
            </w:pPr>
            <w:r w:rsidRPr="000C37D1">
              <w:t xml:space="preserve">interface_exposure VH </w:t>
            </w:r>
            <w:r w:rsidRPr="000C37D1">
              <w:rPr>
                <w:rFonts w:ascii="Cambria Math" w:hAnsi="Cambria Math" w:cs="Cambria Math"/>
              </w:rPr>
              <w:t>∧</w:t>
            </w:r>
            <w:r w:rsidRPr="000C37D1">
              <w:t xml:space="preserve"> suppression_feasibility VH</w:t>
            </w:r>
          </w:p>
        </w:tc>
        <w:tc>
          <w:tcPr>
            <w:tcW w:w="2300" w:type="pct"/>
          </w:tcPr>
          <w:p w14:paraId="6746C057" w14:textId="77777777" w:rsidR="00AF13B6" w:rsidRPr="000C37D1" w:rsidRDefault="00AF13B6" w:rsidP="00A650FA">
            <w:pPr>
              <w:pStyle w:val="TableText"/>
              <w:cnfStyle w:val="000000100000" w:firstRow="0" w:lastRow="0" w:firstColumn="0" w:lastColumn="0" w:oddVBand="0" w:evenVBand="0" w:oddHBand="1" w:evenHBand="0" w:firstRowFirstColumn="0" w:firstRowLastColumn="0" w:lastRowFirstColumn="0" w:lastRowLastColumn="0"/>
            </w:pPr>
            <w:r w:rsidRPr="000C37D1">
              <w:t>asset_protection 0.9; containment_line 0.8; resource_deployment 0.7</w:t>
            </w:r>
          </w:p>
        </w:tc>
      </w:tr>
    </w:tbl>
    <w:p w14:paraId="27A4BA70" w14:textId="34582922" w:rsidR="004A78AD" w:rsidRPr="000C37D1" w:rsidRDefault="004A78AD" w:rsidP="00C604BA">
      <w:pPr>
        <w:pStyle w:val="ParText"/>
      </w:pPr>
    </w:p>
    <w:p w14:paraId="2D376C8A" w14:textId="0A77FC34" w:rsidR="007850E3" w:rsidRPr="000C37D1" w:rsidRDefault="004A78AD" w:rsidP="004A78AD">
      <w:pPr>
        <w:pStyle w:val="ParText"/>
      </w:pPr>
      <w:r w:rsidRPr="000C37D1">
        <w:fldChar w:fldCharType="begin"/>
      </w:r>
      <w:r w:rsidRPr="000C37D1">
        <w:instrText xml:space="preserve"> REF _Ref_fig9 \h </w:instrText>
      </w:r>
      <w:r w:rsidRPr="000C37D1">
        <w:fldChar w:fldCharType="separate"/>
      </w:r>
      <w:r w:rsidR="00772963" w:rsidRPr="000C37D1">
        <w:t xml:space="preserve">Figure </w:t>
      </w:r>
      <w:r w:rsidR="00772963">
        <w:rPr>
          <w:noProof/>
        </w:rPr>
        <w:t>5</w:t>
      </w:r>
      <w:r w:rsidR="00772963" w:rsidRPr="000C37D1">
        <w:t>.</w:t>
      </w:r>
      <w:r w:rsidR="00772963">
        <w:rPr>
          <w:noProof/>
        </w:rPr>
        <w:t>21</w:t>
      </w:r>
      <w:r w:rsidRPr="000C37D1">
        <w:fldChar w:fldCharType="end"/>
      </w:r>
      <w:r w:rsidRPr="000C37D1">
        <w:t xml:space="preserve"> </w:t>
      </w:r>
      <w:r w:rsidR="007850E3" w:rsidRPr="000C37D1">
        <w:t xml:space="preserve">depicts one recorded incident from ignition to containment. The upper panel shows the cumulative burned area, which rises and then flattens as the fire is held, together with the count of actively burning cells, which peaks near the middle of the incident and is then driven back down to near zero. The lower panel marks the adaptation events by stage, with accepted trials as triangles and rejected trials as </w:t>
      </w:r>
      <w:r w:rsidR="007850E3" w:rsidRPr="000C37D1">
        <w:lastRenderedPageBreak/>
        <w:t xml:space="preserve">crosses. The accepted trials cluster in the early minutes, before the active front collapses, while later proposals are mostly rejected because little is left to improve. </w:t>
      </w:r>
    </w:p>
    <w:p w14:paraId="72883231" w14:textId="77777777" w:rsidR="00D36541" w:rsidRPr="000C37D1" w:rsidRDefault="00D36541" w:rsidP="00D36541">
      <w:pPr>
        <w:pStyle w:val="ParText"/>
        <w:jc w:val="center"/>
      </w:pPr>
      <w:r w:rsidRPr="000C37D1">
        <w:drawing>
          <wp:inline distT="0" distB="0" distL="0" distR="0" wp14:anchorId="589D451A" wp14:editId="3BE36A7C">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72"/>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6DFA77E3" w14:textId="27E758CE" w:rsidR="00D36541" w:rsidRPr="000C37D1" w:rsidRDefault="00D36541" w:rsidP="00D36541">
      <w:pPr>
        <w:pStyle w:val="Caption"/>
      </w:pPr>
      <w:bookmarkStart w:id="413" w:name="_Ref_fig9"/>
      <w:bookmarkStart w:id="414" w:name="_RefF54RUN"/>
      <w:bookmarkStart w:id="415" w:name="_Toc236574122"/>
      <w:r w:rsidRPr="000C37D1">
        <w:t xml:space="preserve">Figure </w:t>
      </w:r>
      <w:r w:rsidR="00840146" w:rsidRPr="000C37D1">
        <w:fldChar w:fldCharType="begin"/>
      </w:r>
      <w:r w:rsidR="00840146" w:rsidRPr="000C37D1">
        <w:instrText xml:space="preserve"> STYLEREF 1 \s </w:instrText>
      </w:r>
      <w:r w:rsidR="00840146" w:rsidRPr="000C37D1">
        <w:fldChar w:fldCharType="separate"/>
      </w:r>
      <w:r w:rsidR="00772963">
        <w:rPr>
          <w:noProof/>
        </w:rPr>
        <w:t>5</w:t>
      </w:r>
      <w:r w:rsidR="00840146" w:rsidRPr="000C37D1">
        <w:fldChar w:fldCharType="end"/>
      </w:r>
      <w:r w:rsidR="00840146" w:rsidRPr="000C37D1">
        <w:t>.</w:t>
      </w:r>
      <w:r w:rsidR="00840146" w:rsidRPr="000C37D1">
        <w:fldChar w:fldCharType="begin"/>
      </w:r>
      <w:r w:rsidR="00840146" w:rsidRPr="000C37D1">
        <w:instrText xml:space="preserve"> SEQ Figure \* ARABIC \s 1 </w:instrText>
      </w:r>
      <w:r w:rsidR="00840146" w:rsidRPr="000C37D1">
        <w:fldChar w:fldCharType="separate"/>
      </w:r>
      <w:r w:rsidR="00772963">
        <w:rPr>
          <w:noProof/>
        </w:rPr>
        <w:t>21</w:t>
      </w:r>
      <w:r w:rsidR="00840146" w:rsidRPr="000C37D1">
        <w:fldChar w:fldCharType="end"/>
      </w:r>
      <w:bookmarkEnd w:id="413"/>
      <w:r w:rsidR="00A0062C" w:rsidRPr="000C37D1">
        <w:t xml:space="preserve"> </w:t>
      </w:r>
      <w:r w:rsidRPr="000C37D1">
        <w:t>One recorded incident from ignition to containment</w:t>
      </w:r>
      <w:bookmarkEnd w:id="414"/>
      <w:bookmarkEnd w:id="415"/>
    </w:p>
    <w:p w14:paraId="3D159AD9" w14:textId="0FFAAB1C" w:rsidR="00840146" w:rsidRPr="000C37D1" w:rsidRDefault="00F5541B" w:rsidP="00840146">
      <w:pPr>
        <w:pStyle w:val="Heading3"/>
      </w:pPr>
      <w:bookmarkStart w:id="416" w:name="_Toc236574024"/>
      <w:r w:rsidRPr="000C37D1">
        <w:t>Timeliness and Scalability of the Decision Layer</w:t>
      </w:r>
      <w:bookmarkEnd w:id="416"/>
    </w:p>
    <w:p w14:paraId="73B4E466" w14:textId="47451C31" w:rsidR="00840146" w:rsidRPr="000C37D1" w:rsidRDefault="00F5541B" w:rsidP="00840146">
      <w:del w:id="910017" w:author="Claude" w:date="2026-08-02T13:00:00Z">
        <w:r w:rsidRPr="000C37D1">
          <w:delText xml:space="preserve">The two criteria that remain from </w:delText>
        </w:r>
        <w:r w:rsidRPr="000C37D1">
          <w:fldChar w:fldCharType="begin"/>
        </w:r>
        <w:r w:rsidRPr="000C37D1">
          <w:delInstrText xml:space="preserve"> REF _Ref235544659 \h </w:delInstrText>
        </w:r>
        <w:r w:rsidRPr="000C37D1">
          <w:fldChar w:fldCharType="separate"/>
        </w:r>
        <w:r w:rsidR="00772963" w:rsidRPr="000C37D1">
          <w:delText xml:space="preserve">Table </w:delText>
        </w:r>
        <w:r w:rsidR="00772963">
          <w:rPr>
            <w:noProof/>
          </w:rPr>
          <w:delText xml:space="preserve">5</w:delText>
        </w:r>
        <w:r w:rsidR="00772963" w:rsidRPr="000C37D1">
          <w:delText xml:space="preserve">.</w:delText>
        </w:r>
        <w:r w:rsidR="00772963">
          <w:rPr>
            <w:noProof/>
          </w:rPr>
          <w:delText xml:space="preserve">1</w:delText>
        </w:r>
        <w:r w:rsidRPr="000C37D1">
          <w:fldChar w:fldCharType="end"/>
        </w:r>
        <w:r w:rsidRPr="000C37D1">
          <w:delText xml:space="preserve"> </w:delText>
        </w:r>
        <w:r w:rsidRPr="000C37D1">
          <w:delText xml:space="preserve">concern the implementation rather than the quality of the decision. Timeliness asks whether the layer decides fast enough for the tempo of the incident. Scalability asks how the cost of the framework grows as the problem grows. Both are answered by timing the decision loop itself, around the call that produces the composed override, so nothing inside the decision layer was altered for the measurement. One decision covers the whole loop: the ten features and their confidences, the confidence gates on the concepts, the rule base, the global coordination, the two shadow forecasts that the acceptance test compares, and whichever adaptation stage the controller selects. Timeliness is reported as a wall time against the </w:delText>
        </w:r>
        <w:r w:rsidRPr="000C37D1">
          <w:delText xml:space="preserve">12 minutes</w:delText>
        </w:r>
        <w:r w:rsidRPr="000C37D1">
          <w:delText xml:space="preserve"> decision cycle used throughout this chapter. Scalability is reported as a ratio, because the cycle length is a setting of the deployment rather than a property of the framework, and a wall time on its own cannot say whether the layer keeps up.</w:delText>
        </w:r>
      </w:del>
      <w:ins w:id="910018" w:author="Claude" w:date="2026-08-02T13:00:00Z">
        <w:r>
          <w:rPr>
            <w:noProof/>
          </w:rPr>
          <w:t xml:space="preserve">Two criteria of </w:t>
        </w:r>
        <w:r>
          <w:rPr>
            <w:noProof/>
          </w:rPr>
          <w:fldChar w:fldCharType="begin"/>
        </w:r>
        <w:r>
          <w:rPr>
            <w:noProof/>
          </w:rPr>
          <w:instrText xml:space="preserve"> REF _Ref235544659 \h </w:instrText>
        </w:r>
        <w:r>
          <w:rPr>
            <w:noProof/>
          </w:rPr>
          <w:fldChar w:fldCharType="separate"/>
        </w:r>
        <w:r>
          <w:rPr>
            <w:noProof/>
          </w:rPr>
          <w:t xml:space="preserve">Table 5.1</w:t>
        </w:r>
        <w:r>
          <w:rPr>
            <w:noProof/>
          </w:rPr>
          <w:fldChar w:fldCharType="end"/>
        </w:r>
        <w:r>
          <w:rPr>
            <w:noProof/>
          </w:rPr>
          <w:t xml:space="preserve"> remain. Timeliness asks whether the layer decides fast enough for the tempo of the incident. Scalability asks how the cost grows as the problem grows. Both were measured by timing the decision loop around the call that returns the composed override, so nothing inside the layer was changed for the measurement. One decision covers the whole loop: the ten features and their confidences, the concept gates, the rule base, the global coordination, the two shadow forecasts of the acceptance test, and whichever adaptation stage the controller selects. Timeliness is reported as a wall time against the twelve minute decision cycle used in this chapter. Scalability is reported as a ratio, because the cycle length is a setting of the deployment and not a property of the framework.</w:t>
        </w:r>
      </w:ins>
    </w:p>
    <w:p w14:paraId="73E25C04" w14:textId="1B6C6F2D" w:rsidR="00F5541B" w:rsidRPr="000C37D1" w:rsidRDefault="000C37D1" w:rsidP="00F5541B">
      <w:del w:id="910019" w:author="Claude" w:date="2026-08-02T13:00:00Z">
        <w:r>
          <w:lastRenderedPageBreak/>
          <w:fldChar w:fldCharType="begin"/>
        </w:r>
        <w:r>
          <w:delInstrText xml:space="preserve"> REF _Ref236573925 \h </w:delInstrText>
        </w:r>
        <w:r>
          <w:fldChar w:fldCharType="separate"/>
        </w:r>
        <w:r w:rsidR="00772963" w:rsidRPr="000C37D1">
          <w:delText xml:space="preserve">Figure </w:delText>
        </w:r>
        <w:r w:rsidR="00772963">
          <w:rPr>
            <w:noProof/>
          </w:rPr>
          <w:delText xml:space="preserve">5</w:delText>
        </w:r>
        <w:r w:rsidR="00772963" w:rsidRPr="000C37D1">
          <w:delText xml:space="preserve">.</w:delText>
        </w:r>
        <w:r w:rsidR="00772963">
          <w:rPr>
            <w:noProof/>
          </w:rPr>
          <w:delText xml:space="preserve">22</w:delText>
        </w:r>
        <w:r>
          <w:fldChar w:fldCharType="end"/>
        </w:r>
        <w:r>
          <w:delText xml:space="preserve"> </w:delText>
        </w:r>
        <w:r w:rsidR="00F5541B" w:rsidRPr="000C37D1">
          <w:delText xml:space="preserve">gives the cost of one decision as a share of the decision cycle it runs in, against the number of local regions, which is the number of local agents in the hierarchy. Three cycle lengths are shown, two, six and twelve minutes, on a fixed grid of 4 800 cells with four simultaneous ignitions. A value of one hundred per cent would mean that a decision consumes the whole interval between two decisions, so the dashed rule marks the point at which the layer would no longer keep up. Every measured point falls between 0.02 and 0.16 per cent, three orders of magnitude below that rule. The three curves are flat. Raising the number of local agents from one to sixteen costs between 1.16 and 1.29 times the share, and the factor is the same at every cycle length tested. The worst corner of the design space measured here, sixteen agents at a two minute cycle, still leaves more than six hundred times the time one decision needs.</w:delText>
        </w:r>
      </w:del>
      <w:ins w:id="910020" w:author="Claude" w:date="2026-08-02T13:00:00Z">
        <w:r>
          <w:rPr>
            <w:noProof/>
          </w:rPr>
          <w:fldChar w:fldCharType="begin"/>
        </w:r>
        <w:r>
          <w:rPr>
            <w:noProof/>
          </w:rPr>
          <w:instrText xml:space="preserve"> REF _Ref236573925 \h </w:instrText>
        </w:r>
        <w:r>
          <w:rPr>
            <w:noProof/>
          </w:rPr>
          <w:fldChar w:fldCharType="separate"/>
        </w:r>
        <w:r>
          <w:rPr>
            <w:noProof/>
          </w:rPr>
          <w:t xml:space="preserve">Figure 5.22</w:t>
        </w:r>
        <w:r>
          <w:rPr>
            <w:noProof/>
          </w:rPr>
          <w:fldChar w:fldCharType="end"/>
        </w:r>
        <w:r>
          <w:rPr>
            <w:noProof/>
          </w:rPr>
          <w:t xml:space="preserve"> gives the cost of one decision as a share of the decision cycle it runs in, for one to sixteen local regions and for cycles of two, six and twelve minutes, on a fixed grid of 4 800 cells with four simultaneous ignitions. One hundred per cent would mean that a decision takes the whole interval between two decisions, so the dashed rule marks the point at which the layer stops keeping up. Every measured point lies between 0.02 and 0.16 per cent, three orders of magnitude below that rule. The three curves are flat. Sixteen times the agents costs between 1.16 and 1.29 times the share, and the factor holds at every cycle length tested. In the worst case measured, sixteen agents on a two minute cycle, the cycle is still more than six hundred times longer than one decision.</w:t>
        </w:r>
      </w:ins>
    </w:p>
    <w:p w14:paraId="4DF0F7F2" w14:textId="77777777" w:rsidR="00F5541B" w:rsidRPr="000C37D1" w:rsidRDefault="00F5541B" w:rsidP="00F5541B">
      <w:del w:id="910021" w:author="Claude" w:date="2026-08-02T13:00:00Z">
        <w:r w:rsidRPr="000C37D1">
          <w:delText xml:space="preserve">The flatness is the result the distributed architecture predicts. Each local agent reasons only over the cells of its own region, so splitting one landscape into more regions divides the same work instead of multiplying it, and the coordinator adds only a ranking over a few scalars per region. The price of the hierarchy is therefore the twenty eight per cent, not a factor of sixteen. Two further settings were varied to identify what the cost does follow. Raising the forecast horizon of the acceptance test from fifteen to ninety minutes, six times longer, raised the median decision by a factor of 1.4. Enlarging the grid from 4 800 to 19 200 cells at a fixed four regions, four times larger, raised it by a factor of 6.9. The cost is therefore driven by the work done per cell, which is the state clone and the evaluation of the features and the concepts over the region, and not by the depth of the forecast or by the number of agents. The grid figure is an upper bound, because a larger landscape also carries a larger fire in the scenario generator used here and the two effects are not separated.</w:delText>
        </w:r>
      </w:del>
      <w:ins w:id="910022" w:author="Claude" w:date="2026-08-02T13:00:00Z">
        <w:r>
          <w:t xml:space="preserve">The flat curves are what the distributed design predicts. Each local agent reasons only over the cells of its own region, so dividing one landscape into more regions splits the same work instead of multiplying it, and the coordinator only ranks a few scalars per region. The price of the hierarchy is therefore between sixteen and twenty nine per cent, not a factor of sixteen. Two further settings were varied to find what the cost does follow. Raising the forecast horizon of the acceptance test from fifteen to ninety minutes, six times longer, raised the median decision by a factor of 1.4. Enlarging the grid from 4 800 to 19 200 cells at four fixed regions, four times larger, raised it by a factor of 6.9. The cost is therefore set by the work done per cell, which is the state clone and the evaluation of the features and the concepts over the region, and not by the depth of the forecast or by the number of agents. The grid figure is an upper bound, because a larger landscape also carries a larger fire in the scenario generator used here, and the two effects are not separated.</w:t>
        </w:r>
      </w:ins>
    </w:p>
    <w:p w14:paraId="0A676A7E" w14:textId="77777777" w:rsidR="00F5541B" w:rsidRPr="000C37D1" w:rsidRDefault="00F5541B" w:rsidP="00840146"/>
    <w:p w14:paraId="310A08AA" w14:textId="77777777" w:rsidR="00840146" w:rsidRPr="000C37D1" w:rsidRDefault="00840146" w:rsidP="00840146">
      <w:pPr>
        <w:keepNext/>
      </w:pPr>
      <w:r w:rsidRPr="000C37D1">
        <w:lastRenderedPageBreak/>
        <w:drawing>
          <wp:inline distT="0" distB="0" distL="0" distR="0" wp14:anchorId="7FB8F6B0" wp14:editId="6495DA08">
            <wp:extent cx="5040000" cy="3128052"/>
            <wp:effectExtent l="0" t="0" r="0" b="0"/>
            <wp:docPr id="138178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040000" cy="3128052"/>
                    </a:xfrm>
                    <a:prstGeom prst="rect">
                      <a:avLst/>
                    </a:prstGeom>
                    <a:noFill/>
                  </pic:spPr>
                </pic:pic>
              </a:graphicData>
            </a:graphic>
          </wp:inline>
        </w:drawing>
      </w:r>
    </w:p>
    <w:p w14:paraId="1E2B0A3B" w14:textId="33E95BD2" w:rsidR="00840146" w:rsidRPr="000C37D1" w:rsidRDefault="00840146" w:rsidP="00840146">
      <w:pPr>
        <w:pStyle w:val="Caption"/>
      </w:pPr>
      <w:bookmarkStart w:id="417" w:name="_Ref236573925"/>
      <w:bookmarkStart w:id="418" w:name="_Toc236574123"/>
      <w:r w:rsidRPr="000C37D1">
        <w:t xml:space="preserve">Figure </w:t>
      </w:r>
      <w:r w:rsidRPr="000C37D1">
        <w:fldChar w:fldCharType="begin"/>
      </w:r>
      <w:r w:rsidRPr="000C37D1">
        <w:instrText xml:space="preserve"> STYLEREF 1 \s </w:instrText>
      </w:r>
      <w:r w:rsidRPr="000C37D1">
        <w:fldChar w:fldCharType="separate"/>
      </w:r>
      <w:r w:rsidR="00772963">
        <w:rPr>
          <w:noProof/>
        </w:rPr>
        <w:t>5</w:t>
      </w:r>
      <w:r w:rsidRPr="000C37D1">
        <w:fldChar w:fldCharType="end"/>
      </w:r>
      <w:r w:rsidRPr="000C37D1">
        <w:t>.</w:t>
      </w:r>
      <w:r w:rsidRPr="000C37D1">
        <w:fldChar w:fldCharType="begin"/>
      </w:r>
      <w:r w:rsidRPr="000C37D1">
        <w:instrText xml:space="preserve"> SEQ Figure \* ARABIC \s 1 </w:instrText>
      </w:r>
      <w:r w:rsidRPr="000C37D1">
        <w:fldChar w:fldCharType="separate"/>
      </w:r>
      <w:r w:rsidR="00772963">
        <w:rPr>
          <w:noProof/>
        </w:rPr>
        <w:t>22</w:t>
      </w:r>
      <w:r w:rsidRPr="000C37D1">
        <w:fldChar w:fldCharType="end"/>
      </w:r>
      <w:bookmarkEnd w:id="417"/>
      <w:r w:rsidR="00F5541B" w:rsidRPr="000C37D1">
        <w:t xml:space="preserve"> </w:t>
      </w:r>
      <w:r w:rsidR="00F5541B" w:rsidRPr="000C37D1">
        <w:t>The cost of the decision layer against the number of local agents</w:t>
      </w:r>
      <w:bookmarkEnd w:id="418"/>
      <w:ins w:id="910027" w:author="Claude" w:date="2026-08-02T13:00:00Z">
        <w:r>
          <w:rPr>
            <w:noProof/>
          </w:rPr>
          <w:t xml:space="preserve">. The vertical axis is the wall time of one decision divided by the decision cycle it runs in, on a logarithmic scale, and each point is the median over three worlds. Fixed grid of 4 800 cells, four simultaneous ignitions, resource pool 0.25</w:t>
        </w:r>
      </w:ins>
    </w:p>
    <w:p w14:paraId="25990874" w14:textId="77777777" w:rsidR="00840146" w:rsidRPr="000C37D1" w:rsidRDefault="00840146" w:rsidP="004A4810"/>
    <w:p w14:paraId="397B98CE" w14:textId="7306ED74" w:rsidR="004A4810" w:rsidRPr="000C37D1" w:rsidRDefault="004A4810" w:rsidP="004A4810">
      <w:del w:id="910023" w:author="Claude" w:date="2026-08-02T13:00:00Z">
        <w:r w:rsidRPr="000C37D1">
          <w:fldChar w:fldCharType="begin"/>
        </w:r>
        <w:r w:rsidRPr="000C37D1">
          <w:delInstrText xml:space="preserve"> REF _Ref236573849 \h </w:delInstrText>
        </w:r>
        <w:r w:rsidRPr="000C37D1">
          <w:fldChar w:fldCharType="separate"/>
        </w:r>
        <w:r w:rsidR="00772963" w:rsidRPr="000C37D1">
          <w:delText xml:space="preserve">Table </w:delText>
        </w:r>
        <w:r w:rsidR="00772963">
          <w:rPr>
            <w:noProof/>
          </w:rPr>
          <w:delText xml:space="preserve">5</w:delText>
        </w:r>
        <w:r w:rsidR="00772963" w:rsidRPr="000C37D1">
          <w:delText xml:space="preserve">.</w:delText>
        </w:r>
        <w:r w:rsidR="00772963">
          <w:rPr>
            <w:noProof/>
          </w:rPr>
          <w:delText xml:space="preserve">13</w:delText>
        </w:r>
        <w:r w:rsidRPr="000C37D1">
          <w:fldChar w:fldCharType="end"/>
        </w:r>
        <w:r w:rsidRPr="000C37D1">
          <w:delText xml:space="preserve"> reports the timeliness measurement. Over ten worlds the median decision takes 274 milliseconds, the ninetieth percentile 909 milliseconds and the slowest decision observed 1.28 seconds, against a decision cycle of twelve minutes. The spread between the median and the maximum belongs to the adaptation stages, which run only in the decisions that fail the acceptance test and which each carry a shadow forecast of their own. The second measure the criterion names is the delay between detection and the first order. In all ten worlds the first offensive order is fielded two minutes after ignition, at the first decision, so nothing in the loop delays the first response beyond one tick of the simulation.</w:delText>
        </w:r>
      </w:del>
      <w:ins w:id="910024" w:author="Claude" w:date="2026-08-02T13:00:00Z">
        <w:r>
          <w:rPr>
            <w:noProof/>
          </w:rPr>
          <w:fldChar w:fldCharType="begin"/>
        </w:r>
        <w:r>
          <w:rPr>
            <w:noProof/>
          </w:rPr>
          <w:instrText xml:space="preserve"> REF _Ref236573849 \h </w:instrText>
        </w:r>
        <w:r>
          <w:rPr>
            <w:noProof/>
          </w:rPr>
          <w:fldChar w:fldCharType="separate"/>
        </w:r>
        <w:r>
          <w:rPr>
            <w:noProof/>
          </w:rPr>
          <w:t xml:space="preserve">Table 5.13</w:t>
        </w:r>
        <w:r>
          <w:rPr>
            <w:noProof/>
          </w:rPr>
          <w:fldChar w:fldCharType="end"/>
        </w:r>
        <w:r>
          <w:rPr>
            <w:noProof/>
          </w:rPr>
          <w:t xml:space="preserve"> reports the timeliness measurement. Over ten worlds the median decision takes 274 milliseconds, the ninetieth percentile 909 milliseconds and the slowest decision 1.28 seconds, against a decision cycle of twelve minutes. The spread between the median and the maximum belongs to the adaptation stages, which run only in the decisions that fail the acceptance test and which each carry a shadow forecast of their own. The criterion also asks for the delay between detection and the first order. In all ten worlds the first offensive order is fielded two minutes after ignition, at the first decision, so nothing in the loop delays the first response beyond one tick of the simulation.</w:t>
        </w:r>
      </w:ins>
    </w:p>
    <w:p w14:paraId="1E18AFA3" w14:textId="0501B9ED" w:rsidR="004A4810" w:rsidRPr="000C37D1" w:rsidRDefault="004A4810" w:rsidP="004A4810">
      <w:pPr>
        <w:pStyle w:val="Caption"/>
        <w:keepNext/>
      </w:pPr>
      <w:bookmarkStart w:id="419" w:name="_Ref236573849"/>
      <w:bookmarkStart w:id="420" w:name="_Toc236574077"/>
      <w:r w:rsidRPr="000C37D1">
        <w:t xml:space="preserve">Table </w:t>
      </w:r>
      <w:r w:rsidRPr="000C37D1">
        <w:fldChar w:fldCharType="begin"/>
      </w:r>
      <w:r w:rsidRPr="000C37D1">
        <w:instrText xml:space="preserve"> STYLEREF 1 \s </w:instrText>
      </w:r>
      <w:r w:rsidRPr="000C37D1">
        <w:fldChar w:fldCharType="separate"/>
      </w:r>
      <w:r w:rsidR="00772963">
        <w:rPr>
          <w:noProof/>
        </w:rPr>
        <w:t>5</w:t>
      </w:r>
      <w:r w:rsidRPr="000C37D1">
        <w:fldChar w:fldCharType="end"/>
      </w:r>
      <w:r w:rsidRPr="000C37D1">
        <w:t>.</w:t>
      </w:r>
      <w:r w:rsidRPr="000C37D1">
        <w:fldChar w:fldCharType="begin"/>
      </w:r>
      <w:r w:rsidRPr="000C37D1">
        <w:instrText xml:space="preserve"> SEQ Table \* ARABIC \s 1 </w:instrText>
      </w:r>
      <w:r w:rsidRPr="000C37D1">
        <w:fldChar w:fldCharType="separate"/>
      </w:r>
      <w:r w:rsidR="00772963">
        <w:rPr>
          <w:noProof/>
        </w:rPr>
        <w:t>13</w:t>
      </w:r>
      <w:r w:rsidRPr="000C37D1">
        <w:fldChar w:fldCharType="end"/>
      </w:r>
      <w:bookmarkEnd w:id="419"/>
      <w:r w:rsidRPr="000C37D1">
        <w:t xml:space="preserve"> </w:t>
      </w:r>
      <w:r w:rsidRPr="000C37D1">
        <w:t>Decision latency of the closed loop</w:t>
      </w:r>
      <w:bookmarkEnd w:id="420"/>
      <w:ins w:id="910028" w:author="Claude" w:date="2026-08-02T13:00:00Z">
        <w:r>
          <w:rPr>
            <w:noProof/>
          </w:rPr>
          <w:t xml:space="preserve">. Wall time of one decision over ten worlds at four simultaneous ignitions and a resource pool of 0.25, against a decision cycle of twelve minutes</w:t>
        </w:r>
      </w:ins>
    </w:p>
    <w:tbl>
      <w:tblPr>
        <w:tblStyle w:val="PlainTable2"/>
        <w:tblW w:w="5000" w:type="pct"/>
        <w:tblLook w:val="04A0" w:firstRow="1" w:lastRow="0" w:firstColumn="1" w:lastColumn="0" w:noHBand="0" w:noVBand="1"/>
      </w:tblPr>
      <w:tblGrid>
        <w:gridCol w:w="5055"/>
        <w:gridCol w:w="2992"/>
      </w:tblGrid>
      <w:tr w:rsidR="004A4810" w:rsidRPr="000C37D1" w14:paraId="5D52412A" w14:textId="77777777" w:rsidTr="004A48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pct"/>
            <w:hideMark/>
          </w:tcPr>
          <w:p w14:paraId="55A1FAA4" w14:textId="77777777" w:rsidR="004A4810" w:rsidRPr="000C37D1" w:rsidRDefault="004A4810" w:rsidP="004A4810">
            <w:pPr>
              <w:spacing w:after="160"/>
            </w:pPr>
            <w:r w:rsidRPr="000C37D1">
              <w:t>Quantity</w:t>
            </w:r>
          </w:p>
        </w:tc>
        <w:tc>
          <w:tcPr>
            <w:tcW w:w="1859" w:type="pct"/>
            <w:hideMark/>
          </w:tcPr>
          <w:p w14:paraId="42193D52" w14:textId="77777777" w:rsidR="004A4810" w:rsidRPr="000C37D1" w:rsidRDefault="004A4810" w:rsidP="004A4810">
            <w:pPr>
              <w:spacing w:after="160"/>
              <w:cnfStyle w:val="100000000000" w:firstRow="1" w:lastRow="0" w:firstColumn="0" w:lastColumn="0" w:oddVBand="0" w:evenVBand="0" w:oddHBand="0" w:evenHBand="0" w:firstRowFirstColumn="0" w:firstRowLastColumn="0" w:lastRowFirstColumn="0" w:lastRowLastColumn="0"/>
            </w:pPr>
            <w:r w:rsidRPr="000C37D1">
              <w:t>Value</w:t>
            </w:r>
          </w:p>
        </w:tc>
      </w:tr>
      <w:tr w:rsidR="004A4810" w:rsidRPr="000C37D1" w14:paraId="30BD93B9" w14:textId="77777777" w:rsidTr="004A4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pct"/>
            <w:hideMark/>
          </w:tcPr>
          <w:p w14:paraId="379AC1F3" w14:textId="77777777" w:rsidR="004A4810" w:rsidRPr="000C37D1" w:rsidRDefault="004A4810" w:rsidP="004A4810">
            <w:pPr>
              <w:spacing w:after="160"/>
            </w:pPr>
            <w:r w:rsidRPr="000C37D1">
              <w:t>Decision latency, median</w:t>
            </w:r>
          </w:p>
        </w:tc>
        <w:tc>
          <w:tcPr>
            <w:tcW w:w="1859" w:type="pct"/>
            <w:hideMark/>
          </w:tcPr>
          <w:p w14:paraId="470F4B03" w14:textId="77777777" w:rsidR="004A4810" w:rsidRPr="000C37D1" w:rsidRDefault="004A4810" w:rsidP="004A4810">
            <w:pPr>
              <w:spacing w:after="160"/>
              <w:cnfStyle w:val="000000100000" w:firstRow="0" w:lastRow="0" w:firstColumn="0" w:lastColumn="0" w:oddVBand="0" w:evenVBand="0" w:oddHBand="1" w:evenHBand="0" w:firstRowFirstColumn="0" w:firstRowLastColumn="0" w:lastRowFirstColumn="0" w:lastRowLastColumn="0"/>
            </w:pPr>
            <w:r w:rsidRPr="000C37D1">
              <w:t>274 ms</w:t>
            </w:r>
          </w:p>
        </w:tc>
      </w:tr>
      <w:tr w:rsidR="004A4810" w:rsidRPr="000C37D1" w14:paraId="335D7C6A" w14:textId="77777777" w:rsidTr="004A4810">
        <w:tc>
          <w:tcPr>
            <w:cnfStyle w:val="001000000000" w:firstRow="0" w:lastRow="0" w:firstColumn="1" w:lastColumn="0" w:oddVBand="0" w:evenVBand="0" w:oddHBand="0" w:evenHBand="0" w:firstRowFirstColumn="0" w:firstRowLastColumn="0" w:lastRowFirstColumn="0" w:lastRowLastColumn="0"/>
            <w:tcW w:w="3141" w:type="pct"/>
            <w:hideMark/>
          </w:tcPr>
          <w:p w14:paraId="73D8EDAE" w14:textId="77777777" w:rsidR="004A4810" w:rsidRPr="000C37D1" w:rsidRDefault="004A4810" w:rsidP="004A4810">
            <w:pPr>
              <w:spacing w:after="160"/>
            </w:pPr>
            <w:r w:rsidRPr="000C37D1">
              <w:t>Decision latency, ninetieth percentile</w:t>
            </w:r>
          </w:p>
        </w:tc>
        <w:tc>
          <w:tcPr>
            <w:tcW w:w="1859" w:type="pct"/>
            <w:hideMark/>
          </w:tcPr>
          <w:p w14:paraId="6423255E" w14:textId="77777777" w:rsidR="004A4810" w:rsidRPr="000C37D1" w:rsidRDefault="004A4810" w:rsidP="004A4810">
            <w:pPr>
              <w:spacing w:after="160"/>
              <w:cnfStyle w:val="000000000000" w:firstRow="0" w:lastRow="0" w:firstColumn="0" w:lastColumn="0" w:oddVBand="0" w:evenVBand="0" w:oddHBand="0" w:evenHBand="0" w:firstRowFirstColumn="0" w:firstRowLastColumn="0" w:lastRowFirstColumn="0" w:lastRowLastColumn="0"/>
            </w:pPr>
            <w:r w:rsidRPr="000C37D1">
              <w:t>909 ms</w:t>
            </w:r>
          </w:p>
        </w:tc>
      </w:tr>
      <w:tr w:rsidR="004A4810" w:rsidRPr="000C37D1" w14:paraId="4E6772C1" w14:textId="77777777" w:rsidTr="004A4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pct"/>
            <w:hideMark/>
          </w:tcPr>
          <w:p w14:paraId="247AAC40" w14:textId="77777777" w:rsidR="004A4810" w:rsidRPr="000C37D1" w:rsidRDefault="004A4810" w:rsidP="004A4810">
            <w:pPr>
              <w:spacing w:after="160"/>
            </w:pPr>
            <w:r w:rsidRPr="000C37D1">
              <w:lastRenderedPageBreak/>
              <w:t>Decision latency, slowest observed</w:t>
            </w:r>
          </w:p>
        </w:tc>
        <w:tc>
          <w:tcPr>
            <w:tcW w:w="1859" w:type="pct"/>
            <w:hideMark/>
          </w:tcPr>
          <w:p w14:paraId="112EE081" w14:textId="77777777" w:rsidR="004A4810" w:rsidRPr="000C37D1" w:rsidRDefault="004A4810" w:rsidP="004A4810">
            <w:pPr>
              <w:spacing w:after="160"/>
              <w:cnfStyle w:val="000000100000" w:firstRow="0" w:lastRow="0" w:firstColumn="0" w:lastColumn="0" w:oddVBand="0" w:evenVBand="0" w:oddHBand="1" w:evenHBand="0" w:firstRowFirstColumn="0" w:firstRowLastColumn="0" w:lastRowFirstColumn="0" w:lastRowLastColumn="0"/>
            </w:pPr>
            <w:r w:rsidRPr="000C37D1">
              <w:t>1 277 ms</w:t>
            </w:r>
          </w:p>
        </w:tc>
      </w:tr>
      <w:tr w:rsidR="004A4810" w:rsidRPr="000C37D1" w14:paraId="05DAC97D" w14:textId="77777777" w:rsidTr="004A4810">
        <w:tc>
          <w:tcPr>
            <w:cnfStyle w:val="001000000000" w:firstRow="0" w:lastRow="0" w:firstColumn="1" w:lastColumn="0" w:oddVBand="0" w:evenVBand="0" w:oddHBand="0" w:evenHBand="0" w:firstRowFirstColumn="0" w:firstRowLastColumn="0" w:lastRowFirstColumn="0" w:lastRowLastColumn="0"/>
            <w:tcW w:w="3141" w:type="pct"/>
            <w:hideMark/>
          </w:tcPr>
          <w:p w14:paraId="71AA314C" w14:textId="77777777" w:rsidR="004A4810" w:rsidRPr="000C37D1" w:rsidRDefault="004A4810" w:rsidP="004A4810">
            <w:pPr>
              <w:spacing w:after="160"/>
            </w:pPr>
            <w:r w:rsidRPr="000C37D1">
              <w:t>Decision cycle</w:t>
            </w:r>
          </w:p>
        </w:tc>
        <w:tc>
          <w:tcPr>
            <w:tcW w:w="1859" w:type="pct"/>
            <w:hideMark/>
          </w:tcPr>
          <w:p w14:paraId="293232FC" w14:textId="77777777" w:rsidR="004A4810" w:rsidRPr="000C37D1" w:rsidRDefault="004A4810" w:rsidP="004A4810">
            <w:pPr>
              <w:spacing w:after="160"/>
              <w:cnfStyle w:val="000000000000" w:firstRow="0" w:lastRow="0" w:firstColumn="0" w:lastColumn="0" w:oddVBand="0" w:evenVBand="0" w:oddHBand="0" w:evenHBand="0" w:firstRowFirstColumn="0" w:firstRowLastColumn="0" w:lastRowFirstColumn="0" w:lastRowLastColumn="0"/>
            </w:pPr>
            <w:r w:rsidRPr="000C37D1">
              <w:t>12 min (720 000 ms)</w:t>
            </w:r>
          </w:p>
        </w:tc>
      </w:tr>
      <w:tr w:rsidR="004A4810" w:rsidRPr="000C37D1" w14:paraId="362A3E36" w14:textId="77777777" w:rsidTr="004A4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pct"/>
            <w:hideMark/>
          </w:tcPr>
          <w:p w14:paraId="35706F04" w14:textId="77777777" w:rsidR="004A4810" w:rsidRPr="000C37D1" w:rsidRDefault="004A4810" w:rsidP="004A4810">
            <w:pPr>
              <w:spacing w:after="160"/>
            </w:pPr>
            <w:r w:rsidRPr="000C37D1">
              <w:t>Median latency as a share of the cycle</w:t>
            </w:r>
          </w:p>
        </w:tc>
        <w:tc>
          <w:tcPr>
            <w:tcW w:w="1859" w:type="pct"/>
            <w:hideMark/>
          </w:tcPr>
          <w:p w14:paraId="355FC58B" w14:textId="77777777" w:rsidR="004A4810" w:rsidRPr="000C37D1" w:rsidRDefault="004A4810" w:rsidP="004A4810">
            <w:pPr>
              <w:spacing w:after="160"/>
              <w:cnfStyle w:val="000000100000" w:firstRow="0" w:lastRow="0" w:firstColumn="0" w:lastColumn="0" w:oddVBand="0" w:evenVBand="0" w:oddHBand="1" w:evenHBand="0" w:firstRowFirstColumn="0" w:firstRowLastColumn="0" w:lastRowFirstColumn="0" w:lastRowLastColumn="0"/>
            </w:pPr>
            <w:r w:rsidRPr="000C37D1">
              <w:t>0.04 per cent</w:t>
            </w:r>
          </w:p>
        </w:tc>
      </w:tr>
      <w:tr w:rsidR="004A4810" w:rsidRPr="000C37D1" w14:paraId="70E4F53C" w14:textId="77777777" w:rsidTr="004A4810">
        <w:tc>
          <w:tcPr>
            <w:cnfStyle w:val="001000000000" w:firstRow="0" w:lastRow="0" w:firstColumn="1" w:lastColumn="0" w:oddVBand="0" w:evenVBand="0" w:oddHBand="0" w:evenHBand="0" w:firstRowFirstColumn="0" w:firstRowLastColumn="0" w:lastRowFirstColumn="0" w:lastRowLastColumn="0"/>
            <w:tcW w:w="3141" w:type="pct"/>
            <w:hideMark/>
          </w:tcPr>
          <w:p w14:paraId="0DA179DB" w14:textId="77777777" w:rsidR="004A4810" w:rsidRPr="000C37D1" w:rsidRDefault="004A4810" w:rsidP="004A4810">
            <w:pPr>
              <w:spacing w:after="160"/>
            </w:pPr>
            <w:r w:rsidRPr="000C37D1">
              <w:t>Ignition to first fielded offensive order</w:t>
            </w:r>
          </w:p>
        </w:tc>
        <w:tc>
          <w:tcPr>
            <w:tcW w:w="1859" w:type="pct"/>
            <w:hideMark/>
          </w:tcPr>
          <w:p w14:paraId="06CC910B" w14:textId="77777777" w:rsidR="004A4810" w:rsidRPr="000C37D1" w:rsidRDefault="004A4810" w:rsidP="004A4810">
            <w:pPr>
              <w:spacing w:after="160"/>
              <w:cnfStyle w:val="000000000000" w:firstRow="0" w:lastRow="0" w:firstColumn="0" w:lastColumn="0" w:oddVBand="0" w:evenVBand="0" w:oddHBand="0" w:evenHBand="0" w:firstRowFirstColumn="0" w:firstRowLastColumn="0" w:lastRowFirstColumn="0" w:lastRowLastColumn="0"/>
            </w:pPr>
            <w:r w:rsidRPr="000C37D1">
              <w:t>2 min, in all ten worlds</w:t>
            </w:r>
          </w:p>
        </w:tc>
      </w:tr>
    </w:tbl>
    <w:p w14:paraId="65AFB48E" w14:textId="77777777" w:rsidR="004A4810" w:rsidRPr="000C37D1" w:rsidRDefault="004A4810" w:rsidP="004A4810"/>
    <w:p w14:paraId="52F31D76" w14:textId="3D1A0F1F" w:rsidR="004A4810" w:rsidRPr="000C37D1" w:rsidRDefault="004A4810" w:rsidP="004A4810">
      <w:del w:id="910025" w:author="Claude" w:date="2026-08-02T13:00:00Z">
        <w:r w:rsidRPr="000C37D1">
          <w:delText xml:space="preserve">Both criteria are therefore met on the axes that were measured. The layer decides in a small fraction of the interval it is given, and that fraction is almost unchanged by the number of agents, which is the axis the distributed design is meant to open. What the framework does not claim is a bound on the largest landscape it can carry: the cost follows the number of cells, so a domain far larger than the ones used here would need either a coarser grid, a shorter forecast, or local agents running on separate machines, which the message interface of Section 4.3 already permits but which was not measured. The absolute numbers belong to this implementation and to the hardware of Table 5.4. The ratios do not, and the ratios are what the criteria ask for.</w:delText>
        </w:r>
      </w:del>
      <w:ins w:id="910026" w:author="Claude" w:date="2026-08-02T13:00:00Z">
        <w:r>
          <w:t xml:space="preserve">Both criteria are met on the axes that were measured. The layer decides in a small fraction of the interval it is given, and that fraction barely changes with the number of agents, which is the axis the distributed design is meant to open. Two limits are stated rather than claimed. The cost follows the number of cells, so a landscape much larger than the ones used here would need a coarser grid, a shorter forecast, or local agents on separate machines, which the message interface between the agents and the coordinator permits but which was not measured. The absolute times also belong to the machine the experiments ran on. The ratios do not, and the ratios are what the criteria ask for.</w:t>
        </w:r>
      </w:ins>
    </w:p>
    <w:p w14:paraId="5A1B0277" w14:textId="2E744206" w:rsidR="002408F0" w:rsidRPr="000C37D1" w:rsidRDefault="00000000">
      <w:pPr>
        <w:pStyle w:val="Heading2"/>
      </w:pPr>
      <w:bookmarkStart w:id="421" w:name="_Toc236574025"/>
      <w:r w:rsidRPr="000C37D1">
        <w:t>Compliance with the Evaluation Criteria and Chapter Summary</w:t>
      </w:r>
      <w:bookmarkEnd w:id="421"/>
    </w:p>
    <w:p w14:paraId="68FE4D20" w14:textId="77777777" w:rsidR="00EA3196" w:rsidRPr="000C37D1" w:rsidRDefault="00EA3196" w:rsidP="00D07C4D">
      <w:pPr>
        <w:pStyle w:val="ParText"/>
      </w:pPr>
    </w:p>
    <w:p>
      <w:pPr>
        <w:pStyle w:val="ParText"/>
        <w:rPr>
          <w:ins w:id="910031" w:author="Claude" w:date="2026-08-02T13:00:00Z"/>
        </w:rPr>
      </w:pPr>
      <w:ins w:id="910032" w:author="Claude" w:date="2026-08-02T13:00:00Z">
        <w:r>
          <w:t xml:space="preserve">Section 5.1 turned the literature into eight criteria. This section returns to them and states, for each, where the evidence sits and what it supports. </w:t>
        </w:r>
        <w:r>
          <w:fldChar w:fldCharType="begin"/>
        </w:r>
        <w:r>
          <w:instrText xml:space="preserve"> REF _RefTblComply \h </w:instrText>
        </w:r>
        <w:r>
          <w:fldChar w:fldCharType="separate"/>
        </w:r>
        <w:r>
          <w:t xml:space="preserve">Table 5.14</w:t>
        </w:r>
        <w:r>
          <w:fldChar w:fldCharType="end"/>
        </w:r>
        <w:r>
          <w:t xml:space="preserve"> gives the map. Six criteria are met in full. Two are met on the axis this chapter measured and left open on another, and those two are stated here rather than in Chapter 6, because a rubric that reports only its successes carries no information.</w:t>
        </w:r>
      </w:ins>
    </w:p>
    <w:p>
      <w:pPr>
        <w:pStyle w:val="Caption"/>
        <w:rPr>
          <w:ins w:id="910033" w:author="Claude" w:date="2026-08-02T13:00:00Z"/>
        </w:rPr>
      </w:pPr>
      <w:bookmarkStart w:id="484" w:name="_RefTblComply"/>
      <w:ins w:id="910034" w:author="Claude" w:date="2026-08-02T13:00:00Z">
        <w:r>
          <w:t xml:space="preserve">Table </w:t>
        </w:r>
        <w:r>
          <w:fldChar w:fldCharType="begin"/>
        </w:r>
        <w:r>
          <w:instrText xml:space="preserve"> STYLEREF 1 \s </w:instrText>
        </w:r>
        <w:r>
          <w:fldChar w:fldCharType="separate"/>
        </w:r>
        <w:r>
          <w:t xml:space="preserve">5</w:t>
        </w:r>
        <w:r>
          <w:fldChar w:fldCharType="end"/>
        </w:r>
        <w:r>
          <w:t xml:space="preserve">.</w:t>
        </w:r>
        <w:r>
          <w:fldChar w:fldCharType="begin"/>
        </w:r>
        <w:r>
          <w:instrText xml:space="preserve"> SEQ Table \* ARABIC \s 1 </w:instrText>
        </w:r>
        <w:r>
          <w:fldChar w:fldCharType="separate"/>
        </w:r>
        <w:r>
          <w:t xml:space="preserve">14</w:t>
        </w:r>
        <w:r>
          <w:fldChar w:fldCharType="end"/>
        </w:r>
      </w:ins>
      <w:bookmarkEnd w:id="484"/>
      <w:ins w:id="910035" w:author="Claude" w:date="2026-08-02T13:00:00Z">
        <w:r>
          <w:t xml:space="preserve"> Compliance with the evaluation criteria</w:t>
        </w:r>
      </w:ins>
    </w:p>
    <w:tbl>
      <w:tblPr>
        <w:tblStyle w:val="PlainTable2"/>
        <w:tblW w:w="5000" w:type="pct"/>
        <w:tblLook w:val="04A0" w:firstRow="1" w:lastRow="0" w:firstColumn="1" w:lastColumn="0" w:noHBand="0" w:noVBand="1"/>
      </w:tblPr>
      <w:tblGrid>
        <w:gridCol w:w="800"/>
        <w:gridCol w:w="2200"/>
        <w:gridCol w:w="4900"/>
        <w:gridCol w:w="1100"/>
      </w:tblGrid>
      <w:tr>
        <w:trPr>
          <w:ins w:id="910036" w:author="Claude" w:date="2026-08-02T13:00:00Z"/>
        </w:trPr>
        <w:tc>
          <w:tcPr>
            <w:tcW w:w="450" w:type="pct"/>
          </w:tcPr>
          <w:p>
            <w:pPr>
              <w:pStyle w:val="TableText"/>
              <w:rPr>
                <w:ins w:id="910037" w:author="Claude" w:date="2026-08-02T13:00:00Z"/>
              </w:rPr>
            </w:pPr>
            <w:ins w:id="910038" w:author="Claude" w:date="2026-08-02T13:00:00Z">
              <w:r>
                <w:rPr>
                  <w:b/>
                </w:rPr>
                <w:t xml:space="preserve">#</w:t>
              </w:r>
            </w:ins>
          </w:p>
        </w:tc>
        <w:tc>
          <w:tcPr>
            <w:tcW w:w="1220" w:type="pct"/>
          </w:tcPr>
          <w:p>
            <w:pPr>
              <w:pStyle w:val="TableText"/>
              <w:rPr>
                <w:ins w:id="910039" w:author="Claude" w:date="2026-08-02T13:00:00Z"/>
              </w:rPr>
            </w:pPr>
            <w:ins w:id="910040" w:author="Claude" w:date="2026-08-02T13:00:00Z">
              <w:r>
                <w:rPr>
                  <w:b/>
                </w:rPr>
                <w:t xml:space="preserve">Criterion</w:t>
              </w:r>
            </w:ins>
          </w:p>
        </w:tc>
        <w:tc>
          <w:tcPr>
            <w:tcW w:w="2720" w:type="pct"/>
          </w:tcPr>
          <w:p>
            <w:pPr>
              <w:pStyle w:val="TableText"/>
              <w:rPr>
                <w:ins w:id="910041" w:author="Claude" w:date="2026-08-02T13:00:00Z"/>
              </w:rPr>
            </w:pPr>
            <w:ins w:id="910042" w:author="Claude" w:date="2026-08-02T13:00:00Z">
              <w:r>
                <w:rPr>
                  <w:b/>
                </w:rPr>
                <w:t xml:space="preserve">Evidence in this chapter</w:t>
              </w:r>
            </w:ins>
          </w:p>
        </w:tc>
        <w:tc>
          <w:tcPr>
            <w:tcW w:w="610" w:type="pct"/>
          </w:tcPr>
          <w:p>
            <w:pPr>
              <w:pStyle w:val="TableText"/>
              <w:rPr>
                <w:ins w:id="910043" w:author="Claude" w:date="2026-08-02T13:00:00Z"/>
              </w:rPr>
            </w:pPr>
            <w:ins w:id="910044" w:author="Claude" w:date="2026-08-02T13:00:00Z">
              <w:r>
                <w:rPr>
                  <w:b/>
                </w:rPr>
                <w:t xml:space="preserve">Verdict</w:t>
              </w:r>
            </w:ins>
          </w:p>
        </w:tc>
      </w:tr>
      <w:tr>
        <w:trPr>
          <w:ins w:id="910045" w:author="Claude" w:date="2026-08-02T13:00:00Z"/>
        </w:trPr>
        <w:tc>
          <w:tcPr>
            <w:tcW w:w="450" w:type="pct"/>
          </w:tcPr>
          <w:p>
            <w:pPr>
              <w:pStyle w:val="TableText"/>
              <w:rPr>
                <w:ins w:id="910046" w:author="Claude" w:date="2026-08-02T13:00:00Z"/>
              </w:rPr>
            </w:pPr>
            <w:ins w:id="910047" w:author="Claude" w:date="2026-08-02T13:00:00Z">
              <w:r>
                <w:t xml:space="preserve">S1</w:t>
              </w:r>
            </w:ins>
          </w:p>
        </w:tc>
        <w:tc>
          <w:tcPr>
            <w:tcW w:w="1220" w:type="pct"/>
          </w:tcPr>
          <w:p>
            <w:pPr>
              <w:pStyle w:val="TableText"/>
              <w:rPr>
                <w:ins w:id="910048" w:author="Claude" w:date="2026-08-02T13:00:00Z"/>
              </w:rPr>
            </w:pPr>
            <w:ins w:id="910049" w:author="Claude" w:date="2026-08-02T13:00:00Z">
              <w:r>
                <w:t xml:space="preserve">Predictive fidelity</w:t>
              </w:r>
            </w:ins>
          </w:p>
        </w:tc>
        <w:tc>
          <w:tcPr>
            <w:tcW w:w="2720" w:type="pct"/>
          </w:tcPr>
          <w:p>
            <w:pPr>
              <w:pStyle w:val="TableText"/>
              <w:rPr>
                <w:ins w:id="910050" w:author="Claude" w:date="2026-08-02T13:00:00Z"/>
              </w:rPr>
            </w:pPr>
            <w:ins w:id="910051" w:author="Claude" w:date="2026-08-02T13:00:00Z">
              <w:r>
                <w:t xml:space="preserve">Section 5.2, </w:t>
              </w:r>
              <w:r>
                <w:fldChar w:fldCharType="begin"/>
              </w:r>
              <w:r>
                <w:instrText xml:space="preserve"> REF _Ref235569232 \h </w:instrText>
              </w:r>
              <w:r>
                <w:fldChar w:fldCharType="separate"/>
              </w:r>
              <w:r>
                <w:t xml:space="preserve">Table 5.3</w:t>
              </w:r>
              <w:r>
                <w:fldChar w:fldCharType="end"/>
              </w:r>
              <w:r>
                <w:t xml:space="preserve"> and </w:t>
              </w:r>
              <w:r>
                <w:fldChar w:fldCharType="begin"/>
              </w:r>
              <w:r>
                <w:instrText xml:space="preserve"> REF _Ref235572564 \h </w:instrText>
              </w:r>
              <w:r>
                <w:fldChar w:fldCharType="separate"/>
              </w:r>
              <w:r>
                <w:t xml:space="preserve">Figure 5.1</w:t>
              </w:r>
              <w:r>
                <w:fldChar w:fldCharType="end"/>
              </w:r>
              <w:r>
                <w:t xml:space="preserve">. Four blind hindcasts driven by real terrain, fuel and weather. Overall agreement between 86 and 94 per cent and probability of detection between 85 and 97 per cent.</w:t>
              </w:r>
            </w:ins>
          </w:p>
        </w:tc>
        <w:tc>
          <w:tcPr>
            <w:tcW w:w="610" w:type="pct"/>
          </w:tcPr>
          <w:p>
            <w:pPr>
              <w:pStyle w:val="TableText"/>
              <w:rPr>
                <w:ins w:id="910052" w:author="Claude" w:date="2026-08-02T13:00:00Z"/>
              </w:rPr>
            </w:pPr>
            <w:ins w:id="910053" w:author="Claude" w:date="2026-08-02T13:00:00Z">
              <w:r>
                <w:t xml:space="preserve">Met</w:t>
              </w:r>
            </w:ins>
          </w:p>
        </w:tc>
      </w:tr>
      <w:tr>
        <w:trPr>
          <w:ins w:id="910054" w:author="Claude" w:date="2026-08-02T13:00:00Z"/>
        </w:trPr>
        <w:tc>
          <w:tcPr>
            <w:tcW w:w="450" w:type="pct"/>
          </w:tcPr>
          <w:p>
            <w:pPr>
              <w:pStyle w:val="TableText"/>
              <w:rPr>
                <w:ins w:id="910055" w:author="Claude" w:date="2026-08-02T13:00:00Z"/>
              </w:rPr>
            </w:pPr>
            <w:ins w:id="910056" w:author="Claude" w:date="2026-08-02T13:00:00Z">
              <w:r>
                <w:t xml:space="preserve">S2</w:t>
              </w:r>
            </w:ins>
          </w:p>
        </w:tc>
        <w:tc>
          <w:tcPr>
            <w:tcW w:w="1220" w:type="pct"/>
          </w:tcPr>
          <w:p>
            <w:pPr>
              <w:pStyle w:val="TableText"/>
              <w:rPr>
                <w:ins w:id="910057" w:author="Claude" w:date="2026-08-02T13:00:00Z"/>
              </w:rPr>
            </w:pPr>
            <w:ins w:id="910058" w:author="Claude" w:date="2026-08-02T13:00:00Z">
              <w:r>
                <w:t xml:space="preserve">Decision quality</w:t>
              </w:r>
            </w:ins>
          </w:p>
        </w:tc>
        <w:tc>
          <w:tcPr>
            <w:tcW w:w="2720" w:type="pct"/>
          </w:tcPr>
          <w:p>
            <w:pPr>
              <w:pStyle w:val="TableText"/>
              <w:rPr>
                <w:ins w:id="910059" w:author="Claude" w:date="2026-08-02T13:00:00Z"/>
              </w:rPr>
            </w:pPr>
            <w:ins w:id="910060" w:author="Claude" w:date="2026-08-02T13:00:00Z">
              <w:r>
                <w:t xml:space="preserve">Section 5.5.2, </w:t>
              </w:r>
              <w:r>
                <w:fldChar w:fldCharType="begin"/>
              </w:r>
              <w:r>
                <w:instrText xml:space="preserve"> REF _Ref236172505 \h </w:instrText>
              </w:r>
              <w:r>
                <w:fldChar w:fldCharType="separate"/>
              </w:r>
              <w:r>
                <w:t xml:space="preserve">Table 5.9</w:t>
              </w:r>
              <w:r>
                <w:fldChar w:fldCharType="end"/>
              </w:r>
              <w:r>
                <w:t xml:space="preserve">, </w:t>
              </w:r>
              <w:r>
                <w:fldChar w:fldCharType="begin"/>
              </w:r>
              <w:r>
                <w:instrText xml:space="preserve"> REF _RefTbl510 \h </w:instrText>
              </w:r>
              <w:r>
                <w:fldChar w:fldCharType="separate"/>
              </w:r>
              <w:r>
                <w:t xml:space="preserve">Table 5.10</w:t>
              </w:r>
              <w:r>
                <w:fldChar w:fldCharType="end"/>
              </w:r>
              <w:r>
                <w:t xml:space="preserve"> and </w:t>
              </w:r>
              <w:r>
                <w:fldChar w:fldCharType="begin"/>
              </w:r>
              <w:r>
                <w:instrText xml:space="preserve"> REF _Ref236172698 \h </w:instrText>
              </w:r>
              <w:r>
                <w:fldChar w:fldCharType="separate"/>
              </w:r>
              <w:r>
                <w:t xml:space="preserve">Figure 5.15</w:t>
              </w:r>
              <w:r>
                <w:fldChar w:fldCharType="end"/>
              </w:r>
              <w:r>
                <w:t xml:space="preserve"> to </w:t>
              </w:r>
              <w:r>
                <w:fldChar w:fldCharType="begin"/>
              </w:r>
              <w:r>
                <w:instrText xml:space="preserve"> REF _Ref236172999 \h </w:instrText>
              </w:r>
              <w:r>
                <w:fldChar w:fldCharType="separate"/>
              </w:r>
              <w:r>
                <w:t xml:space="preserve">Figure 5.17</w:t>
              </w:r>
              <w:r>
                <w:fldChar w:fldCharType="end"/>
              </w:r>
              <w:r>
                <w:t xml:space="preserve">. Against no action the full configuration lowers the mean burned area from 220 to 39 hectares, a reduction of 82 per cent, and the mean total decision cost from 0.446 to 0.112. Each rung of the ladder improves on the one below it.</w:t>
              </w:r>
            </w:ins>
          </w:p>
        </w:tc>
        <w:tc>
          <w:tcPr>
            <w:tcW w:w="610" w:type="pct"/>
          </w:tcPr>
          <w:p>
            <w:pPr>
              <w:pStyle w:val="TableText"/>
              <w:rPr>
                <w:ins w:id="910061" w:author="Claude" w:date="2026-08-02T13:00:00Z"/>
              </w:rPr>
            </w:pPr>
            <w:ins w:id="910062" w:author="Claude" w:date="2026-08-02T13:00:00Z">
              <w:r>
                <w:t xml:space="preserve">Met</w:t>
              </w:r>
            </w:ins>
          </w:p>
        </w:tc>
      </w:tr>
      <w:tr>
        <w:trPr>
          <w:ins w:id="910063" w:author="Claude" w:date="2026-08-02T13:00:00Z"/>
        </w:trPr>
        <w:tc>
          <w:tcPr>
            <w:tcW w:w="450" w:type="pct"/>
          </w:tcPr>
          <w:p>
            <w:pPr>
              <w:pStyle w:val="TableText"/>
              <w:rPr>
                <w:ins w:id="910064" w:author="Claude" w:date="2026-08-02T13:00:00Z"/>
              </w:rPr>
            </w:pPr>
            <w:ins w:id="910065" w:author="Claude" w:date="2026-08-02T13:00:00Z">
              <w:r>
                <w:t xml:space="preserve">S3</w:t>
              </w:r>
            </w:ins>
          </w:p>
        </w:tc>
        <w:tc>
          <w:tcPr>
            <w:tcW w:w="1220" w:type="pct"/>
          </w:tcPr>
          <w:p>
            <w:pPr>
              <w:pStyle w:val="TableText"/>
              <w:rPr>
                <w:ins w:id="910066" w:author="Claude" w:date="2026-08-02T13:00:00Z"/>
              </w:rPr>
            </w:pPr>
            <w:ins w:id="910067" w:author="Claude" w:date="2026-08-02T13:00:00Z">
              <w:r>
                <w:t xml:space="preserve">Timeliness</w:t>
              </w:r>
            </w:ins>
          </w:p>
        </w:tc>
        <w:tc>
          <w:tcPr>
            <w:tcW w:w="2720" w:type="pct"/>
          </w:tcPr>
          <w:p>
            <w:pPr>
              <w:pStyle w:val="TableText"/>
              <w:rPr>
                <w:ins w:id="910068" w:author="Claude" w:date="2026-08-02T13:00:00Z"/>
              </w:rPr>
            </w:pPr>
            <w:ins w:id="910069" w:author="Claude" w:date="2026-08-02T13:00:00Z">
              <w:r>
                <w:t xml:space="preserve">Section 5.5.4 and </w:t>
              </w:r>
              <w:r>
                <w:fldChar w:fldCharType="begin"/>
              </w:r>
              <w:r>
                <w:instrText xml:space="preserve"> REF _Ref236573849 \h </w:instrText>
              </w:r>
              <w:r>
                <w:fldChar w:fldCharType="separate"/>
              </w:r>
              <w:r>
                <w:t xml:space="preserve">Table 5.13</w:t>
              </w:r>
              <w:r>
                <w:fldChar w:fldCharType="end"/>
              </w:r>
              <w:r>
                <w:t xml:space="preserve">. Median decision 274 milliseconds against a decision cycle of twelve minutes, ninetieth percentile 909 milliseconds, and the first offensive order fielded two minutes after ignition in all ten worlds.</w:t>
              </w:r>
            </w:ins>
          </w:p>
        </w:tc>
        <w:tc>
          <w:tcPr>
            <w:tcW w:w="610" w:type="pct"/>
          </w:tcPr>
          <w:p>
            <w:pPr>
              <w:pStyle w:val="TableText"/>
              <w:rPr>
                <w:ins w:id="910070" w:author="Claude" w:date="2026-08-02T13:00:00Z"/>
              </w:rPr>
            </w:pPr>
            <w:ins w:id="910071" w:author="Claude" w:date="2026-08-02T13:00:00Z">
              <w:r>
                <w:t xml:space="preserve">Met</w:t>
              </w:r>
            </w:ins>
          </w:p>
        </w:tc>
      </w:tr>
      <w:tr>
        <w:trPr>
          <w:ins w:id="910072" w:author="Claude" w:date="2026-08-02T13:00:00Z"/>
        </w:trPr>
        <w:tc>
          <w:tcPr>
            <w:tcW w:w="450" w:type="pct"/>
          </w:tcPr>
          <w:p>
            <w:pPr>
              <w:pStyle w:val="TableText"/>
              <w:rPr>
                <w:ins w:id="910073" w:author="Claude" w:date="2026-08-02T13:00:00Z"/>
              </w:rPr>
            </w:pPr>
            <w:ins w:id="910074" w:author="Claude" w:date="2026-08-02T13:00:00Z">
              <w:r>
                <w:t xml:space="preserve">S4</w:t>
              </w:r>
            </w:ins>
          </w:p>
        </w:tc>
        <w:tc>
          <w:tcPr>
            <w:tcW w:w="1220" w:type="pct"/>
          </w:tcPr>
          <w:p>
            <w:pPr>
              <w:pStyle w:val="TableText"/>
              <w:rPr>
                <w:ins w:id="910075" w:author="Claude" w:date="2026-08-02T13:00:00Z"/>
              </w:rPr>
            </w:pPr>
            <w:ins w:id="910076" w:author="Claude" w:date="2026-08-02T13:00:00Z">
              <w:r>
                <w:t xml:space="preserve">Robustness under degraded observation</w:t>
              </w:r>
            </w:ins>
          </w:p>
        </w:tc>
        <w:tc>
          <w:tcPr>
            <w:tcW w:w="2720" w:type="pct"/>
          </w:tcPr>
          <w:p>
            <w:pPr>
              <w:pStyle w:val="TableText"/>
              <w:rPr>
                <w:ins w:id="910077" w:author="Claude" w:date="2026-08-02T13:00:00Z"/>
              </w:rPr>
            </w:pPr>
            <w:ins w:id="910078" w:author="Claude" w:date="2026-08-02T13:00:00Z">
              <w:r>
                <w:t xml:space="preserve">Section 5.5.1 and Section 5.5.2, scenario S5 of </w:t>
              </w:r>
              <w:r>
                <w:fldChar w:fldCharType="begin"/>
              </w:r>
              <w:r>
                <w:instrText xml:space="preserve"> REF _RefT54S \h </w:instrText>
              </w:r>
              <w:r>
                <w:fldChar w:fldCharType="separate"/>
              </w:r>
              <w:r>
                <w:t xml:space="preserve">Table 5.8</w:t>
              </w:r>
              <w:r>
                <w:fldChar w:fldCharType="end"/>
              </w:r>
              <w:r>
                <w:t xml:space="preserve"> and </w:t>
              </w:r>
              <w:r>
                <w:fldChar w:fldCharType="begin"/>
              </w:r>
              <w:r>
                <w:instrText xml:space="preserve"> REF _Ref236172505 \h </w:instrText>
              </w:r>
              <w:r>
                <w:fldChar w:fldCharType="separate"/>
              </w:r>
              <w:r>
                <w:t xml:space="preserve">Table 5.9</w:t>
              </w:r>
              <w:r>
                <w:fldChar w:fldCharType="end"/>
              </w:r>
              <w:r>
                <w:t xml:space="preserve">, with the gate behaviour in </w:t>
              </w:r>
              <w:r>
                <w:fldChar w:fldCharType="begin"/>
              </w:r>
              <w:r>
                <w:instrText xml:space="preserve"> REF _Ref236566531 \h </w:instrText>
              </w:r>
              <w:r>
                <w:fldChar w:fldCharType="separate"/>
              </w:r>
              <w:r>
                <w:t xml:space="preserve">Figure 5.10</w:t>
              </w:r>
              <w:r>
                <w:fldChar w:fldCharType="end"/>
              </w:r>
              <w:r>
                <w:t xml:space="preserve">. Under degraded observation the mean burned area of the full configuration rises from 35.7 to 39.3 hectares, a loss of ten per cent, and the configuration remains the best of the four. The quality gate derates offensive orders instead of cancelling them.</w:t>
              </w:r>
            </w:ins>
          </w:p>
        </w:tc>
        <w:tc>
          <w:tcPr>
            <w:tcW w:w="610" w:type="pct"/>
          </w:tcPr>
          <w:p>
            <w:pPr>
              <w:pStyle w:val="TableText"/>
              <w:rPr>
                <w:ins w:id="910079" w:author="Claude" w:date="2026-08-02T13:00:00Z"/>
              </w:rPr>
            </w:pPr>
            <w:ins w:id="910080" w:author="Claude" w:date="2026-08-02T13:00:00Z">
              <w:r>
                <w:t xml:space="preserve">Met</w:t>
              </w:r>
            </w:ins>
          </w:p>
        </w:tc>
      </w:tr>
      <w:tr>
        <w:trPr>
          <w:ins w:id="910081" w:author="Claude" w:date="2026-08-02T13:00:00Z"/>
        </w:trPr>
        <w:tc>
          <w:tcPr>
            <w:tcW w:w="450" w:type="pct"/>
          </w:tcPr>
          <w:p>
            <w:pPr>
              <w:pStyle w:val="TableText"/>
              <w:rPr>
                <w:ins w:id="910082" w:author="Claude" w:date="2026-08-02T13:00:00Z"/>
              </w:rPr>
            </w:pPr>
            <w:ins w:id="910083" w:author="Claude" w:date="2026-08-02T13:00:00Z">
              <w:r>
                <w:t xml:space="preserve">S5</w:t>
              </w:r>
            </w:ins>
          </w:p>
        </w:tc>
        <w:tc>
          <w:tcPr>
            <w:tcW w:w="1220" w:type="pct"/>
          </w:tcPr>
          <w:p>
            <w:pPr>
              <w:pStyle w:val="TableText"/>
              <w:rPr>
                <w:ins w:id="910084" w:author="Claude" w:date="2026-08-02T13:00:00Z"/>
              </w:rPr>
            </w:pPr>
            <w:ins w:id="910085" w:author="Claude" w:date="2026-08-02T13:00:00Z">
              <w:r>
                <w:t xml:space="preserve">Uncertainty handling</w:t>
              </w:r>
            </w:ins>
          </w:p>
        </w:tc>
        <w:tc>
          <w:tcPr>
            <w:tcW w:w="2720" w:type="pct"/>
          </w:tcPr>
          <w:p>
            <w:pPr>
              <w:pStyle w:val="TableText"/>
              <w:rPr>
                <w:ins w:id="910086" w:author="Claude" w:date="2026-08-02T13:00:00Z"/>
              </w:rPr>
            </w:pPr>
            <w:ins w:id="910087" w:author="Claude" w:date="2026-08-02T13:00:00Z">
              <w:r>
                <w:t xml:space="preserve">Section 4.2 for the confidence model, and Section 5.2 and Section 5.5.2 for the spread reported over stochastic replicates. Every feature carries a confidence that gates its concept, and every reported outcome carries the spread over the replicates. Ensemble propagation of weather and fuel uncertainty was not run.</w:t>
              </w:r>
            </w:ins>
          </w:p>
        </w:tc>
        <w:tc>
          <w:tcPr>
            <w:tcW w:w="610" w:type="pct"/>
          </w:tcPr>
          <w:p>
            <w:pPr>
              <w:pStyle w:val="TableText"/>
              <w:rPr>
                <w:ins w:id="910088" w:author="Claude" w:date="2026-08-02T13:00:00Z"/>
              </w:rPr>
            </w:pPr>
            <w:ins w:id="910089" w:author="Claude" w:date="2026-08-02T13:00:00Z">
              <w:r>
                <w:t xml:space="preserve">Met in part</w:t>
              </w:r>
            </w:ins>
          </w:p>
        </w:tc>
      </w:tr>
      <w:tr>
        <w:trPr>
          <w:ins w:id="910090" w:author="Claude" w:date="2026-08-02T13:00:00Z"/>
        </w:trPr>
        <w:tc>
          <w:tcPr>
            <w:tcW w:w="450" w:type="pct"/>
          </w:tcPr>
          <w:p>
            <w:pPr>
              <w:pStyle w:val="TableText"/>
              <w:rPr>
                <w:ins w:id="910091" w:author="Claude" w:date="2026-08-02T13:00:00Z"/>
              </w:rPr>
            </w:pPr>
            <w:ins w:id="910092" w:author="Claude" w:date="2026-08-02T13:00:00Z">
              <w:r>
                <w:t xml:space="preserve">S6</w:t>
              </w:r>
            </w:ins>
          </w:p>
        </w:tc>
        <w:tc>
          <w:tcPr>
            <w:tcW w:w="1220" w:type="pct"/>
          </w:tcPr>
          <w:p>
            <w:pPr>
              <w:pStyle w:val="TableText"/>
              <w:rPr>
                <w:ins w:id="910093" w:author="Claude" w:date="2026-08-02T13:00:00Z"/>
              </w:rPr>
            </w:pPr>
            <w:ins w:id="910094" w:author="Claude" w:date="2026-08-02T13:00:00Z">
              <w:r>
                <w:t xml:space="preserve">Adaptability</w:t>
              </w:r>
            </w:ins>
          </w:p>
        </w:tc>
        <w:tc>
          <w:tcPr>
            <w:tcW w:w="2720" w:type="pct"/>
          </w:tcPr>
          <w:p>
            <w:pPr>
              <w:pStyle w:val="TableText"/>
              <w:rPr>
                <w:ins w:id="910095" w:author="Claude" w:date="2026-08-02T13:00:00Z"/>
              </w:rPr>
            </w:pPr>
            <w:ins w:id="910096" w:author="Claude" w:date="2026-08-02T13:00:00Z">
              <w:r>
                <w:t xml:space="preserve">Section 5.5.3, </w:t>
              </w:r>
              <w:r>
                <w:fldChar w:fldCharType="begin"/>
              </w:r>
              <w:r>
                <w:instrText xml:space="preserve"> REF _RefT54PROD \h </w:instrText>
              </w:r>
              <w:r>
                <w:fldChar w:fldCharType="separate"/>
              </w:r>
              <w:r>
                <w:t xml:space="preserve">Table 5.11</w:t>
              </w:r>
              <w:r>
                <w:fldChar w:fldCharType="end"/>
              </w:r>
              <w:r>
                <w:t xml:space="preserve">, </w:t>
              </w:r>
              <w:r>
                <w:fldChar w:fldCharType="begin"/>
              </w:r>
              <w:r>
                <w:instrText xml:space="preserve"> REF _RefT54GRUL \h </w:instrText>
              </w:r>
              <w:r>
                <w:fldChar w:fldCharType="separate"/>
              </w:r>
              <w:r>
                <w:t xml:space="preserve">Table 5.12</w:t>
              </w:r>
              <w:r>
                <w:fldChar w:fldCharType="end"/>
              </w:r>
              <w:r>
                <w:t xml:space="preserve"> and </w:t>
              </w:r>
              <w:r>
                <w:fldChar w:fldCharType="begin"/>
              </w:r>
              <w:r>
                <w:instrText xml:space="preserve"> REF _Ref_fig10 \h </w:instrText>
              </w:r>
              <w:r>
                <w:fldChar w:fldCharType="separate"/>
              </w:r>
              <w:r>
                <w:t xml:space="preserve">Figure 5.18</w:t>
              </w:r>
              <w:r>
                <w:fldChar w:fldCharType="end"/>
              </w:r>
              <w:r>
                <w:t xml:space="preserve"> to </w:t>
              </w:r>
              <w:r>
                <w:fldChar w:fldCharType="begin"/>
              </w:r>
              <w:r>
                <w:instrText xml:space="preserve"> REF _Ref_fig11 \h </w:instrText>
              </w:r>
              <w:r>
                <w:fldChar w:fldCharType="separate"/>
              </w:r>
              <w:r>
                <w:t xml:space="preserve">Figure 5.20</w:t>
              </w:r>
              <w:r>
                <w:fldChar w:fldCharType="end"/>
              </w:r>
              <w:r>
                <w:t xml:space="preserve">. Over about two hundred logged runs the parametric stage kept 119 of 551 trials and the resolution stage 40 of 353, and the generative stage admitted seven macro interventions and one intermediate concept, each with a logged birth moment.</w:t>
              </w:r>
            </w:ins>
          </w:p>
        </w:tc>
        <w:tc>
          <w:tcPr>
            <w:tcW w:w="610" w:type="pct"/>
          </w:tcPr>
          <w:p>
            <w:pPr>
              <w:pStyle w:val="TableText"/>
              <w:rPr>
                <w:ins w:id="910097" w:author="Claude" w:date="2026-08-02T13:00:00Z"/>
              </w:rPr>
            </w:pPr>
            <w:ins w:id="910098" w:author="Claude" w:date="2026-08-02T13:00:00Z">
              <w:r>
                <w:t xml:space="preserve">Met</w:t>
              </w:r>
            </w:ins>
          </w:p>
        </w:tc>
      </w:tr>
      <w:tr>
        <w:trPr>
          <w:ins w:id="910099" w:author="Claude" w:date="2026-08-02T13:00:00Z"/>
        </w:trPr>
        <w:tc>
          <w:tcPr>
            <w:tcW w:w="450" w:type="pct"/>
          </w:tcPr>
          <w:p>
            <w:pPr>
              <w:pStyle w:val="TableText"/>
              <w:rPr>
                <w:ins w:id="910100" w:author="Claude" w:date="2026-08-02T13:00:00Z"/>
              </w:rPr>
            </w:pPr>
            <w:ins w:id="910101" w:author="Claude" w:date="2026-08-02T13:00:00Z">
              <w:r>
                <w:t xml:space="preserve">S7</w:t>
              </w:r>
            </w:ins>
          </w:p>
        </w:tc>
        <w:tc>
          <w:tcPr>
            <w:tcW w:w="1220" w:type="pct"/>
          </w:tcPr>
          <w:p>
            <w:pPr>
              <w:pStyle w:val="TableText"/>
              <w:rPr>
                <w:ins w:id="910102" w:author="Claude" w:date="2026-08-02T13:00:00Z"/>
              </w:rPr>
            </w:pPr>
            <w:ins w:id="910103" w:author="Claude" w:date="2026-08-02T13:00:00Z">
              <w:r>
                <w:t xml:space="preserve">Explainability and auditability</w:t>
              </w:r>
            </w:ins>
          </w:p>
        </w:tc>
        <w:tc>
          <w:tcPr>
            <w:tcW w:w="2720" w:type="pct"/>
          </w:tcPr>
          <w:p>
            <w:pPr>
              <w:pStyle w:val="TableText"/>
              <w:rPr>
                <w:ins w:id="910104" w:author="Claude" w:date="2026-08-02T13:00:00Z"/>
              </w:rPr>
            </w:pPr>
            <w:ins w:id="910105" w:author="Claude" w:date="2026-08-02T13:00:00Z">
              <w:r>
                <w:t xml:space="preserve">Section 5.5.3, </w:t>
              </w:r>
              <w:r>
                <w:fldChar w:fldCharType="begin"/>
              </w:r>
              <w:r>
                <w:instrText xml:space="preserve"> REF _RefT54PROD \h </w:instrText>
              </w:r>
              <w:r>
                <w:fldChar w:fldCharType="separate"/>
              </w:r>
              <w:r>
                <w:t xml:space="preserve">Table 5.11</w:t>
              </w:r>
              <w:r>
                <w:fldChar w:fldCharType="end"/>
              </w:r>
              <w:r>
                <w:t xml:space="preserve">, </w:t>
              </w:r>
              <w:r>
                <w:fldChar w:fldCharType="begin"/>
              </w:r>
              <w:r>
                <w:instrText xml:space="preserve"> REF _RefT54GRUL \h </w:instrText>
              </w:r>
              <w:r>
                <w:fldChar w:fldCharType="separate"/>
              </w:r>
              <w:r>
                <w:t xml:space="preserve">Table 5.12</w:t>
              </w:r>
              <w:r>
                <w:fldChar w:fldCharType="end"/>
              </w:r>
              <w:r>
                <w:t xml:space="preserve"> and </w:t>
              </w:r>
              <w:r>
                <w:fldChar w:fldCharType="begin"/>
              </w:r>
              <w:r>
                <w:instrText xml:space="preserve"> REF _Ref_fig9 \h </w:instrText>
              </w:r>
              <w:r>
                <w:fldChar w:fldCharType="separate"/>
              </w:r>
              <w:r>
                <w:t xml:space="preserve">Figure 5.21</w:t>
              </w:r>
              <w:r>
                <w:fldChar w:fldCharType="end"/>
              </w:r>
              <w:r>
                <w:t xml:space="preserve">. Every admitted edit is recorded with the deficit that triggered it, every rejected proposal with the gate and the reason that rejected it, and every generated object with its definition and the rule that consumes it.</w:t>
              </w:r>
            </w:ins>
          </w:p>
        </w:tc>
        <w:tc>
          <w:tcPr>
            <w:tcW w:w="610" w:type="pct"/>
          </w:tcPr>
          <w:p>
            <w:pPr>
              <w:pStyle w:val="TableText"/>
              <w:rPr>
                <w:ins w:id="910106" w:author="Claude" w:date="2026-08-02T13:00:00Z"/>
              </w:rPr>
            </w:pPr>
            <w:ins w:id="910107" w:author="Claude" w:date="2026-08-02T13:00:00Z">
              <w:r>
                <w:t xml:space="preserve">Met</w:t>
              </w:r>
            </w:ins>
          </w:p>
        </w:tc>
      </w:tr>
      <w:tr>
        <w:trPr>
          <w:ins w:id="910108" w:author="Claude" w:date="2026-08-02T13:00:00Z"/>
        </w:trPr>
        <w:tc>
          <w:tcPr>
            <w:tcW w:w="450" w:type="pct"/>
          </w:tcPr>
          <w:p>
            <w:pPr>
              <w:pStyle w:val="TableText"/>
              <w:rPr>
                <w:ins w:id="910109" w:author="Claude" w:date="2026-08-02T13:00:00Z"/>
              </w:rPr>
            </w:pPr>
            <w:ins w:id="910110" w:author="Claude" w:date="2026-08-02T13:00:00Z">
              <w:r>
                <w:t xml:space="preserve">S8</w:t>
              </w:r>
            </w:ins>
          </w:p>
        </w:tc>
        <w:tc>
          <w:tcPr>
            <w:tcW w:w="1220" w:type="pct"/>
          </w:tcPr>
          <w:p>
            <w:pPr>
              <w:pStyle w:val="TableText"/>
              <w:rPr>
                <w:ins w:id="910111" w:author="Claude" w:date="2026-08-02T13:00:00Z"/>
              </w:rPr>
            </w:pPr>
            <w:ins w:id="910112" w:author="Claude" w:date="2026-08-02T13:00:00Z">
              <w:r>
                <w:t xml:space="preserve">Scalability</w:t>
              </w:r>
            </w:ins>
          </w:p>
        </w:tc>
        <w:tc>
          <w:tcPr>
            <w:tcW w:w="2720" w:type="pct"/>
          </w:tcPr>
          <w:p>
            <w:pPr>
              <w:pStyle w:val="TableText"/>
              <w:rPr>
                <w:ins w:id="910113" w:author="Claude" w:date="2026-08-02T13:00:00Z"/>
              </w:rPr>
            </w:pPr>
            <w:ins w:id="910114" w:author="Claude" w:date="2026-08-02T13:00:00Z">
              <w:r>
                <w:t xml:space="preserve">Section 5.5.4 and </w:t>
              </w:r>
              <w:r>
                <w:fldChar w:fldCharType="begin"/>
              </w:r>
              <w:r>
                <w:instrText xml:space="preserve"> REF _Ref236573925 \h </w:instrText>
              </w:r>
              <w:r>
                <w:fldChar w:fldCharType="separate"/>
              </w:r>
              <w:r>
                <w:t xml:space="preserve">Figure 5.22</w:t>
              </w:r>
              <w:r>
                <w:fldChar w:fldCharType="end"/>
              </w:r>
              <w:r>
                <w:t xml:space="preserve">. One decision costs between 0.02 and 0.16 per cent of the decision cycle, and sixteen times the local agents costs between 1.16 and 1.29 times that share. The cost follows the number of cells rather than the number of agents, and the largest domain the framework can carry was not bounded.</w:t>
              </w:r>
            </w:ins>
          </w:p>
        </w:tc>
        <w:tc>
          <w:tcPr>
            <w:tcW w:w="610" w:type="pct"/>
          </w:tcPr>
          <w:p>
            <w:pPr>
              <w:pStyle w:val="TableText"/>
              <w:rPr>
                <w:ins w:id="910115" w:author="Claude" w:date="2026-08-02T13:00:00Z"/>
              </w:rPr>
            </w:pPr>
            <w:ins w:id="910116" w:author="Claude" w:date="2026-08-02T13:00:00Z">
              <w:r>
                <w:t xml:space="preserve">Met on the agent axis</w:t>
              </w:r>
            </w:ins>
          </w:p>
        </w:tc>
      </w:tr>
    </w:tbl>
    <w:p>
      <w:pPr>
        <w:pStyle w:val="ParText"/>
        <w:rPr>
          <w:ins w:id="910117" w:author="Claude" w:date="2026-08-02T13:00:00Z"/>
        </w:rPr>
      </w:pPr>
      <w:ins w:id="910118" w:author="Claude" w:date="2026-08-02T13:00:00Z">
        <w:r>
          <w:t xml:space="preserve">The chapter set out to show that the three contributions hold under simulated operations and that the simulator they rest on is a faithful proxy of real fire behaviour. The hindcasts settle the second point. The improvement ladder settles the first for the decision layer, since the concept driven rule base beats no action, the evolving stages beat the static base, and the open decision space beats both. The sensitivity study locates the operating point at which those comparisons carry information and identifies the settings the loop is actually sensitive to. Two items remain open and are named in the table. Uncertainty is represented and carried into the decision but is not propagated as an ensemble, and scalability is demonstrated against the number of agents but not bounded against the size of the domain. Both are taken up in Chapter 6.</w:t>
        </w:r>
      </w:ins>
    </w:p>
    <w:p w14:paraId="7F69D89A" w14:textId="77777777" w:rsidR="001526C8" w:rsidRPr="000C37D1" w:rsidRDefault="001526C8" w:rsidP="00D07C4D">
      <w:pPr>
        <w:pStyle w:val="ParText"/>
      </w:pPr>
    </w:p>
    <w:p w14:paraId="7EE1C533" w14:textId="77777777" w:rsidR="00EA3196" w:rsidRPr="000C37D1" w:rsidRDefault="00EA3196" w:rsidP="00D07C4D">
      <w:pPr>
        <w:pStyle w:val="ParText"/>
        <w:sectPr w:rsidR="00EA3196" w:rsidRPr="000C37D1" w:rsidSect="003E313C">
          <w:footerReference w:type="default" r:id="rId74"/>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0C37D1" w:rsidRDefault="00325C1A" w:rsidP="00325C1A">
      <w:pPr>
        <w:pStyle w:val="Chapter"/>
      </w:pPr>
    </w:p>
    <w:p w14:paraId="0EC5B3FC" w14:textId="77777777" w:rsidR="00325C1A" w:rsidRPr="000C37D1" w:rsidRDefault="00325C1A" w:rsidP="00325C1A">
      <w:pPr>
        <w:pStyle w:val="Heading1"/>
        <w:spacing w:line="240" w:lineRule="auto"/>
        <w:rPr>
          <w:lang w:val="en-US"/>
        </w:rPr>
      </w:pPr>
      <w:bookmarkStart w:id="422" w:name="_Ref226192388"/>
      <w:bookmarkStart w:id="423" w:name="_Toc236574026"/>
      <w:r w:rsidRPr="000C37D1">
        <w:rPr>
          <w:lang w:val="en-US"/>
        </w:rPr>
        <w:t>CONCLUSION AND FUTURE WORKS</w:t>
      </w:r>
      <w:bookmarkEnd w:id="422"/>
      <w:bookmarkEnd w:id="423"/>
    </w:p>
    <w:p w14:paraId="519675DB" w14:textId="77777777" w:rsidR="00325C1A" w:rsidRPr="000C37D1" w:rsidRDefault="00325C1A" w:rsidP="00325C1A">
      <w:pPr>
        <w:pStyle w:val="ParText"/>
      </w:pPr>
    </w:p>
    <w:p w14:paraId="14342BF3" w14:textId="77777777" w:rsidR="00325C1A" w:rsidRPr="000C37D1" w:rsidRDefault="00325C1A" w:rsidP="00325C1A">
      <w:pPr>
        <w:pStyle w:val="Heading2"/>
      </w:pPr>
      <w:bookmarkStart w:id="424" w:name="_Toc236574027"/>
      <w:r w:rsidRPr="000C37D1">
        <w:t>Conclusions</w:t>
      </w:r>
      <w:bookmarkEnd w:id="424"/>
    </w:p>
    <w:p w14:paraId="3086D781" w14:textId="77777777" w:rsidR="00325C1A" w:rsidRPr="000C37D1" w:rsidRDefault="00325C1A" w:rsidP="00325C1A">
      <w:pPr>
        <w:pStyle w:val="ParText"/>
      </w:pPr>
    </w:p>
    <w:p w14:paraId="40063B9E" w14:textId="77777777" w:rsidR="00325C1A" w:rsidRPr="000C37D1" w:rsidRDefault="00325C1A" w:rsidP="00325C1A">
      <w:pPr>
        <w:pStyle w:val="Heading2"/>
      </w:pPr>
      <w:bookmarkStart w:id="425" w:name="_Toc236574028"/>
      <w:r w:rsidRPr="000C37D1">
        <w:t>Future Works</w:t>
      </w:r>
      <w:bookmarkEnd w:id="425"/>
    </w:p>
    <w:p w14:paraId="4A29E860" w14:textId="77777777" w:rsidR="00325C1A" w:rsidRPr="000C37D1" w:rsidRDefault="00325C1A" w:rsidP="00325C1A">
      <w:pPr>
        <w:pStyle w:val="ParText"/>
      </w:pPr>
    </w:p>
    <w:p w14:paraId="44C48BC2" w14:textId="77777777" w:rsidR="00325C1A" w:rsidRPr="000C37D1" w:rsidRDefault="00325C1A" w:rsidP="00325C1A">
      <w:pPr>
        <w:pStyle w:val="ParText"/>
      </w:pPr>
    </w:p>
    <w:p w14:paraId="5EAAD904" w14:textId="77777777" w:rsidR="00672614" w:rsidRPr="000C37D1" w:rsidRDefault="00672614" w:rsidP="00D07C4D">
      <w:pPr>
        <w:pStyle w:val="ParText"/>
        <w:sectPr w:rsidR="00672614" w:rsidRPr="000C37D1" w:rsidSect="003E313C">
          <w:footerReference w:type="default" r:id="rId75"/>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0C37D1" w:rsidRDefault="00320403" w:rsidP="008B16B0">
      <w:pPr>
        <w:pStyle w:val="CoverPages"/>
        <w:rPr>
          <w:lang w:val="en-US"/>
        </w:rPr>
      </w:pPr>
      <w:bookmarkStart w:id="426" w:name="_Toc236574029"/>
      <w:r w:rsidRPr="000C37D1">
        <w:rPr>
          <w:lang w:val="en-US"/>
        </w:rPr>
        <w:lastRenderedPageBreak/>
        <w:t>REFERENCES</w:t>
      </w:r>
      <w:bookmarkEnd w:id="426"/>
    </w:p>
    <w:p w14:paraId="211C6815" w14:textId="77777777" w:rsidR="00320403" w:rsidRPr="000C37D1"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3863781C" w14:textId="77777777" w:rsidR="00772963" w:rsidRDefault="00E44177" w:rsidP="00772963">
              <w:pPr>
                <w:pStyle w:val="Bibliography"/>
                <w:ind w:left="720" w:hanging="720"/>
                <w:rPr>
                  <w:noProof/>
                  <w:szCs w:val="24"/>
                </w:rPr>
              </w:pPr>
              <w:r w:rsidRPr="000C37D1">
                <w:fldChar w:fldCharType="begin"/>
              </w:r>
              <w:r w:rsidRPr="000C37D1">
                <w:instrText xml:space="preserve"> BIBLIOGRAPHY </w:instrText>
              </w:r>
              <w:r w:rsidRPr="000C37D1">
                <w:fldChar w:fldCharType="separate"/>
              </w:r>
              <w:r w:rsidR="00772963">
                <w:rPr>
                  <w:noProof/>
                </w:rPr>
                <w:t xml:space="preserve">Abdul, A., Vermeulen, J., Wang, D., Lim, B., &amp; Kankanhalli, M. (2018). Trends and trajectories for explainable, accountable and intelligible systems: An HCI research agenda. </w:t>
              </w:r>
              <w:r w:rsidR="00772963">
                <w:rPr>
                  <w:i/>
                  <w:iCs/>
                  <w:noProof/>
                </w:rPr>
                <w:t>CHI Conference on Human Factors in Computing Systems</w:t>
              </w:r>
              <w:r w:rsidR="00772963">
                <w:rPr>
                  <w:noProof/>
                </w:rPr>
                <w:t xml:space="preserve"> (pp. 1-18). ACM. doi:10.1145/3173574.3174156</w:t>
              </w:r>
            </w:p>
            <w:p w14:paraId="5B039087" w14:textId="77777777" w:rsidR="00772963" w:rsidRDefault="00772963" w:rsidP="00772963">
              <w:pPr>
                <w:pStyle w:val="Bibliography"/>
                <w:ind w:left="720" w:hanging="720"/>
                <w:rPr>
                  <w:noProof/>
                </w:rPr>
              </w:pPr>
              <w:r>
                <w:rPr>
                  <w:noProof/>
                </w:rPr>
                <w:t xml:space="preserve">Ager, A., Vaillant, N., &amp; Finney, M. (2010). 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32CC7A63" w14:textId="77777777" w:rsidR="00772963" w:rsidRDefault="00772963" w:rsidP="00772963">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697FFEA8" w14:textId="77777777" w:rsidR="00772963" w:rsidRDefault="00772963" w:rsidP="00772963">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6E5952F0" w14:textId="77777777" w:rsidR="00772963" w:rsidRDefault="00772963" w:rsidP="00772963">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3CFAE35" w14:textId="77777777" w:rsidR="00772963" w:rsidRDefault="00772963" w:rsidP="00772963">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015B0C30" w14:textId="77777777" w:rsidR="00772963" w:rsidRDefault="00772963" w:rsidP="00772963">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1CEF3454" w14:textId="77777777" w:rsidR="00772963" w:rsidRDefault="00772963" w:rsidP="00772963">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1FB73869" w14:textId="77777777" w:rsidR="00772963" w:rsidRDefault="00772963" w:rsidP="00772963">
              <w:pPr>
                <w:pStyle w:val="Bibliography"/>
                <w:ind w:left="720" w:hanging="720"/>
                <w:rPr>
                  <w:noProof/>
                </w:rPr>
              </w:pPr>
              <w:r>
                <w:rPr>
                  <w:noProof/>
                </w:rPr>
                <w:lastRenderedPageBreak/>
                <w:t xml:space="preserve">Bellman, R., &amp; Zadeh, L. (1970). Decision-making in a fuzzy environment. </w:t>
              </w:r>
              <w:r>
                <w:rPr>
                  <w:i/>
                  <w:iCs/>
                  <w:noProof/>
                </w:rPr>
                <w:t>Management Science, 17</w:t>
              </w:r>
              <w:r>
                <w:rPr>
                  <w:noProof/>
                </w:rPr>
                <w:t>(4), B141-B164. doi:10.1287/mnsc.17.4.B141</w:t>
              </w:r>
            </w:p>
            <w:p w14:paraId="52FBD478" w14:textId="77777777" w:rsidR="00772963" w:rsidRDefault="00772963" w:rsidP="00772963">
              <w:pPr>
                <w:pStyle w:val="Bibliography"/>
                <w:ind w:left="720" w:hanging="720"/>
                <w:rPr>
                  <w:noProof/>
                </w:rPr>
              </w:pPr>
              <w:r>
                <w:rPr>
                  <w:noProof/>
                </w:rPr>
                <w:t xml:space="preserve">Benali, A., Sá, A., Ervilha, A., Trigo, R., Fernandes, P., &amp; Pereira, J. (2017). Fire spread predictions: sweeping uncertainty under the rug. </w:t>
              </w:r>
              <w:r>
                <w:rPr>
                  <w:i/>
                  <w:iCs/>
                  <w:noProof/>
                </w:rPr>
                <w:t>Science of the Total Environment, 592</w:t>
              </w:r>
              <w:r>
                <w:rPr>
                  <w:noProof/>
                </w:rPr>
                <w:t>, 187-196.</w:t>
              </w:r>
            </w:p>
            <w:p w14:paraId="2212EA42" w14:textId="77777777" w:rsidR="00772963" w:rsidRDefault="00772963" w:rsidP="00772963">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4AB19BED" w14:textId="77777777" w:rsidR="00772963" w:rsidRDefault="00772963" w:rsidP="00772963">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1AB7A48C" w14:textId="77777777" w:rsidR="00772963" w:rsidRDefault="00772963" w:rsidP="00772963">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12305359" w14:textId="77777777" w:rsidR="00772963" w:rsidRDefault="00772963" w:rsidP="00772963">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62FA318E" w14:textId="77777777" w:rsidR="00772963" w:rsidRDefault="00772963" w:rsidP="00772963">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334C0594" w14:textId="77777777" w:rsidR="00772963" w:rsidRDefault="00772963" w:rsidP="00772963">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067ED550" w14:textId="77777777" w:rsidR="00772963" w:rsidRDefault="00772963" w:rsidP="00772963">
              <w:pPr>
                <w:pStyle w:val="Bibliography"/>
                <w:ind w:left="720" w:hanging="720"/>
                <w:rPr>
                  <w:noProof/>
                </w:rPr>
              </w:pPr>
              <w:r>
                <w:rPr>
                  <w:noProof/>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4ACA09AC" w14:textId="77777777" w:rsidR="00772963" w:rsidRDefault="00772963" w:rsidP="00772963">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43E1DA62" w14:textId="77777777" w:rsidR="00772963" w:rsidRDefault="00772963" w:rsidP="00772963">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4A83C5B5" w14:textId="77777777" w:rsidR="00772963" w:rsidRDefault="00772963" w:rsidP="00772963">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3C447E01" w14:textId="77777777" w:rsidR="00772963" w:rsidRDefault="00772963" w:rsidP="00772963">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2AA2D09E" w14:textId="77777777" w:rsidR="00772963" w:rsidRDefault="00772963" w:rsidP="00772963">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432A1896" w14:textId="77777777" w:rsidR="00772963" w:rsidRDefault="00772963" w:rsidP="00772963">
              <w:pPr>
                <w:pStyle w:val="Bibliography"/>
                <w:ind w:left="720" w:hanging="720"/>
                <w:rPr>
                  <w:noProof/>
                </w:rPr>
              </w:pPr>
              <w:r>
                <w:rPr>
                  <w:noProof/>
                </w:rPr>
                <w:t xml:space="preserve">DEM, C. G.-3. (2026). </w:t>
              </w:r>
              <w:r>
                <w:rPr>
                  <w:i/>
                  <w:iCs/>
                  <w:noProof/>
                </w:rPr>
                <w:t>https://registry.opendata.aws/copernicus-dem</w:t>
              </w:r>
              <w:r>
                <w:rPr>
                  <w:noProof/>
                </w:rPr>
                <w:t>.</w:t>
              </w:r>
            </w:p>
            <w:p w14:paraId="40FE0E81" w14:textId="77777777" w:rsidR="00772963" w:rsidRDefault="00772963" w:rsidP="00772963">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6D7F46CC" w14:textId="77777777" w:rsidR="00772963" w:rsidRDefault="00772963" w:rsidP="00772963">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46CBFB71" w14:textId="77777777" w:rsidR="00772963" w:rsidRDefault="00772963" w:rsidP="00772963">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1A79F74B" w14:textId="77777777" w:rsidR="00772963" w:rsidRDefault="00772963" w:rsidP="00772963">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5410B889" w14:textId="77777777" w:rsidR="00772963" w:rsidRDefault="00772963" w:rsidP="00772963">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208433C4" w14:textId="77777777" w:rsidR="00772963" w:rsidRDefault="00772963" w:rsidP="00772963">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0AC2B16F" w14:textId="77777777" w:rsidR="00772963" w:rsidRDefault="00772963" w:rsidP="00772963">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6A1DB0E2" w14:textId="77777777" w:rsidR="00772963" w:rsidRDefault="00772963" w:rsidP="00772963">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1017CBD6" w14:textId="77777777" w:rsidR="00772963" w:rsidRDefault="00772963" w:rsidP="00772963">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7BF37C46" w14:textId="77777777" w:rsidR="00772963" w:rsidRDefault="00772963" w:rsidP="00772963">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46F377B9" w14:textId="77777777" w:rsidR="00772963" w:rsidRDefault="00772963" w:rsidP="00772963">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0544DC70" w14:textId="77777777" w:rsidR="00772963" w:rsidRDefault="00772963" w:rsidP="00772963">
              <w:pPr>
                <w:pStyle w:val="Bibliography"/>
                <w:ind w:left="720" w:hanging="720"/>
                <w:rPr>
                  <w:noProof/>
                </w:rPr>
              </w:pPr>
              <w:r>
                <w:rPr>
                  <w:noProof/>
                </w:rPr>
                <w:t xml:space="preserve">Fried, J. S., &amp; Fried, B. D. (1996). Simulating wildfire containment with realistic tactics. </w:t>
              </w:r>
              <w:r>
                <w:rPr>
                  <w:i/>
                  <w:iCs/>
                  <w:noProof/>
                </w:rPr>
                <w:t>Forest Science, 42</w:t>
              </w:r>
              <w:r>
                <w:rPr>
                  <w:noProof/>
                </w:rPr>
                <w:t>(3), 267-281.</w:t>
              </w:r>
            </w:p>
            <w:p w14:paraId="3DC95B33" w14:textId="77777777" w:rsidR="00772963" w:rsidRDefault="00772963" w:rsidP="00772963">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70BC9B4D" w14:textId="77777777" w:rsidR="00772963" w:rsidRDefault="00772963" w:rsidP="00772963">
              <w:pPr>
                <w:pStyle w:val="Bibliography"/>
                <w:ind w:left="720" w:hanging="720"/>
                <w:rPr>
                  <w:noProof/>
                </w:rPr>
              </w:pPr>
              <w:r>
                <w:rPr>
                  <w:noProof/>
                </w:rPr>
                <w:lastRenderedPageBreak/>
                <w:t xml:space="preserve">Gittins, J. C. (1979). Bandit processes and dynamic allocation indices. </w:t>
              </w:r>
              <w:r>
                <w:rPr>
                  <w:i/>
                  <w:iCs/>
                  <w:noProof/>
                </w:rPr>
                <w:t>Journal of the Royal Statistical Society: Series B (Methodological), 41</w:t>
              </w:r>
              <w:r>
                <w:rPr>
                  <w:noProof/>
                </w:rPr>
                <w:t>(2), 148-177.</w:t>
              </w:r>
            </w:p>
            <w:p w14:paraId="0E9EC8C5" w14:textId="77777777" w:rsidR="00772963" w:rsidRDefault="00772963" w:rsidP="00772963">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7C88E157" w14:textId="77777777" w:rsidR="00772963" w:rsidRDefault="00772963" w:rsidP="00772963">
              <w:pPr>
                <w:pStyle w:val="Bibliography"/>
                <w:ind w:left="720" w:hanging="720"/>
                <w:rPr>
                  <w:noProof/>
                </w:rPr>
              </w:pPr>
              <w:r>
                <w:rPr>
                  <w:noProof/>
                </w:rPr>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2A39B427" w14:textId="77777777" w:rsidR="00772963" w:rsidRDefault="00772963" w:rsidP="00772963">
              <w:pPr>
                <w:pStyle w:val="Bibliography"/>
                <w:ind w:left="720" w:hanging="720"/>
                <w:rPr>
                  <w:noProof/>
                </w:rPr>
              </w:pPr>
              <w:r>
                <w:rPr>
                  <w:noProof/>
                </w:rPr>
                <w:t xml:space="preserve">Hirsch, K. G., &amp; Martell, D. L. (1996). A review of initial attack fire crew productivity and effectiveness. </w:t>
              </w:r>
              <w:r>
                <w:rPr>
                  <w:i/>
                  <w:iCs/>
                  <w:noProof/>
                </w:rPr>
                <w:t>International Journal of Wildland Fire, 6</w:t>
              </w:r>
              <w:r>
                <w:rPr>
                  <w:noProof/>
                </w:rPr>
                <w:t>(4), 199-215.</w:t>
              </w:r>
            </w:p>
            <w:p w14:paraId="02C1053A" w14:textId="77777777" w:rsidR="00772963" w:rsidRDefault="00772963" w:rsidP="00772963">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41F2395E" w14:textId="77777777" w:rsidR="00772963" w:rsidRDefault="00772963" w:rsidP="00772963">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048FA6F1" w14:textId="77777777" w:rsidR="00772963" w:rsidRDefault="00772963" w:rsidP="00772963">
              <w:pPr>
                <w:pStyle w:val="Bibliography"/>
                <w:ind w:left="720" w:hanging="720"/>
                <w:rPr>
                  <w:noProof/>
                </w:rPr>
              </w:pPr>
              <w:r>
                <w:rPr>
                  <w:noProof/>
                </w:rPr>
                <w:t xml:space="preserve">Ji, Z., Lee, N., Frieske, R., Yu, T., Su, D., Xu, Y., . . . Fung, P. (2023). Survey of hallucination in natural language generation. </w:t>
              </w:r>
              <w:r>
                <w:rPr>
                  <w:i/>
                  <w:iCs/>
                  <w:noProof/>
                </w:rPr>
                <w:t>ACM Computing Surveys, 55</w:t>
              </w:r>
              <w:r>
                <w:rPr>
                  <w:noProof/>
                </w:rPr>
                <w:t>, pp. 1-38.</w:t>
              </w:r>
            </w:p>
            <w:p w14:paraId="1604233A" w14:textId="77777777" w:rsidR="00772963" w:rsidRDefault="00772963" w:rsidP="00772963">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37C819F9" w14:textId="77777777" w:rsidR="00772963" w:rsidRDefault="00772963" w:rsidP="00772963">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12993E40" w14:textId="77777777" w:rsidR="00772963" w:rsidRDefault="00772963" w:rsidP="00772963">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1BF5DA18" w14:textId="77777777" w:rsidR="00772963" w:rsidRDefault="00772963" w:rsidP="00772963">
              <w:pPr>
                <w:pStyle w:val="Bibliography"/>
                <w:ind w:left="720" w:hanging="720"/>
                <w:rPr>
                  <w:noProof/>
                </w:rPr>
              </w:pPr>
              <w:r>
                <w:rPr>
                  <w:noProof/>
                </w:rPr>
                <w:lastRenderedPageBreak/>
                <w:t xml:space="preserve">Lughofer, E. (2011). </w:t>
              </w:r>
              <w:r>
                <w:rPr>
                  <w:i/>
                  <w:iCs/>
                  <w:noProof/>
                </w:rPr>
                <w:t>Evolving Fuzzy Systems: Methodologies, Advanced Concepts and Applications.</w:t>
              </w:r>
              <w:r>
                <w:rPr>
                  <w:noProof/>
                </w:rPr>
                <w:t xml:space="preserve"> Berlin, Germany: Springer.</w:t>
              </w:r>
            </w:p>
            <w:p w14:paraId="41BC9114" w14:textId="77777777" w:rsidR="00772963" w:rsidRDefault="00772963" w:rsidP="00772963">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7A16753E" w14:textId="77777777" w:rsidR="00772963" w:rsidRDefault="00772963" w:rsidP="00772963">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4A9CC894" w14:textId="77777777" w:rsidR="00772963" w:rsidRDefault="00772963" w:rsidP="00772963">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7BC7B5BF" w14:textId="77777777" w:rsidR="00772963" w:rsidRDefault="00772963" w:rsidP="00772963">
              <w:pPr>
                <w:pStyle w:val="Bibliography"/>
                <w:ind w:left="720" w:hanging="720"/>
                <w:rPr>
                  <w:noProof/>
                </w:rPr>
              </w:pPr>
              <w:r>
                <w:rPr>
                  <w:noProof/>
                </w:rPr>
                <w:t xml:space="preserve">Martell, D. (2015). A review of recent forest and wildland fire management decision support systems research. </w:t>
              </w:r>
              <w:r>
                <w:rPr>
                  <w:i/>
                  <w:iCs/>
                  <w:noProof/>
                </w:rPr>
                <w:t>Current Forestry Reports, 1</w:t>
              </w:r>
              <w:r>
                <w:rPr>
                  <w:noProof/>
                </w:rPr>
                <w:t>, 128-137.</w:t>
              </w:r>
            </w:p>
            <w:p w14:paraId="37945460" w14:textId="77777777" w:rsidR="00772963" w:rsidRDefault="00772963" w:rsidP="00772963">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5075C79B" w14:textId="77777777" w:rsidR="00772963" w:rsidRDefault="00772963" w:rsidP="00772963">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1777241" w14:textId="77777777" w:rsidR="00772963" w:rsidRDefault="00772963" w:rsidP="00772963">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6E67057F" w14:textId="77777777" w:rsidR="00772963" w:rsidRDefault="00772963" w:rsidP="00772963">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014AC9D5" w14:textId="77777777" w:rsidR="00772963" w:rsidRDefault="00772963" w:rsidP="00772963">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2D2DAB0D" w14:textId="77777777" w:rsidR="00772963" w:rsidRDefault="00772963" w:rsidP="00772963">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C07CDD1" w14:textId="77777777" w:rsidR="00772963" w:rsidRDefault="00772963" w:rsidP="00772963">
              <w:pPr>
                <w:pStyle w:val="Bibliography"/>
                <w:ind w:left="720" w:hanging="720"/>
                <w:rPr>
                  <w:noProof/>
                </w:rPr>
              </w:pPr>
              <w:r>
                <w:rPr>
                  <w:noProof/>
                </w:rPr>
                <w:lastRenderedPageBreak/>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626FA3D4" w14:textId="77777777" w:rsidR="00772963" w:rsidRDefault="00772963" w:rsidP="00772963">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6FECD687" w14:textId="77777777" w:rsidR="00772963" w:rsidRDefault="00772963" w:rsidP="00772963">
              <w:pPr>
                <w:pStyle w:val="Bibliography"/>
                <w:ind w:left="720" w:hanging="720"/>
                <w:rPr>
                  <w:noProof/>
                </w:rPr>
              </w:pPr>
              <w:r>
                <w:rPr>
                  <w:noProof/>
                </w:rPr>
                <w:t xml:space="preserve">Open-Meteo, E. v. (2026). </w:t>
              </w:r>
              <w:r>
                <w:rPr>
                  <w:i/>
                  <w:iCs/>
                  <w:noProof/>
                </w:rPr>
                <w:t>https://open-meteo.com</w:t>
              </w:r>
              <w:r>
                <w:rPr>
                  <w:noProof/>
                </w:rPr>
                <w:t>.</w:t>
              </w:r>
            </w:p>
            <w:p w14:paraId="6BEEE310" w14:textId="77777777" w:rsidR="00772963" w:rsidRDefault="00772963" w:rsidP="00772963">
              <w:pPr>
                <w:pStyle w:val="Bibliography"/>
                <w:ind w:left="720" w:hanging="720"/>
                <w:rPr>
                  <w:noProof/>
                </w:rPr>
              </w:pPr>
              <w:r>
                <w:rPr>
                  <w:noProof/>
                </w:rPr>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4689DDEA" w14:textId="77777777" w:rsidR="00772963" w:rsidRDefault="00772963" w:rsidP="00772963">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321332A6" w14:textId="77777777" w:rsidR="00772963" w:rsidRDefault="00772963" w:rsidP="00772963">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258ADF93" w14:textId="77777777" w:rsidR="00772963" w:rsidRDefault="00772963" w:rsidP="00772963">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5BAFD900" w14:textId="77777777" w:rsidR="00772963" w:rsidRDefault="00772963" w:rsidP="00772963">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0424C399" w14:textId="77777777" w:rsidR="00772963" w:rsidRDefault="00772963" w:rsidP="00772963">
              <w:pPr>
                <w:pStyle w:val="Bibliography"/>
                <w:ind w:left="720" w:hanging="720"/>
                <w:rPr>
                  <w:noProof/>
                </w:rPr>
              </w:pPr>
              <w:r>
                <w:rPr>
                  <w:noProof/>
                </w:rPr>
                <w:t xml:space="preserve">Parks, G. M. (1964). Development and application of a model for suppression of forest fires. </w:t>
              </w:r>
              <w:r>
                <w:rPr>
                  <w:i/>
                  <w:iCs/>
                  <w:noProof/>
                </w:rPr>
                <w:t>Management Science, 10</w:t>
              </w:r>
              <w:r>
                <w:rPr>
                  <w:noProof/>
                </w:rPr>
                <w:t>(4), 760-766.</w:t>
              </w:r>
            </w:p>
            <w:p w14:paraId="11707BF5" w14:textId="77777777" w:rsidR="00772963" w:rsidRDefault="00772963" w:rsidP="00772963">
              <w:pPr>
                <w:pStyle w:val="Bibliography"/>
                <w:ind w:left="720" w:hanging="720"/>
                <w:rPr>
                  <w:noProof/>
                </w:rPr>
              </w:pPr>
              <w:r>
                <w:rPr>
                  <w:noProof/>
                </w:rPr>
                <w:lastRenderedPageBreak/>
                <w:t xml:space="preserve">Pearl, J. (1988). </w:t>
              </w:r>
              <w:r>
                <w:rPr>
                  <w:i/>
                  <w:iCs/>
                  <w:noProof/>
                </w:rPr>
                <w:t>Probabilistic Reasoning in Intelligent Systems: Networks of Plausible Inference.</w:t>
              </w:r>
              <w:r>
                <w:rPr>
                  <w:noProof/>
                </w:rPr>
                <w:t xml:space="preserve"> Morgan Kaufmann. doi:10.1016/C2009-0-27609-4</w:t>
              </w:r>
            </w:p>
            <w:p w14:paraId="23502266" w14:textId="77777777" w:rsidR="00772963" w:rsidRDefault="00772963" w:rsidP="00772963">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544465F7" w14:textId="77777777" w:rsidR="00772963" w:rsidRDefault="00772963" w:rsidP="00772963">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5F08966F" w14:textId="77777777" w:rsidR="00772963" w:rsidRDefault="00772963" w:rsidP="00772963">
              <w:pPr>
                <w:pStyle w:val="Bibliography"/>
                <w:ind w:left="720" w:hanging="720"/>
                <w:rPr>
                  <w:noProof/>
                </w:rPr>
              </w:pPr>
              <w:r>
                <w:rPr>
                  <w:noProof/>
                </w:rPr>
                <w:t>Power. (2007). A Brief History of Decision Support Systems. Retrieved from http://dssresources.com/history/dsshistory.html</w:t>
              </w:r>
            </w:p>
            <w:p w14:paraId="67801B21" w14:textId="77777777" w:rsidR="00772963" w:rsidRDefault="00772963" w:rsidP="00772963">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389DB607" w14:textId="77777777" w:rsidR="00772963" w:rsidRDefault="00772963" w:rsidP="00772963">
              <w:pPr>
                <w:pStyle w:val="Bibliography"/>
                <w:ind w:left="720" w:hanging="720"/>
                <w:rPr>
                  <w:noProof/>
                </w:rPr>
              </w:pPr>
              <w:r>
                <w:rPr>
                  <w:noProof/>
                </w:rPr>
                <w:t xml:space="preserve">Price, S. (2022). Modeling of fire spread in sagebrush steppe using FARSITE: an approach to improving input data and simulation accuracy. </w:t>
              </w:r>
              <w:r>
                <w:rPr>
                  <w:i/>
                  <w:iCs/>
                  <w:noProof/>
                </w:rPr>
                <w:t>Fire Ecology, 18, 22., 18</w:t>
              </w:r>
              <w:r>
                <w:rPr>
                  <w:noProof/>
                </w:rPr>
                <w:t>(22).</w:t>
              </w:r>
            </w:p>
            <w:p w14:paraId="155CF9BF" w14:textId="77777777" w:rsidR="00772963" w:rsidRDefault="00772963" w:rsidP="00772963">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2AE5C7A4" w14:textId="77777777" w:rsidR="00772963" w:rsidRDefault="00772963" w:rsidP="00772963">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4C289B58" w14:textId="77777777" w:rsidR="00772963" w:rsidRDefault="00772963" w:rsidP="00772963">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4CDC64B9" w14:textId="77777777" w:rsidR="00772963" w:rsidRDefault="00772963" w:rsidP="00772963">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3E10DA4F" w14:textId="77777777" w:rsidR="00772963" w:rsidRDefault="00772963" w:rsidP="00772963">
              <w:pPr>
                <w:pStyle w:val="Bibliography"/>
                <w:ind w:left="720" w:hanging="720"/>
                <w:rPr>
                  <w:noProof/>
                </w:rPr>
              </w:pPr>
              <w:r>
                <w:rPr>
                  <w:noProof/>
                </w:rPr>
                <w:lastRenderedPageBreak/>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2793DF05" w14:textId="77777777" w:rsidR="00772963" w:rsidRDefault="00772963" w:rsidP="00772963">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6EDF7FE1" w14:textId="77777777" w:rsidR="00772963" w:rsidRDefault="00772963" w:rsidP="00772963">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0F39DC5E" w14:textId="77777777" w:rsidR="00772963" w:rsidRDefault="00772963" w:rsidP="00772963">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39C7BEEA" w14:textId="77777777" w:rsidR="00772963" w:rsidRDefault="00772963" w:rsidP="00772963">
              <w:pPr>
                <w:pStyle w:val="Bibliography"/>
                <w:ind w:left="720" w:hanging="720"/>
                <w:rPr>
                  <w:noProof/>
                </w:rPr>
              </w:pPr>
              <w:r>
                <w:rPr>
                  <w:noProof/>
                </w:rPr>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3EF3FCC3" w14:textId="77777777" w:rsidR="00772963" w:rsidRDefault="00772963" w:rsidP="00772963">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313491F1" w14:textId="77777777" w:rsidR="00772963" w:rsidRDefault="00772963" w:rsidP="00772963">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48CFA0DE" w14:textId="77777777" w:rsidR="00772963" w:rsidRDefault="00772963" w:rsidP="00772963">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605B4814" w14:textId="77777777" w:rsidR="00772963" w:rsidRDefault="00772963" w:rsidP="00772963">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28E90288" w14:textId="77777777" w:rsidR="00772963" w:rsidRDefault="00772963" w:rsidP="00772963">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0E12D807" w14:textId="77777777" w:rsidR="00772963" w:rsidRDefault="00772963" w:rsidP="00772963">
              <w:pPr>
                <w:pStyle w:val="Bibliography"/>
                <w:ind w:left="720" w:hanging="720"/>
                <w:rPr>
                  <w:noProof/>
                </w:rPr>
              </w:pPr>
              <w:r>
                <w:rPr>
                  <w:noProof/>
                </w:rPr>
                <w:lastRenderedPageBreak/>
                <w:t xml:space="preserve">Simon, H. (1960). </w:t>
              </w:r>
              <w:r>
                <w:rPr>
                  <w:i/>
                  <w:iCs/>
                  <w:noProof/>
                </w:rPr>
                <w:t>The New Science of Management Decision.</w:t>
              </w:r>
              <w:r>
                <w:rPr>
                  <w:noProof/>
                </w:rPr>
                <w:t xml:space="preserve"> Englewood Cliffs: Prentice Hall.</w:t>
              </w:r>
            </w:p>
            <w:p w14:paraId="03F63600" w14:textId="77777777" w:rsidR="00772963" w:rsidRDefault="00772963" w:rsidP="00772963">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17824CFC" w14:textId="77777777" w:rsidR="00772963" w:rsidRDefault="00772963" w:rsidP="00772963">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7CD00EC0" w14:textId="77777777" w:rsidR="00772963" w:rsidRDefault="00772963" w:rsidP="00772963">
              <w:pPr>
                <w:pStyle w:val="Bibliography"/>
                <w:ind w:left="720" w:hanging="720"/>
                <w:rPr>
                  <w:noProof/>
                </w:rPr>
              </w:pPr>
              <w:r>
                <w:rPr>
                  <w:noProof/>
                </w:rPr>
                <w:t xml:space="preserve">S-NPP, N. F. (2026). </w:t>
              </w:r>
              <w:r>
                <w:rPr>
                  <w:i/>
                  <w:iCs/>
                  <w:noProof/>
                </w:rPr>
                <w:t>https://firms.modaps.eosdis.nasa.gov</w:t>
              </w:r>
              <w:r>
                <w:rPr>
                  <w:noProof/>
                </w:rPr>
                <w:t>.</w:t>
              </w:r>
            </w:p>
            <w:p w14:paraId="54D2C639" w14:textId="77777777" w:rsidR="00772963" w:rsidRDefault="00772963" w:rsidP="00772963">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350B56E5" w14:textId="77777777" w:rsidR="00772963" w:rsidRDefault="00772963" w:rsidP="00772963">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0F114F09" w14:textId="77777777" w:rsidR="00772963" w:rsidRDefault="00772963" w:rsidP="00772963">
              <w:pPr>
                <w:pStyle w:val="Bibliography"/>
                <w:ind w:left="720" w:hanging="720"/>
                <w:rPr>
                  <w:noProof/>
                </w:rPr>
              </w:pPr>
              <w:r>
                <w:rPr>
                  <w:noProof/>
                </w:rPr>
                <w:t xml:space="preserve">Sprague, R. H., &amp; Carlson, E. D. (1982). </w:t>
              </w:r>
              <w:r>
                <w:rPr>
                  <w:i/>
                  <w:iCs/>
                  <w:noProof/>
                </w:rPr>
                <w:t>Building Effective Decision Support Systems.</w:t>
              </w:r>
              <w:r>
                <w:rPr>
                  <w:noProof/>
                </w:rPr>
                <w:t xml:space="preserve"> Englewood Cliffs: Prentice Hall.</w:t>
              </w:r>
            </w:p>
            <w:p w14:paraId="2611B675" w14:textId="77777777" w:rsidR="00772963" w:rsidRDefault="00772963" w:rsidP="00772963">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10916419" w14:textId="77777777" w:rsidR="00772963" w:rsidRDefault="00772963" w:rsidP="00772963">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34B9D266" w14:textId="77777777" w:rsidR="00772963" w:rsidRDefault="00772963" w:rsidP="00772963">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57C95930" w14:textId="77777777" w:rsidR="00772963" w:rsidRDefault="00772963" w:rsidP="00772963">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626F60E0" w14:textId="77777777" w:rsidR="00772963" w:rsidRDefault="00772963" w:rsidP="00772963">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65E4546E" w14:textId="77777777" w:rsidR="00772963" w:rsidRDefault="00772963" w:rsidP="00772963">
              <w:pPr>
                <w:pStyle w:val="Bibliography"/>
                <w:ind w:left="720" w:hanging="720"/>
                <w:rPr>
                  <w:noProof/>
                </w:rPr>
              </w:pPr>
              <w:r>
                <w:rPr>
                  <w:noProof/>
                </w:rPr>
                <w:lastRenderedPageBreak/>
                <w:t xml:space="preserve">Sycara, K. (1998). Multiagent systems. </w:t>
              </w:r>
              <w:r>
                <w:rPr>
                  <w:i/>
                  <w:iCs/>
                  <w:noProof/>
                </w:rPr>
                <w:t>AI Magazine, 19</w:t>
              </w:r>
              <w:r>
                <w:rPr>
                  <w:noProof/>
                </w:rPr>
                <w:t>(2), 79-92. doi:10.1609/aimag.v19i2.1370</w:t>
              </w:r>
            </w:p>
            <w:p w14:paraId="0387DEC0" w14:textId="77777777" w:rsidR="00772963" w:rsidRDefault="00772963" w:rsidP="00772963">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0E79169D" w14:textId="77777777" w:rsidR="00772963" w:rsidRDefault="00772963" w:rsidP="00772963">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5665349D" w14:textId="77777777" w:rsidR="00772963" w:rsidRDefault="00772963" w:rsidP="00772963">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03A051FE" w14:textId="77777777" w:rsidR="00772963" w:rsidRDefault="00772963" w:rsidP="00772963">
              <w:pPr>
                <w:pStyle w:val="Bibliography"/>
                <w:ind w:left="720" w:hanging="720"/>
                <w:rPr>
                  <w:noProof/>
                </w:rPr>
              </w:pPr>
              <w:r>
                <w:rPr>
                  <w:noProof/>
                </w:rPr>
                <w:t xml:space="preserve">Turban, E. (2011). </w:t>
              </w:r>
              <w:r>
                <w:rPr>
                  <w:i/>
                  <w:iCs/>
                  <w:noProof/>
                </w:rPr>
                <w:t>Decision support and business intelligence systems</w:t>
              </w:r>
              <w:r>
                <w:rPr>
                  <w:noProof/>
                </w:rPr>
                <w:t xml:space="preserve"> (9 ed.). Upper Saddle River: Pearson Education.</w:t>
              </w:r>
            </w:p>
            <w:p w14:paraId="3876206A" w14:textId="77777777" w:rsidR="00772963" w:rsidRDefault="00772963" w:rsidP="00772963">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26C6639E" w14:textId="77777777" w:rsidR="00772963" w:rsidRDefault="00772963" w:rsidP="00772963">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23E86776" w14:textId="77777777" w:rsidR="00772963" w:rsidRDefault="00772963" w:rsidP="00772963">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25D5E326" w14:textId="77777777" w:rsidR="00772963" w:rsidRDefault="00772963" w:rsidP="00772963">
              <w:pPr>
                <w:pStyle w:val="Bibliography"/>
                <w:ind w:left="720" w:hanging="720"/>
                <w:rPr>
                  <w:noProof/>
                </w:rPr>
              </w:pPr>
              <w:r>
                <w:rPr>
                  <w:noProof/>
                </w:rPr>
                <w:t xml:space="preserve">v200, E. W. (2026). </w:t>
              </w:r>
              <w:r>
                <w:rPr>
                  <w:i/>
                  <w:iCs/>
                  <w:noProof/>
                </w:rPr>
                <w:t>https://esa-worldcover.org/</w:t>
              </w:r>
              <w:r>
                <w:rPr>
                  <w:noProof/>
                </w:rPr>
                <w:t>.</w:t>
              </w:r>
            </w:p>
            <w:p w14:paraId="1977F502" w14:textId="77777777" w:rsidR="00772963" w:rsidRDefault="00772963" w:rsidP="00772963">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29FF1D27" w14:textId="77777777" w:rsidR="00772963" w:rsidRDefault="00772963" w:rsidP="00772963">
              <w:pPr>
                <w:pStyle w:val="Bibliography"/>
                <w:ind w:left="720" w:hanging="720"/>
                <w:rPr>
                  <w:noProof/>
                </w:rPr>
              </w:pPr>
              <w:r>
                <w:rPr>
                  <w:noProof/>
                </w:rPr>
                <w:lastRenderedPageBreak/>
                <w:t xml:space="preserve">Vaswani, A., Shazeer, N., Parmar, N., Uszkoreit, J., Jones, L., Gomez, A., . . . Polosukhin, I. (2017). Attention is all you need. </w:t>
              </w:r>
              <w:r>
                <w:rPr>
                  <w:i/>
                  <w:iCs/>
                  <w:noProof/>
                </w:rPr>
                <w:t>Advances in Neural Information Processing Systems (NeurIPS)</w:t>
              </w:r>
              <w:r>
                <w:rPr>
                  <w:noProof/>
                </w:rPr>
                <w:t>.</w:t>
              </w:r>
            </w:p>
            <w:p w14:paraId="3B0E2953" w14:textId="77777777" w:rsidR="00772963" w:rsidRDefault="00772963" w:rsidP="00772963">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29542BEC" w14:textId="77777777" w:rsidR="00772963" w:rsidRDefault="00772963" w:rsidP="00772963">
              <w:pPr>
                <w:pStyle w:val="Bibliography"/>
                <w:ind w:left="720" w:hanging="720"/>
                <w:rPr>
                  <w:noProof/>
                </w:rPr>
              </w:pPr>
              <w:r>
                <w:rPr>
                  <w:noProof/>
                </w:rPr>
                <w:t xml:space="preserve">Whittle, P. (1988). Restless bandits: activity allocation in a changing world. </w:t>
              </w:r>
              <w:r>
                <w:rPr>
                  <w:i/>
                  <w:iCs/>
                  <w:noProof/>
                </w:rPr>
                <w:t>Journal of Applied Probability, 25</w:t>
              </w:r>
              <w:r>
                <w:rPr>
                  <w:noProof/>
                </w:rPr>
                <w:t>(A), 287-298.</w:t>
              </w:r>
            </w:p>
            <w:p w14:paraId="1D25BD40" w14:textId="77777777" w:rsidR="00772963" w:rsidRDefault="00772963" w:rsidP="00772963">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4BDA02C9" w14:textId="77777777" w:rsidR="00772963" w:rsidRDefault="00772963" w:rsidP="00772963">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05A9BE40" w14:textId="77777777" w:rsidR="00772963" w:rsidRDefault="00772963" w:rsidP="00772963">
              <w:pPr>
                <w:pStyle w:val="Bibliography"/>
                <w:ind w:left="720" w:hanging="720"/>
                <w:rPr>
                  <w:noProof/>
                </w:rPr>
              </w:pPr>
              <w:r>
                <w:rPr>
                  <w:noProof/>
                </w:rPr>
                <w:t xml:space="preserve">Zadeh, L. A. (1965). Fuzzy sets. </w:t>
              </w:r>
              <w:r>
                <w:rPr>
                  <w:i/>
                  <w:iCs/>
                  <w:noProof/>
                </w:rPr>
                <w:t>Information and Control, 8</w:t>
              </w:r>
              <w:r>
                <w:rPr>
                  <w:noProof/>
                </w:rPr>
                <w:t>(3), 338-353. doi:10.1016/S0019-9958(65)90241-X</w:t>
              </w:r>
            </w:p>
            <w:p w14:paraId="5BF45FEF" w14:textId="77777777" w:rsidR="00772963" w:rsidRDefault="00772963" w:rsidP="00772963">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doi:doi:10.1609/aimag.v7i2.542</w:t>
              </w:r>
            </w:p>
            <w:p w14:paraId="491146FD" w14:textId="77777777" w:rsidR="00772963" w:rsidRDefault="00772963" w:rsidP="00772963">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0C37D1" w:rsidRDefault="00E44177" w:rsidP="00772963">
              <w:r w:rsidRPr="000C37D1">
                <w:rPr>
                  <w:b/>
                  <w:bCs/>
                </w:rPr>
                <w:fldChar w:fldCharType="end"/>
              </w:r>
            </w:p>
          </w:sdtContent>
        </w:sdt>
      </w:sdtContent>
    </w:sdt>
    <w:p w14:paraId="5A213A5A" w14:textId="77777777" w:rsidR="00320403" w:rsidRPr="000C37D1" w:rsidRDefault="00320403" w:rsidP="002B7366">
      <w:pPr>
        <w:spacing w:line="240" w:lineRule="auto"/>
        <w:ind w:left="706" w:hanging="706"/>
      </w:pPr>
    </w:p>
    <w:p w14:paraId="2977A371" w14:textId="6DC5F28D" w:rsidR="00596857" w:rsidRPr="000C37D1" w:rsidRDefault="00596857" w:rsidP="00320403">
      <w:pPr>
        <w:sectPr w:rsidR="00596857" w:rsidRPr="000C37D1"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0C37D1" w:rsidRDefault="00320403" w:rsidP="00F20B53">
      <w:pPr>
        <w:pStyle w:val="CoverPages"/>
        <w:rPr>
          <w:lang w:val="en-US"/>
        </w:rPr>
      </w:pPr>
      <w:bookmarkStart w:id="427" w:name="_Toc508956019"/>
      <w:bookmarkStart w:id="428" w:name="_Toc508964959"/>
      <w:bookmarkStart w:id="429" w:name="_Toc509310144"/>
      <w:bookmarkStart w:id="430" w:name="_Toc236574030"/>
      <w:r w:rsidRPr="000C37D1">
        <w:rPr>
          <w:lang w:val="en-US"/>
        </w:rPr>
        <w:lastRenderedPageBreak/>
        <w:t>APPENDI</w:t>
      </w:r>
      <w:bookmarkEnd w:id="427"/>
      <w:bookmarkEnd w:id="428"/>
      <w:bookmarkEnd w:id="429"/>
      <w:r w:rsidRPr="000C37D1">
        <w:rPr>
          <w:lang w:val="en-US"/>
        </w:rPr>
        <w:t>CES</w:t>
      </w:r>
      <w:bookmarkEnd w:id="430"/>
    </w:p>
    <w:p w14:paraId="46ACD199" w14:textId="4384076B" w:rsidR="00762B29" w:rsidRPr="000C37D1" w:rsidRDefault="001E5F6D" w:rsidP="006601CA">
      <w:pPr>
        <w:pStyle w:val="Appendix"/>
      </w:pPr>
      <w:bookmarkStart w:id="431" w:name="_Ref223043555"/>
      <w:bookmarkStart w:id="432" w:name="_Ref223162216"/>
      <w:bookmarkStart w:id="433" w:name="_Ref223269282"/>
      <w:bookmarkStart w:id="434" w:name="_Toc236574031"/>
      <w:r w:rsidRPr="000C37D1">
        <w:t xml:space="preserve">Simulation Mathematics for </w:t>
      </w:r>
      <w:bookmarkEnd w:id="431"/>
      <w:bookmarkEnd w:id="432"/>
      <w:r w:rsidRPr="000C37D1">
        <w:t>Evolution of Burning Status</w:t>
      </w:r>
      <w:bookmarkEnd w:id="433"/>
      <w:bookmarkEnd w:id="434"/>
    </w:p>
    <w:p w14:paraId="2B717F3B" w14:textId="250FD475" w:rsidR="00B773E9" w:rsidRPr="000C37D1" w:rsidRDefault="00230240" w:rsidP="00B773E9">
      <w:pPr>
        <w:pStyle w:val="ParText"/>
        <w:rPr>
          <w:rFonts w:eastAsiaTheme="minorEastAsia"/>
        </w:rPr>
      </w:pPr>
      <w:r w:rsidRPr="000C37D1">
        <w:t xml:space="preserve">This appendix provides the formulations underlying the simulation in Chapter </w:t>
      </w:r>
      <w:r w:rsidRPr="000C37D1">
        <w:fldChar w:fldCharType="begin"/>
      </w:r>
      <w:r w:rsidRPr="000C37D1">
        <w:instrText xml:space="preserve"> REF _Ref225798315 \r \h </w:instrText>
      </w:r>
      <w:r w:rsidRPr="000C37D1">
        <w:fldChar w:fldCharType="separate"/>
      </w:r>
      <w:r w:rsidR="00772963">
        <w:t>3</w:t>
      </w:r>
      <w:r w:rsidRPr="000C37D1">
        <w:fldChar w:fldCharType="end"/>
      </w:r>
      <w:r w:rsidRPr="000C37D1">
        <w:t xml:space="preserve">. </w:t>
      </w:r>
      <w:r w:rsidR="00F8071B" w:rsidRPr="000C37D1">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0C37D1">
        <w:rPr>
          <w:rFonts w:eastAsiaTheme="minorEastAsia"/>
        </w:rPr>
        <w:t xml:space="preserve"> </w:t>
      </w:r>
      <w:r w:rsidRPr="000C37D1">
        <w:rPr>
          <w:rFonts w:eastAsiaTheme="minorEastAsia"/>
        </w:rPr>
        <w:t>is</w:t>
      </w:r>
      <w:r w:rsidR="00F8071B" w:rsidRPr="000C37D1">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0C37D1">
        <w:rPr>
          <w:rFonts w:eastAsiaTheme="minorEastAsia"/>
        </w:rPr>
        <w:t xml:space="preserve"> and time step </w:t>
      </w:r>
      <m:oMath>
        <m:r>
          <w:rPr>
            <w:rFonts w:ascii="Cambria Math" w:eastAsiaTheme="minorEastAsia" w:hAnsi="Cambria Math"/>
          </w:rPr>
          <m:t>k</m:t>
        </m:r>
      </m:oMath>
      <w:r w:rsidR="00F8071B" w:rsidRPr="000C37D1">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69F31DF6" w:rsidR="007651E7" w:rsidRPr="000C37D1" w:rsidRDefault="00ED6866" w:rsidP="007651E7">
      <w:pPr>
        <w:pStyle w:val="ParText"/>
        <w:rPr>
          <w:rFonts w:eastAsiaTheme="minorEastAsia"/>
        </w:rPr>
      </w:pPr>
      <w:r w:rsidRPr="000C37D1">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0C37D1">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0C37D1">
            <w:rPr>
              <w:rFonts w:eastAsiaTheme="minorEastAsia"/>
            </w:rPr>
            <w:fldChar w:fldCharType="begin"/>
          </w:r>
          <w:r w:rsidRPr="000C37D1">
            <w:rPr>
              <w:rFonts w:eastAsiaTheme="minorEastAsia"/>
            </w:rPr>
            <w:instrText xml:space="preserve"> CITATION Rot72 \l 1033 </w:instrText>
          </w:r>
          <w:r w:rsidRPr="000C37D1">
            <w:rPr>
              <w:rFonts w:eastAsiaTheme="minorEastAsia"/>
            </w:rPr>
            <w:fldChar w:fldCharType="separate"/>
          </w:r>
          <w:r w:rsidR="00772963" w:rsidRPr="00772963">
            <w:rPr>
              <w:rFonts w:eastAsiaTheme="minorEastAsia"/>
              <w:noProof/>
            </w:rPr>
            <w:t>(Rothermel, 1972)</w:t>
          </w:r>
          <w:r w:rsidRPr="000C37D1">
            <w:rPr>
              <w:rFonts w:eastAsiaTheme="minorEastAsia"/>
            </w:rPr>
            <w:fldChar w:fldCharType="end"/>
          </w:r>
        </w:sdtContent>
      </w:sdt>
      <w:r w:rsidRPr="000C37D1">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0C37D1">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0C37D1">
        <w:rPr>
          <w:rFonts w:eastAsiaTheme="minorEastAsia"/>
        </w:rPr>
        <w:t xml:space="preserve"> </w:t>
      </w:r>
      <w:r w:rsidRPr="000C37D1">
        <w:fldChar w:fldCharType="begin"/>
      </w:r>
      <w:r w:rsidRPr="000C37D1">
        <w:instrText xml:space="preserve"> REF _Ref223041003 \h </w:instrText>
      </w:r>
      <w:r w:rsidRPr="000C37D1">
        <w:fldChar w:fldCharType="separate"/>
      </w:r>
      <w:r w:rsidR="00772963" w:rsidRPr="000C37D1">
        <w:t xml:space="preserve">( </w:t>
      </w:r>
      <w:r w:rsidR="00772963">
        <w:rPr>
          <w:noProof/>
        </w:rPr>
        <w:t>29</w:t>
      </w:r>
      <w:r w:rsidR="00772963" w:rsidRPr="000C37D1">
        <w:t xml:space="preserve"> )</w:t>
      </w:r>
      <w:r w:rsidRPr="000C37D1">
        <w:fldChar w:fldCharType="end"/>
      </w:r>
      <w:r w:rsidRPr="000C37D1">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0C37D1">
        <w:rPr>
          <w:rFonts w:eastAsiaTheme="minorEastAsia"/>
        </w:rPr>
        <w:t xml:space="preserve"> corresponds directly to a physically interpretable effect and is tied to an already-defined state or input variable </w:t>
      </w:r>
      <w:r w:rsidRPr="000C37D1">
        <w:rPr>
          <w:rFonts w:eastAsiaTheme="minorEastAsia"/>
        </w:rPr>
        <w:fldChar w:fldCharType="begin"/>
      </w:r>
      <w:r w:rsidRPr="000C37D1">
        <w:rPr>
          <w:rFonts w:eastAsiaTheme="minorEastAsia"/>
        </w:rPr>
        <w:instrText xml:space="preserve"> REF _Ref223166012 \h </w:instrText>
      </w:r>
      <w:r w:rsidRPr="000C37D1">
        <w:rPr>
          <w:rFonts w:eastAsiaTheme="minorEastAsia"/>
        </w:rPr>
      </w:r>
      <w:r w:rsidRPr="000C37D1">
        <w:rPr>
          <w:rFonts w:eastAsiaTheme="minorEastAsia"/>
        </w:rPr>
        <w:fldChar w:fldCharType="separate"/>
      </w:r>
      <w:r w:rsidR="00772963" w:rsidRPr="000C37D1">
        <w:rPr>
          <w:szCs w:val="24"/>
        </w:rPr>
        <w:t xml:space="preserve">( </w:t>
      </w:r>
      <w:r w:rsidR="00772963">
        <w:rPr>
          <w:noProof/>
          <w:szCs w:val="24"/>
        </w:rPr>
        <w:t>76</w:t>
      </w:r>
      <w:r w:rsidR="00772963" w:rsidRPr="000C37D1">
        <w:rPr>
          <w:szCs w:val="24"/>
        </w:rPr>
        <w:t xml:space="preserve"> )</w:t>
      </w:r>
      <w:r w:rsidRPr="000C37D1">
        <w:rPr>
          <w:rFonts w:eastAsiaTheme="minorEastAsia"/>
        </w:rPr>
        <w:fldChar w:fldCharType="end"/>
      </w:r>
      <w:r w:rsidRPr="000C37D1">
        <w:rPr>
          <w:rFonts w:eastAsiaTheme="minorEastAsia"/>
        </w:rPr>
        <w:t xml:space="preserve">. </w:t>
      </w:r>
      <w:r w:rsidRPr="000C37D1">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0C37D1">
        <w:t xml:space="preserve"> and time </w:t>
      </w:r>
      <m:oMath>
        <m:r>
          <w:rPr>
            <w:rStyle w:val="katex-mathml"/>
            <w:rFonts w:ascii="Cambria Math" w:hAnsi="Cambria Math"/>
          </w:rPr>
          <m:t>k</m:t>
        </m:r>
      </m:oMath>
      <w:r w:rsidRPr="000C37D1">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0C37D1" w14:paraId="48459CFE" w14:textId="77777777" w:rsidTr="009451D6">
        <w:tc>
          <w:tcPr>
            <w:tcW w:w="4367" w:type="pct"/>
            <w:vAlign w:val="center"/>
          </w:tcPr>
          <w:p w14:paraId="6DD8CDBA" w14:textId="402E0EF6" w:rsidR="002B6A51" w:rsidRPr="000C37D1"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284F353C" w:rsidR="002B6A51" w:rsidRPr="000C37D1" w:rsidRDefault="002B6A51" w:rsidP="006601CA">
            <w:pPr>
              <w:pStyle w:val="TableText"/>
              <w:rPr>
                <w:szCs w:val="24"/>
                <w:lang w:eastAsia="ja-JP"/>
              </w:rPr>
            </w:pPr>
            <w:bookmarkStart w:id="435" w:name="_Ref223166012"/>
            <w:r w:rsidRPr="000C37D1">
              <w:rPr>
                <w:szCs w:val="24"/>
              </w:rPr>
              <w:t xml:space="preserve">( </w:t>
            </w:r>
            <w:r w:rsidRPr="000C37D1">
              <w:rPr>
                <w:szCs w:val="24"/>
              </w:rPr>
              <w:fldChar w:fldCharType="begin"/>
            </w:r>
            <w:r w:rsidRPr="000C37D1">
              <w:rPr>
                <w:szCs w:val="24"/>
              </w:rPr>
              <w:instrText xml:space="preserve"> SEQ ( \* ARABIC </w:instrText>
            </w:r>
            <w:r w:rsidRPr="000C37D1">
              <w:rPr>
                <w:szCs w:val="24"/>
              </w:rPr>
              <w:fldChar w:fldCharType="separate"/>
            </w:r>
            <w:r w:rsidR="00772963">
              <w:rPr>
                <w:noProof/>
                <w:szCs w:val="24"/>
              </w:rPr>
              <w:t>76</w:t>
            </w:r>
            <w:r w:rsidRPr="000C37D1">
              <w:rPr>
                <w:szCs w:val="24"/>
              </w:rPr>
              <w:fldChar w:fldCharType="end"/>
            </w:r>
            <w:r w:rsidRPr="000C37D1">
              <w:rPr>
                <w:szCs w:val="24"/>
              </w:rPr>
              <w:t xml:space="preserve"> )</w:t>
            </w:r>
            <w:bookmarkEnd w:id="435"/>
          </w:p>
        </w:tc>
      </w:tr>
    </w:tbl>
    <w:p w14:paraId="7971843B" w14:textId="62C5926D" w:rsidR="000E1725" w:rsidRPr="000C37D1" w:rsidRDefault="00B773E9" w:rsidP="00B7548E">
      <w:pPr>
        <w:pStyle w:val="TableText"/>
      </w:pPr>
      <w:r w:rsidRPr="000C37D1">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0C37D1">
        <w:rPr>
          <w:szCs w:val="24"/>
        </w:rPr>
        <w:t xml:space="preserve"> </w:t>
      </w:r>
      <w:r w:rsidRPr="000C37D1">
        <w:t xml:space="preserve">defines the baseline spread potential of each fuel class under nominal environmental conditions. It is calibrated in units of cell per simulation step. </w:t>
      </w:r>
      <w:r w:rsidR="00B6122D" w:rsidRPr="000C37D1">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0C37D1">
        <w:rPr>
          <w:rFonts w:eastAsiaTheme="minorEastAsia"/>
          <w:szCs w:val="24"/>
        </w:rPr>
        <w:t xml:space="preserve"> is </w:t>
      </w:r>
      <w:r w:rsidR="00B6122D" w:rsidRPr="000C37D1">
        <w:rPr>
          <w:rFonts w:eastAsiaTheme="minorEastAsia"/>
          <w:szCs w:val="24"/>
        </w:rPr>
        <w:fldChar w:fldCharType="begin"/>
      </w:r>
      <w:r w:rsidR="00B6122D" w:rsidRPr="000C37D1">
        <w:rPr>
          <w:rFonts w:eastAsiaTheme="minorEastAsia"/>
          <w:szCs w:val="24"/>
        </w:rPr>
        <w:instrText xml:space="preserve"> REF _Ref223219648 \h </w:instrText>
      </w:r>
      <w:r w:rsidR="00B6122D" w:rsidRPr="000C37D1">
        <w:rPr>
          <w:rFonts w:eastAsiaTheme="minorEastAsia"/>
          <w:szCs w:val="24"/>
        </w:rPr>
      </w:r>
      <w:r w:rsidR="00B6122D" w:rsidRPr="000C37D1">
        <w:rPr>
          <w:rFonts w:eastAsiaTheme="minorEastAsia"/>
          <w:szCs w:val="24"/>
        </w:rPr>
        <w:fldChar w:fldCharType="separate"/>
      </w:r>
      <w:r w:rsidR="00772963" w:rsidRPr="000C37D1">
        <w:t xml:space="preserve">( </w:t>
      </w:r>
      <w:r w:rsidR="00772963">
        <w:rPr>
          <w:noProof/>
        </w:rPr>
        <w:t>77</w:t>
      </w:r>
      <w:r w:rsidR="00772963" w:rsidRPr="000C37D1">
        <w:t xml:space="preserve"> )</w:t>
      </w:r>
      <w:r w:rsidR="00B6122D" w:rsidRPr="000C37D1">
        <w:rPr>
          <w:rFonts w:eastAsiaTheme="minorEastAsia"/>
          <w:szCs w:val="24"/>
        </w:rPr>
        <w:fldChar w:fldCharType="end"/>
      </w:r>
      <w:r w:rsidRPr="000C37D1">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0C37D1">
        <w:rPr>
          <w:rFonts w:eastAsiaTheme="minorEastAsia"/>
        </w:rPr>
        <w:t xml:space="preserve"> is</w:t>
      </w:r>
      <w:r w:rsidRPr="000C37D1">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0C37D1">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0C37D1" w14:paraId="2D3560D2" w14:textId="77777777" w:rsidTr="00A86666">
        <w:tc>
          <w:tcPr>
            <w:tcW w:w="4367" w:type="pct"/>
            <w:vAlign w:val="center"/>
          </w:tcPr>
          <w:p w14:paraId="27F46135" w14:textId="194B86E0" w:rsidR="000E1725" w:rsidRPr="000C37D1"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1A8C9AFF" w:rsidR="000E1725" w:rsidRPr="000C37D1" w:rsidRDefault="00000000" w:rsidP="00A86666">
            <w:pPr>
              <w:pStyle w:val="TableText"/>
            </w:pPr>
            <w:bookmarkStart w:id="436" w:name="_Ref223219648"/>
            <w:r w:rsidRPr="000C37D1">
              <w:t xml:space="preserve">( </w:t>
            </w:r>
            <w:r w:rsidRPr="000C37D1">
              <w:fldChar w:fldCharType="begin"/>
            </w:r>
            <w:r w:rsidRPr="000C37D1">
              <w:instrText xml:space="preserve"> SEQ ( \* ARABIC </w:instrText>
            </w:r>
            <w:r w:rsidRPr="000C37D1">
              <w:fldChar w:fldCharType="separate"/>
            </w:r>
            <w:r w:rsidR="00772963">
              <w:rPr>
                <w:noProof/>
              </w:rPr>
              <w:t>77</w:t>
            </w:r>
            <w:r w:rsidRPr="000C37D1">
              <w:fldChar w:fldCharType="end"/>
            </w:r>
            <w:r w:rsidRPr="000C37D1">
              <w:t xml:space="preserve"> )</w:t>
            </w:r>
            <w:bookmarkEnd w:id="436"/>
          </w:p>
        </w:tc>
      </w:tr>
    </w:tbl>
    <w:p w14:paraId="1E7E6668" w14:textId="4E3BF61B" w:rsidR="00501C8A" w:rsidRPr="000C37D1" w:rsidRDefault="00B6122D" w:rsidP="00501C8A">
      <w:pPr>
        <w:pStyle w:val="ParText"/>
      </w:pPr>
      <w:r w:rsidRPr="000C37D1">
        <w:lastRenderedPageBreak/>
        <w:t xml:space="preserve">If fuel moisture equals the extinction threshold, spread is suppressed </w:t>
      </w:r>
      <w:r w:rsidRPr="000C37D1">
        <w:fldChar w:fldCharType="begin"/>
      </w:r>
      <w:r w:rsidRPr="000C37D1">
        <w:instrText xml:space="preserve"> REF _Ref223212967 \h </w:instrText>
      </w:r>
      <w:r w:rsidRPr="000C37D1">
        <w:fldChar w:fldCharType="separate"/>
      </w:r>
      <w:r w:rsidR="00772963" w:rsidRPr="000C37D1">
        <w:t xml:space="preserve">( </w:t>
      </w:r>
      <w:r w:rsidR="00772963">
        <w:rPr>
          <w:noProof/>
        </w:rPr>
        <w:t>78</w:t>
      </w:r>
      <w:r w:rsidR="00772963" w:rsidRPr="000C37D1">
        <w:t xml:space="preserve"> )</w:t>
      </w:r>
      <w:r w:rsidRPr="000C37D1">
        <w:fldChar w:fldCharType="end"/>
      </w:r>
      <w:r w:rsidRPr="000C37D1">
        <w:t xml:space="preserve">. </w:t>
      </w:r>
      <w:r w:rsidRPr="000C37D1">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0C37D1" w14:paraId="4D67D2E3" w14:textId="77777777" w:rsidTr="009451D6">
        <w:tc>
          <w:tcPr>
            <w:tcW w:w="4367" w:type="pct"/>
            <w:vAlign w:val="center"/>
          </w:tcPr>
          <w:p w14:paraId="7A2DF5EC" w14:textId="59F16745" w:rsidR="00230240" w:rsidRPr="000C37D1"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1C438501" w:rsidR="00230240" w:rsidRPr="000C37D1" w:rsidRDefault="00230240" w:rsidP="006601CA">
            <w:pPr>
              <w:pStyle w:val="TableText"/>
            </w:pPr>
            <w:bookmarkStart w:id="437" w:name="_Ref223212967"/>
            <w:r w:rsidRPr="000C37D1">
              <w:t xml:space="preserve">( </w:t>
            </w:r>
            <w:r w:rsidRPr="000C37D1">
              <w:fldChar w:fldCharType="begin"/>
            </w:r>
            <w:r w:rsidRPr="000C37D1">
              <w:instrText xml:space="preserve"> SEQ ( \* ARABIC </w:instrText>
            </w:r>
            <w:r w:rsidRPr="000C37D1">
              <w:fldChar w:fldCharType="separate"/>
            </w:r>
            <w:r w:rsidR="00772963">
              <w:rPr>
                <w:noProof/>
              </w:rPr>
              <w:t>78</w:t>
            </w:r>
            <w:r w:rsidRPr="000C37D1">
              <w:fldChar w:fldCharType="end"/>
            </w:r>
            <w:r w:rsidRPr="000C37D1">
              <w:t xml:space="preserve"> )</w:t>
            </w:r>
            <w:bookmarkEnd w:id="437"/>
          </w:p>
        </w:tc>
      </w:tr>
    </w:tbl>
    <w:p w14:paraId="67DA8635" w14:textId="227C9FA7" w:rsidR="007968C4" w:rsidRPr="000C37D1" w:rsidRDefault="00E82E6C" w:rsidP="0028085D">
      <w:pPr>
        <w:pStyle w:val="TableText"/>
      </w:pPr>
      <w:r w:rsidRPr="000C37D1">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0C37D1">
        <w:t xml:space="preserve"> is </w:t>
      </w:r>
      <w:r w:rsidRPr="000C37D1">
        <w:fldChar w:fldCharType="begin"/>
      </w:r>
      <w:r w:rsidRPr="000C37D1">
        <w:instrText xml:space="preserve"> REF _Ref223213232 \h </w:instrText>
      </w:r>
      <w:r w:rsidRPr="000C37D1">
        <w:fldChar w:fldCharType="separate"/>
      </w:r>
      <w:r w:rsidR="00772963" w:rsidRPr="000C37D1">
        <w:t xml:space="preserve">( </w:t>
      </w:r>
      <w:r w:rsidR="00772963">
        <w:rPr>
          <w:noProof/>
        </w:rPr>
        <w:t>79</w:t>
      </w:r>
      <w:r w:rsidR="00772963" w:rsidRPr="000C37D1">
        <w:t xml:space="preserve"> )</w:t>
      </w:r>
      <w:r w:rsidRPr="000C37D1">
        <w:fldChar w:fldCharType="end"/>
      </w:r>
      <w:r w:rsidRPr="000C37D1">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0C37D1">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0C37D1">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0C37D1">
        <w:t xml:space="preserve"> is a scaling constant.. This factor models the acceleration of fire spread due to wind speed. The hyperbolic tangent ensures that spread increases with wind speed but does not grow unbounded for extreme winds. </w:t>
      </w:r>
      <w:r w:rsidRPr="000C37D1">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0C37D1">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0C37D1">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0C37D1" w14:paraId="78B06470" w14:textId="77777777" w:rsidTr="009451D6">
        <w:tc>
          <w:tcPr>
            <w:tcW w:w="4367" w:type="pct"/>
            <w:vAlign w:val="center"/>
          </w:tcPr>
          <w:p w14:paraId="6995FD79" w14:textId="58984CBE" w:rsidR="00230240" w:rsidRPr="000C37D1"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5E6ACE06" w:rsidR="00230240" w:rsidRPr="000C37D1" w:rsidRDefault="00230240" w:rsidP="006601CA">
            <w:pPr>
              <w:pStyle w:val="TableText"/>
            </w:pPr>
            <w:bookmarkStart w:id="438" w:name="_Ref223213232"/>
            <w:r w:rsidRPr="000C37D1">
              <w:t xml:space="preserve">( </w:t>
            </w:r>
            <w:r w:rsidRPr="000C37D1">
              <w:fldChar w:fldCharType="begin"/>
            </w:r>
            <w:r w:rsidRPr="000C37D1">
              <w:instrText xml:space="preserve"> SEQ ( \* ARABIC </w:instrText>
            </w:r>
            <w:r w:rsidRPr="000C37D1">
              <w:fldChar w:fldCharType="separate"/>
            </w:r>
            <w:r w:rsidR="00772963">
              <w:rPr>
                <w:noProof/>
              </w:rPr>
              <w:t>79</w:t>
            </w:r>
            <w:r w:rsidRPr="000C37D1">
              <w:fldChar w:fldCharType="end"/>
            </w:r>
            <w:r w:rsidRPr="000C37D1">
              <w:t xml:space="preserve"> )</w:t>
            </w:r>
            <w:bookmarkEnd w:id="438"/>
          </w:p>
        </w:tc>
      </w:tr>
    </w:tbl>
    <w:p w14:paraId="696776E1" w14:textId="0427038A" w:rsidR="00F6170B" w:rsidRPr="000C37D1" w:rsidRDefault="00B773E9" w:rsidP="0028085D">
      <w:pPr>
        <w:pStyle w:val="TableText"/>
        <w:rPr>
          <w:rFonts w:eastAsiaTheme="minorEastAsia"/>
        </w:rPr>
      </w:pPr>
      <w:r w:rsidRPr="000C37D1">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0C37D1">
        <w:rPr>
          <w:rFonts w:eastAsiaTheme="minorEastAsia"/>
        </w:rPr>
        <w:t xml:space="preserve"> is </w:t>
      </w:r>
      <w:r w:rsidRPr="000C37D1">
        <w:rPr>
          <w:rFonts w:eastAsiaTheme="minorEastAsia"/>
        </w:rPr>
        <w:fldChar w:fldCharType="begin"/>
      </w:r>
      <w:r w:rsidRPr="000C37D1">
        <w:rPr>
          <w:rFonts w:eastAsiaTheme="minorEastAsia"/>
        </w:rPr>
        <w:instrText xml:space="preserve"> REF _Ref223220180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80</w:t>
      </w:r>
      <w:r w:rsidR="00772963" w:rsidRPr="000C37D1">
        <w:t xml:space="preserve"> )</w:t>
      </w:r>
      <w:r w:rsidRPr="000C37D1">
        <w:rPr>
          <w:rFonts w:eastAsiaTheme="minorEastAsia"/>
        </w:rPr>
        <w:fldChar w:fldCharType="end"/>
      </w:r>
      <w:r w:rsidRPr="000C37D1">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0C37D1">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0C37D1">
        <w:t xml:space="preserve"> is slope sensitivity</w:t>
      </w:r>
      <w:r w:rsidRPr="000C37D1">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0C37D1" w14:paraId="16CFCFEB" w14:textId="77777777" w:rsidTr="009451D6">
        <w:tc>
          <w:tcPr>
            <w:tcW w:w="4367" w:type="pct"/>
            <w:vAlign w:val="center"/>
          </w:tcPr>
          <w:p w14:paraId="33AF3401" w14:textId="29D5B9AD" w:rsidR="00230240" w:rsidRPr="000C37D1"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38BDD622" w:rsidR="00230240" w:rsidRPr="000C37D1" w:rsidRDefault="00230240" w:rsidP="006601CA">
            <w:pPr>
              <w:pStyle w:val="TableText"/>
            </w:pPr>
            <w:bookmarkStart w:id="439" w:name="_Ref223220180"/>
            <w:r w:rsidRPr="000C37D1">
              <w:t xml:space="preserve">( </w:t>
            </w:r>
            <w:r w:rsidRPr="000C37D1">
              <w:fldChar w:fldCharType="begin"/>
            </w:r>
            <w:r w:rsidRPr="000C37D1">
              <w:instrText xml:space="preserve"> SEQ ( \* ARABIC </w:instrText>
            </w:r>
            <w:r w:rsidRPr="000C37D1">
              <w:fldChar w:fldCharType="separate"/>
            </w:r>
            <w:r w:rsidR="00772963">
              <w:rPr>
                <w:noProof/>
              </w:rPr>
              <w:t>80</w:t>
            </w:r>
            <w:r w:rsidRPr="000C37D1">
              <w:fldChar w:fldCharType="end"/>
            </w:r>
            <w:r w:rsidRPr="000C37D1">
              <w:t xml:space="preserve"> )</w:t>
            </w:r>
            <w:bookmarkEnd w:id="439"/>
          </w:p>
        </w:tc>
      </w:tr>
    </w:tbl>
    <w:p w14:paraId="5749E63B" w14:textId="7E882A63" w:rsidR="00B773E9" w:rsidRPr="000C37D1" w:rsidRDefault="00B773E9" w:rsidP="0028085D">
      <w:pPr>
        <w:pStyle w:val="TableText"/>
        <w:rPr>
          <w:rFonts w:eastAsiaTheme="minorEastAsia"/>
        </w:rPr>
      </w:pPr>
      <w:r w:rsidRPr="000C37D1">
        <w:t>Aspect</w:t>
      </w:r>
      <w:r w:rsidR="00D53770" w:rsidRPr="000C37D1">
        <w:t>-</w:t>
      </w:r>
      <w:r w:rsidRPr="000C37D1">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0C37D1">
        <w:rPr>
          <w:rFonts w:eastAsiaTheme="minorEastAsia"/>
        </w:rPr>
        <w:t xml:space="preserve"> is </w:t>
      </w:r>
      <w:r w:rsidRPr="000C37D1">
        <w:rPr>
          <w:rFonts w:eastAsiaTheme="minorEastAsia"/>
        </w:rPr>
        <w:fldChar w:fldCharType="begin"/>
      </w:r>
      <w:r w:rsidRPr="000C37D1">
        <w:rPr>
          <w:rFonts w:eastAsiaTheme="minorEastAsia"/>
        </w:rPr>
        <w:instrText xml:space="preserve"> REF _Ref223220391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81</w:t>
      </w:r>
      <w:r w:rsidR="00772963" w:rsidRPr="000C37D1">
        <w:t xml:space="preserve"> )</w:t>
      </w:r>
      <w:r w:rsidRPr="000C37D1">
        <w:rPr>
          <w:rFonts w:eastAsiaTheme="minorEastAsia"/>
        </w:rPr>
        <w:fldChar w:fldCharType="end"/>
      </w:r>
      <w:r w:rsidRPr="000C37D1">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0C37D1">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0C37D1">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0C37D1">
        <w:t xml:space="preserve"> is aspect coefficient</w:t>
      </w:r>
      <w:r w:rsidRPr="000C37D1">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0C37D1">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0C37D1">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0C37D1" w14:paraId="7DF7D98F" w14:textId="77777777" w:rsidTr="009451D6">
        <w:tc>
          <w:tcPr>
            <w:tcW w:w="4367" w:type="pct"/>
            <w:vAlign w:val="center"/>
          </w:tcPr>
          <w:p w14:paraId="539706B4" w14:textId="7606ECE3" w:rsidR="00840E3E" w:rsidRPr="000C37D1"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07E603AA" w:rsidR="00840E3E" w:rsidRPr="000C37D1" w:rsidRDefault="00840E3E" w:rsidP="006601CA">
            <w:pPr>
              <w:pStyle w:val="TableText"/>
            </w:pPr>
            <w:bookmarkStart w:id="440" w:name="_Ref223220391"/>
            <w:r w:rsidRPr="000C37D1">
              <w:t xml:space="preserve">( </w:t>
            </w:r>
            <w:r w:rsidRPr="000C37D1">
              <w:fldChar w:fldCharType="begin"/>
            </w:r>
            <w:r w:rsidRPr="000C37D1">
              <w:instrText xml:space="preserve"> SEQ ( \* ARABIC </w:instrText>
            </w:r>
            <w:r w:rsidRPr="000C37D1">
              <w:fldChar w:fldCharType="separate"/>
            </w:r>
            <w:r w:rsidR="00772963">
              <w:rPr>
                <w:noProof/>
              </w:rPr>
              <w:t>81</w:t>
            </w:r>
            <w:r w:rsidRPr="000C37D1">
              <w:fldChar w:fldCharType="end"/>
            </w:r>
            <w:r w:rsidRPr="000C37D1">
              <w:t xml:space="preserve"> )</w:t>
            </w:r>
            <w:bookmarkEnd w:id="440"/>
          </w:p>
        </w:tc>
      </w:tr>
    </w:tbl>
    <w:p w14:paraId="55C43D9C" w14:textId="28D1A46D" w:rsidR="00570527" w:rsidRPr="000C37D1" w:rsidRDefault="008A72C4" w:rsidP="008A72C4">
      <w:pPr>
        <w:pStyle w:val="ParText"/>
      </w:pPr>
      <w:r w:rsidRPr="000C37D1">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0C37D1">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0C37D1">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0C37D1">
        <w:rPr>
          <w:rFonts w:eastAsiaTheme="minorEastAsia"/>
        </w:rPr>
        <w:t xml:space="preserve"> </w:t>
      </w:r>
      <w:r w:rsidRPr="000C37D1">
        <w:t xml:space="preserve">and the discrete simulation time step </w:t>
      </w:r>
      <m:oMath>
        <m:r>
          <m:rPr>
            <m:sty m:val="p"/>
          </m:rPr>
          <w:rPr>
            <w:rFonts w:ascii="Cambria Math" w:hAnsi="Cambria Math"/>
          </w:rPr>
          <m:t>Δ</m:t>
        </m:r>
        <m:r>
          <w:rPr>
            <w:rFonts w:ascii="Cambria Math" w:hAnsi="Cambria Math"/>
          </w:rPr>
          <m:t>t</m:t>
        </m:r>
      </m:oMath>
      <w:r w:rsidRPr="000C37D1">
        <w:t xml:space="preserve">. </w:t>
      </w:r>
    </w:p>
    <w:p w14:paraId="7B3A89A0" w14:textId="67ED70FA" w:rsidR="008A72C4" w:rsidRPr="000C37D1" w:rsidRDefault="008A72C4" w:rsidP="008A72C4">
      <w:pPr>
        <w:pStyle w:val="ParText"/>
      </w:pPr>
      <w:r w:rsidRPr="000C37D1">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0C37D1">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0C37D1">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0C37D1">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0C37D1">
        <w:t xml:space="preserve"> are dimensionless parameters, governing the relative amplification of spread rate due to wind speed, terrain slope, and wind</w:t>
      </w:r>
      <w:r w:rsidR="00D53770" w:rsidRPr="000C37D1">
        <w:t>-</w:t>
      </w:r>
      <w:r w:rsidRPr="000C37D1">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0C37D1" w:rsidRDefault="008A72C4" w:rsidP="008A72C4">
      <w:pPr>
        <w:pStyle w:val="Caption"/>
        <w:keepNext/>
        <w:keepLines/>
      </w:pPr>
      <w:bookmarkStart w:id="441" w:name="TableA1"/>
      <w:r w:rsidRPr="000C37D1">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0C37D1"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441"/>
          <w:p w14:paraId="34C09EF5" w14:textId="77777777" w:rsidR="008A72C4" w:rsidRPr="000C37D1"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0C37D1"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0C37D1"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0C37D1"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0C37D1"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0C37D1"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0C37D1"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0C37D1" w:rsidRDefault="008A72C4" w:rsidP="006601CA">
            <w:pPr>
              <w:spacing w:line="240" w:lineRule="auto"/>
              <w:jc w:val="left"/>
              <w:rPr>
                <w:rFonts w:eastAsia="Times New Roman" w:cs="Times New Roman"/>
                <w:szCs w:val="24"/>
              </w:rPr>
            </w:pPr>
            <w:r w:rsidRPr="000C37D1">
              <w:rPr>
                <w:rFonts w:eastAsia="Times New Roman" w:cs="Times New Roman"/>
                <w:szCs w:val="24"/>
              </w:rPr>
              <w:t>Grass</w:t>
            </w:r>
          </w:p>
        </w:tc>
        <w:tc>
          <w:tcPr>
            <w:tcW w:w="970" w:type="pct"/>
            <w:hideMark/>
          </w:tcPr>
          <w:p w14:paraId="7222165B" w14:textId="61AA6B9B"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2.00</w:t>
            </w:r>
          </w:p>
        </w:tc>
        <w:tc>
          <w:tcPr>
            <w:tcW w:w="1278" w:type="pct"/>
            <w:hideMark/>
          </w:tcPr>
          <w:p w14:paraId="20C09739" w14:textId="61EF0BDF"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0.15</w:t>
            </w:r>
          </w:p>
        </w:tc>
        <w:tc>
          <w:tcPr>
            <w:tcW w:w="538" w:type="pct"/>
            <w:hideMark/>
          </w:tcPr>
          <w:p w14:paraId="17762A6B" w14:textId="2AA75FCD"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25.0</w:t>
            </w:r>
          </w:p>
        </w:tc>
        <w:tc>
          <w:tcPr>
            <w:tcW w:w="538" w:type="pct"/>
            <w:hideMark/>
          </w:tcPr>
          <w:p w14:paraId="2B461401" w14:textId="721303A0"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2.0</w:t>
            </w:r>
          </w:p>
        </w:tc>
        <w:tc>
          <w:tcPr>
            <w:tcW w:w="708" w:type="pct"/>
            <w:hideMark/>
          </w:tcPr>
          <w:p w14:paraId="3A7A28A1" w14:textId="77777777"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0.30</w:t>
            </w:r>
          </w:p>
        </w:tc>
      </w:tr>
      <w:tr w:rsidR="008A72C4" w:rsidRPr="000C37D1"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0C37D1" w:rsidRDefault="008A72C4" w:rsidP="006601CA">
            <w:pPr>
              <w:spacing w:line="240" w:lineRule="auto"/>
              <w:jc w:val="left"/>
              <w:rPr>
                <w:rFonts w:eastAsia="Times New Roman" w:cs="Times New Roman"/>
                <w:szCs w:val="24"/>
              </w:rPr>
            </w:pPr>
            <w:r w:rsidRPr="000C37D1">
              <w:rPr>
                <w:rFonts w:eastAsia="Times New Roman" w:cs="Times New Roman"/>
                <w:szCs w:val="24"/>
              </w:rPr>
              <w:t>Shrub</w:t>
            </w:r>
          </w:p>
        </w:tc>
        <w:tc>
          <w:tcPr>
            <w:tcW w:w="970" w:type="pct"/>
            <w:hideMark/>
          </w:tcPr>
          <w:p w14:paraId="6901E612" w14:textId="77777777"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0.80</w:t>
            </w:r>
          </w:p>
        </w:tc>
        <w:tc>
          <w:tcPr>
            <w:tcW w:w="1278" w:type="pct"/>
            <w:hideMark/>
          </w:tcPr>
          <w:p w14:paraId="08E4313C" w14:textId="5E7F0E41"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0.20</w:t>
            </w:r>
          </w:p>
        </w:tc>
        <w:tc>
          <w:tcPr>
            <w:tcW w:w="538" w:type="pct"/>
            <w:hideMark/>
          </w:tcPr>
          <w:p w14:paraId="35418577" w14:textId="4B52BAA4"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15.0</w:t>
            </w:r>
          </w:p>
        </w:tc>
        <w:tc>
          <w:tcPr>
            <w:tcW w:w="538" w:type="pct"/>
            <w:hideMark/>
          </w:tcPr>
          <w:p w14:paraId="2DAA08B0" w14:textId="3FCEF60D"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2.0</w:t>
            </w:r>
          </w:p>
        </w:tc>
        <w:tc>
          <w:tcPr>
            <w:tcW w:w="708" w:type="pct"/>
            <w:hideMark/>
          </w:tcPr>
          <w:p w14:paraId="6F1C1556" w14:textId="77777777"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0.25</w:t>
            </w:r>
          </w:p>
        </w:tc>
      </w:tr>
      <w:tr w:rsidR="008A72C4" w:rsidRPr="000C37D1"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0C37D1" w:rsidRDefault="008A72C4" w:rsidP="006601CA">
            <w:pPr>
              <w:spacing w:line="240" w:lineRule="auto"/>
              <w:jc w:val="left"/>
              <w:rPr>
                <w:rFonts w:eastAsia="Times New Roman" w:cs="Times New Roman"/>
                <w:szCs w:val="24"/>
              </w:rPr>
            </w:pPr>
            <w:r w:rsidRPr="000C37D1">
              <w:rPr>
                <w:rFonts w:eastAsia="Times New Roman" w:cs="Times New Roman"/>
                <w:szCs w:val="24"/>
              </w:rPr>
              <w:t>Pine litter</w:t>
            </w:r>
          </w:p>
        </w:tc>
        <w:tc>
          <w:tcPr>
            <w:tcW w:w="970" w:type="pct"/>
            <w:hideMark/>
          </w:tcPr>
          <w:p w14:paraId="03A65AD5" w14:textId="01C22DB6"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0.80</w:t>
            </w:r>
          </w:p>
        </w:tc>
        <w:tc>
          <w:tcPr>
            <w:tcW w:w="1278" w:type="pct"/>
            <w:hideMark/>
          </w:tcPr>
          <w:p w14:paraId="1FF74C10" w14:textId="1160628E"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0.25</w:t>
            </w:r>
          </w:p>
        </w:tc>
        <w:tc>
          <w:tcPr>
            <w:tcW w:w="538" w:type="pct"/>
            <w:hideMark/>
          </w:tcPr>
          <w:p w14:paraId="6D2DBB81" w14:textId="39B1A759"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6.0</w:t>
            </w:r>
          </w:p>
        </w:tc>
        <w:tc>
          <w:tcPr>
            <w:tcW w:w="538" w:type="pct"/>
            <w:hideMark/>
          </w:tcPr>
          <w:p w14:paraId="0E7F3ED3" w14:textId="6F6DCFEE"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2.2</w:t>
            </w:r>
          </w:p>
        </w:tc>
        <w:tc>
          <w:tcPr>
            <w:tcW w:w="708" w:type="pct"/>
            <w:hideMark/>
          </w:tcPr>
          <w:p w14:paraId="4299DAFA" w14:textId="77777777"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0.20</w:t>
            </w:r>
          </w:p>
        </w:tc>
      </w:tr>
      <w:tr w:rsidR="008A72C4" w:rsidRPr="000C37D1"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0C37D1" w:rsidRDefault="008A72C4" w:rsidP="006601CA">
            <w:pPr>
              <w:spacing w:line="240" w:lineRule="auto"/>
              <w:jc w:val="left"/>
              <w:rPr>
                <w:rFonts w:eastAsia="Times New Roman" w:cs="Times New Roman"/>
                <w:szCs w:val="24"/>
              </w:rPr>
            </w:pPr>
            <w:r w:rsidRPr="000C37D1">
              <w:rPr>
                <w:rFonts w:eastAsia="Times New Roman" w:cs="Times New Roman"/>
                <w:szCs w:val="24"/>
              </w:rPr>
              <w:t>Hardwood</w:t>
            </w:r>
          </w:p>
        </w:tc>
        <w:tc>
          <w:tcPr>
            <w:tcW w:w="970" w:type="pct"/>
            <w:hideMark/>
          </w:tcPr>
          <w:p w14:paraId="008F23F4" w14:textId="62CECC0E"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0.30</w:t>
            </w:r>
          </w:p>
        </w:tc>
        <w:tc>
          <w:tcPr>
            <w:tcW w:w="1278" w:type="pct"/>
            <w:hideMark/>
          </w:tcPr>
          <w:p w14:paraId="0E6300D0" w14:textId="327712D3"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0.30</w:t>
            </w:r>
          </w:p>
        </w:tc>
        <w:tc>
          <w:tcPr>
            <w:tcW w:w="538" w:type="pct"/>
            <w:hideMark/>
          </w:tcPr>
          <w:p w14:paraId="0722F5BF" w14:textId="1D19E50C"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4.0</w:t>
            </w:r>
          </w:p>
        </w:tc>
        <w:tc>
          <w:tcPr>
            <w:tcW w:w="538" w:type="pct"/>
            <w:hideMark/>
          </w:tcPr>
          <w:p w14:paraId="633A589E" w14:textId="0574C046"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1.8</w:t>
            </w:r>
          </w:p>
        </w:tc>
        <w:tc>
          <w:tcPr>
            <w:tcW w:w="708" w:type="pct"/>
            <w:hideMark/>
          </w:tcPr>
          <w:p w14:paraId="50669EBE" w14:textId="77777777" w:rsidR="008A72C4" w:rsidRPr="000C37D1"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0C37D1">
              <w:rPr>
                <w:rFonts w:eastAsia="Times New Roman" w:cs="Times New Roman"/>
                <w:szCs w:val="24"/>
              </w:rPr>
              <w:t>0.15</w:t>
            </w:r>
          </w:p>
        </w:tc>
      </w:tr>
    </w:tbl>
    <w:p w14:paraId="7ECD1EED" w14:textId="77777777" w:rsidR="000E1725" w:rsidRPr="000C37D1" w:rsidRDefault="000E1725">
      <w:pPr>
        <w:pStyle w:val="ParText"/>
      </w:pPr>
    </w:p>
    <w:p w14:paraId="149527F1" w14:textId="492D1A68" w:rsidR="000E1725" w:rsidRPr="000C37D1" w:rsidRDefault="00000000">
      <w:pPr>
        <w:pStyle w:val="ParText"/>
      </w:pPr>
      <w:r w:rsidRPr="000C37D1">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0C37D1">
            <w:fldChar w:fldCharType="begin"/>
          </w:r>
          <w:r w:rsidRPr="000C37D1">
            <w:instrText xml:space="preserve"> CITATION And821 \l 1033 </w:instrText>
          </w:r>
          <w:r w:rsidRPr="000C37D1">
            <w:fldChar w:fldCharType="separate"/>
          </w:r>
          <w:r w:rsidR="00772963">
            <w:rPr>
              <w:b/>
              <w:bCs/>
              <w:noProof/>
            </w:rPr>
            <w:t>Invalid source specified.</w:t>
          </w:r>
          <w:r w:rsidRPr="000C37D1">
            <w:fldChar w:fldCharType="end"/>
          </w:r>
        </w:sdtContent>
      </w:sdt>
      <w:r w:rsidRPr="000C37D1">
        <w:t>. The slope acceleration term is additionally saturated at three times the base rate, since the tangent term otherwise diverges on the near-vertical cells of real digital elevation models.</w:t>
      </w:r>
    </w:p>
    <w:p w14:paraId="111E06F5" w14:textId="77777777" w:rsidR="008A72C4" w:rsidRPr="000C37D1" w:rsidRDefault="008A72C4" w:rsidP="00762B29"/>
    <w:p w14:paraId="48B24A86" w14:textId="77777777" w:rsidR="008A72C4" w:rsidRPr="000C37D1" w:rsidRDefault="008A72C4" w:rsidP="00762B29">
      <w:pPr>
        <w:sectPr w:rsidR="008A72C4" w:rsidRPr="000C37D1"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0C37D1" w:rsidRDefault="001E5F6D" w:rsidP="00730734">
      <w:pPr>
        <w:pStyle w:val="Appendix"/>
      </w:pPr>
      <w:bookmarkStart w:id="442" w:name="_Ref223263847"/>
      <w:bookmarkStart w:id="443" w:name="_Ref223263851"/>
      <w:bookmarkStart w:id="444" w:name="_Ref223263865"/>
      <w:bookmarkStart w:id="445" w:name="_Toc236574032"/>
      <w:r w:rsidRPr="000C37D1">
        <w:lastRenderedPageBreak/>
        <w:t>Simulation Mathematics for Fuel Mass Evolution</w:t>
      </w:r>
      <w:bookmarkEnd w:id="442"/>
      <w:bookmarkEnd w:id="443"/>
      <w:bookmarkEnd w:id="444"/>
      <w:bookmarkEnd w:id="445"/>
    </w:p>
    <w:p w14:paraId="7FB0B3E5" w14:textId="3DB71474" w:rsidR="00E05411" w:rsidRPr="000C37D1" w:rsidRDefault="00E05411" w:rsidP="00E05411">
      <w:pPr>
        <w:pStyle w:val="ParText"/>
      </w:pPr>
      <w:r w:rsidRPr="000C37D1">
        <w:t>This section provides detailed mathematical formulation and explanation for both the fractional burn rate calculation and the suppression of fuel reduction maps.</w:t>
      </w:r>
    </w:p>
    <w:p w14:paraId="2A4FDDE7" w14:textId="2CAE8004" w:rsidR="007E2219" w:rsidRPr="000C37D1" w:rsidRDefault="007E2219" w:rsidP="007E2219">
      <w:pPr>
        <w:rPr>
          <w:b/>
          <w:bCs/>
          <w:u w:val="single"/>
        </w:rPr>
      </w:pPr>
      <w:r w:rsidRPr="000C37D1">
        <w:rPr>
          <w:rFonts w:eastAsiaTheme="minorEastAsia"/>
          <w:b/>
          <w:bCs/>
          <w:u w:val="single"/>
        </w:rPr>
        <w:t>Fractional burn rate calculation</w:t>
      </w:r>
    </w:p>
    <w:p w14:paraId="546F8B75" w14:textId="7A12EF6D" w:rsidR="007E2219" w:rsidRPr="000C37D1" w:rsidRDefault="007E2219" w:rsidP="0028085D">
      <w:pPr>
        <w:pStyle w:val="TableText"/>
      </w:pPr>
      <w:r w:rsidRPr="000C37D1">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0C37D1">
        <w:rPr>
          <w:rFonts w:eastAsiaTheme="minorEastAsia"/>
        </w:rPr>
        <w:t xml:space="preserve"> </w:t>
      </w:r>
      <w:r w:rsidRPr="000C37D1">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0C37D1">
        <w:rPr>
          <w:rFonts w:eastAsiaTheme="minorEastAsia"/>
        </w:rPr>
        <w:t xml:space="preserve"> </w:t>
      </w:r>
      <w:r w:rsidRPr="000C37D1">
        <w:t xml:space="preserve">during a single simulation time step </w:t>
      </w:r>
      <m:oMath>
        <m:r>
          <m:rPr>
            <m:sty m:val="p"/>
          </m:rPr>
          <w:rPr>
            <w:rFonts w:ascii="Cambria Math" w:hAnsi="Cambria Math"/>
          </w:rPr>
          <m:t>Δ</m:t>
        </m:r>
        <m:r>
          <w:rPr>
            <w:rFonts w:ascii="Cambria Math" w:hAnsi="Cambria Math"/>
          </w:rPr>
          <m:t>t</m:t>
        </m:r>
      </m:oMath>
      <w:r w:rsidRPr="000C37D1">
        <w:rPr>
          <w:rFonts w:eastAsiaTheme="minorEastAsia"/>
        </w:rPr>
        <w:t xml:space="preserve"> </w:t>
      </w:r>
      <w:r w:rsidRPr="000C37D1">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0C37D1">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0C37D1">
        <w:t xml:space="preserve"> is not stored as part of the state vector. Instead, it is computed algebraically at each simulation step as a bounded function of fuel type and surface fuel moisture </w:t>
      </w:r>
      <w:r w:rsidRPr="000C37D1">
        <w:fldChar w:fldCharType="begin"/>
      </w:r>
      <w:r w:rsidRPr="000C37D1">
        <w:instrText xml:space="preserve"> REF _Ref223264193 \h </w:instrText>
      </w:r>
      <w:r w:rsidRPr="000C37D1">
        <w:fldChar w:fldCharType="separate"/>
      </w:r>
      <w:r w:rsidR="00772963" w:rsidRPr="000C37D1">
        <w:t xml:space="preserve">( </w:t>
      </w:r>
      <w:r w:rsidR="00772963">
        <w:rPr>
          <w:noProof/>
        </w:rPr>
        <w:t>82</w:t>
      </w:r>
      <w:r w:rsidR="00772963" w:rsidRPr="000C37D1">
        <w:t xml:space="preserve"> )</w:t>
      </w:r>
      <w:r w:rsidRPr="000C37D1">
        <w:fldChar w:fldCharType="end"/>
      </w:r>
      <w:r w:rsidRPr="000C37D1">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0C37D1">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0C37D1">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0C37D1">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0C37D1">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0C37D1" w14:paraId="0F3F8006" w14:textId="77777777" w:rsidTr="009451D6">
        <w:tc>
          <w:tcPr>
            <w:tcW w:w="4437" w:type="pct"/>
            <w:vAlign w:val="center"/>
          </w:tcPr>
          <w:p w14:paraId="68F46B17" w14:textId="3BB437E5" w:rsidR="007E2219" w:rsidRPr="000C37D1"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59D106A3" w:rsidR="007E2219" w:rsidRPr="000C37D1" w:rsidRDefault="007E2219" w:rsidP="006601CA">
            <w:pPr>
              <w:pStyle w:val="TableText"/>
            </w:pPr>
            <w:bookmarkStart w:id="446" w:name="_Ref223264193"/>
            <w:r w:rsidRPr="000C37D1">
              <w:t xml:space="preserve">( </w:t>
            </w:r>
            <w:r w:rsidRPr="000C37D1">
              <w:fldChar w:fldCharType="begin"/>
            </w:r>
            <w:r w:rsidRPr="000C37D1">
              <w:instrText xml:space="preserve"> SEQ ( \* ARABIC </w:instrText>
            </w:r>
            <w:r w:rsidRPr="000C37D1">
              <w:fldChar w:fldCharType="separate"/>
            </w:r>
            <w:r w:rsidR="00772963">
              <w:rPr>
                <w:noProof/>
              </w:rPr>
              <w:t>82</w:t>
            </w:r>
            <w:r w:rsidRPr="000C37D1">
              <w:fldChar w:fldCharType="end"/>
            </w:r>
            <w:r w:rsidRPr="000C37D1">
              <w:t xml:space="preserve"> )</w:t>
            </w:r>
            <w:bookmarkEnd w:id="446"/>
          </w:p>
        </w:tc>
      </w:tr>
    </w:tbl>
    <w:p w14:paraId="24EC88C3" w14:textId="25C80539" w:rsidR="007E2219" w:rsidRPr="000C37D1" w:rsidRDefault="002131A9" w:rsidP="007E2219">
      <w:r w:rsidRPr="000C37D1">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0C37D1">
        <w:t xml:space="preserve"> is expressed as a </w:t>
      </w:r>
      <w:r w:rsidRPr="000C37D1">
        <w:rPr>
          <w:i/>
          <w:iCs/>
        </w:rPr>
        <w:t>fraction of fuel consumed per simulation time step</w:t>
      </w:r>
      <w:r w:rsidRPr="000C37D1">
        <w:t xml:space="preserve"> and therefore depends on the chosen time resolution </w:t>
      </w:r>
      <m:oMath>
        <m:r>
          <m:rPr>
            <m:sty m:val="p"/>
          </m:rPr>
          <w:rPr>
            <w:rFonts w:ascii="Cambria Math" w:hAnsi="Cambria Math"/>
          </w:rPr>
          <m:t>Δ</m:t>
        </m:r>
        <m:r>
          <w:rPr>
            <w:rFonts w:ascii="Cambria Math" w:hAnsi="Cambria Math"/>
          </w:rPr>
          <m:t>t</m:t>
        </m:r>
      </m:oMath>
      <w:r w:rsidRPr="000C37D1">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0C37D1">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0C37D1">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0C37D1">
        <w:t xml:space="preserve">, combustion proceeds at the baseline rate. </w:t>
      </w:r>
    </w:p>
    <w:p w14:paraId="217172B5" w14:textId="0BB5A6B7" w:rsidR="007E2219" w:rsidRPr="000C37D1" w:rsidRDefault="007E2219" w:rsidP="007E2219">
      <w:r w:rsidRPr="000C37D1">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0C37D1" w:rsidRDefault="002131A9" w:rsidP="002131A9">
      <w:pPr>
        <w:pStyle w:val="Caption"/>
        <w:keepNext/>
        <w:keepLines/>
      </w:pPr>
      <w:bookmarkStart w:id="447" w:name="TableB1"/>
      <w:r w:rsidRPr="000C37D1">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0C37D1"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447"/>
          <w:p w14:paraId="77829F68" w14:textId="77777777" w:rsidR="007E2219" w:rsidRPr="000C37D1" w:rsidRDefault="007E2219" w:rsidP="002131A9">
            <w:pPr>
              <w:pStyle w:val="TableText"/>
            </w:pPr>
            <w:r w:rsidRPr="000C37D1">
              <w:t>Fuel Type</w:t>
            </w:r>
          </w:p>
        </w:tc>
        <w:tc>
          <w:tcPr>
            <w:tcW w:w="0" w:type="auto"/>
            <w:hideMark/>
          </w:tcPr>
          <w:p w14:paraId="692A5456" w14:textId="23BA76F2" w:rsidR="007E2219" w:rsidRPr="000C37D1"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0C37D1">
              <w:t>(fraction per step)</w:t>
            </w:r>
          </w:p>
        </w:tc>
        <w:tc>
          <w:tcPr>
            <w:tcW w:w="0" w:type="auto"/>
            <w:hideMark/>
          </w:tcPr>
          <w:p w14:paraId="17F25551" w14:textId="77777777" w:rsidR="007E2219" w:rsidRPr="000C37D1"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0C37D1">
              <w:t>Typical Burn Duration (qualitative)</w:t>
            </w:r>
          </w:p>
        </w:tc>
      </w:tr>
      <w:tr w:rsidR="007E2219" w:rsidRPr="000C37D1"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0C37D1" w:rsidRDefault="007E2219" w:rsidP="002131A9">
            <w:pPr>
              <w:pStyle w:val="TableText"/>
            </w:pPr>
            <w:r w:rsidRPr="000C37D1">
              <w:t>Grass</w:t>
            </w:r>
          </w:p>
        </w:tc>
        <w:tc>
          <w:tcPr>
            <w:tcW w:w="0" w:type="auto"/>
            <w:hideMark/>
          </w:tcPr>
          <w:p w14:paraId="2B8C7FC2" w14:textId="2797D7C6" w:rsidR="007E2219" w:rsidRPr="000C37D1"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0C37D1">
              <w:t>0.85</w:t>
            </w:r>
          </w:p>
        </w:tc>
        <w:tc>
          <w:tcPr>
            <w:tcW w:w="0" w:type="auto"/>
            <w:hideMark/>
          </w:tcPr>
          <w:p w14:paraId="480E0979" w14:textId="77777777" w:rsidR="007E2219" w:rsidRPr="000C37D1"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0C37D1">
              <w:t>Short, fast consumption</w:t>
            </w:r>
          </w:p>
        </w:tc>
      </w:tr>
      <w:tr w:rsidR="007E2219" w:rsidRPr="000C37D1"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0C37D1" w:rsidRDefault="007E2219" w:rsidP="002131A9">
            <w:pPr>
              <w:pStyle w:val="TableText"/>
            </w:pPr>
            <w:r w:rsidRPr="000C37D1">
              <w:t>Shrub</w:t>
            </w:r>
          </w:p>
        </w:tc>
        <w:tc>
          <w:tcPr>
            <w:tcW w:w="0" w:type="auto"/>
            <w:hideMark/>
          </w:tcPr>
          <w:p w14:paraId="24ED605E" w14:textId="073D9934" w:rsidR="007E2219" w:rsidRPr="000C37D1"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0C37D1">
              <w:t>0.35</w:t>
            </w:r>
          </w:p>
        </w:tc>
        <w:tc>
          <w:tcPr>
            <w:tcW w:w="0" w:type="auto"/>
            <w:hideMark/>
          </w:tcPr>
          <w:p w14:paraId="4196C80C" w14:textId="77777777" w:rsidR="007E2219" w:rsidRPr="000C37D1"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0C37D1">
              <w:t>Moderate consumption</w:t>
            </w:r>
          </w:p>
        </w:tc>
      </w:tr>
      <w:tr w:rsidR="007E2219" w:rsidRPr="000C37D1"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0C37D1" w:rsidRDefault="007E2219" w:rsidP="002131A9">
            <w:pPr>
              <w:pStyle w:val="TableText"/>
            </w:pPr>
            <w:r w:rsidRPr="000C37D1">
              <w:t>Pine litter</w:t>
            </w:r>
          </w:p>
        </w:tc>
        <w:tc>
          <w:tcPr>
            <w:tcW w:w="0" w:type="auto"/>
            <w:hideMark/>
          </w:tcPr>
          <w:p w14:paraId="5C8ABE0C" w14:textId="612B244C" w:rsidR="007E2219" w:rsidRPr="000C37D1"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0C37D1">
              <w:t>0.15</w:t>
            </w:r>
          </w:p>
        </w:tc>
        <w:tc>
          <w:tcPr>
            <w:tcW w:w="0" w:type="auto"/>
            <w:hideMark/>
          </w:tcPr>
          <w:p w14:paraId="51A9BA22" w14:textId="77777777" w:rsidR="007E2219" w:rsidRPr="000C37D1"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0C37D1">
              <w:t>Sustained surface burn</w:t>
            </w:r>
          </w:p>
        </w:tc>
      </w:tr>
      <w:tr w:rsidR="007E2219" w:rsidRPr="000C37D1"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0C37D1" w:rsidRDefault="007E2219" w:rsidP="002131A9">
            <w:pPr>
              <w:pStyle w:val="TableText"/>
            </w:pPr>
            <w:r w:rsidRPr="000C37D1">
              <w:t>Hardwood</w:t>
            </w:r>
          </w:p>
        </w:tc>
        <w:tc>
          <w:tcPr>
            <w:tcW w:w="0" w:type="auto"/>
            <w:hideMark/>
          </w:tcPr>
          <w:p w14:paraId="3480B663" w14:textId="4F1C7198" w:rsidR="007E2219" w:rsidRPr="000C37D1"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0C37D1">
              <w:t>0.08</w:t>
            </w:r>
          </w:p>
        </w:tc>
        <w:tc>
          <w:tcPr>
            <w:tcW w:w="0" w:type="auto"/>
            <w:hideMark/>
          </w:tcPr>
          <w:p w14:paraId="48E1C3D7" w14:textId="77777777" w:rsidR="007E2219" w:rsidRPr="000C37D1"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0C37D1">
              <w:t>Slow combustion</w:t>
            </w:r>
          </w:p>
        </w:tc>
      </w:tr>
    </w:tbl>
    <w:p w14:paraId="34224680" w14:textId="77777777" w:rsidR="000E1725" w:rsidRPr="000C37D1" w:rsidRDefault="000E1725" w:rsidP="007E2219"/>
    <w:p w14:paraId="0C2D3629" w14:textId="353E5A7D" w:rsidR="007E2219" w:rsidRPr="000C37D1" w:rsidRDefault="007E2219" w:rsidP="007E2219">
      <w:r w:rsidRPr="000C37D1">
        <w:t>These coefficients are calibrated such that, in dry conditions and absent suppression, fuel mass decreases significantly over several time steps without causing numerical instability.</w:t>
      </w:r>
    </w:p>
    <w:p w14:paraId="5A0E9C7A" w14:textId="518626A7" w:rsidR="00E05411" w:rsidRPr="000C37D1" w:rsidRDefault="00E05411" w:rsidP="00A36C2C">
      <w:pPr>
        <w:rPr>
          <w:b/>
          <w:bCs/>
          <w:u w:val="single"/>
        </w:rPr>
      </w:pPr>
      <w:r w:rsidRPr="000C37D1">
        <w:rPr>
          <w:rFonts w:eastAsiaTheme="minorEastAsia"/>
          <w:b/>
          <w:bCs/>
          <w:u w:val="single"/>
        </w:rPr>
        <w:t>Suppression of fuel reduction map</w:t>
      </w:r>
    </w:p>
    <w:p w14:paraId="68FD031F" w14:textId="3ED8AD6D" w:rsidR="00A36C2C" w:rsidRPr="000C37D1" w:rsidRDefault="00300DFA" w:rsidP="005B1D35">
      <w:pPr>
        <w:pStyle w:val="TableText"/>
      </w:pPr>
      <w:r w:rsidRPr="000C37D1">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0C37D1">
        <w:rPr>
          <w:rFonts w:eastAsiaTheme="minorEastAsia"/>
        </w:rPr>
        <w:t xml:space="preserve"> </w:t>
      </w:r>
      <w:r w:rsidRPr="000C37D1">
        <w:t xml:space="preserve">produces a </w:t>
      </w:r>
      <w:r w:rsidRPr="000C37D1">
        <w:rPr>
          <w:b/>
          <w:bCs/>
        </w:rPr>
        <w:t>step-normalized fuel reduction fraction</w:t>
      </w:r>
      <w:r w:rsidRPr="000C37D1">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0C37D1">
        <w:t xml:space="preserve"> during simulation step </w:t>
      </w:r>
      <m:oMath>
        <m:r>
          <w:rPr>
            <w:rFonts w:ascii="Cambria Math" w:hAnsi="Cambria Math"/>
          </w:rPr>
          <m:t>k</m:t>
        </m:r>
      </m:oMath>
      <w:r w:rsidRPr="000C37D1">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0C37D1">
        <w:t xml:space="preserve">. The suppression-induced fuel reduction term is defined as </w:t>
      </w:r>
      <w:r w:rsidRPr="000C37D1">
        <w:fldChar w:fldCharType="begin"/>
      </w:r>
      <w:r w:rsidRPr="000C37D1">
        <w:instrText xml:space="preserve"> REF _Ref223257737 \h </w:instrText>
      </w:r>
      <w:r w:rsidRPr="000C37D1">
        <w:fldChar w:fldCharType="separate"/>
      </w:r>
      <w:r w:rsidR="00772963" w:rsidRPr="000C37D1">
        <w:t xml:space="preserve">( </w:t>
      </w:r>
      <w:r w:rsidR="00772963">
        <w:rPr>
          <w:noProof/>
        </w:rPr>
        <w:t>83</w:t>
      </w:r>
      <w:r w:rsidR="00772963" w:rsidRPr="000C37D1">
        <w:t xml:space="preserve"> )</w:t>
      </w:r>
      <w:r w:rsidRPr="000C37D1">
        <w:fldChar w:fldCharType="end"/>
      </w:r>
      <w:r w:rsidRPr="000C37D1">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0C37D1">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0C37D1">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0C37D1">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0C37D1">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0C37D1">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0C37D1" w14:paraId="61B766AB" w14:textId="77777777" w:rsidTr="009451D6">
        <w:tc>
          <w:tcPr>
            <w:tcW w:w="4437" w:type="pct"/>
            <w:vAlign w:val="center"/>
          </w:tcPr>
          <w:p w14:paraId="268F18A6" w14:textId="0895C67F" w:rsidR="008F5DFE" w:rsidRPr="000C37D1"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28453F13" w:rsidR="008F5DFE" w:rsidRPr="000C37D1" w:rsidRDefault="008F5DFE" w:rsidP="006601CA">
            <w:pPr>
              <w:pStyle w:val="TableText"/>
            </w:pPr>
            <w:bookmarkStart w:id="448" w:name="_Ref223257737"/>
            <w:r w:rsidRPr="000C37D1">
              <w:t xml:space="preserve">( </w:t>
            </w:r>
            <w:r w:rsidRPr="000C37D1">
              <w:fldChar w:fldCharType="begin"/>
            </w:r>
            <w:r w:rsidRPr="000C37D1">
              <w:instrText xml:space="preserve"> SEQ ( \* ARABIC </w:instrText>
            </w:r>
            <w:r w:rsidRPr="000C37D1">
              <w:fldChar w:fldCharType="separate"/>
            </w:r>
            <w:r w:rsidR="00772963">
              <w:rPr>
                <w:noProof/>
              </w:rPr>
              <w:t>83</w:t>
            </w:r>
            <w:r w:rsidRPr="000C37D1">
              <w:fldChar w:fldCharType="end"/>
            </w:r>
            <w:r w:rsidRPr="000C37D1">
              <w:t xml:space="preserve"> )</w:t>
            </w:r>
            <w:bookmarkEnd w:id="448"/>
          </w:p>
        </w:tc>
      </w:tr>
    </w:tbl>
    <w:p w14:paraId="7C22059C" w14:textId="6BBE643F" w:rsidR="001575A0" w:rsidRPr="000C37D1" w:rsidRDefault="001575A0" w:rsidP="00293A50">
      <w:pPr>
        <w:pStyle w:val="ParText"/>
      </w:pPr>
      <w:r w:rsidRPr="000C37D1">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0C37D1">
        <w:rPr>
          <w:rFonts w:eastAsiaTheme="minorEastAsia"/>
        </w:rPr>
        <w:t xml:space="preserve"> </w:t>
      </w:r>
      <w:r w:rsidRPr="000C37D1">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0C37D1">
        <w:t xml:space="preserve"> absorbs the modeling choice of “how strong one step of suppression can be” under nominal conditions.</w:t>
      </w:r>
    </w:p>
    <w:p w14:paraId="60F77853" w14:textId="35CA476D" w:rsidR="001575A0" w:rsidRPr="000C37D1" w:rsidRDefault="001575A0" w:rsidP="005B1D35">
      <w:pPr>
        <w:pStyle w:val="TableText"/>
      </w:pPr>
      <w:r w:rsidRPr="000C37D1">
        <w:t xml:space="preserve">Suppression cannot exceed the operational capability that is actually present. This is captured by separating </w:t>
      </w:r>
      <w:r w:rsidRPr="000C37D1">
        <w:rPr>
          <w:i/>
          <w:iCs/>
        </w:rPr>
        <w:t>capacity magnitude</w:t>
      </w:r>
      <w:r w:rsidRPr="000C37D1">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0C37D1">
        <w:rPr>
          <w:rFonts w:eastAsiaTheme="minorEastAsia"/>
        </w:rPr>
        <w:t xml:space="preserve"> </w:t>
      </w:r>
      <w:r w:rsidRPr="000C37D1">
        <w:rPr>
          <w:rFonts w:eastAsiaTheme="minorEastAsia"/>
        </w:rPr>
        <w:fldChar w:fldCharType="begin"/>
      </w:r>
      <w:r w:rsidRPr="000C37D1">
        <w:rPr>
          <w:rFonts w:eastAsiaTheme="minorEastAsia"/>
        </w:rPr>
        <w:instrText xml:space="preserve"> REF _Ref223263777 \h </w:instrText>
      </w:r>
      <w:r w:rsidRPr="000C37D1">
        <w:rPr>
          <w:rFonts w:eastAsiaTheme="minorEastAsia"/>
        </w:rPr>
      </w:r>
      <w:r w:rsidRPr="000C37D1">
        <w:rPr>
          <w:rFonts w:eastAsiaTheme="minorEastAsia"/>
        </w:rPr>
        <w:fldChar w:fldCharType="separate"/>
      </w:r>
      <w:r w:rsidR="00772963" w:rsidRPr="000C37D1">
        <w:t xml:space="preserve">( </w:t>
      </w:r>
      <w:r w:rsidR="00772963">
        <w:rPr>
          <w:noProof/>
        </w:rPr>
        <w:t>84</w:t>
      </w:r>
      <w:r w:rsidR="00772963" w:rsidRPr="000C37D1">
        <w:t xml:space="preserve"> )</w:t>
      </w:r>
      <w:r w:rsidRPr="000C37D1">
        <w:rPr>
          <w:rFonts w:eastAsiaTheme="minorEastAsia"/>
        </w:rPr>
        <w:fldChar w:fldCharType="end"/>
      </w:r>
      <w:r w:rsidRPr="000C37D1">
        <w:t xml:space="preserve"> where from </w:t>
      </w:r>
      <w:r w:rsidRPr="000C37D1">
        <w:rPr>
          <w:i/>
          <w:iCs/>
        </w:rPr>
        <w:t xml:space="preserve">availability </w:t>
      </w:r>
      <w:r w:rsidRPr="000C37D1">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0C37D1">
        <w:rPr>
          <w:rFonts w:eastAsiaTheme="minorEastAsia"/>
          <w:i/>
        </w:rPr>
        <w:t xml:space="preserve"> </w:t>
      </w:r>
      <w:r w:rsidRPr="000C37D1">
        <w:rPr>
          <w:rFonts w:eastAsiaTheme="minorEastAsia"/>
          <w:i/>
        </w:rPr>
        <w:fldChar w:fldCharType="begin"/>
      </w:r>
      <w:r w:rsidRPr="000C37D1">
        <w:rPr>
          <w:rFonts w:eastAsiaTheme="minorEastAsia"/>
          <w:i/>
        </w:rPr>
        <w:instrText xml:space="preserve"> REF _Ref223263797 \h </w:instrText>
      </w:r>
      <w:r w:rsidRPr="000C37D1">
        <w:rPr>
          <w:rFonts w:eastAsiaTheme="minorEastAsia"/>
          <w:i/>
        </w:rPr>
      </w:r>
      <w:r w:rsidRPr="000C37D1">
        <w:rPr>
          <w:rFonts w:eastAsiaTheme="minorEastAsia"/>
          <w:i/>
        </w:rPr>
        <w:fldChar w:fldCharType="separate"/>
      </w:r>
      <w:r w:rsidR="00772963" w:rsidRPr="000C37D1">
        <w:t xml:space="preserve">( </w:t>
      </w:r>
      <w:r w:rsidR="00772963">
        <w:rPr>
          <w:noProof/>
        </w:rPr>
        <w:t>85</w:t>
      </w:r>
      <w:r w:rsidR="00772963" w:rsidRPr="000C37D1">
        <w:t xml:space="preserve"> )</w:t>
      </w:r>
      <w:r w:rsidRPr="000C37D1">
        <w:rPr>
          <w:rFonts w:eastAsiaTheme="minorEastAsia"/>
          <w:i/>
        </w:rPr>
        <w:fldChar w:fldCharType="end"/>
      </w:r>
      <w:r w:rsidRPr="000C37D1">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0C37D1">
        <w:t xml:space="preserve"> is the available suppression capacity (e.g., water volume, manpower equivalent, sortie capability) at step </w:t>
      </w:r>
      <m:oMath>
        <m:r>
          <w:rPr>
            <w:rFonts w:ascii="Cambria Math" w:hAnsi="Cambria Math"/>
          </w:rPr>
          <m:t>k</m:t>
        </m:r>
      </m:oMath>
      <w:r w:rsidRPr="000C37D1">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0C37D1">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0C37D1" w14:paraId="6F91E994" w14:textId="77777777" w:rsidTr="009451D6">
        <w:tc>
          <w:tcPr>
            <w:tcW w:w="4437" w:type="pct"/>
            <w:vAlign w:val="center"/>
          </w:tcPr>
          <w:p w14:paraId="0A75FDE0" w14:textId="332C78D7" w:rsidR="00A36C2C" w:rsidRPr="000C37D1"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3C41D73A" w:rsidR="00293A50" w:rsidRPr="000C37D1" w:rsidRDefault="00293A50" w:rsidP="006601CA">
            <w:pPr>
              <w:pStyle w:val="TableText"/>
            </w:pPr>
            <w:bookmarkStart w:id="449" w:name="_Ref223263777"/>
            <w:r w:rsidRPr="000C37D1">
              <w:t xml:space="preserve">( </w:t>
            </w:r>
            <w:r w:rsidRPr="000C37D1">
              <w:fldChar w:fldCharType="begin"/>
            </w:r>
            <w:r w:rsidRPr="000C37D1">
              <w:instrText xml:space="preserve"> SEQ ( \* ARABIC </w:instrText>
            </w:r>
            <w:r w:rsidRPr="000C37D1">
              <w:fldChar w:fldCharType="separate"/>
            </w:r>
            <w:r w:rsidR="00772963">
              <w:rPr>
                <w:noProof/>
              </w:rPr>
              <w:t>84</w:t>
            </w:r>
            <w:r w:rsidRPr="000C37D1">
              <w:fldChar w:fldCharType="end"/>
            </w:r>
            <w:r w:rsidRPr="000C37D1">
              <w:t xml:space="preserve"> )</w:t>
            </w:r>
            <w:bookmarkEnd w:id="449"/>
          </w:p>
        </w:tc>
      </w:tr>
    </w:tbl>
    <w:p w14:paraId="3361AAFD" w14:textId="5CAB5E7B" w:rsidR="00A36C2C" w:rsidRPr="000C37D1" w:rsidRDefault="00A36C2C" w:rsidP="00A36C2C">
      <w:r w:rsidRPr="000C37D1">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0C37D1">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0C37D1">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0C37D1" w14:paraId="6E0400D0" w14:textId="77777777" w:rsidTr="009451D6">
        <w:tc>
          <w:tcPr>
            <w:tcW w:w="4472" w:type="pct"/>
            <w:vAlign w:val="center"/>
          </w:tcPr>
          <w:p w14:paraId="098232E8" w14:textId="1029D6FE" w:rsidR="00A36C2C" w:rsidRPr="000C37D1"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37CD016B" w:rsidR="00A36C2C" w:rsidRPr="000C37D1" w:rsidRDefault="00A36C2C" w:rsidP="006601CA">
            <w:pPr>
              <w:pStyle w:val="TableText"/>
            </w:pPr>
            <w:bookmarkStart w:id="450" w:name="_Ref223263797"/>
            <w:r w:rsidRPr="000C37D1">
              <w:t xml:space="preserve">( </w:t>
            </w:r>
            <w:r w:rsidRPr="000C37D1">
              <w:fldChar w:fldCharType="begin"/>
            </w:r>
            <w:r w:rsidRPr="000C37D1">
              <w:instrText xml:space="preserve"> SEQ ( \* ARABIC </w:instrText>
            </w:r>
            <w:r w:rsidRPr="000C37D1">
              <w:fldChar w:fldCharType="separate"/>
            </w:r>
            <w:r w:rsidR="00772963">
              <w:rPr>
                <w:noProof/>
              </w:rPr>
              <w:t>85</w:t>
            </w:r>
            <w:r w:rsidRPr="000C37D1">
              <w:fldChar w:fldCharType="end"/>
            </w:r>
            <w:r w:rsidRPr="000C37D1">
              <w:t xml:space="preserve"> )</w:t>
            </w:r>
            <w:bookmarkEnd w:id="450"/>
          </w:p>
        </w:tc>
      </w:tr>
    </w:tbl>
    <w:p w14:paraId="54357D24" w14:textId="38A48B59" w:rsidR="00A36C2C" w:rsidRPr="000C37D1" w:rsidRDefault="00011AAB" w:rsidP="007A32C1">
      <w:pPr>
        <w:pStyle w:val="ParText"/>
      </w:pPr>
      <w:r w:rsidRPr="000C37D1">
        <w:t>This factor encodes a strict necessary condition. If resources are not deployable, suppression impact is zero regardless of other terms.</w:t>
      </w:r>
    </w:p>
    <w:p w14:paraId="17612E92" w14:textId="60BE2B88" w:rsidR="001575A0" w:rsidRPr="000C37D1" w:rsidRDefault="001575A0" w:rsidP="00910DBD">
      <w:pPr>
        <w:pStyle w:val="TableText"/>
      </w:pPr>
      <w:r w:rsidRPr="000C37D1">
        <w:t xml:space="preserve">Even if resources exist, mitigation effectiveness must decay with increasing travel time and poor accessibility. This is represented by a smooth reachability term </w:t>
      </w:r>
      <w:r w:rsidRPr="000C37D1">
        <w:fldChar w:fldCharType="begin"/>
      </w:r>
      <w:r w:rsidRPr="000C37D1">
        <w:instrText xml:space="preserve"> REF _Ref234661580 \h </w:instrText>
      </w:r>
      <w:r w:rsidRPr="000C37D1">
        <w:fldChar w:fldCharType="separate"/>
      </w:r>
      <w:r w:rsidR="00772963" w:rsidRPr="000C37D1">
        <w:t xml:space="preserve">( </w:t>
      </w:r>
      <w:r w:rsidR="00772963">
        <w:rPr>
          <w:noProof/>
        </w:rPr>
        <w:t>86</w:t>
      </w:r>
      <w:r w:rsidR="00772963" w:rsidRPr="000C37D1">
        <w:t xml:space="preserve"> )</w:t>
      </w:r>
      <w:r w:rsidRPr="000C37D1">
        <w:fldChar w:fldCharType="end"/>
      </w:r>
      <w:r w:rsidRPr="000C37D1">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0C37D1">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0C37D1">
        <w:t xml:space="preserve"> at step </w:t>
      </w:r>
      <m:oMath>
        <m:r>
          <w:rPr>
            <w:rFonts w:ascii="Cambria Math" w:hAnsi="Cambria Math"/>
          </w:rPr>
          <m:t>k</m:t>
        </m:r>
      </m:oMath>
      <w:r w:rsidRPr="000C37D1">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0C37D1">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0C37D1">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0C37D1" w14:paraId="6978DB35" w14:textId="77777777" w:rsidTr="009451D6">
        <w:tc>
          <w:tcPr>
            <w:tcW w:w="4472" w:type="pct"/>
            <w:vAlign w:val="center"/>
          </w:tcPr>
          <w:p w14:paraId="3B54CD13" w14:textId="013CB0F6" w:rsidR="00011AAB" w:rsidRPr="000C37D1"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3837B0C4" w:rsidR="00011AAB" w:rsidRPr="000C37D1" w:rsidRDefault="00011AAB" w:rsidP="006601CA">
            <w:pPr>
              <w:pStyle w:val="TableText"/>
            </w:pPr>
            <w:bookmarkStart w:id="451" w:name="_Ref234661580"/>
            <w:r w:rsidRPr="000C37D1">
              <w:t xml:space="preserve">( </w:t>
            </w:r>
            <w:r w:rsidRPr="000C37D1">
              <w:fldChar w:fldCharType="begin"/>
            </w:r>
            <w:r w:rsidRPr="000C37D1">
              <w:instrText xml:space="preserve"> SEQ ( \* ARABIC </w:instrText>
            </w:r>
            <w:r w:rsidRPr="000C37D1">
              <w:fldChar w:fldCharType="separate"/>
            </w:r>
            <w:r w:rsidR="00772963">
              <w:rPr>
                <w:noProof/>
              </w:rPr>
              <w:t>86</w:t>
            </w:r>
            <w:r w:rsidRPr="000C37D1">
              <w:fldChar w:fldCharType="end"/>
            </w:r>
            <w:r w:rsidRPr="000C37D1">
              <w:t xml:space="preserve"> )</w:t>
            </w:r>
            <w:bookmarkEnd w:id="451"/>
          </w:p>
        </w:tc>
      </w:tr>
    </w:tbl>
    <w:p w14:paraId="5F5CE3D2" w14:textId="77777777" w:rsidR="001575A0" w:rsidRPr="000C37D1" w:rsidRDefault="001575A0" w:rsidP="007A32C1">
      <w:pPr>
        <w:pStyle w:val="ParText"/>
      </w:pPr>
      <w:r w:rsidRPr="000C37D1">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7E913039" w:rsidR="001575A0" w:rsidRPr="000C37D1" w:rsidRDefault="001575A0" w:rsidP="00910DBD">
      <w:pPr>
        <w:pStyle w:val="TableText"/>
      </w:pPr>
      <w:r w:rsidRPr="000C37D1">
        <w:t xml:space="preserve">Suppression success is not independent of local fire severity. High intensity fires typically resist suppression, reducing the effective mitigation that can be achieved within a single step. This is modeled by </w:t>
      </w:r>
      <w:r w:rsidRPr="000C37D1">
        <w:fldChar w:fldCharType="begin"/>
      </w:r>
      <w:r w:rsidRPr="000C37D1">
        <w:instrText xml:space="preserve"> REF _Ref234661621 \h </w:instrText>
      </w:r>
      <w:r w:rsidRPr="000C37D1">
        <w:fldChar w:fldCharType="separate"/>
      </w:r>
      <w:r w:rsidR="00772963" w:rsidRPr="000C37D1">
        <w:t xml:space="preserve">( </w:t>
      </w:r>
      <w:r w:rsidR="00772963">
        <w:rPr>
          <w:noProof/>
        </w:rPr>
        <w:t>87</w:t>
      </w:r>
      <w:r w:rsidR="00772963" w:rsidRPr="000C37D1">
        <w:t xml:space="preserve"> )</w:t>
      </w:r>
      <w:r w:rsidRPr="000C37D1">
        <w:fldChar w:fldCharType="end"/>
      </w:r>
      <w:r w:rsidRPr="000C37D1">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0C37D1">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0C37D1">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0C37D1">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0C37D1">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0C37D1" w14:paraId="49874E95" w14:textId="77777777" w:rsidTr="009451D6">
        <w:tc>
          <w:tcPr>
            <w:tcW w:w="4472" w:type="pct"/>
            <w:vAlign w:val="center"/>
          </w:tcPr>
          <w:p w14:paraId="0707CC6F" w14:textId="485ED1D2" w:rsidR="00BB51B5" w:rsidRPr="000C37D1"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246BE915" w:rsidR="00BB51B5" w:rsidRPr="000C37D1" w:rsidRDefault="00BB51B5" w:rsidP="006601CA">
            <w:pPr>
              <w:pStyle w:val="TableText"/>
            </w:pPr>
            <w:bookmarkStart w:id="452" w:name="_Ref234661621"/>
            <w:r w:rsidRPr="000C37D1">
              <w:t xml:space="preserve">( </w:t>
            </w:r>
            <w:r w:rsidRPr="000C37D1">
              <w:fldChar w:fldCharType="begin"/>
            </w:r>
            <w:r w:rsidRPr="000C37D1">
              <w:instrText xml:space="preserve"> SEQ ( \* ARABIC </w:instrText>
            </w:r>
            <w:r w:rsidRPr="000C37D1">
              <w:fldChar w:fldCharType="separate"/>
            </w:r>
            <w:r w:rsidR="00772963">
              <w:rPr>
                <w:noProof/>
              </w:rPr>
              <w:t>87</w:t>
            </w:r>
            <w:r w:rsidRPr="000C37D1">
              <w:fldChar w:fldCharType="end"/>
            </w:r>
            <w:r w:rsidRPr="000C37D1">
              <w:t xml:space="preserve"> )</w:t>
            </w:r>
            <w:bookmarkEnd w:id="452"/>
          </w:p>
        </w:tc>
      </w:tr>
    </w:tbl>
    <w:p w14:paraId="1D945114" w14:textId="07B31EB2" w:rsidR="001575A0" w:rsidRPr="000C37D1" w:rsidRDefault="001575A0" w:rsidP="007A32C1">
      <w:pPr>
        <w:pStyle w:val="ParText"/>
      </w:pPr>
      <w:r w:rsidRPr="000C37D1">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0C37D1">
        <w:rPr>
          <w:rFonts w:eastAsiaTheme="minorEastAsia"/>
        </w:rPr>
        <w:t xml:space="preserve"> </w:t>
      </w:r>
      <w:r w:rsidRPr="000C37D1">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0C37D1">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0C37D1">
        <w:t xml:space="preserve">, ensuring that mitigation decisions are based on observable fire conditions at time step </w:t>
      </w:r>
      <m:oMath>
        <m:r>
          <w:rPr>
            <w:rFonts w:ascii="Cambria Math" w:hAnsi="Cambria Math"/>
          </w:rPr>
          <m:t>k</m:t>
        </m:r>
      </m:oMath>
      <w:r w:rsidRPr="000C37D1">
        <w:t>, prior to state transition.</w:t>
      </w:r>
    </w:p>
    <w:p w14:paraId="0BCDB4CE" w14:textId="48ECF2A1" w:rsidR="00CB5F24" w:rsidRPr="000C37D1" w:rsidRDefault="001575A0" w:rsidP="00CB5F24">
      <w:r w:rsidRPr="000C37D1">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0C37D1">
        <w:t xml:space="preserve"> in </w:t>
      </w:r>
      <w:r w:rsidRPr="000C37D1">
        <w:fldChar w:fldCharType="begin"/>
      </w:r>
      <w:r w:rsidRPr="000C37D1">
        <w:instrText xml:space="preserve"> REF _Ref223223727 \h </w:instrText>
      </w:r>
      <w:r w:rsidRPr="000C37D1">
        <w:fldChar w:fldCharType="separate"/>
      </w:r>
      <w:r w:rsidR="00772963" w:rsidRPr="000C37D1">
        <w:t xml:space="preserve">( </w:t>
      </w:r>
      <w:r w:rsidR="00772963">
        <w:rPr>
          <w:noProof/>
        </w:rPr>
        <w:t>32</w:t>
      </w:r>
      <w:r w:rsidR="00772963" w:rsidRPr="000C37D1">
        <w:t xml:space="preserve"> )</w:t>
      </w:r>
      <w:r w:rsidRPr="000C37D1">
        <w:fldChar w:fldCharType="end"/>
      </w:r>
      <w:r w:rsidRPr="000C37D1">
        <w:t xml:space="preserve"> is explicitly written as </w:t>
      </w:r>
      <w:r w:rsidRPr="000C37D1">
        <w:fldChar w:fldCharType="begin"/>
      </w:r>
      <w:r w:rsidRPr="000C37D1">
        <w:instrText xml:space="preserve"> REF _Ref223263811 \h </w:instrText>
      </w:r>
      <w:r w:rsidRPr="000C37D1">
        <w:fldChar w:fldCharType="separate"/>
      </w:r>
      <w:r w:rsidR="00772963" w:rsidRPr="000C37D1">
        <w:t xml:space="preserve">( </w:t>
      </w:r>
      <w:r w:rsidR="00772963">
        <w:rPr>
          <w:noProof/>
        </w:rPr>
        <w:t>88</w:t>
      </w:r>
      <w:r w:rsidR="00772963" w:rsidRPr="000C37D1">
        <w:t xml:space="preserve"> )</w:t>
      </w:r>
      <w:r w:rsidRPr="000C37D1">
        <w:fldChar w:fldCharType="end"/>
      </w:r>
      <w:r w:rsidRPr="000C37D1">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0C37D1" w14:paraId="42FE47A4" w14:textId="77777777" w:rsidTr="009451D6">
        <w:tc>
          <w:tcPr>
            <w:tcW w:w="4472" w:type="pct"/>
            <w:vAlign w:val="center"/>
          </w:tcPr>
          <w:p w14:paraId="60E99509" w14:textId="2383DEFC" w:rsidR="004215E7" w:rsidRPr="000C37D1"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3603DF4F" w:rsidR="004215E7" w:rsidRPr="000C37D1" w:rsidRDefault="004215E7" w:rsidP="006601CA">
            <w:pPr>
              <w:pStyle w:val="TableText"/>
            </w:pPr>
            <w:bookmarkStart w:id="453" w:name="_Ref223263811"/>
            <w:r w:rsidRPr="000C37D1">
              <w:t xml:space="preserve">( </w:t>
            </w:r>
            <w:r w:rsidRPr="000C37D1">
              <w:fldChar w:fldCharType="begin"/>
            </w:r>
            <w:r w:rsidRPr="000C37D1">
              <w:instrText xml:space="preserve"> SEQ ( \* ARABIC </w:instrText>
            </w:r>
            <w:r w:rsidRPr="000C37D1">
              <w:fldChar w:fldCharType="separate"/>
            </w:r>
            <w:r w:rsidR="00772963">
              <w:rPr>
                <w:noProof/>
              </w:rPr>
              <w:t>88</w:t>
            </w:r>
            <w:r w:rsidRPr="000C37D1">
              <w:fldChar w:fldCharType="end"/>
            </w:r>
            <w:r w:rsidRPr="000C37D1">
              <w:t xml:space="preserve"> )</w:t>
            </w:r>
            <w:bookmarkEnd w:id="453"/>
          </w:p>
        </w:tc>
      </w:tr>
    </w:tbl>
    <w:p w14:paraId="12141A3F" w14:textId="15FC8B37" w:rsidR="001A4224" w:rsidRPr="000C37D1" w:rsidRDefault="001A4224" w:rsidP="001A4224">
      <w:r w:rsidRPr="000C37D1">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0C37D1" w:rsidRDefault="008A0779" w:rsidP="008A0779">
      <w:r w:rsidRPr="000C37D1">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0C37D1">
        <w:rPr>
          <w:rFonts w:eastAsiaTheme="minorEastAsia"/>
        </w:rPr>
        <w:t xml:space="preserve">. </w:t>
      </w:r>
      <w:r w:rsidRPr="000C37D1">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0C37D1">
        <w:t>.</w:t>
      </w:r>
      <w:r w:rsidRPr="000C37D1">
        <w:rPr>
          <w:rFonts w:eastAsiaTheme="minorEastAsia"/>
        </w:rPr>
        <w:t xml:space="preserve"> </w:t>
      </w:r>
      <w:r w:rsidRPr="000C37D1">
        <w:t>This prevents negative fuel states and ensures compatibility with the fuel evolution equation.</w:t>
      </w:r>
    </w:p>
    <w:p w14:paraId="283FAF2A" w14:textId="65414134" w:rsidR="001A4224" w:rsidRPr="000C37D1" w:rsidRDefault="001A4224" w:rsidP="001A4224">
      <w:r w:rsidRPr="000C37D1">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0C37D1">
        <w:rPr>
          <w:rFonts w:eastAsiaTheme="minorEastAsia"/>
        </w:rPr>
        <w:t xml:space="preserve"> </w:t>
      </w:r>
      <w:r w:rsidRPr="000C37D1">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0C37D1">
        <w:rPr>
          <w:rFonts w:eastAsiaTheme="minorEastAsia"/>
        </w:rPr>
        <w:t xml:space="preserve"> </w:t>
      </w:r>
      <w:r w:rsidRPr="000C37D1">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0C37D1">
        <w:rPr>
          <w:rFonts w:eastAsiaTheme="minorEastAsia"/>
        </w:rPr>
        <w:t xml:space="preserve"> </w:t>
      </w:r>
      <w:r w:rsidRPr="000C37D1">
        <w:t>is dimensionless and models the nonlinear reduction in suppression efficiency under increasing fire intensity.</w:t>
      </w:r>
    </w:p>
    <w:p w14:paraId="2E2FB4A7" w14:textId="6D2D6C20" w:rsidR="001A4224" w:rsidRPr="000C37D1" w:rsidRDefault="001A4224" w:rsidP="001A4224">
      <w:r w:rsidRPr="000C37D1">
        <w:lastRenderedPageBreak/>
        <w:t>Calibration may be performed using historical wildfire response data, operational doctrine constraints, or structured sensitivity analysis across scenario ensembles.</w:t>
      </w:r>
    </w:p>
    <w:p w14:paraId="5C764E79" w14:textId="4352BF7C" w:rsidR="001A4224" w:rsidRPr="000C37D1" w:rsidRDefault="001A4224" w:rsidP="001A4224">
      <w:pPr>
        <w:pStyle w:val="Caption"/>
        <w:keepNext/>
        <w:keepLines/>
      </w:pPr>
      <w:bookmarkStart w:id="454" w:name="TableB2"/>
      <w:r w:rsidRPr="000C37D1">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0C37D1"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54"/>
          <w:p w14:paraId="3325C3AF" w14:textId="77777777" w:rsidR="000E1725" w:rsidRPr="000C37D1" w:rsidRDefault="00000000" w:rsidP="001A4224">
            <w:pPr>
              <w:pStyle w:val="TableText"/>
            </w:pPr>
            <w:r w:rsidRPr="000C37D1">
              <w:t>Parameter</w:t>
            </w:r>
          </w:p>
        </w:tc>
        <w:tc>
          <w:tcPr>
            <w:tcW w:w="1190" w:type="pct"/>
            <w:hideMark/>
          </w:tcPr>
          <w:p w14:paraId="4A67A592" w14:textId="77777777" w:rsidR="000E1725" w:rsidRPr="000C37D1"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0C37D1">
              <w:t>Typical Range</w:t>
            </w:r>
          </w:p>
        </w:tc>
        <w:tc>
          <w:tcPr>
            <w:tcW w:w="2229" w:type="pct"/>
            <w:hideMark/>
          </w:tcPr>
          <w:p w14:paraId="0547A31E" w14:textId="77777777" w:rsidR="000E1725" w:rsidRPr="000C37D1"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0C37D1">
              <w:t>Effect When Increased</w:t>
            </w:r>
          </w:p>
        </w:tc>
      </w:tr>
      <w:tr w:rsidR="002A1B55" w:rsidRPr="000C37D1"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0C37D1" w:rsidRDefault="00000000" w:rsidP="001A4224">
            <w:pPr>
              <w:pStyle w:val="TableText"/>
              <w:jc w:val="left"/>
            </w:pPr>
            <w:r w:rsidRPr="000C37D1">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0C37D1"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0C37D1">
              <w:t>0.01 – 0.30</w:t>
            </w:r>
          </w:p>
        </w:tc>
        <w:tc>
          <w:tcPr>
            <w:tcW w:w="2229" w:type="pct"/>
            <w:hideMark/>
          </w:tcPr>
          <w:p w14:paraId="4020BC41" w14:textId="77777777" w:rsidR="000E1725" w:rsidRPr="000C37D1"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0C37D1">
              <w:t>Stronger overall mitigation per simulation step</w:t>
            </w:r>
          </w:p>
        </w:tc>
      </w:tr>
      <w:tr w:rsidR="002A1B55" w:rsidRPr="000C37D1"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0C37D1" w:rsidRDefault="00000000" w:rsidP="001A4224">
            <w:pPr>
              <w:pStyle w:val="TableText"/>
              <w:jc w:val="left"/>
            </w:pPr>
            <w:r w:rsidRPr="000C37D1">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0C37D1"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0C37D1">
              <w:t>0.01 – 0.10 (per minute)</w:t>
            </w:r>
          </w:p>
        </w:tc>
        <w:tc>
          <w:tcPr>
            <w:tcW w:w="2229" w:type="pct"/>
            <w:hideMark/>
          </w:tcPr>
          <w:p w14:paraId="094FAF68" w14:textId="77777777" w:rsidR="000E1725" w:rsidRPr="000C37D1"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0C37D1">
              <w:t>Faster decay of suppression effectiveness with increasing delay</w:t>
            </w:r>
          </w:p>
        </w:tc>
      </w:tr>
      <w:tr w:rsidR="002A1B55" w:rsidRPr="000C37D1"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0C37D1" w:rsidRDefault="00000000" w:rsidP="001A4224">
            <w:pPr>
              <w:pStyle w:val="TableText"/>
              <w:jc w:val="left"/>
            </w:pPr>
            <w:r w:rsidRPr="000C37D1">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0C37D1"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0C37D1">
              <w:t>0.5 – 5.0</w:t>
            </w:r>
          </w:p>
        </w:tc>
        <w:tc>
          <w:tcPr>
            <w:tcW w:w="2229" w:type="pct"/>
            <w:hideMark/>
          </w:tcPr>
          <w:p w14:paraId="4942CF7B" w14:textId="77777777" w:rsidR="000E1725" w:rsidRPr="000C37D1"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0C37D1">
              <w:t>High-intensity fires become progressively harder to suppress</w:t>
            </w:r>
          </w:p>
        </w:tc>
      </w:tr>
    </w:tbl>
    <w:p w14:paraId="2D25E1B7" w14:textId="77777777" w:rsidR="00B73B03" w:rsidRPr="000C37D1" w:rsidRDefault="00B73B03" w:rsidP="00762B29">
      <w:pPr>
        <w:sectPr w:rsidR="00B73B03" w:rsidRPr="000C37D1"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0C37D1" w:rsidRDefault="00F456A5" w:rsidP="00F456A5">
      <w:pPr>
        <w:pStyle w:val="Appendix"/>
      </w:pPr>
      <w:bookmarkStart w:id="455" w:name="_Ref223266063"/>
      <w:bookmarkStart w:id="456" w:name="_Toc236574033"/>
      <w:r w:rsidRPr="000C37D1">
        <w:lastRenderedPageBreak/>
        <w:t>Simulation Mathematics for Fire Intensity Evolution</w:t>
      </w:r>
      <w:bookmarkEnd w:id="455"/>
      <w:bookmarkEnd w:id="456"/>
    </w:p>
    <w:p w14:paraId="2580607A" w14:textId="43A39753" w:rsidR="00417E3B" w:rsidRPr="000C37D1" w:rsidRDefault="00417E3B" w:rsidP="00B9453D">
      <w:pPr>
        <w:pStyle w:val="TableText"/>
      </w:pPr>
      <w:r w:rsidRPr="000C37D1">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0C37D1">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0C37D1">
        <w:fldChar w:fldCharType="begin"/>
      </w:r>
      <w:r w:rsidRPr="000C37D1">
        <w:instrText xml:space="preserve"> REF _Ref223265050 \h </w:instrText>
      </w:r>
      <w:r w:rsidRPr="000C37D1">
        <w:fldChar w:fldCharType="separate"/>
      </w:r>
      <w:r w:rsidR="00772963" w:rsidRPr="000C37D1">
        <w:t xml:space="preserve">( </w:t>
      </w:r>
      <w:r w:rsidR="00772963">
        <w:rPr>
          <w:noProof/>
        </w:rPr>
        <w:t>89</w:t>
      </w:r>
      <w:r w:rsidR="00772963" w:rsidRPr="000C37D1">
        <w:t xml:space="preserve"> )</w:t>
      </w:r>
      <w:r w:rsidRPr="000C37D1">
        <w:fldChar w:fldCharType="end"/>
      </w:r>
      <w:r w:rsidRPr="000C37D1">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0C37D1">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0C37D1">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0C37D1">
        <w:t xml:space="preserve"> is the maximum slope angle allowed in the terrain model. </w:t>
      </w:r>
      <w:r w:rsidRPr="000C37D1">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0C37D1" w14:paraId="5CBF22EF" w14:textId="77777777" w:rsidTr="009451D6">
        <w:tc>
          <w:tcPr>
            <w:tcW w:w="4472" w:type="pct"/>
            <w:vAlign w:val="center"/>
          </w:tcPr>
          <w:p w14:paraId="6858EF31" w14:textId="4EA76048" w:rsidR="00417E3B" w:rsidRPr="000C37D1"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0C37D1">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0C37D1">
              <w:t>,</w:t>
            </w:r>
            <w:r w:rsidRPr="000C37D1">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6E1E1616" w:rsidR="00417E3B" w:rsidRPr="000C37D1" w:rsidRDefault="00417E3B" w:rsidP="006601CA">
            <w:pPr>
              <w:pStyle w:val="TableText"/>
            </w:pPr>
            <w:bookmarkStart w:id="457" w:name="_Ref223265050"/>
            <w:r w:rsidRPr="000C37D1">
              <w:t xml:space="preserve">( </w:t>
            </w:r>
            <w:r w:rsidRPr="000C37D1">
              <w:fldChar w:fldCharType="begin"/>
            </w:r>
            <w:r w:rsidRPr="000C37D1">
              <w:instrText xml:space="preserve"> SEQ ( \* ARABIC </w:instrText>
            </w:r>
            <w:r w:rsidRPr="000C37D1">
              <w:fldChar w:fldCharType="separate"/>
            </w:r>
            <w:r w:rsidR="00772963">
              <w:rPr>
                <w:noProof/>
              </w:rPr>
              <w:t>89</w:t>
            </w:r>
            <w:r w:rsidRPr="000C37D1">
              <w:fldChar w:fldCharType="end"/>
            </w:r>
            <w:r w:rsidRPr="000C37D1">
              <w:t xml:space="preserve"> )</w:t>
            </w:r>
            <w:bookmarkEnd w:id="457"/>
          </w:p>
        </w:tc>
      </w:tr>
    </w:tbl>
    <w:p w14:paraId="72BB0B14" w14:textId="23A0B90D" w:rsidR="00417E3B" w:rsidRPr="000C37D1" w:rsidRDefault="00417E3B" w:rsidP="00B9453D">
      <w:pPr>
        <w:pStyle w:val="TableText"/>
      </w:pPr>
      <w:r w:rsidRPr="000C37D1">
        <w:t xml:space="preserve">The local fire intensity proxy is defined as </w:t>
      </w:r>
      <w:r w:rsidRPr="000C37D1">
        <w:fldChar w:fldCharType="begin"/>
      </w:r>
      <w:r w:rsidRPr="000C37D1">
        <w:instrText xml:space="preserve"> REF _Ref223265237 \h </w:instrText>
      </w:r>
      <w:r w:rsidRPr="000C37D1">
        <w:fldChar w:fldCharType="separate"/>
      </w:r>
      <w:r w:rsidR="00772963" w:rsidRPr="000C37D1">
        <w:t xml:space="preserve">( </w:t>
      </w:r>
      <w:r w:rsidR="00772963">
        <w:rPr>
          <w:noProof/>
        </w:rPr>
        <w:t>90</w:t>
      </w:r>
      <w:r w:rsidR="00772963" w:rsidRPr="000C37D1">
        <w:t xml:space="preserve"> )</w:t>
      </w:r>
      <w:r w:rsidRPr="000C37D1">
        <w:fldChar w:fldCharType="end"/>
      </w:r>
      <w:r w:rsidRPr="000C37D1">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0C37D1">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0C37D1">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0C37D1">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0C37D1">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0C37D1" w14:paraId="18800BEB" w14:textId="77777777" w:rsidTr="009451D6">
        <w:tc>
          <w:tcPr>
            <w:tcW w:w="4472" w:type="pct"/>
            <w:vAlign w:val="center"/>
          </w:tcPr>
          <w:p w14:paraId="523D6100" w14:textId="4B2F7B88" w:rsidR="00990872" w:rsidRPr="000C37D1"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0A696DC8" w:rsidR="00990872" w:rsidRPr="000C37D1" w:rsidRDefault="00990872" w:rsidP="006601CA">
            <w:pPr>
              <w:pStyle w:val="TableText"/>
            </w:pPr>
            <w:bookmarkStart w:id="458" w:name="_Ref223265237"/>
            <w:r w:rsidRPr="000C37D1">
              <w:t xml:space="preserve">( </w:t>
            </w:r>
            <w:r w:rsidRPr="000C37D1">
              <w:fldChar w:fldCharType="begin"/>
            </w:r>
            <w:r w:rsidRPr="000C37D1">
              <w:instrText xml:space="preserve"> SEQ ( \* ARABIC </w:instrText>
            </w:r>
            <w:r w:rsidRPr="000C37D1">
              <w:fldChar w:fldCharType="separate"/>
            </w:r>
            <w:r w:rsidR="00772963">
              <w:rPr>
                <w:noProof/>
              </w:rPr>
              <w:t>90</w:t>
            </w:r>
            <w:r w:rsidRPr="000C37D1">
              <w:fldChar w:fldCharType="end"/>
            </w:r>
            <w:r w:rsidRPr="000C37D1">
              <w:t xml:space="preserve"> )</w:t>
            </w:r>
            <w:bookmarkEnd w:id="458"/>
          </w:p>
        </w:tc>
      </w:tr>
    </w:tbl>
    <w:p w14:paraId="3AB97FD0" w14:textId="591E866A" w:rsidR="00417E3B" w:rsidRPr="000C37D1" w:rsidRDefault="00417E3B" w:rsidP="00C653C1">
      <w:pPr>
        <w:pStyle w:val="ParText"/>
      </w:pPr>
      <w:r w:rsidRPr="000C37D1">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0C37D1">
        <w:t>. The fire intensity evolution parameters are listed in Table C.1.</w:t>
      </w:r>
    </w:p>
    <w:p w14:paraId="751030D8" w14:textId="0C740C6B" w:rsidR="00AC5391" w:rsidRPr="000C37D1" w:rsidRDefault="00AC5391" w:rsidP="00AC5391">
      <w:pPr>
        <w:pStyle w:val="Caption"/>
        <w:keepNext/>
        <w:keepLines/>
      </w:pPr>
      <w:bookmarkStart w:id="459" w:name="TableC1"/>
      <w:r w:rsidRPr="000C37D1">
        <w:t>Table C.1 Fire intensity evolution parameters</w:t>
      </w:r>
    </w:p>
    <w:bookmarkEnd w:id="459"/>
    <w:tbl>
      <w:tblPr>
        <w:tblStyle w:val="GridTable1Light"/>
        <w:tblW w:w="5000" w:type="pct"/>
        <w:tblLook w:val="04A0" w:firstRow="1" w:lastRow="0" w:firstColumn="1" w:lastColumn="0" w:noHBand="0" w:noVBand="1"/>
      </w:tblPr>
      <w:tblGrid>
        <w:gridCol w:w="590"/>
        <w:gridCol w:w="1617"/>
        <w:gridCol w:w="1360"/>
        <w:gridCol w:w="4470"/>
      </w:tblGrid>
      <w:tr w:rsidR="00C653C1" w:rsidRPr="000C37D1"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0C37D1" w:rsidRDefault="00C653C1" w:rsidP="00AC5391">
            <w:pPr>
              <w:pStyle w:val="TableText"/>
              <w:jc w:val="center"/>
            </w:pPr>
          </w:p>
        </w:tc>
        <w:tc>
          <w:tcPr>
            <w:tcW w:w="1006" w:type="pct"/>
          </w:tcPr>
          <w:p w14:paraId="7D15F58C" w14:textId="1C8A6627" w:rsidR="00C653C1" w:rsidRPr="000C37D1"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0C37D1">
              <w:t>Range</w:t>
            </w:r>
          </w:p>
        </w:tc>
        <w:tc>
          <w:tcPr>
            <w:tcW w:w="846" w:type="pct"/>
            <w:hideMark/>
          </w:tcPr>
          <w:p w14:paraId="7969772F" w14:textId="247A422E" w:rsidR="00C653C1" w:rsidRPr="000C37D1"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0C37D1">
              <w:t>Value</w:t>
            </w:r>
          </w:p>
        </w:tc>
        <w:tc>
          <w:tcPr>
            <w:tcW w:w="2781" w:type="pct"/>
            <w:hideMark/>
          </w:tcPr>
          <w:p w14:paraId="5E0E41DB" w14:textId="77777777" w:rsidR="00C653C1" w:rsidRPr="000C37D1"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0C37D1">
              <w:t>Interpretation</w:t>
            </w:r>
          </w:p>
        </w:tc>
      </w:tr>
      <w:tr w:rsidR="00C653C1" w:rsidRPr="000C37D1"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0C37D1"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0C37D1"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0C37D1"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0C37D1">
              <w:t>2.0</w:t>
            </w:r>
          </w:p>
        </w:tc>
        <w:tc>
          <w:tcPr>
            <w:tcW w:w="2781" w:type="pct"/>
            <w:hideMark/>
          </w:tcPr>
          <w:p w14:paraId="35909CE5" w14:textId="77777777" w:rsidR="00C653C1" w:rsidRPr="000C37D1"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0C37D1">
              <w:t>Moderate global intensity amplification</w:t>
            </w:r>
          </w:p>
        </w:tc>
      </w:tr>
      <w:tr w:rsidR="00C653C1" w:rsidRPr="000C37D1"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0C37D1"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0C37D1"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0C37D1"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0C37D1">
              <w:t>0.5</w:t>
            </w:r>
          </w:p>
        </w:tc>
        <w:tc>
          <w:tcPr>
            <w:tcW w:w="2781" w:type="pct"/>
            <w:hideMark/>
          </w:tcPr>
          <w:p w14:paraId="0A96E902" w14:textId="77777777" w:rsidR="00C653C1" w:rsidRPr="000C37D1"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0C37D1">
              <w:t>Wind moderately increases intensity</w:t>
            </w:r>
          </w:p>
        </w:tc>
      </w:tr>
      <w:tr w:rsidR="00C653C1" w:rsidRPr="000C37D1"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0C37D1"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0C37D1"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0C37D1"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0C37D1">
              <w:t>0.3</w:t>
            </w:r>
          </w:p>
        </w:tc>
        <w:tc>
          <w:tcPr>
            <w:tcW w:w="2781" w:type="pct"/>
            <w:hideMark/>
          </w:tcPr>
          <w:p w14:paraId="0197EB98" w14:textId="77777777" w:rsidR="00C653C1" w:rsidRPr="000C37D1"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0C37D1">
              <w:t>Slope has secondary influence</w:t>
            </w:r>
          </w:p>
        </w:tc>
      </w:tr>
    </w:tbl>
    <w:p w14:paraId="2ACB1E80" w14:textId="77777777" w:rsidR="00F456A5" w:rsidRPr="000C37D1" w:rsidRDefault="00F456A5" w:rsidP="00F456A5">
      <w:pPr>
        <w:pStyle w:val="ParText"/>
      </w:pPr>
    </w:p>
    <w:p w14:paraId="4D5DDDDB" w14:textId="77777777" w:rsidR="00F456A5" w:rsidRPr="000C37D1" w:rsidRDefault="00F456A5" w:rsidP="00F456A5">
      <w:pPr>
        <w:pStyle w:val="ParText"/>
        <w:sectPr w:rsidR="00F456A5" w:rsidRPr="000C37D1"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0C37D1" w:rsidRDefault="00000000" w:rsidP="00EB4AE8">
      <w:pPr>
        <w:pStyle w:val="Appendix"/>
      </w:pPr>
      <w:bookmarkStart w:id="460" w:name="_Ref234617318"/>
      <w:bookmarkStart w:id="461" w:name="_Ref234617321"/>
      <w:bookmarkStart w:id="462" w:name="_Ref234520328"/>
      <w:bookmarkStart w:id="463" w:name="_Toc236574034"/>
      <w:r w:rsidRPr="000C37D1">
        <w:lastRenderedPageBreak/>
        <w:t>Complete Concept Mapping Specification</w:t>
      </w:r>
      <w:bookmarkEnd w:id="460"/>
      <w:bookmarkEnd w:id="461"/>
      <w:bookmarkEnd w:id="463"/>
    </w:p>
    <w:p w14:paraId="10F26D51" w14:textId="739E9672" w:rsidR="000E1725" w:rsidRPr="000C37D1" w:rsidRDefault="00000000" w:rsidP="00852310">
      <w:pPr>
        <w:pStyle w:val="ParText"/>
        <w:rPr>
          <w:rFonts w:cs="Times New Roman"/>
          <w:szCs w:val="24"/>
        </w:rPr>
      </w:pPr>
      <w:r w:rsidRPr="000C37D1">
        <w:rPr>
          <w:rFonts w:cs="Times New Roman"/>
          <w:szCs w:val="24"/>
        </w:rPr>
        <w:t xml:space="preserve">This appendix states every numerical constant of the concept layer involving the wiring of the hierarchy </w:t>
      </w:r>
      <w:r w:rsidRPr="000C37D1">
        <w:rPr>
          <w:rFonts w:cs="Times New Roman"/>
          <w:szCs w:val="24"/>
        </w:rPr>
        <w:fldChar w:fldCharType="begin"/>
      </w:r>
      <w:r w:rsidRPr="000C37D1">
        <w:rPr>
          <w:rFonts w:cs="Times New Roman"/>
          <w:szCs w:val="24"/>
        </w:rPr>
        <w:instrText xml:space="preserve"> REF _RefEqB5401 \h  \* MERGEFORMAT </w:instrText>
      </w:r>
      <w:r w:rsidRPr="000C37D1">
        <w:rPr>
          <w:rFonts w:cs="Times New Roman"/>
          <w:szCs w:val="24"/>
        </w:rPr>
      </w:r>
      <w:r w:rsidRPr="000C37D1">
        <w:rPr>
          <w:rFonts w:cs="Times New Roman"/>
          <w:szCs w:val="24"/>
        </w:rPr>
        <w:fldChar w:fldCharType="separate"/>
      </w:r>
      <w:r w:rsidR="00772963" w:rsidRPr="00772963">
        <w:rPr>
          <w:rFonts w:cs="Times New Roman"/>
          <w:szCs w:val="24"/>
        </w:rPr>
        <w:t>( 41 )</w:t>
      </w:r>
      <w:r w:rsidRPr="000C37D1">
        <w:rPr>
          <w:rFonts w:cs="Times New Roman"/>
          <w:szCs w:val="24"/>
        </w:rPr>
        <w:fldChar w:fldCharType="end"/>
      </w:r>
      <w:r w:rsidRPr="000C37D1">
        <w:rPr>
          <w:rFonts w:cs="Times New Roman"/>
          <w:szCs w:val="24"/>
        </w:rPr>
        <w:t xml:space="preserve">; the aggregation rule </w:t>
      </w:r>
      <w:r w:rsidRPr="000C37D1">
        <w:rPr>
          <w:rFonts w:cs="Times New Roman"/>
          <w:szCs w:val="24"/>
        </w:rPr>
        <w:fldChar w:fldCharType="begin"/>
      </w:r>
      <w:r w:rsidRPr="000C37D1">
        <w:rPr>
          <w:rFonts w:cs="Times New Roman"/>
          <w:szCs w:val="24"/>
        </w:rPr>
        <w:instrText xml:space="preserve"> REF _RefEqB4205 \h  \* MERGEFORMAT </w:instrText>
      </w:r>
      <w:r w:rsidRPr="000C37D1">
        <w:rPr>
          <w:rFonts w:cs="Times New Roman"/>
          <w:szCs w:val="24"/>
        </w:rPr>
      </w:r>
      <w:r w:rsidRPr="000C37D1">
        <w:rPr>
          <w:rFonts w:cs="Times New Roman"/>
          <w:szCs w:val="24"/>
        </w:rPr>
        <w:fldChar w:fldCharType="separate"/>
      </w:r>
      <w:r w:rsidR="00772963" w:rsidRPr="00772963">
        <w:rPr>
          <w:rFonts w:cs="Times New Roman"/>
          <w:szCs w:val="24"/>
        </w:rPr>
        <w:t>( 42 )</w:t>
      </w:r>
      <w:r w:rsidRPr="000C37D1">
        <w:rPr>
          <w:rFonts w:cs="Times New Roman"/>
          <w:szCs w:val="24"/>
        </w:rPr>
        <w:fldChar w:fldCharType="end"/>
      </w:r>
      <w:r w:rsidRPr="000C37D1">
        <w:rPr>
          <w:rFonts w:cs="Times New Roman"/>
          <w:szCs w:val="24"/>
        </w:rPr>
        <w:t xml:space="preserve">; the gating rule </w:t>
      </w:r>
      <w:r w:rsidRPr="000C37D1">
        <w:rPr>
          <w:rFonts w:cs="Times New Roman"/>
          <w:szCs w:val="24"/>
        </w:rPr>
        <w:fldChar w:fldCharType="begin"/>
      </w:r>
      <w:r w:rsidRPr="000C37D1">
        <w:rPr>
          <w:rFonts w:cs="Times New Roman"/>
          <w:szCs w:val="24"/>
        </w:rPr>
        <w:instrText xml:space="preserve"> REF _Ref234616199 \h </w:instrText>
      </w:r>
      <w:r w:rsidRPr="000C37D1">
        <w:rPr>
          <w:rFonts w:cs="Times New Roman"/>
          <w:szCs w:val="24"/>
        </w:rPr>
      </w:r>
      <w:r w:rsidRPr="000C37D1">
        <w:rPr>
          <w:rFonts w:cs="Times New Roman"/>
          <w:szCs w:val="24"/>
        </w:rPr>
        <w:fldChar w:fldCharType="separate"/>
      </w:r>
      <w:r w:rsidR="00772963" w:rsidRPr="000C37D1">
        <w:t xml:space="preserve">( </w:t>
      </w:r>
      <w:r w:rsidR="00772963">
        <w:rPr>
          <w:noProof/>
        </w:rPr>
        <w:t>43</w:t>
      </w:r>
      <w:r w:rsidR="00772963" w:rsidRPr="000C37D1">
        <w:t xml:space="preserve"> )</w:t>
      </w:r>
      <w:r w:rsidRPr="000C37D1">
        <w:rPr>
          <w:rFonts w:cs="Times New Roman"/>
          <w:szCs w:val="24"/>
        </w:rPr>
        <w:fldChar w:fldCharType="end"/>
      </w:r>
      <w:r w:rsidRPr="000C37D1">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0C37D1" w:rsidRDefault="00000000" w:rsidP="00852310">
      <w:pPr>
        <w:pStyle w:val="Caption"/>
        <w:keepNext/>
        <w:rPr>
          <w:rFonts w:cs="Times New Roman"/>
          <w:szCs w:val="24"/>
        </w:rPr>
      </w:pPr>
      <w:bookmarkStart w:id="464" w:name="_RefTblE1"/>
      <w:bookmarkStart w:id="465" w:name="TableD1"/>
      <w:r w:rsidRPr="000C37D1">
        <w:rPr>
          <w:rFonts w:cs="Times New Roman"/>
          <w:szCs w:val="24"/>
        </w:rPr>
        <w:t xml:space="preserve">Table D.1 Level 1 to 4 aggregation weights over the </w:t>
      </w:r>
      <w:bookmarkEnd w:id="464"/>
      <w:r w:rsidRPr="000C37D1">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0C37D1"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65"/>
          <w:p w14:paraId="410B8898" w14:textId="77777777" w:rsidR="000E1725" w:rsidRPr="000C37D1" w:rsidRDefault="00000000" w:rsidP="00BB22F7">
            <w:pPr>
              <w:rPr>
                <w:rFonts w:cs="Times New Roman"/>
                <w:szCs w:val="24"/>
              </w:rPr>
            </w:pPr>
            <w:r w:rsidRPr="000C37D1">
              <w:rPr>
                <w:rFonts w:cs="Times New Roman"/>
                <w:szCs w:val="24"/>
              </w:rPr>
              <w:t>Concept</w:t>
            </w:r>
          </w:p>
        </w:tc>
        <w:tc>
          <w:tcPr>
            <w:tcW w:w="2024" w:type="pct"/>
          </w:tcPr>
          <w:p w14:paraId="72841844" w14:textId="5EE242FB" w:rsidR="000E1725" w:rsidRPr="000C37D1"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Contributor set</w:t>
            </w:r>
          </w:p>
        </w:tc>
        <w:tc>
          <w:tcPr>
            <w:tcW w:w="1127" w:type="pct"/>
          </w:tcPr>
          <w:p w14:paraId="50A3DBDE" w14:textId="77777777" w:rsidR="000E1725" w:rsidRPr="000C37D1"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 xml:space="preserve">Weights </w:t>
            </w:r>
            <m:oMath>
              <m:r>
                <m:rPr>
                  <m:sty m:val="bi"/>
                </m:rPr>
                <w:rPr>
                  <w:rFonts w:ascii="Cambria Math" w:hAnsi="Cambria Math" w:cs="Times New Roman"/>
                  <w:szCs w:val="24"/>
                </w:rPr>
                <m:t>ω</m:t>
              </m:r>
            </m:oMath>
          </w:p>
        </w:tc>
      </w:tr>
      <w:tr w:rsidR="00852310" w:rsidRPr="000C37D1"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0C37D1"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0C37D1">
              <w:rPr>
                <w:rFonts w:cs="Times New Roman"/>
                <w:szCs w:val="24"/>
              </w:rPr>
              <w:t xml:space="preserve"> fire severity</w:t>
            </w:r>
          </w:p>
        </w:tc>
        <w:tc>
          <w:tcPr>
            <w:tcW w:w="2024" w:type="pct"/>
          </w:tcPr>
          <w:p w14:paraId="7EF5EEBD"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0C37D1">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0C37D1">
              <w:rPr>
                <w:rFonts w:cs="Times New Roman"/>
                <w:szCs w:val="24"/>
              </w:rPr>
              <w:t xml:space="preserve"> spread potential</w:t>
            </w:r>
          </w:p>
        </w:tc>
        <w:tc>
          <w:tcPr>
            <w:tcW w:w="1127" w:type="pct"/>
          </w:tcPr>
          <w:p w14:paraId="3BD4BA1B"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0.60, 0.40</w:t>
            </w:r>
          </w:p>
        </w:tc>
      </w:tr>
      <w:tr w:rsidR="00852310" w:rsidRPr="000C37D1"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0C37D1"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0C37D1">
              <w:rPr>
                <w:rFonts w:cs="Times New Roman"/>
                <w:szCs w:val="24"/>
              </w:rPr>
              <w:t xml:space="preserve"> spread hazard</w:t>
            </w:r>
          </w:p>
        </w:tc>
        <w:tc>
          <w:tcPr>
            <w:tcW w:w="2024" w:type="pct"/>
          </w:tcPr>
          <w:p w14:paraId="4B667E4C" w14:textId="594FD454" w:rsidR="000E1725" w:rsidRPr="000C37D1"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0C37D1">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0C37D1">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0C37D1">
              <w:rPr>
                <w:rFonts w:cs="Times New Roman"/>
                <w:szCs w:val="24"/>
              </w:rPr>
              <w:t xml:space="preserve"> ignition proximity</w:t>
            </w:r>
          </w:p>
        </w:tc>
        <w:tc>
          <w:tcPr>
            <w:tcW w:w="1127" w:type="pct"/>
          </w:tcPr>
          <w:p w14:paraId="3607F8E2"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0.45, 0.35, 0.20</w:t>
            </w:r>
          </w:p>
        </w:tc>
      </w:tr>
      <w:tr w:rsidR="00852310" w:rsidRPr="000C37D1"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0C37D1"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0C37D1">
              <w:rPr>
                <w:rFonts w:cs="Times New Roman"/>
                <w:szCs w:val="24"/>
              </w:rPr>
              <w:t xml:space="preserve"> fuel hazard</w:t>
            </w:r>
          </w:p>
        </w:tc>
        <w:tc>
          <w:tcPr>
            <w:tcW w:w="2024" w:type="pct"/>
          </w:tcPr>
          <w:p w14:paraId="11C7F842"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0C37D1">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0C37D1">
              <w:rPr>
                <w:rFonts w:cs="Times New Roman"/>
                <w:szCs w:val="24"/>
              </w:rPr>
              <w:t xml:space="preserve"> fuel load</w:t>
            </w:r>
          </w:p>
        </w:tc>
        <w:tc>
          <w:tcPr>
            <w:tcW w:w="1127" w:type="pct"/>
          </w:tcPr>
          <w:p w14:paraId="3F8BC58E"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0.40, 0.60</w:t>
            </w:r>
          </w:p>
        </w:tc>
      </w:tr>
      <w:tr w:rsidR="00852310" w:rsidRPr="000C37D1"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0C37D1"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0C37D1">
              <w:rPr>
                <w:rFonts w:cs="Times New Roman"/>
                <w:szCs w:val="24"/>
              </w:rPr>
              <w:t xml:space="preserve"> asset value</w:t>
            </w:r>
          </w:p>
        </w:tc>
        <w:tc>
          <w:tcPr>
            <w:tcW w:w="2024" w:type="pct"/>
          </w:tcPr>
          <w:p w14:paraId="0E86B4AF"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0C37D1">
              <w:rPr>
                <w:rFonts w:cs="Times New Roman"/>
                <w:szCs w:val="24"/>
              </w:rPr>
              <w:t xml:space="preserve"> asset exposure</w:t>
            </w:r>
          </w:p>
        </w:tc>
        <w:tc>
          <w:tcPr>
            <w:tcW w:w="1127" w:type="pct"/>
          </w:tcPr>
          <w:p w14:paraId="60CE6641"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1.00</w:t>
            </w:r>
          </w:p>
        </w:tc>
      </w:tr>
      <w:tr w:rsidR="00852310" w:rsidRPr="000C37D1"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0C37D1"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0C37D1">
              <w:rPr>
                <w:rFonts w:cs="Times New Roman"/>
                <w:szCs w:val="24"/>
              </w:rPr>
              <w:t xml:space="preserve"> crew reachability</w:t>
            </w:r>
          </w:p>
        </w:tc>
        <w:tc>
          <w:tcPr>
            <w:tcW w:w="2024" w:type="pct"/>
          </w:tcPr>
          <w:p w14:paraId="789AA23C"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0C37D1">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0C37D1">
              <w:rPr>
                <w:rFonts w:cs="Times New Roman"/>
                <w:szCs w:val="24"/>
              </w:rPr>
              <w:t xml:space="preserve"> access and road status</w:t>
            </w:r>
          </w:p>
        </w:tc>
        <w:tc>
          <w:tcPr>
            <w:tcW w:w="1127" w:type="pct"/>
          </w:tcPr>
          <w:p w14:paraId="5F4ECABC"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0.55, 0.45</w:t>
            </w:r>
          </w:p>
        </w:tc>
      </w:tr>
      <w:tr w:rsidR="00852310" w:rsidRPr="000C37D1"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0C37D1"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0C37D1">
              <w:rPr>
                <w:rFonts w:cs="Times New Roman"/>
                <w:szCs w:val="24"/>
              </w:rPr>
              <w:t xml:space="preserve"> logistics support</w:t>
            </w:r>
          </w:p>
        </w:tc>
        <w:tc>
          <w:tcPr>
            <w:tcW w:w="2024" w:type="pct"/>
          </w:tcPr>
          <w:p w14:paraId="6840D3A4"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0C37D1">
              <w:rPr>
                <w:rFonts w:cs="Times New Roman"/>
                <w:szCs w:val="24"/>
              </w:rPr>
              <w:t xml:space="preserve"> suppression availability</w:t>
            </w:r>
          </w:p>
        </w:tc>
        <w:tc>
          <w:tcPr>
            <w:tcW w:w="1127" w:type="pct"/>
          </w:tcPr>
          <w:p w14:paraId="1A041E89"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1.00</w:t>
            </w:r>
          </w:p>
        </w:tc>
      </w:tr>
      <w:tr w:rsidR="00852310" w:rsidRPr="000C37D1"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0C37D1"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0C37D1">
              <w:rPr>
                <w:rFonts w:cs="Times New Roman"/>
                <w:szCs w:val="24"/>
              </w:rPr>
              <w:t xml:space="preserve"> fire threat level</w:t>
            </w:r>
          </w:p>
        </w:tc>
        <w:tc>
          <w:tcPr>
            <w:tcW w:w="2024" w:type="pct"/>
          </w:tcPr>
          <w:p w14:paraId="2306126D"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0C37D1">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0C37D1">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0.50, 0.30, 0.20</w:t>
            </w:r>
          </w:p>
        </w:tc>
      </w:tr>
      <w:tr w:rsidR="00852310" w:rsidRPr="000C37D1"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0C37D1"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0C37D1">
              <w:rPr>
                <w:rFonts w:cs="Times New Roman"/>
                <w:szCs w:val="24"/>
              </w:rPr>
              <w:t xml:space="preserve"> asset exposure risk</w:t>
            </w:r>
          </w:p>
        </w:tc>
        <w:tc>
          <w:tcPr>
            <w:tcW w:w="2024" w:type="pct"/>
          </w:tcPr>
          <w:p w14:paraId="7E550E95"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0C37D1">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0.40, 0.60</w:t>
            </w:r>
          </w:p>
        </w:tc>
      </w:tr>
      <w:tr w:rsidR="00852310" w:rsidRPr="000C37D1"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0C37D1"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0C37D1">
              <w:rPr>
                <w:rFonts w:cs="Times New Roman"/>
                <w:szCs w:val="24"/>
              </w:rPr>
              <w:t xml:space="preserve"> suppression feasibility</w:t>
            </w:r>
          </w:p>
        </w:tc>
        <w:tc>
          <w:tcPr>
            <w:tcW w:w="2024" w:type="pct"/>
          </w:tcPr>
          <w:p w14:paraId="27E71C40"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0C37D1">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0.50, 0.50</w:t>
            </w:r>
          </w:p>
        </w:tc>
      </w:tr>
      <w:bookmarkStart w:id="466" w:name="_RefTblE3"/>
      <w:tr w:rsidR="00D52663" w:rsidRPr="000C37D1"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0C37D1"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0C37D1">
              <w:rPr>
                <w:rFonts w:cs="Times New Roman"/>
                <w:szCs w:val="24"/>
              </w:rPr>
              <w:t xml:space="preserve"> intervention urgency</w:t>
            </w:r>
          </w:p>
        </w:tc>
        <w:tc>
          <w:tcPr>
            <w:tcW w:w="2024" w:type="pct"/>
          </w:tcPr>
          <w:p w14:paraId="7B39C9C2" w14:textId="77777777" w:rsidR="000E1725" w:rsidRPr="000C37D1"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0C37D1">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0C37D1">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0C37D1">
              <w:rPr>
                <w:rFonts w:cs="Times New Roman"/>
                <w:szCs w:val="24"/>
              </w:rPr>
              <w:t xml:space="preserve"> temporal urgency</w:t>
            </w:r>
          </w:p>
        </w:tc>
        <w:tc>
          <w:tcPr>
            <w:tcW w:w="1127" w:type="pct"/>
          </w:tcPr>
          <w:p w14:paraId="72FE15F4" w14:textId="77777777" w:rsidR="000E1725" w:rsidRPr="000C37D1"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0.40, 0.35, 0.25</w:t>
            </w:r>
          </w:p>
        </w:tc>
      </w:tr>
      <w:tr w:rsidR="00D52663" w:rsidRPr="000C37D1"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0C37D1"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0C37D1">
              <w:rPr>
                <w:rFonts w:cs="Times New Roman"/>
                <w:szCs w:val="24"/>
              </w:rPr>
              <w:t xml:space="preserve"> evacuation pressure</w:t>
            </w:r>
          </w:p>
        </w:tc>
        <w:tc>
          <w:tcPr>
            <w:tcW w:w="2024" w:type="pct"/>
          </w:tcPr>
          <w:p w14:paraId="78354D34" w14:textId="77777777" w:rsidR="000E1725" w:rsidRPr="000C37D1"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0C37D1">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0C37D1">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0C37D1">
              <w:rPr>
                <w:rFonts w:cs="Times New Roman"/>
                <w:szCs w:val="24"/>
              </w:rPr>
              <w:t xml:space="preserve"> temporal urgency</w:t>
            </w:r>
          </w:p>
        </w:tc>
        <w:tc>
          <w:tcPr>
            <w:tcW w:w="1127" w:type="pct"/>
          </w:tcPr>
          <w:p w14:paraId="2FDFB628" w14:textId="77777777" w:rsidR="000E1725" w:rsidRPr="000C37D1"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0.45, 0.25, 0.30</w:t>
            </w:r>
          </w:p>
        </w:tc>
      </w:tr>
      <w:tr w:rsidR="00D52663" w:rsidRPr="000C37D1"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0C37D1"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0C37D1">
              <w:rPr>
                <w:rFonts w:cs="Times New Roman"/>
                <w:szCs w:val="24"/>
              </w:rPr>
              <w:t xml:space="preserve"> operational priority</w:t>
            </w:r>
          </w:p>
        </w:tc>
        <w:tc>
          <w:tcPr>
            <w:tcW w:w="2024" w:type="pct"/>
          </w:tcPr>
          <w:p w14:paraId="6109F4A1" w14:textId="77777777" w:rsidR="000E1725" w:rsidRPr="000C37D1"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0C37D1">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0C37D1"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0C37D1">
              <w:rPr>
                <w:rFonts w:cs="Times New Roman"/>
                <w:szCs w:val="24"/>
              </w:rPr>
              <w:t>0.55, 0.45</w:t>
            </w:r>
          </w:p>
        </w:tc>
      </w:tr>
    </w:tbl>
    <w:p w14:paraId="6631501F" w14:textId="77777777" w:rsidR="000E1725" w:rsidRPr="000C37D1" w:rsidRDefault="000E1725" w:rsidP="0019384C">
      <w:pPr>
        <w:pStyle w:val="ParText"/>
        <w:rPr>
          <w:rFonts w:cs="Times New Roman"/>
          <w:szCs w:val="24"/>
        </w:rPr>
      </w:pPr>
    </w:p>
    <w:p w14:paraId="48022BA5" w14:textId="50165336" w:rsidR="000E1725" w:rsidRPr="000C37D1" w:rsidRDefault="00000000" w:rsidP="00852310">
      <w:pPr>
        <w:pStyle w:val="Caption"/>
        <w:keepNext/>
        <w:rPr>
          <w:rFonts w:cs="Times New Roman"/>
          <w:szCs w:val="24"/>
        </w:rPr>
      </w:pPr>
      <w:bookmarkStart w:id="467" w:name="TableD2"/>
      <w:r w:rsidRPr="000C37D1">
        <w:rPr>
          <w:rFonts w:cs="Times New Roman"/>
          <w:szCs w:val="24"/>
        </w:rPr>
        <w:lastRenderedPageBreak/>
        <w:t>Table D.2 Parameters of the concept layer</w:t>
      </w:r>
      <w:bookmarkEnd w:id="466"/>
    </w:p>
    <w:tbl>
      <w:tblPr>
        <w:tblStyle w:val="GridTable1Light1"/>
        <w:tblW w:w="5000" w:type="pct"/>
        <w:tblLook w:val="04A0" w:firstRow="1" w:lastRow="0" w:firstColumn="1" w:lastColumn="0" w:noHBand="0" w:noVBand="1"/>
      </w:tblPr>
      <w:tblGrid>
        <w:gridCol w:w="2411"/>
        <w:gridCol w:w="985"/>
        <w:gridCol w:w="4641"/>
      </w:tblGrid>
      <w:tr w:rsidR="00852310" w:rsidRPr="000C37D1"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67"/>
          <w:p w14:paraId="16514105" w14:textId="77777777" w:rsidR="000E1725" w:rsidRPr="000C37D1" w:rsidRDefault="00000000" w:rsidP="00BB22F7">
            <w:pPr>
              <w:rPr>
                <w:szCs w:val="24"/>
              </w:rPr>
            </w:pPr>
            <w:r w:rsidRPr="000C37D1">
              <w:rPr>
                <w:szCs w:val="24"/>
              </w:rPr>
              <w:t>Constant</w:t>
            </w:r>
          </w:p>
        </w:tc>
        <w:tc>
          <w:tcPr>
            <w:tcW w:w="613" w:type="pct"/>
          </w:tcPr>
          <w:p w14:paraId="46381BC2" w14:textId="77777777" w:rsidR="000E1725" w:rsidRPr="000C37D1"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0C37D1">
              <w:rPr>
                <w:szCs w:val="24"/>
              </w:rPr>
              <w:t>Value</w:t>
            </w:r>
          </w:p>
        </w:tc>
        <w:tc>
          <w:tcPr>
            <w:tcW w:w="2887" w:type="pct"/>
          </w:tcPr>
          <w:p w14:paraId="718DAB21" w14:textId="77777777" w:rsidR="000E1725" w:rsidRPr="000C37D1"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0C37D1">
              <w:rPr>
                <w:szCs w:val="24"/>
              </w:rPr>
              <w:t>Role</w:t>
            </w:r>
          </w:p>
        </w:tc>
      </w:tr>
      <w:tr w:rsidR="00852310" w:rsidRPr="000C37D1"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0C37D1" w:rsidRDefault="00000000" w:rsidP="00BB22F7">
            <w:pPr>
              <w:rPr>
                <w:szCs w:val="24"/>
              </w:rPr>
            </w:pPr>
            <m:oMath>
              <m:r>
                <m:rPr>
                  <m:sty m:val="bi"/>
                </m:rPr>
                <w:rPr>
                  <w:rFonts w:ascii="Cambria Math" w:hAnsi="Cambria Math"/>
                  <w:szCs w:val="24"/>
                </w:rPr>
                <m:t>ρ</m:t>
              </m:r>
            </m:oMath>
            <w:r w:rsidRPr="000C37D1">
              <w:rPr>
                <w:szCs w:val="24"/>
              </w:rPr>
              <w:t xml:space="preserve"> persistence decay</w:t>
            </w:r>
          </w:p>
        </w:tc>
        <w:tc>
          <w:tcPr>
            <w:tcW w:w="613" w:type="pct"/>
          </w:tcPr>
          <w:p w14:paraId="2FAE4021"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0.90</w:t>
            </w:r>
          </w:p>
        </w:tc>
        <w:tc>
          <w:tcPr>
            <w:tcW w:w="2887" w:type="pct"/>
          </w:tcPr>
          <w:p w14:paraId="4ADEEF0E" w14:textId="09F4CC98"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 xml:space="preserve">Geometric forgetting rate of the prior in </w:t>
            </w:r>
            <w:r w:rsidRPr="000C37D1">
              <w:rPr>
                <w:szCs w:val="24"/>
              </w:rPr>
              <w:fldChar w:fldCharType="begin"/>
            </w:r>
            <w:r w:rsidRPr="000C37D1">
              <w:rPr>
                <w:szCs w:val="24"/>
              </w:rPr>
              <w:instrText xml:space="preserve"> REF _Ref234616199 \h </w:instrText>
            </w:r>
            <w:r w:rsidRPr="000C37D1">
              <w:rPr>
                <w:szCs w:val="24"/>
              </w:rPr>
            </w:r>
            <w:r w:rsidRPr="000C37D1">
              <w:rPr>
                <w:szCs w:val="24"/>
              </w:rPr>
              <w:fldChar w:fldCharType="separate"/>
            </w:r>
            <w:r w:rsidR="00772963" w:rsidRPr="000C37D1">
              <w:t xml:space="preserve">( </w:t>
            </w:r>
            <w:r w:rsidR="00772963">
              <w:rPr>
                <w:noProof/>
              </w:rPr>
              <w:t>43</w:t>
            </w:r>
            <w:r w:rsidR="00772963" w:rsidRPr="000C37D1">
              <w:t xml:space="preserve"> )</w:t>
            </w:r>
            <w:r w:rsidRPr="000C37D1">
              <w:rPr>
                <w:szCs w:val="24"/>
              </w:rPr>
              <w:fldChar w:fldCharType="end"/>
            </w:r>
          </w:p>
        </w:tc>
      </w:tr>
      <w:tr w:rsidR="00852310" w:rsidRPr="000C37D1"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0C37D1"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0C37D1">
              <w:rPr>
                <w:szCs w:val="24"/>
              </w:rPr>
              <w:t xml:space="preserve"> coverage floor</w:t>
            </w:r>
          </w:p>
        </w:tc>
        <w:tc>
          <w:tcPr>
            <w:tcW w:w="613" w:type="pct"/>
          </w:tcPr>
          <w:p w14:paraId="4B09C8E1"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0.05</w:t>
            </w:r>
          </w:p>
        </w:tc>
        <w:tc>
          <w:tcPr>
            <w:tcW w:w="2887" w:type="pct"/>
          </w:tcPr>
          <w:p w14:paraId="516C3515"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Lower bound of the aggregate firing strength guaranteed by the overlapping partitions</w:t>
            </w:r>
          </w:p>
        </w:tc>
      </w:tr>
    </w:tbl>
    <w:p w14:paraId="6E5DD78D" w14:textId="77777777" w:rsidR="000E1725" w:rsidRPr="000C37D1" w:rsidRDefault="000E1725" w:rsidP="0019384C">
      <w:pPr>
        <w:pStyle w:val="ParText"/>
        <w:rPr>
          <w:rFonts w:cs="Times New Roman"/>
          <w:szCs w:val="24"/>
        </w:rPr>
      </w:pPr>
      <w:bookmarkStart w:id="468" w:name="_RefTblE4"/>
    </w:p>
    <w:p w14:paraId="0F33DE96" w14:textId="60381338" w:rsidR="000E1725" w:rsidRPr="000C37D1" w:rsidRDefault="00000000" w:rsidP="00852310">
      <w:pPr>
        <w:pStyle w:val="Caption"/>
        <w:keepNext/>
        <w:rPr>
          <w:rFonts w:cs="Times New Roman"/>
          <w:szCs w:val="24"/>
        </w:rPr>
      </w:pPr>
      <w:bookmarkStart w:id="469" w:name="TableD3"/>
      <w:r w:rsidRPr="000C37D1">
        <w:rPr>
          <w:rFonts w:cs="Times New Roman"/>
          <w:szCs w:val="24"/>
        </w:rPr>
        <w:t>Table D.3 Trapezoidal parameters</w:t>
      </w:r>
      <w:bookmarkEnd w:id="468"/>
    </w:p>
    <w:tbl>
      <w:tblPr>
        <w:tblStyle w:val="GridTable1Light1"/>
        <w:tblW w:w="5000" w:type="pct"/>
        <w:tblLook w:val="04A0" w:firstRow="1" w:lastRow="0" w:firstColumn="1" w:lastColumn="0" w:noHBand="0" w:noVBand="1"/>
      </w:tblPr>
      <w:tblGrid>
        <w:gridCol w:w="3215"/>
        <w:gridCol w:w="4822"/>
      </w:tblGrid>
      <w:tr w:rsidR="00852310" w:rsidRPr="000C37D1"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69"/>
          <w:p w14:paraId="53EECAFA" w14:textId="77777777" w:rsidR="000E1725" w:rsidRPr="000C37D1" w:rsidRDefault="00000000" w:rsidP="00BB22F7">
            <w:pPr>
              <w:rPr>
                <w:szCs w:val="24"/>
              </w:rPr>
            </w:pPr>
            <w:r w:rsidRPr="000C37D1">
              <w:rPr>
                <w:szCs w:val="24"/>
              </w:rPr>
              <w:t>Term</w:t>
            </w:r>
          </w:p>
        </w:tc>
        <w:tc>
          <w:tcPr>
            <w:tcW w:w="3000" w:type="pct"/>
          </w:tcPr>
          <w:p w14:paraId="0AEDB24A" w14:textId="4FEC2199" w:rsidR="000E1725" w:rsidRPr="000C37D1"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0C37D1">
              <w:rPr>
                <w:szCs w:val="24"/>
              </w:rPr>
              <w:t>Trapezoidal edge values (a, b, c, d)</w:t>
            </w:r>
          </w:p>
        </w:tc>
      </w:tr>
      <w:tr w:rsidR="00852310" w:rsidRPr="000C37D1"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0C37D1" w:rsidRDefault="00000000" w:rsidP="00BB22F7">
            <w:pPr>
              <w:rPr>
                <w:szCs w:val="24"/>
              </w:rPr>
            </w:pPr>
            <w:r w:rsidRPr="000C37D1">
              <w:rPr>
                <w:szCs w:val="24"/>
              </w:rPr>
              <w:t>very low</w:t>
            </w:r>
          </w:p>
        </w:tc>
        <w:tc>
          <w:tcPr>
            <w:tcW w:w="3000" w:type="pct"/>
          </w:tcPr>
          <w:p w14:paraId="5D332FE3"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(0.00, 0.00, 0.15, 0.30)</w:t>
            </w:r>
          </w:p>
        </w:tc>
      </w:tr>
      <w:tr w:rsidR="00852310" w:rsidRPr="000C37D1"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0C37D1" w:rsidRDefault="00000000" w:rsidP="00BB22F7">
            <w:pPr>
              <w:rPr>
                <w:szCs w:val="24"/>
              </w:rPr>
            </w:pPr>
            <w:r w:rsidRPr="000C37D1">
              <w:rPr>
                <w:szCs w:val="24"/>
              </w:rPr>
              <w:t>low</w:t>
            </w:r>
          </w:p>
        </w:tc>
        <w:tc>
          <w:tcPr>
            <w:tcW w:w="3000" w:type="pct"/>
          </w:tcPr>
          <w:p w14:paraId="749809F9"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(0.15, 0.30, 0.35, 0.50)</w:t>
            </w:r>
          </w:p>
        </w:tc>
      </w:tr>
      <w:tr w:rsidR="00852310" w:rsidRPr="000C37D1"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0C37D1" w:rsidRDefault="00000000" w:rsidP="00BB22F7">
            <w:pPr>
              <w:rPr>
                <w:szCs w:val="24"/>
              </w:rPr>
            </w:pPr>
            <w:r w:rsidRPr="000C37D1">
              <w:rPr>
                <w:szCs w:val="24"/>
              </w:rPr>
              <w:t>medium</w:t>
            </w:r>
          </w:p>
        </w:tc>
        <w:tc>
          <w:tcPr>
            <w:tcW w:w="3000" w:type="pct"/>
          </w:tcPr>
          <w:p w14:paraId="3FFDCAB0"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(0.35, 0.50, 0.55, 0.70)</w:t>
            </w:r>
          </w:p>
        </w:tc>
      </w:tr>
      <w:tr w:rsidR="00852310" w:rsidRPr="000C37D1"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0C37D1" w:rsidRDefault="00000000" w:rsidP="00BB22F7">
            <w:pPr>
              <w:rPr>
                <w:szCs w:val="24"/>
              </w:rPr>
            </w:pPr>
            <w:r w:rsidRPr="000C37D1">
              <w:rPr>
                <w:szCs w:val="24"/>
              </w:rPr>
              <w:t>high</w:t>
            </w:r>
          </w:p>
        </w:tc>
        <w:tc>
          <w:tcPr>
            <w:tcW w:w="3000" w:type="pct"/>
          </w:tcPr>
          <w:p w14:paraId="54563220" w14:textId="77777777"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(0.55, 0.70, 0.75, 0.90)</w:t>
            </w:r>
          </w:p>
        </w:tc>
      </w:tr>
      <w:tr w:rsidR="00852310" w:rsidRPr="000C37D1"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0C37D1" w:rsidRDefault="00000000" w:rsidP="00BB22F7">
            <w:pPr>
              <w:rPr>
                <w:szCs w:val="24"/>
              </w:rPr>
            </w:pPr>
            <w:r w:rsidRPr="000C37D1">
              <w:rPr>
                <w:szCs w:val="24"/>
              </w:rPr>
              <w:t>very high</w:t>
            </w:r>
          </w:p>
        </w:tc>
        <w:tc>
          <w:tcPr>
            <w:tcW w:w="3000" w:type="pct"/>
          </w:tcPr>
          <w:p w14:paraId="4DF77E45" w14:textId="2AB04779" w:rsidR="000E1725" w:rsidRPr="000C37D1"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0C37D1">
              <w:rPr>
                <w:szCs w:val="24"/>
              </w:rPr>
              <w:t>(0.70, 0.</w:t>
            </w:r>
            <w:r w:rsidR="00CB3805" w:rsidRPr="000C37D1">
              <w:rPr>
                <w:szCs w:val="24"/>
              </w:rPr>
              <w:t>90</w:t>
            </w:r>
            <w:r w:rsidRPr="000C37D1">
              <w:rPr>
                <w:szCs w:val="24"/>
              </w:rPr>
              <w:t>, 1.00, 1.00)</w:t>
            </w:r>
          </w:p>
        </w:tc>
      </w:tr>
    </w:tbl>
    <w:p w14:paraId="584A0EF7" w14:textId="2A477F63" w:rsidR="000E1725" w:rsidRPr="000C37D1" w:rsidRDefault="000E1725">
      <w:pPr>
        <w:pStyle w:val="ParText"/>
        <w:rPr>
          <w:rFonts w:cs="Times New Roman"/>
          <w:szCs w:val="24"/>
        </w:rPr>
      </w:pPr>
    </w:p>
    <w:p w14:paraId="05003AC2" w14:textId="76E853A6" w:rsidR="000E1725" w:rsidRPr="000C37D1" w:rsidRDefault="00A92F84" w:rsidP="00481F9C">
      <w:pPr>
        <w:pStyle w:val="ParText"/>
      </w:pPr>
      <w:r w:rsidRPr="000C37D1">
        <w:rPr>
          <w:rFonts w:cs="Times New Roman"/>
          <w:szCs w:val="24"/>
        </w:rPr>
        <w:t xml:space="preserve">The membership side of equation </w:t>
      </w:r>
      <w:r w:rsidRPr="000C37D1">
        <w:rPr>
          <w:rFonts w:cs="Times New Roman"/>
          <w:szCs w:val="24"/>
        </w:rPr>
        <w:fldChar w:fldCharType="begin"/>
      </w:r>
      <w:r w:rsidRPr="000C37D1">
        <w:rPr>
          <w:rFonts w:cs="Times New Roman"/>
          <w:szCs w:val="24"/>
        </w:rPr>
        <w:instrText xml:space="preserve"> REF _RefEqB4205 \h </w:instrText>
      </w:r>
      <w:r w:rsidRPr="000C37D1">
        <w:rPr>
          <w:rFonts w:cs="Times New Roman"/>
          <w:szCs w:val="24"/>
        </w:rPr>
      </w:r>
      <w:r w:rsidRPr="000C37D1">
        <w:rPr>
          <w:rFonts w:cs="Times New Roman"/>
          <w:szCs w:val="24"/>
        </w:rPr>
        <w:fldChar w:fldCharType="separate"/>
      </w:r>
      <w:r w:rsidR="00772963" w:rsidRPr="000C37D1">
        <w:t xml:space="preserve">( </w:t>
      </w:r>
      <w:r w:rsidR="00772963">
        <w:rPr>
          <w:noProof/>
        </w:rPr>
        <w:t>42</w:t>
      </w:r>
      <w:r w:rsidR="00772963" w:rsidRPr="000C37D1">
        <w:t xml:space="preserve"> )</w:t>
      </w:r>
      <w:r w:rsidRPr="000C37D1">
        <w:rPr>
          <w:rFonts w:cs="Times New Roman"/>
          <w:szCs w:val="24"/>
        </w:rPr>
        <w:fldChar w:fldCharType="end"/>
      </w:r>
      <w:r w:rsidRPr="000C37D1">
        <w:rPr>
          <w:rFonts w:cs="Times New Roman"/>
          <w:szCs w:val="24"/>
        </w:rPr>
        <w:t xml:space="preserve"> is computed with vectors, exactly as in the code. Each feature value is fuzzified into a five-term membership vector over the partition of Table D.3, and the aggregation in </w:t>
      </w:r>
      <w:r w:rsidRPr="000C37D1">
        <w:rPr>
          <w:rFonts w:cs="Times New Roman"/>
          <w:szCs w:val="24"/>
        </w:rPr>
        <w:fldChar w:fldCharType="begin"/>
      </w:r>
      <w:r w:rsidRPr="000C37D1">
        <w:rPr>
          <w:rFonts w:cs="Times New Roman"/>
          <w:szCs w:val="24"/>
        </w:rPr>
        <w:instrText xml:space="preserve"> REF _RefEqB4205 \h </w:instrText>
      </w:r>
      <w:r w:rsidRPr="000C37D1">
        <w:rPr>
          <w:rFonts w:cs="Times New Roman"/>
          <w:szCs w:val="24"/>
        </w:rPr>
      </w:r>
      <w:r w:rsidRPr="000C37D1">
        <w:rPr>
          <w:rFonts w:cs="Times New Roman"/>
          <w:szCs w:val="24"/>
        </w:rPr>
        <w:fldChar w:fldCharType="separate"/>
      </w:r>
      <w:r w:rsidR="00772963" w:rsidRPr="000C37D1">
        <w:t xml:space="preserve">( </w:t>
      </w:r>
      <w:r w:rsidR="00772963">
        <w:rPr>
          <w:noProof/>
        </w:rPr>
        <w:t>42</w:t>
      </w:r>
      <w:r w:rsidR="00772963" w:rsidRPr="000C37D1">
        <w:t xml:space="preserve"> )</w:t>
      </w:r>
      <w:r w:rsidRPr="000C37D1">
        <w:rPr>
          <w:rFonts w:cs="Times New Roman"/>
          <w:szCs w:val="24"/>
        </w:rPr>
        <w:fldChar w:fldCharType="end"/>
      </w:r>
      <w:r w:rsidRPr="000C37D1">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w:t>
      </w:r>
      <w:r w:rsidR="000922BB" w:rsidRPr="000C37D1">
        <w:rPr>
          <w:rFonts w:cs="Times New Roman"/>
          <w:szCs w:val="24"/>
        </w:rPr>
        <w:t xml:space="preserve"> </w:t>
      </w:r>
      <w:r w:rsidRPr="000C37D1">
        <w:rPr>
          <w:rFonts w:cs="Times New Roman"/>
          <w:szCs w:val="24"/>
        </w:rPr>
        <w:t>A single scalar is needed 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w:t>
      </w:r>
      <w:r w:rsidR="000922BB" w:rsidRPr="000C37D1">
        <w:rPr>
          <w:rFonts w:cs="Times New Roman"/>
          <w:szCs w:val="24"/>
        </w:rPr>
        <w:t xml:space="preserve"> </w:t>
      </w:r>
      <w:r w:rsidRPr="000C37D1">
        <w:rPr>
          <w:rFonts w:cs="Times New Roman"/>
          <w:szCs w:val="24"/>
        </w:rPr>
        <w:t>There is one exception in the wiring. Evacuation pressure uses the complement of access and road status, as given in the wiring equation.</w:t>
      </w:r>
      <w:r w:rsidR="000922BB" w:rsidRPr="000C37D1">
        <w:rPr>
          <w:rFonts w:cs="Times New Roman"/>
          <w:szCs w:val="24"/>
        </w:rPr>
        <w:t xml:space="preserve"> </w:t>
      </w:r>
      <w:r w:rsidRPr="000C37D1">
        <w:rPr>
          <w:rFonts w:cs="Times New Roman"/>
          <w:szCs w:val="24"/>
        </w:rPr>
        <w:t xml:space="preserve">With Table D.3 and these conventions, the membership side of </w:t>
      </w:r>
      <w:r w:rsidR="000922BB" w:rsidRPr="000C37D1">
        <w:rPr>
          <w:rFonts w:cs="Times New Roman"/>
          <w:szCs w:val="24"/>
        </w:rPr>
        <w:fldChar w:fldCharType="begin"/>
      </w:r>
      <w:r w:rsidR="000922BB" w:rsidRPr="000C37D1">
        <w:rPr>
          <w:rFonts w:cs="Times New Roman"/>
          <w:szCs w:val="24"/>
        </w:rPr>
        <w:instrText xml:space="preserve"> REF _RefEqB4205 \h </w:instrText>
      </w:r>
      <w:r w:rsidR="000922BB" w:rsidRPr="000C37D1">
        <w:rPr>
          <w:rFonts w:cs="Times New Roman"/>
          <w:szCs w:val="24"/>
        </w:rPr>
      </w:r>
      <w:r w:rsidR="000922BB" w:rsidRPr="000C37D1">
        <w:rPr>
          <w:rFonts w:cs="Times New Roman"/>
          <w:szCs w:val="24"/>
        </w:rPr>
        <w:fldChar w:fldCharType="separate"/>
      </w:r>
      <w:r w:rsidR="00772963" w:rsidRPr="000C37D1">
        <w:t xml:space="preserve">( </w:t>
      </w:r>
      <w:r w:rsidR="00772963">
        <w:rPr>
          <w:noProof/>
        </w:rPr>
        <w:t>42</w:t>
      </w:r>
      <w:r w:rsidR="00772963" w:rsidRPr="000C37D1">
        <w:t xml:space="preserve"> )</w:t>
      </w:r>
      <w:r w:rsidR="000922BB" w:rsidRPr="000C37D1">
        <w:rPr>
          <w:rFonts w:cs="Times New Roman"/>
          <w:szCs w:val="24"/>
        </w:rPr>
        <w:fldChar w:fldCharType="end"/>
      </w:r>
      <w:r w:rsidRPr="000C37D1">
        <w:rPr>
          <w:rFonts w:cs="Times New Roman"/>
          <w:szCs w:val="24"/>
        </w:rPr>
        <w:t xml:space="preserve"> is fully defined. Per-pair term tables are not required, and adaptation can later refine the shared partition by splitting terms where the field needs it.</w:t>
      </w:r>
    </w:p>
    <w:p w14:paraId="74DAE270" w14:textId="77777777" w:rsidR="000E1725" w:rsidRPr="000C37D1" w:rsidRDefault="000E1725" w:rsidP="00481F9C">
      <w:pPr>
        <w:pStyle w:val="ParText"/>
        <w:sectPr w:rsidR="000E1725" w:rsidRPr="000C37D1"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0C37D1" w:rsidRDefault="00000000" w:rsidP="00EB4AE8">
      <w:pPr>
        <w:pStyle w:val="Appendix"/>
      </w:pPr>
      <w:bookmarkStart w:id="470" w:name="_RefAppE1"/>
      <w:bookmarkStart w:id="471" w:name="_Toc236574035"/>
      <w:r w:rsidRPr="000C37D1">
        <w:lastRenderedPageBreak/>
        <w:t>Representative Decision Rules</w:t>
      </w:r>
      <w:bookmarkEnd w:id="462"/>
      <w:bookmarkEnd w:id="470"/>
      <w:bookmarkEnd w:id="471"/>
    </w:p>
    <w:p w14:paraId="44C4D7CF" w14:textId="53C93033" w:rsidR="00DA2D02" w:rsidRPr="000C37D1" w:rsidRDefault="0056077D" w:rsidP="00DA2D02">
      <w:pPr>
        <w:pStyle w:val="ParText"/>
      </w:pPr>
      <w:r w:rsidRPr="000C37D1">
        <w:t xml:space="preserve">The evaluation runs the decision layer on the minimal profile. Table E.1 </w:t>
      </w:r>
      <w:r w:rsidR="00A92F84" w:rsidRPr="000C37D1">
        <w:t xml:space="preserve">includes only the strongest seed of that family per intervention family. There are </w:t>
      </w:r>
      <w:r w:rsidRPr="000C37D1">
        <w:t>five rules: R</w:t>
      </w:r>
      <w:r w:rsidR="00A92F84" w:rsidRPr="000C37D1">
        <w:t>1</w:t>
      </w:r>
      <w:r w:rsidRPr="000C37D1">
        <w:t xml:space="preserve"> for asset protection, R</w:t>
      </w:r>
      <w:r w:rsidR="00A92F84" w:rsidRPr="000C37D1">
        <w:t>2</w:t>
      </w:r>
      <w:r w:rsidRPr="000C37D1">
        <w:t xml:space="preserve"> for evacuation and public warning, R</w:t>
      </w:r>
      <w:r w:rsidR="00A92F84" w:rsidRPr="000C37D1">
        <w:t>3</w:t>
      </w:r>
      <w:r w:rsidRPr="000C37D1">
        <w:t xml:space="preserve"> for containment line, R</w:t>
      </w:r>
      <w:r w:rsidR="00A92F84" w:rsidRPr="000C37D1">
        <w:t>4</w:t>
      </w:r>
      <w:r w:rsidRPr="000C37D1">
        <w:t xml:space="preserve"> for resource deployment, and R</w:t>
      </w:r>
      <w:r w:rsidR="00A92F84" w:rsidRPr="000C37D1">
        <w:t>5</w:t>
      </w:r>
      <w:r w:rsidRPr="000C37D1">
        <w:t xml:space="preserve"> for suppression effort. These five rules are the irreducible core of the doctrine. </w:t>
      </w:r>
      <w:r w:rsidR="00DA2D02" w:rsidRPr="000C37D1">
        <w:t>Every intervention family remains reachable, coverage of the term space is deliberately surrendered, and everything else must be recovered by the staged adaptation of the decision layer.</w:t>
      </w:r>
    </w:p>
    <w:p w14:paraId="4E97ED13" w14:textId="4F8C0ED6" w:rsidR="00DA2D02" w:rsidRPr="000C37D1" w:rsidRDefault="00DA2D02" w:rsidP="00DA2D02">
      <w:pPr>
        <w:pStyle w:val="ParText"/>
      </w:pPr>
      <w:r w:rsidRPr="000C37D1">
        <w:t xml:space="preserve">Each rule follows the canonical form of </w:t>
      </w:r>
      <w:r w:rsidRPr="000C37D1">
        <w:rPr>
          <w:szCs w:val="24"/>
        </w:rPr>
        <w:fldChar w:fldCharType="begin"/>
      </w:r>
      <w:r w:rsidRPr="000C37D1">
        <w:rPr>
          <w:szCs w:val="24"/>
        </w:rPr>
        <w:instrText xml:space="preserve"> REF _RefEqB4501 \h </w:instrText>
      </w:r>
      <w:r w:rsidRPr="000C37D1">
        <w:rPr>
          <w:szCs w:val="24"/>
        </w:rPr>
      </w:r>
      <w:r w:rsidRPr="000C37D1">
        <w:rPr>
          <w:szCs w:val="24"/>
        </w:rPr>
        <w:fldChar w:fldCharType="separate"/>
      </w:r>
      <w:r w:rsidR="00772963" w:rsidRPr="000C37D1">
        <w:t xml:space="preserve">( </w:t>
      </w:r>
      <w:r w:rsidR="00772963">
        <w:rPr>
          <w:noProof/>
        </w:rPr>
        <w:t>44</w:t>
      </w:r>
      <w:r w:rsidR="00772963" w:rsidRPr="000C37D1">
        <w:t xml:space="preserve"> )</w:t>
      </w:r>
      <w:r w:rsidRPr="000C37D1">
        <w:rPr>
          <w:szCs w:val="24"/>
        </w:rPr>
        <w:fldChar w:fldCharType="end"/>
      </w:r>
      <w:r w:rsidRPr="000C37D1">
        <w:t xml:space="preserve">. The antecedent is a conjunction over the gated activations of the decision concepts, namely </w:t>
      </w:r>
      <w:r w:rsidRPr="000C37D1">
        <w:rPr>
          <w:b/>
          <w:bCs/>
          <w:i/>
          <w:iCs/>
        </w:rPr>
        <w:t>fire threat level</w:t>
      </w:r>
      <w:r w:rsidRPr="000C37D1">
        <w:rPr>
          <w:i/>
          <w:iCs/>
        </w:rPr>
        <w:t xml:space="preserve">, </w:t>
      </w:r>
      <w:r w:rsidRPr="000C37D1">
        <w:rPr>
          <w:b/>
          <w:bCs/>
          <w:i/>
          <w:iCs/>
        </w:rPr>
        <w:t>asset exposure risk</w:t>
      </w:r>
      <w:r w:rsidRPr="000C37D1">
        <w:rPr>
          <w:i/>
          <w:iCs/>
        </w:rPr>
        <w:t xml:space="preserve">, </w:t>
      </w:r>
      <w:r w:rsidRPr="000C37D1">
        <w:rPr>
          <w:b/>
          <w:bCs/>
          <w:i/>
          <w:iCs/>
        </w:rPr>
        <w:t>suppression feasibility</w:t>
      </w:r>
      <w:r w:rsidRPr="000C37D1">
        <w:rPr>
          <w:i/>
          <w:iCs/>
        </w:rPr>
        <w:t xml:space="preserve">, </w:t>
      </w:r>
      <w:r w:rsidRPr="000C37D1">
        <w:rPr>
          <w:b/>
          <w:bCs/>
          <w:i/>
          <w:iCs/>
        </w:rPr>
        <w:t>intervention urgency</w:t>
      </w:r>
      <w:r w:rsidRPr="000C37D1">
        <w:rPr>
          <w:i/>
          <w:iCs/>
        </w:rPr>
        <w:t xml:space="preserve">, and </w:t>
      </w:r>
      <w:r w:rsidRPr="000C37D1">
        <w:rPr>
          <w:b/>
          <w:bCs/>
          <w:i/>
          <w:iCs/>
        </w:rPr>
        <w:t>evacuation pressure.</w:t>
      </w:r>
      <w:r w:rsidRPr="000C37D1">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0C37D1">
        <w:rPr>
          <w:b/>
          <w:bCs/>
          <w:i/>
          <w:iCs/>
        </w:rPr>
        <w:t>suppression effort</w:t>
      </w:r>
      <w:r w:rsidRPr="000C37D1">
        <w:rPr>
          <w:i/>
          <w:iCs/>
        </w:rPr>
        <w:t xml:space="preserve">, </w:t>
      </w:r>
      <w:r w:rsidRPr="000C37D1">
        <w:rPr>
          <w:b/>
          <w:bCs/>
          <w:i/>
          <w:iCs/>
        </w:rPr>
        <w:t>resource</w:t>
      </w:r>
      <w:r w:rsidRPr="000C37D1">
        <w:rPr>
          <w:i/>
          <w:iCs/>
        </w:rPr>
        <w:t xml:space="preserve"> </w:t>
      </w:r>
      <w:r w:rsidRPr="000C37D1">
        <w:rPr>
          <w:b/>
          <w:bCs/>
          <w:i/>
          <w:iCs/>
        </w:rPr>
        <w:t>deployment</w:t>
      </w:r>
      <w:r w:rsidRPr="000C37D1">
        <w:rPr>
          <w:i/>
          <w:iCs/>
        </w:rPr>
        <w:t xml:space="preserve">, </w:t>
      </w:r>
      <w:r w:rsidRPr="000C37D1">
        <w:rPr>
          <w:b/>
          <w:bCs/>
          <w:i/>
          <w:iCs/>
        </w:rPr>
        <w:t>containment</w:t>
      </w:r>
      <w:r w:rsidRPr="000C37D1">
        <w:rPr>
          <w:i/>
          <w:iCs/>
        </w:rPr>
        <w:t xml:space="preserve"> </w:t>
      </w:r>
      <w:r w:rsidRPr="000C37D1">
        <w:rPr>
          <w:b/>
          <w:bCs/>
          <w:i/>
          <w:iCs/>
        </w:rPr>
        <w:t>line</w:t>
      </w:r>
      <w:r w:rsidRPr="000C37D1">
        <w:rPr>
          <w:i/>
          <w:iCs/>
        </w:rPr>
        <w:t xml:space="preserve">, </w:t>
      </w:r>
      <w:r w:rsidRPr="000C37D1">
        <w:rPr>
          <w:b/>
          <w:bCs/>
          <w:i/>
          <w:iCs/>
        </w:rPr>
        <w:t>asset</w:t>
      </w:r>
      <w:r w:rsidRPr="000C37D1">
        <w:rPr>
          <w:i/>
          <w:iCs/>
        </w:rPr>
        <w:t xml:space="preserve"> </w:t>
      </w:r>
      <w:r w:rsidRPr="000C37D1">
        <w:rPr>
          <w:b/>
          <w:bCs/>
          <w:i/>
          <w:iCs/>
        </w:rPr>
        <w:t>protection</w:t>
      </w:r>
      <w:r w:rsidRPr="000C37D1">
        <w:rPr>
          <w:i/>
          <w:iCs/>
        </w:rPr>
        <w:t xml:space="preserve">, </w:t>
      </w:r>
      <w:r w:rsidRPr="000C37D1">
        <w:rPr>
          <w:b/>
          <w:bCs/>
          <w:i/>
          <w:iCs/>
        </w:rPr>
        <w:t>evacuation</w:t>
      </w:r>
      <w:r w:rsidRPr="000C37D1">
        <w:rPr>
          <w:i/>
          <w:iCs/>
        </w:rPr>
        <w:t xml:space="preserve">, and </w:t>
      </w:r>
      <w:r w:rsidRPr="000C37D1">
        <w:rPr>
          <w:b/>
          <w:bCs/>
          <w:i/>
          <w:iCs/>
        </w:rPr>
        <w:t>public</w:t>
      </w:r>
      <w:r w:rsidRPr="000C37D1">
        <w:rPr>
          <w:i/>
          <w:iCs/>
        </w:rPr>
        <w:t xml:space="preserve"> </w:t>
      </w:r>
      <w:r w:rsidRPr="000C37D1">
        <w:rPr>
          <w:b/>
          <w:bCs/>
          <w:i/>
          <w:iCs/>
        </w:rPr>
        <w:t>warnin</w:t>
      </w:r>
      <w:r w:rsidRPr="000C37D1">
        <w:rPr>
          <w:b/>
          <w:bCs/>
        </w:rPr>
        <w:t>g</w:t>
      </w:r>
      <w:r w:rsidRPr="000C37D1">
        <w:t xml:space="preserve">. </w:t>
      </w:r>
    </w:p>
    <w:p w14:paraId="356ED9AE" w14:textId="77777777" w:rsidR="00DA2D02" w:rsidRPr="000C37D1" w:rsidRDefault="00DA2D02" w:rsidP="00DA2D02">
      <w:pPr>
        <w:pStyle w:val="ParText"/>
      </w:pPr>
      <w:r w:rsidRPr="000C37D1">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0C37D1" w:rsidRDefault="00000000">
      <w:pPr>
        <w:pStyle w:val="Caption"/>
        <w:keepNext/>
      </w:pPr>
      <w:bookmarkStart w:id="472" w:name="_RefTblRules"/>
      <w:bookmarkStart w:id="473" w:name="TableE1"/>
      <w:r w:rsidRPr="000C37D1">
        <w:lastRenderedPageBreak/>
        <w:t>Table E.1 Representative decision rules by operational regime</w:t>
      </w:r>
      <w:bookmarkEnd w:id="472"/>
    </w:p>
    <w:tbl>
      <w:tblPr>
        <w:tblStyle w:val="GridTable1Light1"/>
        <w:tblW w:w="5000" w:type="pct"/>
        <w:tblLook w:val="04A0" w:firstRow="1" w:lastRow="0" w:firstColumn="1" w:lastColumn="0" w:noHBand="0" w:noVBand="1"/>
      </w:tblPr>
      <w:tblGrid>
        <w:gridCol w:w="643"/>
        <w:gridCol w:w="3605"/>
        <w:gridCol w:w="3789"/>
      </w:tblGrid>
      <w:tr w:rsidR="002C3951" w:rsidRPr="000C37D1" w14:paraId="7DB21324"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73"/>
          <w:p w14:paraId="301F3D9C" w14:textId="77777777" w:rsidR="000E1725" w:rsidRPr="000C37D1" w:rsidRDefault="00000000" w:rsidP="00A056AD">
            <w:pPr>
              <w:pStyle w:val="TableText"/>
              <w:spacing w:line="276" w:lineRule="auto"/>
              <w:rPr>
                <w:szCs w:val="24"/>
              </w:rPr>
            </w:pPr>
            <w:r w:rsidRPr="000C37D1">
              <w:rPr>
                <w:szCs w:val="24"/>
              </w:rPr>
              <w:t>ID</w:t>
            </w:r>
          </w:p>
        </w:tc>
        <w:tc>
          <w:tcPr>
            <w:tcW w:w="2243" w:type="pct"/>
          </w:tcPr>
          <w:p w14:paraId="58482918" w14:textId="77777777" w:rsidR="006704AA" w:rsidRPr="000C37D1"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0C37D1">
              <w:rPr>
                <w:szCs w:val="24"/>
              </w:rPr>
              <w:t xml:space="preserve">Antecedent </w:t>
            </w:r>
          </w:p>
          <w:p w14:paraId="398B58F2" w14:textId="09352E91" w:rsidR="000E1725" w:rsidRPr="000C37D1"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sidRPr="000C37D1">
              <w:rPr>
                <w:szCs w:val="24"/>
              </w:rPr>
              <w:t>(IF, over gated decision concepts)</w:t>
            </w:r>
          </w:p>
        </w:tc>
        <w:tc>
          <w:tcPr>
            <w:tcW w:w="2357" w:type="pct"/>
          </w:tcPr>
          <w:p w14:paraId="65A615BE" w14:textId="77777777" w:rsidR="006704AA" w:rsidRPr="000C37D1"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0C37D1">
              <w:rPr>
                <w:szCs w:val="24"/>
              </w:rPr>
              <w:t xml:space="preserve">Consequent </w:t>
            </w:r>
          </w:p>
          <w:p w14:paraId="31E01C7F" w14:textId="136A0748" w:rsidR="000E1725" w:rsidRPr="000C37D1"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0C37D1">
              <w:rPr>
                <w:szCs w:val="24"/>
              </w:rPr>
              <w:t>(THEN, intervention intensities)</w:t>
            </w:r>
          </w:p>
        </w:tc>
      </w:tr>
      <w:tr w:rsidR="002C3951" w:rsidRPr="000C37D1" w14:paraId="654BDDBE"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3F857A6F" w14:textId="73B08090" w:rsidR="000E1725" w:rsidRPr="000C37D1" w:rsidRDefault="00000000" w:rsidP="00A056AD">
            <w:pPr>
              <w:pStyle w:val="TableText"/>
              <w:spacing w:line="276" w:lineRule="auto"/>
              <w:rPr>
                <w:szCs w:val="24"/>
              </w:rPr>
            </w:pPr>
            <w:r w:rsidRPr="000C37D1">
              <w:rPr>
                <w:szCs w:val="24"/>
              </w:rPr>
              <w:t>R</w:t>
            </w:r>
            <w:r w:rsidR="00704358" w:rsidRPr="000C37D1">
              <w:rPr>
                <w:szCs w:val="24"/>
              </w:rPr>
              <w:t>1</w:t>
            </w:r>
          </w:p>
        </w:tc>
        <w:tc>
          <w:tcPr>
            <w:tcW w:w="2243" w:type="pct"/>
          </w:tcPr>
          <w:p w14:paraId="7EB6C35F" w14:textId="77777777" w:rsidR="000E1725" w:rsidRPr="000C37D1"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szCs w:val="24"/>
              </w:rPr>
              <w:t>asset exposure risk is very high AND suppression feasibility is low</w:t>
            </w:r>
          </w:p>
        </w:tc>
        <w:tc>
          <w:tcPr>
            <w:tcW w:w="2357" w:type="pct"/>
          </w:tcPr>
          <w:p w14:paraId="4472058D" w14:textId="77777777" w:rsidR="000E1725" w:rsidRPr="000C37D1"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szCs w:val="24"/>
              </w:rPr>
              <w:t>asset protection 0.9, containment line 0.6</w:t>
            </w:r>
          </w:p>
        </w:tc>
      </w:tr>
      <w:tr w:rsidR="002C3951" w:rsidRPr="000C37D1"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0C37D1" w:rsidRDefault="00000000" w:rsidP="00A056AD">
            <w:pPr>
              <w:pStyle w:val="TableText"/>
              <w:spacing w:line="276" w:lineRule="auto"/>
              <w:rPr>
                <w:szCs w:val="24"/>
              </w:rPr>
            </w:pPr>
            <w:r w:rsidRPr="000C37D1">
              <w:rPr>
                <w:szCs w:val="24"/>
              </w:rPr>
              <w:t>Evacuation and warning regime</w:t>
            </w:r>
          </w:p>
        </w:tc>
      </w:tr>
      <w:tr w:rsidR="002C3951" w:rsidRPr="000C37D1" w14:paraId="0E0C5FB8"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7701FE59" w14:textId="0DE9B9B5" w:rsidR="000E1725" w:rsidRPr="000C37D1" w:rsidRDefault="00000000" w:rsidP="00A056AD">
            <w:pPr>
              <w:pStyle w:val="TableText"/>
              <w:spacing w:line="276" w:lineRule="auto"/>
              <w:rPr>
                <w:szCs w:val="24"/>
              </w:rPr>
            </w:pPr>
            <w:r w:rsidRPr="000C37D1">
              <w:rPr>
                <w:szCs w:val="24"/>
              </w:rPr>
              <w:t>R</w:t>
            </w:r>
            <w:r w:rsidR="00704358" w:rsidRPr="000C37D1">
              <w:rPr>
                <w:szCs w:val="24"/>
              </w:rPr>
              <w:t>2</w:t>
            </w:r>
          </w:p>
        </w:tc>
        <w:tc>
          <w:tcPr>
            <w:tcW w:w="2243" w:type="pct"/>
          </w:tcPr>
          <w:p w14:paraId="22879AE3" w14:textId="77777777" w:rsidR="000E1725" w:rsidRPr="000C37D1"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szCs w:val="24"/>
              </w:rPr>
              <w:t>evacuation pressure is very high AND suppression feasibility is very low</w:t>
            </w:r>
          </w:p>
        </w:tc>
        <w:tc>
          <w:tcPr>
            <w:tcW w:w="2357" w:type="pct"/>
          </w:tcPr>
          <w:p w14:paraId="474DC85D" w14:textId="740E8258" w:rsidR="000E1725" w:rsidRPr="000C37D1"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szCs w:val="24"/>
              </w:rPr>
              <w:t>evacuation 1.0, public warning 1.0, resource deployment 0.7 for evacuation support (offensive intensities withdrawn)</w:t>
            </w:r>
          </w:p>
        </w:tc>
      </w:tr>
      <w:tr w:rsidR="002C3951" w:rsidRPr="000C37D1"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0C37D1" w:rsidRDefault="00000000" w:rsidP="00A056AD">
            <w:pPr>
              <w:pStyle w:val="TableText"/>
              <w:spacing w:line="276" w:lineRule="auto"/>
              <w:rPr>
                <w:szCs w:val="24"/>
              </w:rPr>
            </w:pPr>
            <w:r w:rsidRPr="000C37D1">
              <w:rPr>
                <w:szCs w:val="24"/>
              </w:rPr>
              <w:t>Feasibility-limited regime</w:t>
            </w:r>
          </w:p>
        </w:tc>
      </w:tr>
      <w:tr w:rsidR="002C3951" w:rsidRPr="000C37D1" w14:paraId="00FBB26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935B9C9" w14:textId="559BA72A" w:rsidR="000E1725" w:rsidRPr="000C37D1" w:rsidRDefault="00000000" w:rsidP="00A056AD">
            <w:pPr>
              <w:pStyle w:val="TableText"/>
              <w:spacing w:line="276" w:lineRule="auto"/>
              <w:rPr>
                <w:szCs w:val="24"/>
              </w:rPr>
            </w:pPr>
            <w:r w:rsidRPr="000C37D1">
              <w:rPr>
                <w:szCs w:val="24"/>
              </w:rPr>
              <w:t>R</w:t>
            </w:r>
            <w:r w:rsidR="00704358" w:rsidRPr="000C37D1">
              <w:rPr>
                <w:szCs w:val="24"/>
              </w:rPr>
              <w:t>3</w:t>
            </w:r>
          </w:p>
        </w:tc>
        <w:tc>
          <w:tcPr>
            <w:tcW w:w="2243" w:type="pct"/>
          </w:tcPr>
          <w:p w14:paraId="4D254131" w14:textId="77777777" w:rsidR="000E1725" w:rsidRPr="000C37D1"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szCs w:val="24"/>
              </w:rPr>
              <w:t>fire threat level is very high AND suppression feasibility is very low</w:t>
            </w:r>
          </w:p>
        </w:tc>
        <w:tc>
          <w:tcPr>
            <w:tcW w:w="2357" w:type="pct"/>
          </w:tcPr>
          <w:p w14:paraId="2942C13B" w14:textId="77777777" w:rsidR="000E1725" w:rsidRPr="000C37D1"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szCs w:val="24"/>
              </w:rPr>
              <w:t>containment line 0.9, evacuation 0.6, public warning 0.8</w:t>
            </w:r>
          </w:p>
        </w:tc>
      </w:tr>
      <w:tr w:rsidR="002C3951" w:rsidRPr="000C37D1"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0C37D1" w:rsidRDefault="00000000" w:rsidP="00A056AD">
            <w:pPr>
              <w:pStyle w:val="TableText"/>
              <w:spacing w:line="276" w:lineRule="auto"/>
              <w:rPr>
                <w:szCs w:val="24"/>
              </w:rPr>
            </w:pPr>
            <w:r w:rsidRPr="000C37D1">
              <w:rPr>
                <w:szCs w:val="24"/>
              </w:rPr>
              <w:t>Life-safety boundary</w:t>
            </w:r>
          </w:p>
        </w:tc>
      </w:tr>
      <w:tr w:rsidR="002C3951" w:rsidRPr="000C37D1" w14:paraId="204EC464"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992335" w14:textId="1B1DCDFE" w:rsidR="000E1725" w:rsidRPr="000C37D1" w:rsidRDefault="00000000" w:rsidP="00A056AD">
            <w:pPr>
              <w:pStyle w:val="TableText"/>
              <w:spacing w:line="276" w:lineRule="auto"/>
              <w:rPr>
                <w:szCs w:val="24"/>
              </w:rPr>
            </w:pPr>
            <w:r w:rsidRPr="000C37D1">
              <w:rPr>
                <w:szCs w:val="24"/>
              </w:rPr>
              <w:t>R</w:t>
            </w:r>
            <w:r w:rsidR="006704AA" w:rsidRPr="000C37D1">
              <w:rPr>
                <w:szCs w:val="24"/>
              </w:rPr>
              <w:t>4</w:t>
            </w:r>
          </w:p>
        </w:tc>
        <w:tc>
          <w:tcPr>
            <w:tcW w:w="2243" w:type="pct"/>
          </w:tcPr>
          <w:p w14:paraId="10E89E6B" w14:textId="77777777" w:rsidR="000E1725" w:rsidRPr="000C37D1"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szCs w:val="24"/>
              </w:rPr>
              <w:t>intervention urgency is very high</w:t>
            </w:r>
          </w:p>
        </w:tc>
        <w:tc>
          <w:tcPr>
            <w:tcW w:w="2357" w:type="pct"/>
          </w:tcPr>
          <w:p w14:paraId="47123381" w14:textId="77777777" w:rsidR="000E1725" w:rsidRPr="000C37D1"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szCs w:val="24"/>
              </w:rPr>
              <w:t>resource deployment 1.0 (priority preemption across regions)</w:t>
            </w:r>
          </w:p>
        </w:tc>
      </w:tr>
      <w:tr w:rsidR="00067135" w:rsidRPr="000C37D1" w14:paraId="5817BEFF"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803E291" w14:textId="77777777" w:rsidR="00067135" w:rsidRPr="000C37D1" w:rsidRDefault="00067135" w:rsidP="00A056AD">
            <w:pPr>
              <w:pStyle w:val="TableText"/>
              <w:spacing w:line="276" w:lineRule="auto"/>
              <w:rPr>
                <w:szCs w:val="24"/>
              </w:rPr>
            </w:pPr>
            <w:r w:rsidRPr="000C37D1">
              <w:rPr>
                <w:szCs w:val="24"/>
              </w:rPr>
              <w:t>Backbone coverage rules: fire threat level (primary: suppression effort)</w:t>
            </w:r>
          </w:p>
        </w:tc>
      </w:tr>
      <w:tr w:rsidR="00067135" w:rsidRPr="000C37D1" w14:paraId="2A9FBE20"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4FD8855" w14:textId="35DBC0BA" w:rsidR="00067135" w:rsidRPr="000C37D1" w:rsidRDefault="00067135" w:rsidP="00A056AD">
            <w:pPr>
              <w:pStyle w:val="TableText"/>
              <w:spacing w:line="276" w:lineRule="auto"/>
              <w:rPr>
                <w:szCs w:val="24"/>
              </w:rPr>
            </w:pPr>
            <w:r w:rsidRPr="000C37D1">
              <w:rPr>
                <w:szCs w:val="24"/>
              </w:rPr>
              <w:t>R</w:t>
            </w:r>
            <w:r w:rsidR="006704AA" w:rsidRPr="000C37D1">
              <w:rPr>
                <w:szCs w:val="24"/>
              </w:rPr>
              <w:t>5</w:t>
            </w:r>
          </w:p>
        </w:tc>
        <w:tc>
          <w:tcPr>
            <w:tcW w:w="2243" w:type="pct"/>
          </w:tcPr>
          <w:p w14:paraId="1D63FA13" w14:textId="77777777" w:rsidR="00067135" w:rsidRPr="000C37D1"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szCs w:val="24"/>
              </w:rPr>
              <w:t>fire threat level is very high</w:t>
            </w:r>
          </w:p>
        </w:tc>
        <w:tc>
          <w:tcPr>
            <w:tcW w:w="2357" w:type="pct"/>
          </w:tcPr>
          <w:p w14:paraId="1F7D7289" w14:textId="77777777" w:rsidR="00067135" w:rsidRPr="000C37D1"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szCs w:val="24"/>
              </w:rPr>
              <w:t>suppression effort 1.0, resource deployment 0.8</w:t>
            </w:r>
          </w:p>
        </w:tc>
      </w:tr>
    </w:tbl>
    <w:p w14:paraId="661F5097" w14:textId="77777777" w:rsidR="00A92F84" w:rsidRPr="000C37D1" w:rsidRDefault="00A92F84" w:rsidP="00067135">
      <w:pPr>
        <w:pStyle w:val="ParText"/>
      </w:pPr>
    </w:p>
    <w:p w14:paraId="58D9ADD6" w14:textId="368A43E5" w:rsidR="00067135" w:rsidRPr="000C37D1" w:rsidRDefault="00067135">
      <w:pPr>
        <w:pStyle w:val="ParText"/>
      </w:pPr>
      <w:r w:rsidRPr="000C37D1">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w:t>
      </w:r>
      <w:r w:rsidR="00847FDE" w:rsidRPr="000C37D1">
        <w:t>the verification gates and the admission</w:t>
      </w:r>
      <w:r w:rsidRPr="000C37D1">
        <w:t xml:space="preserve"> of </w:t>
      </w:r>
      <w:r w:rsidRPr="000C37D1">
        <w:fldChar w:fldCharType="begin"/>
      </w:r>
      <w:r w:rsidRPr="000C37D1">
        <w:instrText xml:space="preserve"> REF _RefEqB4506 \h </w:instrText>
      </w:r>
      <w:r w:rsidRPr="000C37D1">
        <w:fldChar w:fldCharType="separate"/>
      </w:r>
      <w:r w:rsidR="00772963" w:rsidRPr="000C37D1">
        <w:t xml:space="preserve">( </w:t>
      </w:r>
      <w:r w:rsidR="00772963">
        <w:rPr>
          <w:noProof/>
        </w:rPr>
        <w:t>64</w:t>
      </w:r>
      <w:r w:rsidR="00772963" w:rsidRPr="000C37D1">
        <w:t xml:space="preserve"> )</w:t>
      </w:r>
      <w:r w:rsidRPr="000C37D1">
        <w:fldChar w:fldCharType="end"/>
      </w:r>
      <w:r w:rsidRPr="000C37D1">
        <w:t>, and remain permanently marked as machine-proposed. The evaluation chapter reports, per scenario, the size of the instantiated active base and the share of each provenance class, which quantifies how far the open decision space is actually exercised.</w:t>
      </w:r>
    </w:p>
    <w:p w14:paraId="34537CB6" w14:textId="5B8D41A0" w:rsidR="001E3952" w:rsidRPr="000C37D1" w:rsidRDefault="001E3952" w:rsidP="001E3952">
      <w:pPr>
        <w:pStyle w:val="ParText"/>
      </w:pPr>
      <w:r w:rsidRPr="000C37D1">
        <w:rPr>
          <w:b/>
        </w:rPr>
        <w:t>Rules and interventions produced by the open decision space.</w:t>
      </w:r>
      <w:r w:rsidRPr="000C37D1">
        <w:t xml:space="preserve"> The evaluation seeds only the five rules of the minimal profile; </w:t>
      </w:r>
      <w:r w:rsidR="00701951" w:rsidRPr="000C37D1">
        <w:t xml:space="preserve">each </w:t>
      </w:r>
      <w:r w:rsidRPr="000C37D1">
        <w:t xml:space="preserve">rule </w:t>
      </w:r>
      <w:r w:rsidR="00283436" w:rsidRPr="000C37D1">
        <w:t xml:space="preserve">defined in Table E.2 </w:t>
      </w:r>
      <w:r w:rsidRPr="000C37D1">
        <w:t>was written or changed by the adaptation stages during a run and admitted through the verification gates of Section</w:t>
      </w:r>
      <w:r w:rsidR="002A7A51" w:rsidRPr="000C37D1">
        <w:t xml:space="preserve"> </w:t>
      </w:r>
      <w:r w:rsidR="002A7A51" w:rsidRPr="000C37D1">
        <w:fldChar w:fldCharType="begin"/>
      </w:r>
      <w:r w:rsidR="002A7A51" w:rsidRPr="000C37D1">
        <w:instrText xml:space="preserve"> REF _Ref236090998 \r \h </w:instrText>
      </w:r>
      <w:r w:rsidR="002A7A51" w:rsidRPr="000C37D1">
        <w:fldChar w:fldCharType="separate"/>
      </w:r>
      <w:r w:rsidR="00772963">
        <w:t>4.5</w:t>
      </w:r>
      <w:r w:rsidR="002A7A51" w:rsidRPr="000C37D1">
        <w:fldChar w:fldCharType="end"/>
      </w:r>
      <w:r w:rsidRPr="000C37D1">
        <w:t>.</w:t>
      </w:r>
      <w:r w:rsidR="00701951" w:rsidRPr="000C37D1">
        <w:t xml:space="preserve"> Table E.2 lists only a subset of the generated rules.</w:t>
      </w:r>
    </w:p>
    <w:p w14:paraId="57726D8C" w14:textId="003C250A" w:rsidR="001E3952" w:rsidRPr="000C37D1" w:rsidRDefault="001E3952" w:rsidP="001E3952">
      <w:pPr>
        <w:pStyle w:val="Caption"/>
      </w:pPr>
      <w:bookmarkStart w:id="474" w:name="TableE2"/>
      <w:r w:rsidRPr="000C37D1">
        <w:lastRenderedPageBreak/>
        <w:t>Table E.2 The forty distinct generative rules admitted over the recorded runs</w:t>
      </w:r>
    </w:p>
    <w:tbl>
      <w:tblPr>
        <w:tblStyle w:val="PlainTable2"/>
        <w:tblW w:w="5000" w:type="pct"/>
        <w:tblCellMar>
          <w:left w:w="28" w:type="dxa"/>
          <w:right w:w="28" w:type="dxa"/>
        </w:tblCellMar>
        <w:tblLook w:val="04A0" w:firstRow="1" w:lastRow="0" w:firstColumn="1" w:lastColumn="0" w:noHBand="0" w:noVBand="1"/>
      </w:tblPr>
      <w:tblGrid>
        <w:gridCol w:w="644"/>
        <w:gridCol w:w="3468"/>
        <w:gridCol w:w="3935"/>
      </w:tblGrid>
      <w:tr w:rsidR="002A7A51" w:rsidRPr="000C37D1" w14:paraId="6F9E61EC" w14:textId="77777777" w:rsidTr="00896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74"/>
          <w:p w14:paraId="7AED5AC4" w14:textId="77777777" w:rsidR="002A7A51" w:rsidRPr="000C37D1" w:rsidRDefault="002A7A51" w:rsidP="0089654E">
            <w:pPr>
              <w:pStyle w:val="TableText"/>
              <w:spacing w:line="276" w:lineRule="auto"/>
              <w:rPr>
                <w:szCs w:val="24"/>
              </w:rPr>
            </w:pPr>
            <w:r w:rsidRPr="000C37D1">
              <w:rPr>
                <w:szCs w:val="24"/>
              </w:rPr>
              <w:t>ID</w:t>
            </w:r>
          </w:p>
        </w:tc>
        <w:tc>
          <w:tcPr>
            <w:tcW w:w="2155" w:type="pct"/>
          </w:tcPr>
          <w:p w14:paraId="7EBFFFF2" w14:textId="77777777" w:rsidR="002A7A51" w:rsidRPr="000C37D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0C37D1">
              <w:rPr>
                <w:szCs w:val="24"/>
              </w:rPr>
              <w:t xml:space="preserve">Antecedent </w:t>
            </w:r>
          </w:p>
          <w:p w14:paraId="26CAD2BD" w14:textId="77777777" w:rsidR="002A7A51" w:rsidRPr="000C37D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sidRPr="000C37D1">
              <w:rPr>
                <w:szCs w:val="24"/>
              </w:rPr>
              <w:t>(IF, over gated decision concepts)</w:t>
            </w:r>
          </w:p>
        </w:tc>
        <w:tc>
          <w:tcPr>
            <w:tcW w:w="2446" w:type="pct"/>
          </w:tcPr>
          <w:p w14:paraId="4E035ED2" w14:textId="77777777" w:rsidR="002A7A51" w:rsidRPr="000C37D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0C37D1">
              <w:rPr>
                <w:szCs w:val="24"/>
              </w:rPr>
              <w:t xml:space="preserve">Consequent </w:t>
            </w:r>
          </w:p>
          <w:p w14:paraId="72598709" w14:textId="77777777" w:rsidR="002A7A51" w:rsidRPr="000C37D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0C37D1">
              <w:rPr>
                <w:szCs w:val="24"/>
              </w:rPr>
              <w:t>(THEN, intervention intensities)</w:t>
            </w:r>
          </w:p>
        </w:tc>
      </w:tr>
      <w:tr w:rsidR="002A7A51" w:rsidRPr="000C37D1" w14:paraId="311A97EE"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1A7282BC" w14:textId="2402B872" w:rsidR="002A7A51" w:rsidRPr="000C37D1" w:rsidRDefault="002A7A51" w:rsidP="0089654E">
            <w:pPr>
              <w:pStyle w:val="TableText"/>
              <w:spacing w:line="276" w:lineRule="auto"/>
              <w:rPr>
                <w:szCs w:val="24"/>
              </w:rPr>
            </w:pPr>
            <w:r w:rsidRPr="000C37D1">
              <w:rPr>
                <w:color w:val="000000"/>
                <w:szCs w:val="24"/>
              </w:rPr>
              <w:t>G1</w:t>
            </w:r>
          </w:p>
        </w:tc>
        <w:tc>
          <w:tcPr>
            <w:tcW w:w="2155" w:type="pct"/>
          </w:tcPr>
          <w:p w14:paraId="360E16A0" w14:textId="176AC0AA" w:rsidR="002A7A51" w:rsidRPr="000C37D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fire threat level H AND suppression feasibility VH</w:t>
            </w:r>
          </w:p>
        </w:tc>
        <w:tc>
          <w:tcPr>
            <w:tcW w:w="2446" w:type="pct"/>
          </w:tcPr>
          <w:p w14:paraId="5586D808" w14:textId="756DE5AA" w:rsidR="002A7A51" w:rsidRPr="000C37D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suppression effort 0.9; retardant drop 0.8; resource deployment 0.7</w:t>
            </w:r>
          </w:p>
        </w:tc>
      </w:tr>
      <w:tr w:rsidR="002A7A51" w:rsidRPr="000C37D1" w14:paraId="3D925BF4"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1640EE77" w14:textId="14109589" w:rsidR="002A7A51" w:rsidRPr="000C37D1" w:rsidRDefault="002A7A51" w:rsidP="0089654E">
            <w:pPr>
              <w:pStyle w:val="TableText"/>
              <w:spacing w:line="276" w:lineRule="auto"/>
              <w:rPr>
                <w:szCs w:val="24"/>
              </w:rPr>
            </w:pPr>
            <w:r w:rsidRPr="000C37D1">
              <w:rPr>
                <w:color w:val="000000"/>
                <w:szCs w:val="24"/>
              </w:rPr>
              <w:t>G2</w:t>
            </w:r>
          </w:p>
        </w:tc>
        <w:tc>
          <w:tcPr>
            <w:tcW w:w="2155" w:type="pct"/>
          </w:tcPr>
          <w:p w14:paraId="540914A9" w14:textId="5B45561A" w:rsidR="002A7A51" w:rsidRPr="000C37D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suppression feasibility VH AND intervention urgency VH</w:t>
            </w:r>
          </w:p>
        </w:tc>
        <w:tc>
          <w:tcPr>
            <w:tcW w:w="2446" w:type="pct"/>
          </w:tcPr>
          <w:p w14:paraId="7B6A7188" w14:textId="0E04F92B" w:rsidR="002A7A51" w:rsidRPr="000C37D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suppression effort 0.9; retardant drop 0.8; resource deployment 0.7</w:t>
            </w:r>
          </w:p>
        </w:tc>
      </w:tr>
      <w:tr w:rsidR="002A7A51" w:rsidRPr="000C37D1" w14:paraId="7416C351"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4FFB2A8" w14:textId="6FD7924D" w:rsidR="002A7A51" w:rsidRPr="000C37D1" w:rsidRDefault="002A7A51" w:rsidP="0089654E">
            <w:pPr>
              <w:pStyle w:val="TableText"/>
              <w:spacing w:line="276" w:lineRule="auto"/>
              <w:rPr>
                <w:szCs w:val="24"/>
              </w:rPr>
            </w:pPr>
            <w:r w:rsidRPr="000C37D1">
              <w:rPr>
                <w:color w:val="000000"/>
                <w:szCs w:val="24"/>
              </w:rPr>
              <w:t>G3</w:t>
            </w:r>
          </w:p>
        </w:tc>
        <w:tc>
          <w:tcPr>
            <w:tcW w:w="2155" w:type="pct"/>
          </w:tcPr>
          <w:p w14:paraId="7075CAB8" w14:textId="3C149034" w:rsidR="002A7A51" w:rsidRPr="000C37D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suppression feasibility VH AND fire threat level H AND intervention urgency VH</w:t>
            </w:r>
          </w:p>
        </w:tc>
        <w:tc>
          <w:tcPr>
            <w:tcW w:w="2446" w:type="pct"/>
          </w:tcPr>
          <w:p w14:paraId="71EEE010" w14:textId="7BECFB05" w:rsidR="002A7A51" w:rsidRPr="000C37D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suppression effort 0.95; retardant drop 0.85; resource deployment 0.9</w:t>
            </w:r>
          </w:p>
        </w:tc>
      </w:tr>
      <w:tr w:rsidR="002A7A51" w:rsidRPr="000C37D1" w14:paraId="3F507C8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2305990" w14:textId="4D66F0BE" w:rsidR="002A7A51" w:rsidRPr="000C37D1" w:rsidRDefault="002A7A51" w:rsidP="0089654E">
            <w:pPr>
              <w:pStyle w:val="TableText"/>
              <w:spacing w:line="276" w:lineRule="auto"/>
              <w:rPr>
                <w:szCs w:val="24"/>
              </w:rPr>
            </w:pPr>
            <w:r w:rsidRPr="000C37D1">
              <w:rPr>
                <w:color w:val="000000"/>
                <w:szCs w:val="24"/>
              </w:rPr>
              <w:t>G4</w:t>
            </w:r>
          </w:p>
        </w:tc>
        <w:tc>
          <w:tcPr>
            <w:tcW w:w="2155" w:type="pct"/>
          </w:tcPr>
          <w:p w14:paraId="53E8C94B" w14:textId="012E81AB" w:rsidR="002A7A51" w:rsidRPr="000C37D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suppression feasibility VH AND intervention urgency VH AND fire threat level M</w:t>
            </w:r>
          </w:p>
        </w:tc>
        <w:tc>
          <w:tcPr>
            <w:tcW w:w="2446" w:type="pct"/>
          </w:tcPr>
          <w:p w14:paraId="247F363D" w14:textId="70312C06" w:rsidR="002A7A51" w:rsidRPr="000C37D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downwind backburn 0.9; retardant drop 0.8; asset protection 0.6</w:t>
            </w:r>
          </w:p>
        </w:tc>
      </w:tr>
      <w:tr w:rsidR="002A7A51" w:rsidRPr="000C37D1" w14:paraId="1A1BFA5A"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45F945C7" w14:textId="2972D725" w:rsidR="002A7A51" w:rsidRPr="000C37D1" w:rsidRDefault="002A7A51" w:rsidP="0089654E">
            <w:pPr>
              <w:pStyle w:val="TableText"/>
              <w:spacing w:line="276" w:lineRule="auto"/>
              <w:rPr>
                <w:szCs w:val="24"/>
              </w:rPr>
            </w:pPr>
            <w:r w:rsidRPr="000C37D1">
              <w:rPr>
                <w:color w:val="000000"/>
                <w:szCs w:val="24"/>
              </w:rPr>
              <w:t>G5</w:t>
            </w:r>
          </w:p>
        </w:tc>
        <w:tc>
          <w:tcPr>
            <w:tcW w:w="2155" w:type="pct"/>
          </w:tcPr>
          <w:p w14:paraId="06F6BD49" w14:textId="35B47A4A" w:rsidR="002A7A51" w:rsidRPr="000C37D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asset exposure risk VH AND suppression feasibility VH</w:t>
            </w:r>
          </w:p>
        </w:tc>
        <w:tc>
          <w:tcPr>
            <w:tcW w:w="2446" w:type="pct"/>
          </w:tcPr>
          <w:p w14:paraId="42C852C4" w14:textId="67C4262C" w:rsidR="002A7A51" w:rsidRPr="000C37D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downwind retardant shield 0.9; asset protection 0.7; resource deployment 0.7</w:t>
            </w:r>
          </w:p>
        </w:tc>
      </w:tr>
      <w:tr w:rsidR="005A19DC" w:rsidRPr="000C37D1" w14:paraId="118E20C0"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088F9CEB" w14:textId="60773ADF" w:rsidR="005A19DC" w:rsidRPr="000C37D1" w:rsidRDefault="005A19DC" w:rsidP="0089654E">
            <w:pPr>
              <w:pStyle w:val="TableText"/>
              <w:spacing w:line="276" w:lineRule="auto"/>
              <w:rPr>
                <w:color w:val="000000"/>
                <w:szCs w:val="24"/>
              </w:rPr>
            </w:pPr>
            <w:r w:rsidRPr="000C37D1">
              <w:rPr>
                <w:color w:val="000000"/>
                <w:szCs w:val="24"/>
              </w:rPr>
              <w:t>G</w:t>
            </w:r>
            <w:r w:rsidR="00A056AD" w:rsidRPr="000C37D1">
              <w:rPr>
                <w:color w:val="000000"/>
                <w:szCs w:val="24"/>
              </w:rPr>
              <w:t>6</w:t>
            </w:r>
          </w:p>
        </w:tc>
        <w:tc>
          <w:tcPr>
            <w:tcW w:w="2155" w:type="pct"/>
          </w:tcPr>
          <w:p w14:paraId="0883A6F6" w14:textId="65783A2C" w:rsidR="005A19DC" w:rsidRPr="000C37D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r w:rsidRPr="000C37D1">
              <w:rPr>
                <w:szCs w:val="24"/>
              </w:rPr>
              <w:t xml:space="preserve">fire_threat_level ≥ H </w:t>
            </w:r>
            <w:r w:rsidRPr="000C37D1">
              <w:rPr>
                <w:color w:val="000000"/>
                <w:szCs w:val="24"/>
              </w:rPr>
              <w:t>AND</w:t>
            </w:r>
            <w:r w:rsidRPr="000C37D1">
              <w:rPr>
                <w:szCs w:val="24"/>
              </w:rPr>
              <w:t xml:space="preserve"> suppression_feasibility VH</w:t>
            </w:r>
          </w:p>
        </w:tc>
        <w:tc>
          <w:tcPr>
            <w:tcW w:w="2446" w:type="pct"/>
          </w:tcPr>
          <w:p w14:paraId="3DA8D8B3" w14:textId="552F2295" w:rsidR="005A19DC" w:rsidRPr="000C37D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r w:rsidRPr="000C37D1">
              <w:rPr>
                <w:szCs w:val="24"/>
              </w:rPr>
              <w:t>head_knockdown 0.95; resource_deployment 0.8</w:t>
            </w:r>
          </w:p>
        </w:tc>
      </w:tr>
      <w:tr w:rsidR="005A19DC" w:rsidRPr="000C37D1" w14:paraId="05683FE3"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EEDA43B" w14:textId="0656CE16" w:rsidR="005A19DC" w:rsidRPr="000C37D1" w:rsidRDefault="005A19DC" w:rsidP="0089654E">
            <w:pPr>
              <w:pStyle w:val="TableText"/>
              <w:spacing w:line="276" w:lineRule="auto"/>
              <w:rPr>
                <w:szCs w:val="24"/>
              </w:rPr>
            </w:pPr>
            <w:r w:rsidRPr="000C37D1">
              <w:rPr>
                <w:color w:val="000000"/>
                <w:szCs w:val="24"/>
              </w:rPr>
              <w:t>G</w:t>
            </w:r>
            <w:r w:rsidR="00A056AD" w:rsidRPr="000C37D1">
              <w:rPr>
                <w:color w:val="000000"/>
                <w:szCs w:val="24"/>
              </w:rPr>
              <w:t>7</w:t>
            </w:r>
          </w:p>
        </w:tc>
        <w:tc>
          <w:tcPr>
            <w:tcW w:w="2155" w:type="pct"/>
          </w:tcPr>
          <w:p w14:paraId="7DC257B4" w14:textId="219CE2DE" w:rsidR="005A19DC" w:rsidRPr="000C37D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suppression feasibility VH AND fire threat level ≥H AND evacuation pressure VH</w:t>
            </w:r>
          </w:p>
        </w:tc>
        <w:tc>
          <w:tcPr>
            <w:tcW w:w="2446" w:type="pct"/>
          </w:tcPr>
          <w:p w14:paraId="23AB805D" w14:textId="1AB82B4D" w:rsidR="005A19DC" w:rsidRPr="000C37D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wet containment line 0.9; resource deployment 0.8</w:t>
            </w:r>
          </w:p>
        </w:tc>
      </w:tr>
      <w:tr w:rsidR="00A056AD" w:rsidRPr="000C37D1" w14:paraId="4423B597"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3BF744CF" w14:textId="12FF95D1" w:rsidR="00A056AD" w:rsidRPr="000C37D1" w:rsidRDefault="00A056AD" w:rsidP="0089654E">
            <w:pPr>
              <w:pStyle w:val="TableText"/>
              <w:spacing w:line="276" w:lineRule="auto"/>
              <w:rPr>
                <w:color w:val="000000"/>
                <w:szCs w:val="24"/>
              </w:rPr>
            </w:pPr>
            <w:r w:rsidRPr="000C37D1">
              <w:rPr>
                <w:color w:val="000000"/>
                <w:szCs w:val="24"/>
              </w:rPr>
              <w:t>G8</w:t>
            </w:r>
          </w:p>
        </w:tc>
        <w:tc>
          <w:tcPr>
            <w:tcW w:w="2155" w:type="pct"/>
          </w:tcPr>
          <w:p w14:paraId="18177A77" w14:textId="0570FD70"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r w:rsidRPr="000C37D1">
              <w:rPr>
                <w:szCs w:val="24"/>
              </w:rPr>
              <w:t xml:space="preserve">suppression_feasibility H </w:t>
            </w:r>
            <w:r w:rsidRPr="000C37D1">
              <w:rPr>
                <w:rFonts w:ascii="Cambria Math" w:hAnsi="Cambria Math" w:cs="Cambria Math"/>
                <w:szCs w:val="24"/>
              </w:rPr>
              <w:t>∧</w:t>
            </w:r>
            <w:r w:rsidRPr="000C37D1">
              <w:rPr>
                <w:szCs w:val="24"/>
              </w:rPr>
              <w:t xml:space="preserve"> fire_threat_level H</w:t>
            </w:r>
          </w:p>
        </w:tc>
        <w:tc>
          <w:tcPr>
            <w:tcW w:w="2446" w:type="pct"/>
          </w:tcPr>
          <w:p w14:paraId="57C1E2B9" w14:textId="49F2735F"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r w:rsidRPr="000C37D1">
              <w:rPr>
                <w:szCs w:val="24"/>
              </w:rPr>
              <w:t>counterfire_strip 0.9; resource_deployment 0.8</w:t>
            </w:r>
          </w:p>
        </w:tc>
      </w:tr>
      <w:tr w:rsidR="00A056AD" w:rsidRPr="000C37D1" w14:paraId="099F6DA6"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3A87316B" w14:textId="486E3BA2" w:rsidR="00A056AD" w:rsidRPr="000C37D1" w:rsidRDefault="00A056AD" w:rsidP="0089654E">
            <w:pPr>
              <w:pStyle w:val="TableText"/>
              <w:spacing w:line="276" w:lineRule="auto"/>
              <w:rPr>
                <w:szCs w:val="24"/>
              </w:rPr>
            </w:pPr>
            <w:r w:rsidRPr="000C37D1">
              <w:rPr>
                <w:color w:val="000000"/>
                <w:szCs w:val="24"/>
              </w:rPr>
              <w:t>G9</w:t>
            </w:r>
          </w:p>
        </w:tc>
        <w:tc>
          <w:tcPr>
            <w:tcW w:w="2155" w:type="pct"/>
          </w:tcPr>
          <w:p w14:paraId="6F7FB088" w14:textId="18076344"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suppression feasibility VH AND asset exposure risk H AND evacuation pressure H</w:t>
            </w:r>
          </w:p>
        </w:tc>
        <w:tc>
          <w:tcPr>
            <w:tcW w:w="2446" w:type="pct"/>
          </w:tcPr>
          <w:p w14:paraId="10A4495F" w14:textId="6E77DA5A"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suppression effort 0.9; water drafting 0.8; resource deployment 0.7</w:t>
            </w:r>
          </w:p>
        </w:tc>
      </w:tr>
      <w:tr w:rsidR="00A056AD" w:rsidRPr="000C37D1" w14:paraId="57332EC9"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209EA6B3" w14:textId="41DAEFD0" w:rsidR="00A056AD" w:rsidRPr="000C37D1" w:rsidRDefault="00A056AD" w:rsidP="0089654E">
            <w:pPr>
              <w:pStyle w:val="TableText"/>
              <w:spacing w:line="276" w:lineRule="auto"/>
              <w:rPr>
                <w:szCs w:val="24"/>
              </w:rPr>
            </w:pPr>
            <w:r w:rsidRPr="000C37D1">
              <w:rPr>
                <w:color w:val="000000"/>
                <w:szCs w:val="24"/>
              </w:rPr>
              <w:t>G10</w:t>
            </w:r>
          </w:p>
        </w:tc>
        <w:tc>
          <w:tcPr>
            <w:tcW w:w="2155" w:type="pct"/>
          </w:tcPr>
          <w:p w14:paraId="016DD781" w14:textId="3F0C0D45"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asset exposure risk VH AND suppression feasibility VH AND intervention urgency VL</w:t>
            </w:r>
          </w:p>
        </w:tc>
        <w:tc>
          <w:tcPr>
            <w:tcW w:w="2446" w:type="pct"/>
          </w:tcPr>
          <w:p w14:paraId="6DF1255C" w14:textId="4C65E123"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asset protection 0.9; containment line 0.8; retardant drop 0.7</w:t>
            </w:r>
          </w:p>
        </w:tc>
      </w:tr>
      <w:tr w:rsidR="00A056AD" w:rsidRPr="000C37D1" w14:paraId="6FC7B534"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56B4AD2" w14:textId="2DA91CA4" w:rsidR="00A056AD" w:rsidRPr="000C37D1" w:rsidRDefault="00A056AD" w:rsidP="0089654E">
            <w:pPr>
              <w:pStyle w:val="TableText"/>
              <w:spacing w:line="276" w:lineRule="auto"/>
              <w:rPr>
                <w:szCs w:val="24"/>
              </w:rPr>
            </w:pPr>
            <w:r w:rsidRPr="000C37D1">
              <w:rPr>
                <w:color w:val="000000"/>
                <w:szCs w:val="24"/>
              </w:rPr>
              <w:t>G11</w:t>
            </w:r>
          </w:p>
        </w:tc>
        <w:tc>
          <w:tcPr>
            <w:tcW w:w="2155" w:type="pct"/>
          </w:tcPr>
          <w:p w14:paraId="30225972" w14:textId="357316D3"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suppression feasibility VH AND asset exposure risk VH AND fire threat level VL</w:t>
            </w:r>
          </w:p>
        </w:tc>
        <w:tc>
          <w:tcPr>
            <w:tcW w:w="2446" w:type="pct"/>
          </w:tcPr>
          <w:p w14:paraId="30CE2755" w14:textId="1B3F6569"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suppression effort 0.9; water drafting 0.8; resource deployment 0.8</w:t>
            </w:r>
          </w:p>
        </w:tc>
      </w:tr>
      <w:tr w:rsidR="00A056AD" w:rsidRPr="000C37D1" w14:paraId="65913D13"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F474E3F" w14:textId="19A1DA39" w:rsidR="00A056AD" w:rsidRPr="000C37D1" w:rsidRDefault="00A056AD" w:rsidP="0089654E">
            <w:pPr>
              <w:pStyle w:val="TableText"/>
              <w:spacing w:line="276" w:lineRule="auto"/>
              <w:rPr>
                <w:szCs w:val="24"/>
              </w:rPr>
            </w:pPr>
            <w:r w:rsidRPr="000C37D1">
              <w:rPr>
                <w:color w:val="000000"/>
                <w:szCs w:val="24"/>
              </w:rPr>
              <w:t>G12</w:t>
            </w:r>
          </w:p>
        </w:tc>
        <w:tc>
          <w:tcPr>
            <w:tcW w:w="2155" w:type="pct"/>
          </w:tcPr>
          <w:p w14:paraId="7D91B10F" w14:textId="3C6F4CBC"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suppression feasibility VH AND asset exposure risk VH AND evacuation pressure VH</w:t>
            </w:r>
          </w:p>
        </w:tc>
        <w:tc>
          <w:tcPr>
            <w:tcW w:w="2446" w:type="pct"/>
          </w:tcPr>
          <w:p w14:paraId="5942750C" w14:textId="14DF8DD5"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suppression effort 0.9; water drafting 0.8; retardant drop 0.7</w:t>
            </w:r>
          </w:p>
        </w:tc>
      </w:tr>
      <w:tr w:rsidR="00A056AD" w:rsidRPr="000C37D1" w14:paraId="3F3B4D8C"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C525F22" w14:textId="5F896FC7" w:rsidR="00A056AD" w:rsidRPr="000C37D1" w:rsidRDefault="00A056AD" w:rsidP="0089654E">
            <w:pPr>
              <w:pStyle w:val="TableText"/>
              <w:spacing w:line="276" w:lineRule="auto"/>
              <w:rPr>
                <w:szCs w:val="24"/>
              </w:rPr>
            </w:pPr>
            <w:r w:rsidRPr="000C37D1">
              <w:rPr>
                <w:color w:val="000000"/>
                <w:szCs w:val="24"/>
              </w:rPr>
              <w:t>G13</w:t>
            </w:r>
          </w:p>
        </w:tc>
        <w:tc>
          <w:tcPr>
            <w:tcW w:w="2155" w:type="pct"/>
          </w:tcPr>
          <w:p w14:paraId="5F189077" w14:textId="3EB198FC"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suppression feasibility VH AND asset exposure risk VH AND intervention urgency VH</w:t>
            </w:r>
          </w:p>
        </w:tc>
        <w:tc>
          <w:tcPr>
            <w:tcW w:w="2446" w:type="pct"/>
          </w:tcPr>
          <w:p w14:paraId="4C6AFB66" w14:textId="3E46D756"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suppression effort 0.95; water drafting 0.8; retardant drop 0.7</w:t>
            </w:r>
          </w:p>
        </w:tc>
      </w:tr>
      <w:tr w:rsidR="00A056AD" w:rsidRPr="000C37D1" w14:paraId="26FD780B"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09E571A" w14:textId="198E11AF" w:rsidR="00A056AD" w:rsidRPr="000C37D1" w:rsidRDefault="00A056AD" w:rsidP="0089654E">
            <w:pPr>
              <w:pStyle w:val="TableText"/>
              <w:spacing w:line="276" w:lineRule="auto"/>
              <w:rPr>
                <w:color w:val="000000"/>
                <w:szCs w:val="24"/>
              </w:rPr>
            </w:pPr>
            <w:r w:rsidRPr="000C37D1">
              <w:rPr>
                <w:color w:val="000000"/>
                <w:szCs w:val="24"/>
              </w:rPr>
              <w:lastRenderedPageBreak/>
              <w:t>G14</w:t>
            </w:r>
          </w:p>
        </w:tc>
        <w:tc>
          <w:tcPr>
            <w:tcW w:w="2155" w:type="pct"/>
          </w:tcPr>
          <w:p w14:paraId="65806B84" w14:textId="2D2BAFEE"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r w:rsidRPr="000C37D1">
              <w:rPr>
                <w:color w:val="000000"/>
                <w:szCs w:val="24"/>
              </w:rPr>
              <w:t>interface exposure VH AND suppression feasibility VH</w:t>
            </w:r>
          </w:p>
        </w:tc>
        <w:tc>
          <w:tcPr>
            <w:tcW w:w="2446" w:type="pct"/>
          </w:tcPr>
          <w:p w14:paraId="0AA99673" w14:textId="6AEBE310"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r w:rsidRPr="000C37D1">
              <w:rPr>
                <w:color w:val="000000"/>
                <w:szCs w:val="24"/>
              </w:rPr>
              <w:t>asset protection 0.90; containment line 0.80; resource deployment 0.70</w:t>
            </w:r>
          </w:p>
        </w:tc>
      </w:tr>
      <w:tr w:rsidR="00A056AD" w:rsidRPr="000C37D1" w14:paraId="0C0CF65B"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60662A6" w14:textId="60A47FF7" w:rsidR="00A056AD" w:rsidRPr="000C37D1" w:rsidRDefault="00A056AD" w:rsidP="0089654E">
            <w:pPr>
              <w:pStyle w:val="TableText"/>
              <w:spacing w:line="276" w:lineRule="auto"/>
              <w:rPr>
                <w:szCs w:val="24"/>
              </w:rPr>
            </w:pPr>
            <w:r w:rsidRPr="000C37D1">
              <w:rPr>
                <w:color w:val="000000"/>
                <w:szCs w:val="24"/>
              </w:rPr>
              <w:t>G15</w:t>
            </w:r>
          </w:p>
        </w:tc>
        <w:tc>
          <w:tcPr>
            <w:tcW w:w="2155" w:type="pct"/>
          </w:tcPr>
          <w:p w14:paraId="6E036D2B" w14:textId="5DFFEFC3"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fire threat level H AND asset exposure risk VH AND suppression feasibility VH</w:t>
            </w:r>
          </w:p>
        </w:tc>
        <w:tc>
          <w:tcPr>
            <w:tcW w:w="2446" w:type="pct"/>
          </w:tcPr>
          <w:p w14:paraId="147FF5FF" w14:textId="3E9DE3CE"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suppression effort 0.9; retardant drop 0.8; asset protection 0.7</w:t>
            </w:r>
          </w:p>
        </w:tc>
      </w:tr>
      <w:tr w:rsidR="00A056AD" w:rsidRPr="000C37D1" w14:paraId="6C3C64B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7C506E12" w14:textId="769CB6D9" w:rsidR="00A056AD" w:rsidRPr="000C37D1" w:rsidRDefault="00A056AD" w:rsidP="0089654E">
            <w:pPr>
              <w:pStyle w:val="TableText"/>
              <w:spacing w:line="276" w:lineRule="auto"/>
              <w:rPr>
                <w:szCs w:val="24"/>
              </w:rPr>
            </w:pPr>
            <w:r w:rsidRPr="000C37D1">
              <w:rPr>
                <w:color w:val="000000"/>
                <w:szCs w:val="24"/>
              </w:rPr>
              <w:t>G16</w:t>
            </w:r>
          </w:p>
        </w:tc>
        <w:tc>
          <w:tcPr>
            <w:tcW w:w="2155" w:type="pct"/>
          </w:tcPr>
          <w:p w14:paraId="349BAEF6" w14:textId="1051013A"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asset exposure risk VH AND suppression feasibility VH AND evacuation pressure VL</w:t>
            </w:r>
          </w:p>
        </w:tc>
        <w:tc>
          <w:tcPr>
            <w:tcW w:w="2446" w:type="pct"/>
          </w:tcPr>
          <w:p w14:paraId="5393E81C" w14:textId="0EA8D2EF"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containment line 0.8; retardant drop 0.7; resource deployment 0.7</w:t>
            </w:r>
          </w:p>
        </w:tc>
      </w:tr>
      <w:tr w:rsidR="00A056AD" w:rsidRPr="000C37D1" w14:paraId="2A5CED15"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093CE65B" w14:textId="56714809" w:rsidR="00A056AD" w:rsidRPr="000C37D1" w:rsidRDefault="00A056AD" w:rsidP="0089654E">
            <w:pPr>
              <w:pStyle w:val="TableText"/>
              <w:spacing w:line="276" w:lineRule="auto"/>
              <w:rPr>
                <w:szCs w:val="24"/>
              </w:rPr>
            </w:pPr>
            <w:r w:rsidRPr="000C37D1">
              <w:rPr>
                <w:color w:val="000000"/>
                <w:szCs w:val="24"/>
              </w:rPr>
              <w:t>G17</w:t>
            </w:r>
          </w:p>
        </w:tc>
        <w:tc>
          <w:tcPr>
            <w:tcW w:w="2155" w:type="pct"/>
          </w:tcPr>
          <w:p w14:paraId="005DE36A" w14:textId="027CD66F"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fire threat level H AND suppression feasibility L</w:t>
            </w:r>
          </w:p>
        </w:tc>
        <w:tc>
          <w:tcPr>
            <w:tcW w:w="2446" w:type="pct"/>
          </w:tcPr>
          <w:p w14:paraId="2CEA0F62" w14:textId="0A3B1274"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containment line 0.9; retardant drop 0.8</w:t>
            </w:r>
          </w:p>
        </w:tc>
      </w:tr>
      <w:tr w:rsidR="00A056AD" w:rsidRPr="000C37D1" w14:paraId="714ED26C"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DF4B4D3" w14:textId="483AA0EC" w:rsidR="00A056AD" w:rsidRPr="000C37D1" w:rsidRDefault="00A056AD" w:rsidP="0089654E">
            <w:pPr>
              <w:pStyle w:val="TableText"/>
              <w:spacing w:line="276" w:lineRule="auto"/>
              <w:rPr>
                <w:szCs w:val="24"/>
              </w:rPr>
            </w:pPr>
            <w:r w:rsidRPr="000C37D1">
              <w:rPr>
                <w:color w:val="000000"/>
                <w:szCs w:val="24"/>
              </w:rPr>
              <w:t>G18</w:t>
            </w:r>
          </w:p>
        </w:tc>
        <w:tc>
          <w:tcPr>
            <w:tcW w:w="2155" w:type="pct"/>
          </w:tcPr>
          <w:p w14:paraId="3FC9D11A" w14:textId="01D516CC"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suppression feasibility VH AND fire threat level VL AND intervention urgency VL</w:t>
            </w:r>
          </w:p>
        </w:tc>
        <w:tc>
          <w:tcPr>
            <w:tcW w:w="2446" w:type="pct"/>
          </w:tcPr>
          <w:p w14:paraId="3C67B31A" w14:textId="66D83F46"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suppression effort 0.9; water drafting 0.8; containment line 0.7</w:t>
            </w:r>
          </w:p>
        </w:tc>
      </w:tr>
      <w:tr w:rsidR="00A056AD" w:rsidRPr="000C37D1" w14:paraId="705FA37D"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3FA9E99" w14:textId="04FAD16B" w:rsidR="00A056AD" w:rsidRPr="000C37D1" w:rsidRDefault="00A056AD" w:rsidP="0089654E">
            <w:pPr>
              <w:pStyle w:val="TableText"/>
              <w:spacing w:line="276" w:lineRule="auto"/>
              <w:rPr>
                <w:szCs w:val="24"/>
              </w:rPr>
            </w:pPr>
            <w:r w:rsidRPr="000C37D1">
              <w:rPr>
                <w:color w:val="000000"/>
                <w:szCs w:val="24"/>
              </w:rPr>
              <w:t>G19</w:t>
            </w:r>
          </w:p>
        </w:tc>
        <w:tc>
          <w:tcPr>
            <w:tcW w:w="2155" w:type="pct"/>
          </w:tcPr>
          <w:p w14:paraId="50A33D4E" w14:textId="55A0A9E6"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intervention urgency H AND suppression feasibility L AND asset exposure risk H</w:t>
            </w:r>
          </w:p>
        </w:tc>
        <w:tc>
          <w:tcPr>
            <w:tcW w:w="2446" w:type="pct"/>
          </w:tcPr>
          <w:p w14:paraId="2173BE7E" w14:textId="0FA2C23C" w:rsidR="00A056AD" w:rsidRPr="000C37D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0C37D1">
              <w:rPr>
                <w:color w:val="000000"/>
                <w:szCs w:val="24"/>
              </w:rPr>
              <w:t>retardant drop 0.9; containment line 0.8; water drafting 0.7</w:t>
            </w:r>
          </w:p>
        </w:tc>
      </w:tr>
      <w:tr w:rsidR="00A056AD" w:rsidRPr="000C37D1" w14:paraId="0373691E"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E77C27C" w14:textId="3DD2BFD0" w:rsidR="00A056AD" w:rsidRPr="000C37D1" w:rsidRDefault="00A056AD" w:rsidP="0089654E">
            <w:pPr>
              <w:pStyle w:val="TableText"/>
              <w:spacing w:line="276" w:lineRule="auto"/>
              <w:rPr>
                <w:szCs w:val="24"/>
              </w:rPr>
            </w:pPr>
            <w:r w:rsidRPr="000C37D1">
              <w:rPr>
                <w:color w:val="000000"/>
                <w:szCs w:val="24"/>
              </w:rPr>
              <w:t>G20</w:t>
            </w:r>
          </w:p>
        </w:tc>
        <w:tc>
          <w:tcPr>
            <w:tcW w:w="2155" w:type="pct"/>
          </w:tcPr>
          <w:p w14:paraId="336CF746" w14:textId="5B0EADE6"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asset exposure risk H AND evacuation pressure VH AND suppression feasibility L</w:t>
            </w:r>
          </w:p>
        </w:tc>
        <w:tc>
          <w:tcPr>
            <w:tcW w:w="2446" w:type="pct"/>
          </w:tcPr>
          <w:p w14:paraId="7657054E" w14:textId="5D3233AF" w:rsidR="00A056AD" w:rsidRPr="000C37D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0C37D1">
              <w:rPr>
                <w:color w:val="000000"/>
                <w:szCs w:val="24"/>
              </w:rPr>
              <w:t>water drafting 0.9; suppression effort 0.8; retardant drop 0.7</w:t>
            </w:r>
          </w:p>
        </w:tc>
      </w:tr>
    </w:tbl>
    <w:p w14:paraId="47F8405D" w14:textId="25B3C7DC" w:rsidR="00283436" w:rsidRPr="000C37D1" w:rsidRDefault="00283436" w:rsidP="00283436">
      <w:pPr>
        <w:pStyle w:val="ParText"/>
        <w:rPr>
          <w:i/>
          <w:iCs/>
        </w:rPr>
      </w:pPr>
      <w:r w:rsidRPr="000C37D1">
        <w:rPr>
          <w:i/>
          <w:iCs/>
        </w:rPr>
        <w:t>Term set: VL = very low, L = low, M = medium, H = high, VH = very high; “≥ X” denotes a premise satisfied at level X or above. Intervention intensities are on [0, 1] and are reproduced verbatim from the source list. No premise set occurs twice within a block, and no undefined linguistic label remains.</w:t>
      </w:r>
    </w:p>
    <w:p w14:paraId="03D48718" w14:textId="77777777" w:rsidR="000E1725" w:rsidRPr="000C37D1" w:rsidRDefault="000E1725" w:rsidP="00C13AB4">
      <w:pPr>
        <w:pStyle w:val="ParText"/>
      </w:pPr>
    </w:p>
    <w:p w14:paraId="67F0DB8C" w14:textId="77777777" w:rsidR="000E1725" w:rsidRPr="000C37D1" w:rsidRDefault="000E1725" w:rsidP="00C13AB4">
      <w:pPr>
        <w:pStyle w:val="ParText"/>
        <w:sectPr w:rsidR="000E1725" w:rsidRPr="000C37D1" w:rsidSect="00C13AB4">
          <w:type w:val="oddPage"/>
          <w:pgSz w:w="11906" w:h="16838"/>
          <w:pgMar w:top="1987" w:right="1584" w:bottom="1584" w:left="2275" w:header="706" w:footer="1411" w:gutter="0"/>
          <w:lnNumType w:countBy="1" w:restart="continuous"/>
          <w:cols w:space="708"/>
          <w:docGrid w:linePitch="360"/>
        </w:sectPr>
      </w:pPr>
    </w:p>
    <w:p w14:paraId="43072914" w14:textId="3C4F18BB" w:rsidR="000255B4" w:rsidRPr="000C37D1" w:rsidRDefault="002A7D4E" w:rsidP="00AE5D19">
      <w:pPr>
        <w:pStyle w:val="Appendix"/>
      </w:pPr>
      <w:bookmarkStart w:id="475" w:name="_Ref236091196"/>
      <w:bookmarkStart w:id="476" w:name="_Toc236574036"/>
      <w:r w:rsidRPr="000C37D1">
        <w:lastRenderedPageBreak/>
        <w:t>Generative AI Prompt Specifications</w:t>
      </w:r>
      <w:bookmarkEnd w:id="475"/>
      <w:bookmarkEnd w:id="476"/>
    </w:p>
    <w:p w14:paraId="28F5AB80" w14:textId="783C58C6" w:rsidR="00AE5D19" w:rsidRPr="000C37D1" w:rsidRDefault="00AE5D19" w:rsidP="00AE5D19">
      <w:pPr>
        <w:spacing w:after="120"/>
      </w:pPr>
      <w:r w:rsidRPr="000C37D1">
        <w:rPr>
          <w:rFonts w:eastAsia="Times New Roman" w:cs="Times New Roman"/>
          <w:szCs w:val="24"/>
        </w:rPr>
        <w:t xml:space="preserve">Two interfaces couple the framework to the </w:t>
      </w:r>
      <w:r w:rsidR="009702C2" w:rsidRPr="000C37D1">
        <w:rPr>
          <w:rFonts w:eastAsia="Times New Roman" w:cs="Times New Roman"/>
          <w:szCs w:val="24"/>
        </w:rPr>
        <w:t>LLM</w:t>
      </w:r>
      <w:r w:rsidRPr="000C37D1">
        <w:rPr>
          <w:rFonts w:eastAsia="Times New Roman" w:cs="Times New Roman"/>
          <w:szCs w:val="24"/>
        </w:rPr>
        <w:t>: the stage-③ generative proposer, which runs inside the live decision cycle</w:t>
      </w:r>
      <w:r w:rsidR="009702C2" w:rsidRPr="000C37D1">
        <w:rPr>
          <w:rFonts w:eastAsia="Times New Roman" w:cs="Times New Roman"/>
          <w:szCs w:val="24"/>
        </w:rPr>
        <w:t xml:space="preserve">. </w:t>
      </w:r>
      <w:r w:rsidRPr="000C37D1">
        <w:rPr>
          <w:rFonts w:eastAsia="Times New Roman" w:cs="Times New Roman"/>
          <w:szCs w:val="24"/>
        </w:rPr>
        <w:t xml:space="preserve">Neither interface carries free-form instructions. Each is a fixed </w:t>
      </w:r>
      <w:r w:rsidR="009702C2" w:rsidRPr="000C37D1">
        <w:rPr>
          <w:rFonts w:eastAsia="Times New Roman" w:cs="Times New Roman"/>
          <w:szCs w:val="24"/>
        </w:rPr>
        <w:t>content</w:t>
      </w:r>
      <w:r w:rsidRPr="000C37D1">
        <w:rPr>
          <w:rFonts w:eastAsia="Times New Roman" w:cs="Times New Roman"/>
          <w:szCs w:val="24"/>
        </w:rPr>
        <w:t>: a fixed system instruction, a deterministic situation context assembled by the engine, and a machine-readable reply whose grammar is closed over the framework’s own vocabulary, so that anything outside the admissible decision space is unparseable. The model identifier and the transport are pinned per campaign and recorded in every run log.</w:t>
      </w:r>
    </w:p>
    <w:p w14:paraId="73C11A86" w14:textId="12290DCE" w:rsidR="00AE5D19" w:rsidRPr="000C37D1" w:rsidRDefault="00AE5D19" w:rsidP="00AE5D19">
      <w:pPr>
        <w:pStyle w:val="ParText"/>
        <w:rPr>
          <w:b/>
          <w:bCs/>
          <w:u w:val="single"/>
        </w:rPr>
      </w:pPr>
      <w:r w:rsidRPr="000C37D1">
        <w:rPr>
          <w:b/>
          <w:bCs/>
          <w:u w:val="single"/>
        </w:rPr>
        <w:t>The stage-</w:t>
      </w:r>
      <w:r w:rsidRPr="000C37D1">
        <w:rPr>
          <w:rFonts w:ascii="Cambria Math" w:hAnsi="Cambria Math" w:cs="Cambria Math"/>
          <w:b/>
          <w:bCs/>
          <w:u w:val="single"/>
        </w:rPr>
        <w:t>③</w:t>
      </w:r>
      <w:r w:rsidRPr="000C37D1">
        <w:rPr>
          <w:b/>
          <w:bCs/>
          <w:u w:val="single"/>
        </w:rPr>
        <w:t xml:space="preserve"> proposer: inputs and admissible outputs</w:t>
      </w:r>
    </w:p>
    <w:p w14:paraId="52237C64" w14:textId="0C369558" w:rsidR="00AE5D19" w:rsidRPr="000C37D1" w:rsidRDefault="00AE5D19" w:rsidP="00AE5D19">
      <w:pPr>
        <w:spacing w:after="120"/>
      </w:pPr>
      <w:r w:rsidRPr="000C37D1">
        <w:rPr>
          <w:rFonts w:eastAsia="Times New Roman" w:cs="Times New Roman"/>
          <w:szCs w:val="24"/>
        </w:rPr>
        <w:t xml:space="preserve">At each invocation the proposer receives a compact, auditable summary of the current situation </w:t>
      </w:r>
      <w:r w:rsidR="00FE2C44" w:rsidRPr="000C37D1">
        <w:rPr>
          <w:rFonts w:eastAsia="Times New Roman" w:cs="Times New Roman"/>
          <w:szCs w:val="24"/>
        </w:rPr>
        <w:t>(i.e.,</w:t>
      </w:r>
      <w:r w:rsidRPr="000C37D1">
        <w:rPr>
          <w:rFonts w:eastAsia="Times New Roman" w:cs="Times New Roman"/>
          <w:szCs w:val="24"/>
        </w:rPr>
        <w:t xml:space="preserve"> the decision-concept activations, the observation confidence, the recent decision-cost trajectory, the rule-base statistics, and the location where residual cost concentrates</w:t>
      </w:r>
      <w:r w:rsidR="00FE2C44" w:rsidRPr="000C37D1">
        <w:rPr>
          <w:rFonts w:eastAsia="Times New Roman" w:cs="Times New Roman"/>
          <w:szCs w:val="24"/>
        </w:rPr>
        <w:t>)</w:t>
      </w:r>
      <w:r w:rsidRPr="000C37D1">
        <w:rPr>
          <w:rFonts w:eastAsia="Times New Roman" w:cs="Times New Roman"/>
          <w:szCs w:val="24"/>
        </w:rPr>
        <w:t xml:space="preserve">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667EFF4" w14:textId="2B4EDB5D" w:rsidR="00AE5D19" w:rsidRPr="000C37D1" w:rsidRDefault="00AE5D19" w:rsidP="00AE5D19">
      <w:pPr>
        <w:spacing w:after="120"/>
      </w:pPr>
      <w:r w:rsidRPr="000C37D1">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Three package forms exist. A new intermediate concept is a named, weighted composition of at most four existing features or concepts, with the weights normalized on installation. A new macro intervention is a named, weighted bundle of at most three base channels, the weights read as relative proportions of the bundle. A new clause actuator is a genuinely new tactic rather than a blend: an ordered set of clauses, each applying one verified physical effect </w:t>
      </w:r>
      <w:r w:rsidR="00B73BDF" w:rsidRPr="000C37D1">
        <w:rPr>
          <w:rFonts w:eastAsia="Times New Roman" w:cs="Times New Roman"/>
          <w:szCs w:val="24"/>
        </w:rPr>
        <w:t>(i.e.,</w:t>
      </w:r>
      <w:r w:rsidRPr="000C37D1">
        <w:rPr>
          <w:rFonts w:eastAsia="Times New Roman" w:cs="Times New Roman"/>
          <w:szCs w:val="24"/>
        </w:rPr>
        <w:t xml:space="preserve"> wetting, clearing, igniting, coating, evacuating, priming, or drafting</w:t>
      </w:r>
      <w:r w:rsidR="00B73BDF" w:rsidRPr="000C37D1">
        <w:rPr>
          <w:rFonts w:eastAsia="Times New Roman" w:cs="Times New Roman"/>
          <w:szCs w:val="24"/>
        </w:rPr>
        <w:t>)</w:t>
      </w:r>
      <w:r w:rsidRPr="000C37D1">
        <w:rPr>
          <w:rFonts w:eastAsia="Times New Roman" w:cs="Times New Roman"/>
          <w:szCs w:val="24"/>
        </w:rPr>
        <w:t xml:space="preserve"> to a named sector of the </w:t>
      </w:r>
      <w:r w:rsidRPr="000C37D1">
        <w:rPr>
          <w:rFonts w:eastAsia="Times New Roman" w:cs="Times New Roman"/>
          <w:szCs w:val="24"/>
        </w:rPr>
        <w:lastRenderedPageBreak/>
        <w:t>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4C6D457F" w14:textId="19F698B2" w:rsidR="00AE5D19" w:rsidRPr="000C37D1" w:rsidRDefault="00AE5D19" w:rsidP="00AE5D19">
      <w:pPr>
        <w:spacing w:after="120"/>
        <w:rPr>
          <w:rFonts w:eastAsia="Times New Roman" w:cs="Times New Roman"/>
          <w:szCs w:val="24"/>
        </w:rPr>
      </w:pPr>
      <w:r w:rsidRPr="000C37D1">
        <w:rPr>
          <w:rFonts w:eastAsia="Times New Roman" w:cs="Times New Roman"/>
          <w:szCs w:val="24"/>
        </w:rPr>
        <w:t>What remains fixed is the physical basis itself: the observation features, the decision axes, and the seven verified physical effects are the surface the simulation core can actually execute, so the generative stage is combinatorially open but physically closed</w:t>
      </w:r>
      <w:r w:rsidR="00B73BDF" w:rsidRPr="000C37D1">
        <w:rPr>
          <w:rFonts w:eastAsia="Times New Roman" w:cs="Times New Roman"/>
          <w:szCs w:val="24"/>
        </w:rPr>
        <w:t>; in other words,</w:t>
      </w:r>
      <w:r w:rsidRPr="000C37D1">
        <w:rPr>
          <w:rFonts w:eastAsia="Times New Roman" w:cs="Times New Roman"/>
          <w:szCs w:val="24"/>
        </w:rPr>
        <w:t xml:space="preserve"> new observables and new tactics over the existing physics, never new physics. Every proposal, packaged or not, then passes the verification gates G1–G5 of Section 4.5 before any order can be influenced by it.</w:t>
      </w:r>
    </w:p>
    <w:p w14:paraId="170FFB85" w14:textId="482FF166" w:rsidR="00AE5D19" w:rsidRPr="000C37D1" w:rsidRDefault="00AE5D19" w:rsidP="00AE5D19">
      <w:pPr>
        <w:pStyle w:val="ParText"/>
        <w:rPr>
          <w:b/>
          <w:bCs/>
          <w:u w:val="single"/>
        </w:rPr>
      </w:pPr>
      <w:r w:rsidRPr="000C37D1">
        <w:rPr>
          <w:b/>
          <w:bCs/>
          <w:u w:val="single"/>
        </w:rPr>
        <w:t>Reply discipline and transport</w:t>
      </w:r>
    </w:p>
    <w:p w14:paraId="5B30E3BF" w14:textId="77777777" w:rsidR="00AE5D19" w:rsidRPr="000C37D1" w:rsidRDefault="00AE5D19" w:rsidP="00AE5D19">
      <w:pPr>
        <w:spacing w:after="120"/>
      </w:pPr>
      <w:r w:rsidRPr="000C37D1">
        <w:rPr>
          <w:rFonts w:eastAsia="Times New Roman" w:cs="Times New Roman"/>
          <w:szCs w:val="24"/>
        </w:rPr>
        <w:t>The proposer runs under a system instruction that admits exactly one minified JSON object and nothing else, with no tools enabled and a bounded wall-clock budget (ninety seconds by default): a slow call becomes a skipped stage recorded in the log, never a stalled decision cycle. Obvious notation slips — a numeric threshold written where the grammar wants a linguistic term —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44DD6254" w14:textId="54482BF0" w:rsidR="009215A0" w:rsidRPr="000C37D1" w:rsidRDefault="009215A0" w:rsidP="009215A0">
      <w:pPr>
        <w:pStyle w:val="ParText"/>
        <w:rPr>
          <w:b/>
          <w:bCs/>
          <w:u w:val="single"/>
        </w:rPr>
      </w:pPr>
      <w:r w:rsidRPr="000C37D1">
        <w:rPr>
          <w:b/>
          <w:bCs/>
          <w:u w:val="single"/>
        </w:rPr>
        <w:t>System instruction (abstract)</w:t>
      </w:r>
    </w:p>
    <w:p w14:paraId="5DBC18DB" w14:textId="05E3D378" w:rsidR="009215A0" w:rsidRPr="000C37D1" w:rsidRDefault="009215A0" w:rsidP="009215A0">
      <w:pPr>
        <w:pStyle w:val="ParText"/>
      </w:pPr>
      <w:r w:rsidRPr="000C37D1">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14126A25" w14:textId="61A8951D" w:rsidR="009215A0" w:rsidRPr="000C37D1" w:rsidRDefault="009215A0" w:rsidP="009215A0">
      <w:pPr>
        <w:pStyle w:val="ParText"/>
        <w:numPr>
          <w:ilvl w:val="0"/>
          <w:numId w:val="31"/>
        </w:numPr>
      </w:pPr>
      <w:r w:rsidRPr="000C37D1">
        <w:t>Use only the decision concepts, interventions, fuzzy terms, and map-available actuators given to you.</w:t>
      </w:r>
    </w:p>
    <w:p w14:paraId="217EC617" w14:textId="5C06CD68" w:rsidR="009215A0" w:rsidRPr="000C37D1" w:rsidRDefault="009215A0" w:rsidP="009215A0">
      <w:pPr>
        <w:pStyle w:val="ParText"/>
        <w:numPr>
          <w:ilvl w:val="0"/>
          <w:numId w:val="31"/>
        </w:numPr>
      </w:pPr>
      <w:r w:rsidRPr="000C37D1">
        <w:lastRenderedPageBreak/>
        <w:t>At most three antecedents and three consequents; intensities lie in [0,1].</w:t>
      </w:r>
    </w:p>
    <w:p w14:paraId="1782201F" w14:textId="78EEBE31" w:rsidR="009215A0" w:rsidRPr="000C37D1" w:rsidRDefault="009215A0" w:rsidP="009215A0">
      <w:pPr>
        <w:pStyle w:val="ParText"/>
        <w:numPr>
          <w:ilvl w:val="0"/>
          <w:numId w:val="31"/>
        </w:numPr>
      </w:pPr>
      <w:r w:rsidRPr="000C37D1">
        <w:t>You may optionally extend the vocabulary by exactly one new object (intermediate concept, macro intervention, or clause actuator); if you do, the proposed rule must use it.</w:t>
      </w:r>
    </w:p>
    <w:p w14:paraId="76170ED7" w14:textId="02944262" w:rsidR="009215A0" w:rsidRPr="000C37D1" w:rsidRDefault="009215A0" w:rsidP="009215A0">
      <w:pPr>
        <w:pStyle w:val="ParText"/>
        <w:numPr>
          <w:ilvl w:val="0"/>
          <w:numId w:val="31"/>
        </w:numPr>
      </w:pPr>
      <w:r w:rsidRPr="000C37D1">
        <w:t>A new clause actuator may compose only the verified physical effects, must be drawn from real wildfire practice, and must be named honestly.</w:t>
      </w:r>
    </w:p>
    <w:p w14:paraId="6DA1362E" w14:textId="292D51FD" w:rsidR="009215A0" w:rsidRPr="000C37D1" w:rsidRDefault="009215A0" w:rsidP="009215A0">
      <w:pPr>
        <w:pStyle w:val="ParText"/>
        <w:numPr>
          <w:ilvl w:val="0"/>
          <w:numId w:val="31"/>
        </w:numPr>
      </w:pPr>
      <w:r w:rsidRPr="000C37D1">
        <w:t>Do not invent new observables, new physical effects, or any object not on the supplied lists.</w:t>
      </w:r>
    </w:p>
    <w:p w14:paraId="3DA540A4" w14:textId="5CA86816" w:rsidR="00AE5D19" w:rsidRPr="000C37D1" w:rsidRDefault="009215A0" w:rsidP="009215A0">
      <w:pPr>
        <w:pStyle w:val="ParText"/>
        <w:numPr>
          <w:ilvl w:val="0"/>
          <w:numId w:val="31"/>
        </w:numPr>
      </w:pPr>
      <w:r w:rsidRPr="000C37D1">
        <w:t>Output: one minified JSON object on a single line. No explanation, no rationale, no code fences, no other text.</w:t>
      </w:r>
    </w:p>
    <w:p w14:paraId="7F4A73AA" w14:textId="77777777" w:rsidR="008B73D5" w:rsidRPr="000C37D1" w:rsidRDefault="008B73D5" w:rsidP="008B73D5">
      <w:pPr>
        <w:pStyle w:val="ParText"/>
        <w:rPr>
          <w:b/>
          <w:bCs/>
          <w:u w:val="single"/>
        </w:rPr>
      </w:pPr>
      <w:r w:rsidRPr="000C37D1">
        <w:rPr>
          <w:b/>
          <w:bCs/>
          <w:u w:val="single"/>
        </w:rPr>
        <w:t>The standing mission brief (verbatim, one recorded run)</w:t>
      </w:r>
    </w:p>
    <w:p w14:paraId="3E8FCB13" w14:textId="77777777" w:rsidR="00841512" w:rsidRPr="000C37D1" w:rsidRDefault="00841512" w:rsidP="00841512">
      <w:pPr>
        <w:pStyle w:val="ParText"/>
      </w:pPr>
      <w:r w:rsidRPr="000C37D1">
        <w:t>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The concrete values are those of one recorded run.</w:t>
      </w:r>
    </w:p>
    <w:p w14:paraId="6363105A" w14:textId="77777777" w:rsidR="008B73D5" w:rsidRPr="000C37D1" w:rsidRDefault="008B73D5" w:rsidP="008B73D5">
      <w:pPr>
        <w:pStyle w:val="ParText"/>
        <w:rPr>
          <w:sz w:val="44"/>
          <w:szCs w:val="40"/>
        </w:rPr>
      </w:pPr>
      <w:r w:rsidRPr="000C37D1">
        <w:rPr>
          <w:rFonts w:ascii="Consolas" w:hAnsi="Consolas"/>
          <w:szCs w:val="40"/>
        </w:rPr>
        <w:t>=== MISSION BRIEF (standing; read once, applies to every decision of this incident) ===</w:t>
      </w:r>
    </w:p>
    <w:p w14:paraId="6A7732BF" w14:textId="77777777" w:rsidR="008B73D5" w:rsidRPr="000C37D1" w:rsidRDefault="008B73D5" w:rsidP="008B73D5">
      <w:pPr>
        <w:pStyle w:val="ParText"/>
        <w:rPr>
          <w:sz w:val="44"/>
          <w:szCs w:val="40"/>
        </w:rPr>
      </w:pPr>
      <w:r w:rsidRPr="000C37D1">
        <w:rPr>
          <w:rFonts w:ascii="Consolas" w:hAnsi="Consolas"/>
          <w:szCs w:val="40"/>
        </w:rPr>
        <w:t>MAP: 100 x 70 cells at 30 m; land cover: non fuel 7%, grass 20%, shrub 19%, pine litter 40%, hardwood 9%, water 3%, urban 2%.</w:t>
      </w:r>
    </w:p>
    <w:p w14:paraId="79E2B25C" w14:textId="77777777" w:rsidR="008B73D5" w:rsidRPr="000C37D1" w:rsidRDefault="008B73D5" w:rsidP="008B73D5">
      <w:pPr>
        <w:pStyle w:val="ParText"/>
        <w:rPr>
          <w:sz w:val="44"/>
          <w:szCs w:val="40"/>
        </w:rPr>
      </w:pPr>
      <w:r w:rsidRPr="000C37D1">
        <w:rPr>
          <w:rFonts w:ascii="Consolas" w:hAnsi="Consolas"/>
          <w:szCs w:val="40"/>
        </w:rPr>
        <w:t>- water: 206 cells of lake/river/sea, centred near (52,17); engines and aircraft can draft/refill there, so sustained capacity near the water is real.</w:t>
      </w:r>
    </w:p>
    <w:p w14:paraId="08E15F9F" w14:textId="77777777" w:rsidR="008B73D5" w:rsidRPr="000C37D1" w:rsidRDefault="008B73D5" w:rsidP="008B73D5">
      <w:pPr>
        <w:pStyle w:val="ParText"/>
        <w:rPr>
          <w:sz w:val="44"/>
          <w:szCs w:val="40"/>
        </w:rPr>
      </w:pPr>
      <w:r w:rsidRPr="000C37D1">
        <w:rPr>
          <w:rFonts w:ascii="Consolas" w:hAnsi="Consolas"/>
          <w:szCs w:val="40"/>
        </w:rPr>
        <w:t>- assets on the map (protect by value and life):</w:t>
      </w:r>
    </w:p>
    <w:p w14:paraId="491E1554" w14:textId="77777777" w:rsidR="008B73D5" w:rsidRPr="000C37D1" w:rsidRDefault="008B73D5" w:rsidP="008B73D5">
      <w:pPr>
        <w:pStyle w:val="ParText"/>
        <w:rPr>
          <w:sz w:val="44"/>
          <w:szCs w:val="40"/>
        </w:rPr>
      </w:pPr>
      <w:r w:rsidRPr="000C37D1">
        <w:rPr>
          <w:rFonts w:ascii="Consolas" w:hAnsi="Consolas"/>
          <w:szCs w:val="40"/>
        </w:rPr>
        <w:lastRenderedPageBreak/>
        <w:t xml:space="preserve">  population 'Town residents' at (2,1), ~12600 persons, value 1.0</w:t>
      </w:r>
    </w:p>
    <w:p w14:paraId="222504B2" w14:textId="77777777" w:rsidR="008B73D5" w:rsidRPr="000C37D1" w:rsidRDefault="008B73D5" w:rsidP="008B73D5">
      <w:pPr>
        <w:pStyle w:val="ParText"/>
        <w:rPr>
          <w:sz w:val="44"/>
          <w:szCs w:val="40"/>
        </w:rPr>
      </w:pPr>
      <w:r w:rsidRPr="000C37D1">
        <w:rPr>
          <w:rFonts w:ascii="Consolas" w:hAnsi="Consolas"/>
          <w:szCs w:val="40"/>
        </w:rPr>
        <w:t xml:space="preserve">  building 'Town centre' at (2,1), value 1.0</w:t>
      </w:r>
    </w:p>
    <w:p w14:paraId="0131D797" w14:textId="77777777" w:rsidR="008B73D5" w:rsidRPr="000C37D1" w:rsidRDefault="008B73D5" w:rsidP="008B73D5">
      <w:pPr>
        <w:pStyle w:val="ParText"/>
        <w:rPr>
          <w:sz w:val="44"/>
          <w:szCs w:val="40"/>
        </w:rPr>
      </w:pPr>
      <w:r w:rsidRPr="000C37D1">
        <w:rPr>
          <w:rFonts w:ascii="Consolas" w:hAnsi="Consolas"/>
          <w:szCs w:val="40"/>
        </w:rPr>
        <w:t xml:space="preserve">  critical 'Hospital' at (5,0), value 1.0</w:t>
      </w:r>
    </w:p>
    <w:p w14:paraId="702874CC" w14:textId="77777777" w:rsidR="008B73D5" w:rsidRPr="000C37D1" w:rsidRDefault="008B73D5" w:rsidP="008B73D5">
      <w:pPr>
        <w:pStyle w:val="ParText"/>
        <w:rPr>
          <w:sz w:val="44"/>
          <w:szCs w:val="40"/>
        </w:rPr>
      </w:pPr>
      <w:r w:rsidRPr="000C37D1">
        <w:rPr>
          <w:rFonts w:ascii="Consolas" w:hAnsi="Consolas"/>
          <w:szCs w:val="40"/>
        </w:rPr>
        <w:t xml:space="preserve">  critical 'Power plant' at (7,4), value 0.9</w:t>
      </w:r>
    </w:p>
    <w:p w14:paraId="5B15B81C" w14:textId="77777777" w:rsidR="008B73D5" w:rsidRPr="000C37D1" w:rsidRDefault="008B73D5" w:rsidP="008B73D5">
      <w:pPr>
        <w:pStyle w:val="ParText"/>
        <w:rPr>
          <w:sz w:val="44"/>
          <w:szCs w:val="40"/>
        </w:rPr>
      </w:pPr>
      <w:r w:rsidRPr="000C37D1">
        <w:rPr>
          <w:rFonts w:ascii="Consolas" w:hAnsi="Consolas"/>
          <w:szCs w:val="40"/>
        </w:rPr>
        <w:t xml:space="preserve">  critical 'Water treatment' at (0,10), value 0.9</w:t>
      </w:r>
    </w:p>
    <w:p w14:paraId="6B44F53E" w14:textId="77777777" w:rsidR="008B73D5" w:rsidRPr="000C37D1" w:rsidRDefault="008B73D5" w:rsidP="008B73D5">
      <w:pPr>
        <w:pStyle w:val="ParText"/>
        <w:rPr>
          <w:sz w:val="44"/>
          <w:szCs w:val="40"/>
        </w:rPr>
      </w:pPr>
      <w:r w:rsidRPr="000C37D1">
        <w:rPr>
          <w:rFonts w:ascii="Consolas" w:hAnsi="Consolas"/>
          <w:szCs w:val="40"/>
        </w:rPr>
        <w:t xml:space="preserve">  critical 'Government office' at (0,1), value 0.8</w:t>
      </w:r>
    </w:p>
    <w:p w14:paraId="4F813B04" w14:textId="77777777" w:rsidR="008B73D5" w:rsidRPr="000C37D1" w:rsidRDefault="008B73D5" w:rsidP="008B73D5">
      <w:pPr>
        <w:pStyle w:val="ParText"/>
        <w:rPr>
          <w:sz w:val="44"/>
          <w:szCs w:val="40"/>
        </w:rPr>
      </w:pPr>
      <w:r w:rsidRPr="000C37D1">
        <w:rPr>
          <w:rFonts w:ascii="Consolas" w:hAnsi="Consolas"/>
          <w:szCs w:val="40"/>
        </w:rPr>
        <w:t xml:space="preserve">  critical 'School' at (0,0), value 0.8</w:t>
      </w:r>
    </w:p>
    <w:p w14:paraId="2BC1ED15" w14:textId="77777777" w:rsidR="008B73D5" w:rsidRPr="000C37D1" w:rsidRDefault="008B73D5" w:rsidP="008B73D5">
      <w:pPr>
        <w:pStyle w:val="ParText"/>
        <w:rPr>
          <w:sz w:val="44"/>
          <w:szCs w:val="40"/>
        </w:rPr>
      </w:pPr>
      <w:r w:rsidRPr="000C37D1">
        <w:rPr>
          <w:rFonts w:ascii="Consolas" w:hAnsi="Consolas"/>
          <w:szCs w:val="40"/>
        </w:rPr>
        <w:t xml:space="preserve">  population 'Village 1 residents' at (8,69), ~3150 persons, value 1.0</w:t>
      </w:r>
    </w:p>
    <w:p w14:paraId="49B1164B" w14:textId="77777777" w:rsidR="008B73D5" w:rsidRPr="000C37D1" w:rsidRDefault="008B73D5" w:rsidP="008B73D5">
      <w:pPr>
        <w:pStyle w:val="ParText"/>
        <w:rPr>
          <w:sz w:val="44"/>
          <w:szCs w:val="40"/>
        </w:rPr>
      </w:pPr>
      <w:r w:rsidRPr="000C37D1">
        <w:rPr>
          <w:rFonts w:ascii="Consolas" w:hAnsi="Consolas"/>
          <w:szCs w:val="40"/>
        </w:rPr>
        <w:t xml:space="preserve">  building 'Village 1 centre' at (8,69), value 0.7</w:t>
      </w:r>
    </w:p>
    <w:p w14:paraId="29B12905" w14:textId="77777777" w:rsidR="008B73D5" w:rsidRPr="000C37D1" w:rsidRDefault="008B73D5" w:rsidP="008B73D5">
      <w:pPr>
        <w:pStyle w:val="ParText"/>
        <w:rPr>
          <w:sz w:val="44"/>
          <w:szCs w:val="40"/>
        </w:rPr>
      </w:pPr>
      <w:r w:rsidRPr="000C37D1">
        <w:rPr>
          <w:rFonts w:ascii="Consolas" w:hAnsi="Consolas"/>
          <w:szCs w:val="40"/>
        </w:rPr>
        <w:t xml:space="preserve">  critical 'Fire station (Village 1)' at (6,69), value 0.7</w:t>
      </w:r>
    </w:p>
    <w:p w14:paraId="0C7F5C44" w14:textId="77777777" w:rsidR="008B73D5" w:rsidRPr="000C37D1" w:rsidRDefault="008B73D5" w:rsidP="008B73D5">
      <w:pPr>
        <w:pStyle w:val="ParText"/>
        <w:rPr>
          <w:sz w:val="44"/>
          <w:szCs w:val="40"/>
        </w:rPr>
      </w:pPr>
      <w:r w:rsidRPr="000C37D1">
        <w:rPr>
          <w:rFonts w:ascii="Consolas" w:hAnsi="Consolas"/>
          <w:szCs w:val="40"/>
        </w:rPr>
        <w:t xml:space="preserve">  evac_route 'Evacuation route' at (2,0), value 1.0</w:t>
      </w:r>
    </w:p>
    <w:p w14:paraId="0D036011" w14:textId="77777777" w:rsidR="008B73D5" w:rsidRPr="000C37D1" w:rsidRDefault="008B73D5" w:rsidP="008B73D5">
      <w:pPr>
        <w:pStyle w:val="ParText"/>
        <w:rPr>
          <w:sz w:val="44"/>
          <w:szCs w:val="40"/>
        </w:rPr>
      </w:pPr>
      <w:r w:rsidRPr="000C37D1">
        <w:rPr>
          <w:rFonts w:ascii="Consolas" w:hAnsi="Consolas"/>
          <w:szCs w:val="40"/>
        </w:rPr>
        <w:t>- resources: staged capacity 535 (rcap sum), map-mean travel time 20 min, air support: yes.</w:t>
      </w:r>
    </w:p>
    <w:p w14:paraId="55892AF7" w14:textId="77777777" w:rsidR="008B73D5" w:rsidRPr="000C37D1" w:rsidRDefault="008B73D5" w:rsidP="008B73D5">
      <w:pPr>
        <w:pStyle w:val="ParText"/>
        <w:rPr>
          <w:sz w:val="44"/>
          <w:szCs w:val="40"/>
        </w:rPr>
      </w:pPr>
      <w:r w:rsidRPr="000C37D1">
        <w:rPr>
          <w:rFonts w:ascii="Consolas" w:hAnsi="Consolas"/>
          <w:szCs w:val="40"/>
        </w:rPr>
        <w:t>- protection priority weights (WHERE effort goes): critical 0.40, population 0.25, building 0.20, evacuation 0.15</w:t>
      </w:r>
    </w:p>
    <w:p w14:paraId="0A4227D1" w14:textId="77777777" w:rsidR="008B73D5" w:rsidRPr="000C37D1" w:rsidRDefault="008B73D5" w:rsidP="008B73D5">
      <w:pPr>
        <w:pStyle w:val="ParText"/>
        <w:rPr>
          <w:sz w:val="44"/>
          <w:szCs w:val="40"/>
        </w:rPr>
      </w:pPr>
      <w:r w:rsidRPr="000C37D1">
        <w:rPr>
          <w:rFonts w:ascii="Consolas" w:hAnsi="Consolas"/>
          <w:szCs w:val="40"/>
        </w:rPr>
        <w:t>- loss weights of the decision cost J (WHAT counts as a bad outcome): burn 0.29, asset 0.29, population 0.29, response 0.06, delay 0.06. Trials and cross-run comparisons are judged on the PHYSICAL part (burn + asset + population).</w:t>
      </w:r>
    </w:p>
    <w:p w14:paraId="26FE277D" w14:textId="77777777" w:rsidR="008B73D5" w:rsidRPr="000C37D1" w:rsidRDefault="008B73D5" w:rsidP="008B73D5">
      <w:pPr>
        <w:pStyle w:val="ParText"/>
        <w:rPr>
          <w:sz w:val="44"/>
          <w:szCs w:val="40"/>
        </w:rPr>
      </w:pPr>
      <w:r w:rsidRPr="000C37D1">
        <w:rPr>
          <w:rFonts w:ascii="Consolas" w:hAnsi="Consolas"/>
          <w:szCs w:val="40"/>
        </w:rPr>
        <w:t xml:space="preserve">DOCTRINE FAMILIES (seed rules draw only on these): suppression_effort (suppression effort), resource_deployment (resource deployment), containment_line (containment line), </w:t>
      </w:r>
      <w:r w:rsidRPr="000C37D1">
        <w:rPr>
          <w:rFonts w:ascii="Consolas" w:hAnsi="Consolas"/>
          <w:szCs w:val="40"/>
        </w:rPr>
        <w:lastRenderedPageBreak/>
        <w:t>asset_protection (asset protection), evacuation (evacuation), public_warning (public warning)</w:t>
      </w:r>
    </w:p>
    <w:p w14:paraId="7F3DA07A" w14:textId="77777777" w:rsidR="008B73D5" w:rsidRPr="000C37D1" w:rsidRDefault="008B73D5" w:rsidP="008B73D5">
      <w:pPr>
        <w:pStyle w:val="ParText"/>
        <w:rPr>
          <w:sz w:val="44"/>
          <w:szCs w:val="40"/>
        </w:rPr>
      </w:pPr>
      <w:r w:rsidRPr="000C37D1">
        <w:rPr>
          <w:rFonts w:ascii="Consolas" w:hAnsi="Consolas"/>
          <w:szCs w:val="40"/>
        </w:rPr>
        <w:t>ACTUATOR LIBRARY (physics available beyond the doctrine; NO seed rule orders them, discovering a use is your job):</w:t>
      </w:r>
    </w:p>
    <w:p w14:paraId="7A425FC1" w14:textId="77777777" w:rsidR="008B73D5" w:rsidRPr="000C37D1" w:rsidRDefault="008B73D5" w:rsidP="008B73D5">
      <w:pPr>
        <w:pStyle w:val="ParText"/>
        <w:rPr>
          <w:sz w:val="44"/>
          <w:szCs w:val="40"/>
        </w:rPr>
      </w:pPr>
      <w:r w:rsidRPr="000C37D1">
        <w:rPr>
          <w:rFonts w:ascii="Consolas" w:hAnsi="Consolas"/>
          <w:szCs w:val="40"/>
        </w:rPr>
        <w:t xml:space="preserve">  tactical_burn: a firing crew ignites a strip between the containment band and the front so a counter-fire consumes the fuel the head fire is running toward. Real fire: in strong wind or near assets it can backfire, and the forecast gates will reject a reckless order.</w:t>
      </w:r>
    </w:p>
    <w:p w14:paraId="5F605DA2" w14:textId="77777777" w:rsidR="008B73D5" w:rsidRPr="000C37D1" w:rsidRDefault="008B73D5" w:rsidP="008B73D5">
      <w:pPr>
        <w:pStyle w:val="ParText"/>
        <w:rPr>
          <w:sz w:val="44"/>
          <w:szCs w:val="40"/>
        </w:rPr>
      </w:pPr>
      <w:r w:rsidRPr="000C37D1">
        <w:rPr>
          <w:rFonts w:ascii="Consolas" w:hAnsi="Consolas"/>
          <w:szCs w:val="40"/>
        </w:rPr>
        <w:t xml:space="preserve">  water_drafting: engines and helicopters refill from the nearest lake, river or sea, raising sustained capacity near water. On a map without water it does nothing.</w:t>
      </w:r>
    </w:p>
    <w:p w14:paraId="0EF4E6B2" w14:textId="77777777" w:rsidR="008B73D5" w:rsidRPr="000C37D1" w:rsidRDefault="008B73D5" w:rsidP="008B73D5">
      <w:pPr>
        <w:pStyle w:val="ParText"/>
        <w:rPr>
          <w:sz w:val="44"/>
          <w:szCs w:val="40"/>
        </w:rPr>
      </w:pPr>
      <w:r w:rsidRPr="000C37D1">
        <w:rPr>
          <w:rFonts w:ascii="Consolas" w:hAnsi="Consolas"/>
          <w:szCs w:val="40"/>
        </w:rPr>
        <w:t xml:space="preserve">  retardant_drop: aircraft coat the fuel ahead of the head fire with long-term retardant or soil, so the coated cells resist ignition even after the water in them dries. Aerial delivery: it does not need road access, but it is a finite, expensive pass and only the head sector is coated.</w:t>
      </w:r>
    </w:p>
    <w:p w14:paraId="64430225" w14:textId="77777777" w:rsidR="008B73D5" w:rsidRPr="000C37D1" w:rsidRDefault="008B73D5" w:rsidP="008B73D5">
      <w:pPr>
        <w:pStyle w:val="ParText"/>
        <w:rPr>
          <w:sz w:val="44"/>
          <w:szCs w:val="40"/>
        </w:rPr>
      </w:pPr>
      <w:r w:rsidRPr="000C37D1">
        <w:rPr>
          <w:rFonts w:ascii="Consolas" w:hAnsi="Consolas"/>
          <w:szCs w:val="40"/>
        </w:rPr>
        <w:t>YOU MAY ALSO DEFINE A NEW ACTUATOR as data (a package with "clauses"): each clause = one verified effect (wet, clear, ignite, coat, evacuate, prime, draft) on a sector (head, flank, rear, ring, at_fire, assets, populated) at a cell range [rin, rout] from the front with an amount. That is a genuinely new tactic (WHERE and HOW); a mere re-weighting of channels is the tuning stage's job and fails the novelty gates.</w:t>
      </w:r>
    </w:p>
    <w:p w14:paraId="79B62A37" w14:textId="77777777" w:rsidR="008B73D5" w:rsidRPr="000C37D1" w:rsidRDefault="008B73D5" w:rsidP="008B73D5">
      <w:pPr>
        <w:pStyle w:val="ParText"/>
        <w:rPr>
          <w:sz w:val="44"/>
          <w:szCs w:val="40"/>
        </w:rPr>
      </w:pPr>
      <w:r w:rsidRPr="000C37D1">
        <w:rPr>
          <w:rFonts w:ascii="Consolas" w:hAnsi="Consolas"/>
          <w:szCs w:val="40"/>
        </w:rPr>
        <w:t>WHEN TO INVENT WHAT (think like an incident commander):</w:t>
      </w:r>
    </w:p>
    <w:p w14:paraId="5C7E8BF2" w14:textId="77777777" w:rsidR="008B73D5" w:rsidRPr="000C37D1" w:rsidRDefault="008B73D5" w:rsidP="008B73D5">
      <w:pPr>
        <w:pStyle w:val="ParText"/>
        <w:rPr>
          <w:sz w:val="44"/>
          <w:szCs w:val="40"/>
        </w:rPr>
      </w:pPr>
      <w:r w:rsidRPr="000C37D1">
        <w:rPr>
          <w:rFonts w:ascii="Consolas" w:hAnsi="Consolas"/>
          <w:szCs w:val="40"/>
        </w:rPr>
        <w:t xml:space="preserve">  - a plain rule: the situation is expressible in the current concepts and an existing action answers it.</w:t>
      </w:r>
    </w:p>
    <w:p w14:paraId="7DCBA870" w14:textId="77777777" w:rsidR="008B73D5" w:rsidRPr="000C37D1" w:rsidRDefault="008B73D5" w:rsidP="008B73D5">
      <w:pPr>
        <w:pStyle w:val="ParText"/>
        <w:rPr>
          <w:sz w:val="44"/>
          <w:szCs w:val="40"/>
        </w:rPr>
      </w:pPr>
      <w:r w:rsidRPr="000C37D1">
        <w:rPr>
          <w:rFonts w:ascii="Consolas" w:hAnsi="Consolas"/>
          <w:szCs w:val="40"/>
        </w:rPr>
        <w:lastRenderedPageBreak/>
        <w:t xml:space="preserve">  - a new CONCEPT: the same kind of situation keeps recurring and the five decision concepts cannot name it (for example ember pressure on a settlement edge, urban interface stress). Concepts change the architecture: they enter Layer 3 and later rules can cite them.</w:t>
      </w:r>
    </w:p>
    <w:p w14:paraId="0909D59D" w14:textId="77777777" w:rsidR="008B73D5" w:rsidRPr="000C37D1" w:rsidRDefault="008B73D5" w:rsidP="008B73D5">
      <w:pPr>
        <w:pStyle w:val="ParText"/>
        <w:rPr>
          <w:sz w:val="44"/>
          <w:szCs w:val="40"/>
        </w:rPr>
      </w:pPr>
      <w:r w:rsidRPr="000C37D1">
        <w:rPr>
          <w:rFonts w:ascii="Consolas" w:hAnsi="Consolas"/>
          <w:szCs w:val="40"/>
        </w:rPr>
        <w:t xml:space="preserve">  - a composite intervention: two channels must act AS ONE with a fixed ratio (hardening a town: protection + line).</w:t>
      </w:r>
    </w:p>
    <w:p w14:paraId="5954A480" w14:textId="77777777" w:rsidR="008B73D5" w:rsidRPr="000C37D1" w:rsidRDefault="008B73D5" w:rsidP="008B73D5">
      <w:pPr>
        <w:pStyle w:val="ParText"/>
        <w:rPr>
          <w:sz w:val="44"/>
          <w:szCs w:val="40"/>
        </w:rPr>
      </w:pPr>
      <w:r w:rsidRPr="000C37D1">
        <w:rPr>
          <w:rFonts w:ascii="Consolas" w:hAnsi="Consolas"/>
          <w:szCs w:val="40"/>
        </w:rPr>
        <w:t xml:space="preserve">  - a clause actuator: the tactic needs its own geometry (a flank firing operation, a deep pre-wetted band). Use only what THIS map supports: no water means no drafting and no aerial drops; no population nearby means evacuate and prime are wasted orders.</w:t>
      </w:r>
    </w:p>
    <w:p w14:paraId="1F37B2BF" w14:textId="77777777" w:rsidR="008B73D5" w:rsidRPr="000C37D1" w:rsidRDefault="008B73D5" w:rsidP="008B73D5">
      <w:pPr>
        <w:pStyle w:val="ParText"/>
        <w:rPr>
          <w:sz w:val="44"/>
          <w:szCs w:val="40"/>
        </w:rPr>
      </w:pPr>
      <w:r w:rsidRPr="000C37D1">
        <w:rPr>
          <w:rFonts w:ascii="Consolas" w:hAnsi="Consolas"/>
          <w:szCs w:val="40"/>
        </w:rPr>
        <w:t>STANDING RULES OF THE GAME: every proposal must FIRE in the situation it is proposed for (use current dominant terms, or '&gt;=' for a rising threat); orders must be strong enough to move a 45-minute physical forecast; every candidate is judged by simulation gates (form, vocabulary, relevance, availability, two reseeded A/B forecasts, and a growth margin for new vocabulary); a rejected proposal comes back to you once with the failing gate named, so fix exactly that. Always return ONLY the JSON.</w:t>
      </w:r>
    </w:p>
    <w:p w14:paraId="36D1009C" w14:textId="77777777" w:rsidR="008B73D5" w:rsidRPr="000C37D1" w:rsidRDefault="008B73D5" w:rsidP="008B73D5">
      <w:pPr>
        <w:pStyle w:val="ParText"/>
        <w:rPr>
          <w:sz w:val="44"/>
          <w:szCs w:val="40"/>
        </w:rPr>
      </w:pPr>
      <w:r w:rsidRPr="000C37D1">
        <w:rPr>
          <w:rFonts w:ascii="Consolas" w:hAnsi="Consolas"/>
          <w:szCs w:val="40"/>
        </w:rPr>
        <w:t>=== END OF MISSION BRIEF ===</w:t>
      </w:r>
    </w:p>
    <w:p w14:paraId="163A45AA" w14:textId="77777777" w:rsidR="008B73D5" w:rsidRPr="000C37D1" w:rsidRDefault="008B73D5" w:rsidP="002A7D4E">
      <w:pPr>
        <w:pStyle w:val="ParText"/>
      </w:pPr>
    </w:p>
    <w:p w14:paraId="51F19FF6" w14:textId="77777777" w:rsidR="00E23A65" w:rsidRPr="000C37D1" w:rsidRDefault="00E23A65" w:rsidP="00E23A65">
      <w:pPr>
        <w:pStyle w:val="ParText"/>
      </w:pPr>
    </w:p>
    <w:p w14:paraId="3D9281C6" w14:textId="77777777" w:rsidR="00E23A65" w:rsidRPr="000C37D1" w:rsidRDefault="00E23A65" w:rsidP="00E23A65">
      <w:pPr>
        <w:pStyle w:val="ParText"/>
        <w:sectPr w:rsidR="00E23A65" w:rsidRPr="000C37D1" w:rsidSect="00E23A65">
          <w:type w:val="oddPage"/>
          <w:pgSz w:w="11906" w:h="16838"/>
          <w:pgMar w:top="1987" w:right="1584" w:bottom="1584" w:left="2275" w:header="706" w:footer="1411" w:gutter="0"/>
          <w:lnNumType w:countBy="1" w:restart="continuous"/>
          <w:cols w:space="708"/>
          <w:docGrid w:linePitch="360"/>
        </w:sectPr>
      </w:pPr>
    </w:p>
    <w:p w14:paraId="4A4BAD32" w14:textId="46FA5ACC" w:rsidR="0027147E" w:rsidRPr="000C37D1" w:rsidRDefault="00136102" w:rsidP="0005476E">
      <w:pPr>
        <w:pStyle w:val="CoverPages"/>
        <w:rPr>
          <w:lang w:val="en-US"/>
        </w:rPr>
      </w:pPr>
      <w:bookmarkStart w:id="477" w:name="_Toc236574037"/>
      <w:commentRangeStart w:id="478"/>
      <w:r w:rsidRPr="000C37D1">
        <w:rPr>
          <w:lang w:val="en-US"/>
        </w:rPr>
        <w:lastRenderedPageBreak/>
        <w:t>CURRICULUM VITAE</w:t>
      </w:r>
      <w:bookmarkEnd w:id="477"/>
      <w:r w:rsidRPr="000C37D1">
        <w:rPr>
          <w:lang w:val="en-US"/>
        </w:rPr>
        <w:t xml:space="preserve"> </w:t>
      </w:r>
      <w:commentRangeEnd w:id="478"/>
      <w:r w:rsidR="002A7D4E" w:rsidRPr="000C37D1">
        <w:rPr>
          <w:rStyle w:val="CommentReference"/>
          <w:sz w:val="24"/>
          <w:szCs w:val="24"/>
          <w:lang w:val="en-US"/>
        </w:rPr>
        <w:commentReference w:id="478"/>
      </w:r>
    </w:p>
    <w:p w14:paraId="6CCE5041" w14:textId="3B99E3A3" w:rsidR="0027147E" w:rsidRPr="000C37D1" w:rsidRDefault="0027147E" w:rsidP="0005476E">
      <w:pPr>
        <w:tabs>
          <w:tab w:val="left" w:pos="3360"/>
        </w:tabs>
        <w:spacing w:after="0" w:line="240" w:lineRule="auto"/>
        <w:rPr>
          <w:rFonts w:cs="Times New Roman"/>
          <w:szCs w:val="24"/>
        </w:rPr>
      </w:pPr>
    </w:p>
    <w:p w14:paraId="4ECFBB46" w14:textId="12475D77" w:rsidR="0005476E" w:rsidRPr="000C37D1" w:rsidRDefault="0005476E" w:rsidP="00136102">
      <w:pPr>
        <w:spacing w:after="0" w:line="240" w:lineRule="auto"/>
        <w:rPr>
          <w:rFonts w:cs="Times New Roman"/>
          <w:b/>
          <w:bCs/>
          <w:szCs w:val="24"/>
        </w:rPr>
      </w:pPr>
      <w:r w:rsidRPr="000C37D1">
        <w:rPr>
          <w:b/>
          <w:bCs/>
        </w:rPr>
        <w:t>PERSONAL INFORMATION</w:t>
      </w:r>
    </w:p>
    <w:p w14:paraId="41EC5044" w14:textId="36410682" w:rsidR="00136102" w:rsidRPr="000C37D1" w:rsidRDefault="00136102" w:rsidP="00136102">
      <w:pPr>
        <w:spacing w:after="0" w:line="240" w:lineRule="auto"/>
        <w:rPr>
          <w:rFonts w:cs="Times New Roman"/>
          <w:szCs w:val="24"/>
        </w:rPr>
      </w:pPr>
      <w:r w:rsidRPr="000C37D1">
        <w:rPr>
          <w:rFonts w:cs="Times New Roman"/>
          <w:szCs w:val="24"/>
        </w:rPr>
        <w:t xml:space="preserve">Surname, Name: AKMAN, Çağlar </w:t>
      </w:r>
    </w:p>
    <w:p w14:paraId="43D9046A" w14:textId="77777777" w:rsidR="0005476E" w:rsidRPr="000C37D1" w:rsidRDefault="0005476E" w:rsidP="00136102">
      <w:pPr>
        <w:rPr>
          <w:rFonts w:cs="Times New Roman"/>
          <w:b/>
          <w:szCs w:val="24"/>
        </w:rPr>
      </w:pPr>
    </w:p>
    <w:p w14:paraId="049C0F76" w14:textId="19BEB2AB" w:rsidR="00136102" w:rsidRPr="000C37D1" w:rsidRDefault="00136102" w:rsidP="003D2170">
      <w:pPr>
        <w:spacing w:after="0"/>
        <w:rPr>
          <w:rFonts w:cs="Times New Roman"/>
          <w:b/>
          <w:szCs w:val="24"/>
        </w:rPr>
      </w:pPr>
      <w:r w:rsidRPr="000C37D1">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0C37D1" w14:paraId="68DD09BF" w14:textId="77777777" w:rsidTr="000161DE">
        <w:tc>
          <w:tcPr>
            <w:tcW w:w="1560" w:type="dxa"/>
          </w:tcPr>
          <w:p w14:paraId="7209CADA" w14:textId="77777777" w:rsidR="00136102" w:rsidRPr="000C37D1" w:rsidRDefault="00136102" w:rsidP="003D2170">
            <w:pPr>
              <w:spacing w:line="240" w:lineRule="auto"/>
              <w:rPr>
                <w:rFonts w:cs="Times New Roman"/>
                <w:b/>
                <w:szCs w:val="24"/>
              </w:rPr>
            </w:pPr>
            <w:r w:rsidRPr="000C37D1">
              <w:rPr>
                <w:rFonts w:cs="Times New Roman"/>
                <w:b/>
                <w:szCs w:val="24"/>
              </w:rPr>
              <w:t>Degree</w:t>
            </w:r>
          </w:p>
        </w:tc>
        <w:tc>
          <w:tcPr>
            <w:tcW w:w="4819" w:type="dxa"/>
          </w:tcPr>
          <w:p w14:paraId="7CB7F4BE" w14:textId="77777777" w:rsidR="00136102" w:rsidRPr="000C37D1" w:rsidRDefault="00136102" w:rsidP="003D2170">
            <w:pPr>
              <w:spacing w:line="240" w:lineRule="auto"/>
              <w:rPr>
                <w:rFonts w:cs="Times New Roman"/>
                <w:b/>
                <w:szCs w:val="24"/>
              </w:rPr>
            </w:pPr>
            <w:r w:rsidRPr="000C37D1">
              <w:rPr>
                <w:rFonts w:cs="Times New Roman"/>
                <w:b/>
                <w:szCs w:val="24"/>
              </w:rPr>
              <w:t>Institution</w:t>
            </w:r>
          </w:p>
        </w:tc>
        <w:tc>
          <w:tcPr>
            <w:tcW w:w="1451" w:type="dxa"/>
          </w:tcPr>
          <w:p w14:paraId="38351E6D" w14:textId="77777777" w:rsidR="00136102" w:rsidRPr="000C37D1" w:rsidRDefault="00136102" w:rsidP="003D2170">
            <w:pPr>
              <w:spacing w:line="240" w:lineRule="auto"/>
              <w:rPr>
                <w:rFonts w:cs="Times New Roman"/>
                <w:b/>
                <w:szCs w:val="24"/>
              </w:rPr>
            </w:pPr>
            <w:r w:rsidRPr="000C37D1">
              <w:rPr>
                <w:rFonts w:cs="Times New Roman"/>
                <w:b/>
                <w:szCs w:val="24"/>
              </w:rPr>
              <w:t>Year of Graduation</w:t>
            </w:r>
          </w:p>
        </w:tc>
      </w:tr>
      <w:tr w:rsidR="00BB5B94" w:rsidRPr="000C37D1" w14:paraId="0C6FB894" w14:textId="77777777" w:rsidTr="000161DE">
        <w:tc>
          <w:tcPr>
            <w:tcW w:w="1560" w:type="dxa"/>
          </w:tcPr>
          <w:p w14:paraId="02CBCF8A" w14:textId="77777777" w:rsidR="00BB5B94" w:rsidRPr="000C37D1" w:rsidRDefault="00BB5B94" w:rsidP="00BB5B94">
            <w:pPr>
              <w:spacing w:line="240" w:lineRule="auto"/>
              <w:rPr>
                <w:rFonts w:cs="Times New Roman"/>
                <w:szCs w:val="24"/>
              </w:rPr>
            </w:pPr>
            <w:r w:rsidRPr="000C37D1">
              <w:rPr>
                <w:rFonts w:cs="Times New Roman"/>
                <w:szCs w:val="24"/>
              </w:rPr>
              <w:t xml:space="preserve">MS </w:t>
            </w:r>
          </w:p>
        </w:tc>
        <w:tc>
          <w:tcPr>
            <w:tcW w:w="4819" w:type="dxa"/>
          </w:tcPr>
          <w:p w14:paraId="5FE58ADE" w14:textId="5DE981F1" w:rsidR="00BB5B94" w:rsidRPr="000C37D1" w:rsidRDefault="00BB5B94" w:rsidP="00BB5B94">
            <w:pPr>
              <w:spacing w:line="240" w:lineRule="auto"/>
              <w:rPr>
                <w:rFonts w:cs="Times New Roman"/>
                <w:szCs w:val="24"/>
              </w:rPr>
            </w:pPr>
            <w:r w:rsidRPr="000C37D1">
              <w:rPr>
                <w:rFonts w:cs="Times New Roman"/>
                <w:szCs w:val="24"/>
              </w:rPr>
              <w:t>METU Electrical and Electronics Engineering</w:t>
            </w:r>
          </w:p>
        </w:tc>
        <w:tc>
          <w:tcPr>
            <w:tcW w:w="1451" w:type="dxa"/>
          </w:tcPr>
          <w:p w14:paraId="040D472A" w14:textId="4FC84B5C" w:rsidR="00BB5B94" w:rsidRPr="000C37D1" w:rsidRDefault="00BB5B94" w:rsidP="00BB5B94">
            <w:pPr>
              <w:spacing w:line="240" w:lineRule="auto"/>
              <w:rPr>
                <w:rFonts w:cs="Times New Roman"/>
                <w:szCs w:val="24"/>
              </w:rPr>
            </w:pPr>
            <w:r w:rsidRPr="000C37D1">
              <w:rPr>
                <w:rFonts w:cs="Times New Roman"/>
                <w:szCs w:val="24"/>
              </w:rPr>
              <w:t>2017</w:t>
            </w:r>
          </w:p>
        </w:tc>
      </w:tr>
      <w:tr w:rsidR="00136102" w:rsidRPr="000C37D1" w14:paraId="0961FDB0" w14:textId="77777777" w:rsidTr="000161DE">
        <w:tc>
          <w:tcPr>
            <w:tcW w:w="1560" w:type="dxa"/>
          </w:tcPr>
          <w:p w14:paraId="3508C096" w14:textId="77777777" w:rsidR="00136102" w:rsidRPr="000C37D1" w:rsidRDefault="00136102" w:rsidP="003D2170">
            <w:pPr>
              <w:spacing w:line="240" w:lineRule="auto"/>
              <w:rPr>
                <w:rFonts w:cs="Times New Roman"/>
                <w:szCs w:val="24"/>
              </w:rPr>
            </w:pPr>
            <w:r w:rsidRPr="000C37D1">
              <w:rPr>
                <w:rFonts w:cs="Times New Roman"/>
                <w:szCs w:val="24"/>
              </w:rPr>
              <w:t>BS</w:t>
            </w:r>
          </w:p>
        </w:tc>
        <w:tc>
          <w:tcPr>
            <w:tcW w:w="4819" w:type="dxa"/>
          </w:tcPr>
          <w:p w14:paraId="2BD10486" w14:textId="335BD80A" w:rsidR="00136102" w:rsidRPr="000C37D1" w:rsidRDefault="00136102" w:rsidP="003D2170">
            <w:pPr>
              <w:spacing w:line="240" w:lineRule="auto"/>
              <w:rPr>
                <w:rFonts w:cs="Times New Roman"/>
                <w:szCs w:val="24"/>
              </w:rPr>
            </w:pPr>
            <w:r w:rsidRPr="000C37D1">
              <w:rPr>
                <w:rFonts w:cs="Times New Roman"/>
                <w:szCs w:val="24"/>
              </w:rPr>
              <w:t>METU Electrical and Electronics Engineering</w:t>
            </w:r>
          </w:p>
        </w:tc>
        <w:tc>
          <w:tcPr>
            <w:tcW w:w="1451" w:type="dxa"/>
          </w:tcPr>
          <w:p w14:paraId="0CA74DD8" w14:textId="038B9651" w:rsidR="00136102" w:rsidRPr="000C37D1" w:rsidRDefault="00BB5B94" w:rsidP="003D2170">
            <w:pPr>
              <w:spacing w:line="240" w:lineRule="auto"/>
              <w:rPr>
                <w:rFonts w:cs="Times New Roman"/>
                <w:szCs w:val="24"/>
              </w:rPr>
            </w:pPr>
            <w:r w:rsidRPr="000C37D1">
              <w:rPr>
                <w:rFonts w:cs="Times New Roman"/>
                <w:szCs w:val="24"/>
              </w:rPr>
              <w:t>2008</w:t>
            </w:r>
          </w:p>
        </w:tc>
      </w:tr>
      <w:tr w:rsidR="00136102" w:rsidRPr="000C37D1" w14:paraId="2DD1B3F5" w14:textId="77777777" w:rsidTr="000161DE">
        <w:tc>
          <w:tcPr>
            <w:tcW w:w="1560" w:type="dxa"/>
          </w:tcPr>
          <w:p w14:paraId="0F4DEE7B" w14:textId="77777777" w:rsidR="00136102" w:rsidRPr="000C37D1" w:rsidRDefault="00136102" w:rsidP="003D2170">
            <w:pPr>
              <w:spacing w:line="240" w:lineRule="auto"/>
              <w:rPr>
                <w:rFonts w:cs="Times New Roman"/>
                <w:szCs w:val="24"/>
              </w:rPr>
            </w:pPr>
            <w:r w:rsidRPr="000C37D1">
              <w:rPr>
                <w:rFonts w:cs="Times New Roman"/>
                <w:szCs w:val="24"/>
              </w:rPr>
              <w:t>High School</w:t>
            </w:r>
          </w:p>
        </w:tc>
        <w:tc>
          <w:tcPr>
            <w:tcW w:w="4819" w:type="dxa"/>
          </w:tcPr>
          <w:p w14:paraId="3BC2983C" w14:textId="47823EFC" w:rsidR="00136102" w:rsidRPr="000C37D1" w:rsidRDefault="00322EF9" w:rsidP="003D2170">
            <w:pPr>
              <w:spacing w:line="240" w:lineRule="auto"/>
              <w:rPr>
                <w:rFonts w:cs="Times New Roman"/>
                <w:szCs w:val="24"/>
              </w:rPr>
            </w:pPr>
            <w:r w:rsidRPr="000C37D1">
              <w:rPr>
                <w:rFonts w:cs="Times New Roman"/>
                <w:szCs w:val="24"/>
              </w:rPr>
              <w:t>Yusuf Ziya Öner Fen Lisesi, Antalya</w:t>
            </w:r>
          </w:p>
        </w:tc>
        <w:tc>
          <w:tcPr>
            <w:tcW w:w="1451" w:type="dxa"/>
          </w:tcPr>
          <w:p w14:paraId="33570E70" w14:textId="1E108D0F" w:rsidR="00136102" w:rsidRPr="000C37D1" w:rsidRDefault="00BB5B94" w:rsidP="003D2170">
            <w:pPr>
              <w:spacing w:line="240" w:lineRule="auto"/>
              <w:rPr>
                <w:rFonts w:cs="Times New Roman"/>
                <w:szCs w:val="24"/>
              </w:rPr>
            </w:pPr>
            <w:r w:rsidRPr="000C37D1">
              <w:rPr>
                <w:rFonts w:cs="Times New Roman"/>
                <w:szCs w:val="24"/>
              </w:rPr>
              <w:t>2002</w:t>
            </w:r>
          </w:p>
        </w:tc>
      </w:tr>
    </w:tbl>
    <w:p w14:paraId="17170A16" w14:textId="77777777" w:rsidR="00B96ED3" w:rsidRPr="000C37D1" w:rsidRDefault="00B96ED3" w:rsidP="003D2170">
      <w:pPr>
        <w:spacing w:after="0"/>
        <w:rPr>
          <w:b/>
          <w:bCs/>
        </w:rPr>
      </w:pPr>
    </w:p>
    <w:p w14:paraId="00AD69CE" w14:textId="2A6245A8" w:rsidR="0005476E" w:rsidRPr="000C37D1" w:rsidRDefault="0005476E" w:rsidP="003D2170">
      <w:pPr>
        <w:spacing w:after="0"/>
        <w:rPr>
          <w:b/>
          <w:bCs/>
        </w:rPr>
      </w:pPr>
      <w:r w:rsidRPr="000C37D1">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0C37D1" w14:paraId="516ECEC6" w14:textId="77777777" w:rsidTr="0005476E">
        <w:tc>
          <w:tcPr>
            <w:tcW w:w="1843" w:type="dxa"/>
          </w:tcPr>
          <w:p w14:paraId="7D5193CF" w14:textId="04E2DC4F" w:rsidR="0005476E" w:rsidRPr="000C37D1" w:rsidRDefault="0005476E" w:rsidP="003D2170">
            <w:pPr>
              <w:spacing w:line="240" w:lineRule="auto"/>
              <w:rPr>
                <w:rFonts w:cs="Times New Roman"/>
                <w:b/>
                <w:szCs w:val="24"/>
              </w:rPr>
            </w:pPr>
            <w:r w:rsidRPr="000C37D1">
              <w:rPr>
                <w:rFonts w:cs="Times New Roman"/>
                <w:b/>
                <w:szCs w:val="24"/>
              </w:rPr>
              <w:t>Year</w:t>
            </w:r>
          </w:p>
        </w:tc>
        <w:tc>
          <w:tcPr>
            <w:tcW w:w="3119" w:type="dxa"/>
          </w:tcPr>
          <w:p w14:paraId="3DA07325" w14:textId="3F78DE2E" w:rsidR="0005476E" w:rsidRPr="000C37D1" w:rsidRDefault="0005476E" w:rsidP="003D2170">
            <w:pPr>
              <w:spacing w:line="240" w:lineRule="auto"/>
              <w:rPr>
                <w:rFonts w:cs="Times New Roman"/>
                <w:b/>
                <w:szCs w:val="24"/>
              </w:rPr>
            </w:pPr>
            <w:r w:rsidRPr="000C37D1">
              <w:rPr>
                <w:rFonts w:cs="Times New Roman"/>
                <w:b/>
                <w:szCs w:val="24"/>
              </w:rPr>
              <w:t>Place</w:t>
            </w:r>
          </w:p>
        </w:tc>
        <w:tc>
          <w:tcPr>
            <w:tcW w:w="2868" w:type="dxa"/>
          </w:tcPr>
          <w:p w14:paraId="4F6E3186" w14:textId="698B5E00" w:rsidR="0005476E" w:rsidRPr="000C37D1" w:rsidRDefault="0005476E" w:rsidP="003D2170">
            <w:pPr>
              <w:spacing w:line="240" w:lineRule="auto"/>
              <w:rPr>
                <w:rFonts w:cs="Times New Roman"/>
                <w:b/>
                <w:szCs w:val="24"/>
              </w:rPr>
            </w:pPr>
            <w:r w:rsidRPr="000C37D1">
              <w:rPr>
                <w:rFonts w:cs="Times New Roman"/>
                <w:b/>
                <w:szCs w:val="24"/>
              </w:rPr>
              <w:t>Enrollment</w:t>
            </w:r>
          </w:p>
        </w:tc>
      </w:tr>
      <w:tr w:rsidR="0005476E" w:rsidRPr="000C37D1" w14:paraId="7BC61F1C" w14:textId="77777777" w:rsidTr="0005476E">
        <w:tc>
          <w:tcPr>
            <w:tcW w:w="1843" w:type="dxa"/>
          </w:tcPr>
          <w:p w14:paraId="22FF6DC1" w14:textId="04346CF7" w:rsidR="0005476E" w:rsidRPr="000C37D1" w:rsidRDefault="000161DE" w:rsidP="003D2170">
            <w:pPr>
              <w:spacing w:line="240" w:lineRule="auto"/>
              <w:rPr>
                <w:rFonts w:cs="Times New Roman"/>
                <w:szCs w:val="24"/>
              </w:rPr>
            </w:pPr>
            <w:r w:rsidRPr="000C37D1">
              <w:t>2014- Present</w:t>
            </w:r>
          </w:p>
        </w:tc>
        <w:tc>
          <w:tcPr>
            <w:tcW w:w="3119" w:type="dxa"/>
          </w:tcPr>
          <w:p w14:paraId="3C224733" w14:textId="2790F5BD" w:rsidR="0005476E" w:rsidRPr="000C37D1" w:rsidRDefault="000161DE" w:rsidP="003D2170">
            <w:pPr>
              <w:spacing w:line="240" w:lineRule="auto"/>
              <w:rPr>
                <w:rFonts w:cs="Times New Roman"/>
                <w:szCs w:val="24"/>
              </w:rPr>
            </w:pPr>
            <w:r w:rsidRPr="000C37D1">
              <w:t>HAVELSAN</w:t>
            </w:r>
          </w:p>
        </w:tc>
        <w:tc>
          <w:tcPr>
            <w:tcW w:w="2868" w:type="dxa"/>
          </w:tcPr>
          <w:p w14:paraId="0A125150" w14:textId="75C5441F" w:rsidR="0005476E" w:rsidRPr="000C37D1" w:rsidRDefault="000161DE" w:rsidP="003D2170">
            <w:pPr>
              <w:spacing w:line="240" w:lineRule="auto"/>
              <w:rPr>
                <w:rFonts w:cs="Times New Roman"/>
                <w:szCs w:val="24"/>
              </w:rPr>
            </w:pPr>
            <w:r w:rsidRPr="000C37D1">
              <w:t>Modelling and Sensor Technologies Team Leader</w:t>
            </w:r>
          </w:p>
        </w:tc>
      </w:tr>
      <w:tr w:rsidR="0005476E" w:rsidRPr="000C37D1" w14:paraId="42AFE6DF" w14:textId="77777777" w:rsidTr="0005476E">
        <w:tc>
          <w:tcPr>
            <w:tcW w:w="1843" w:type="dxa"/>
          </w:tcPr>
          <w:p w14:paraId="7AA46616" w14:textId="293B91A4" w:rsidR="0005476E" w:rsidRPr="000C37D1" w:rsidRDefault="000161DE" w:rsidP="003D2170">
            <w:pPr>
              <w:spacing w:line="240" w:lineRule="auto"/>
              <w:rPr>
                <w:rFonts w:cs="Times New Roman"/>
                <w:szCs w:val="24"/>
              </w:rPr>
            </w:pPr>
            <w:r w:rsidRPr="000C37D1">
              <w:t>2013-2014</w:t>
            </w:r>
          </w:p>
        </w:tc>
        <w:tc>
          <w:tcPr>
            <w:tcW w:w="3119" w:type="dxa"/>
          </w:tcPr>
          <w:p w14:paraId="0FED5002" w14:textId="7DE2E575" w:rsidR="0005476E" w:rsidRPr="000C37D1" w:rsidRDefault="000161DE" w:rsidP="003D2170">
            <w:pPr>
              <w:spacing w:line="240" w:lineRule="auto"/>
              <w:rPr>
                <w:rFonts w:cs="Times New Roman"/>
                <w:szCs w:val="24"/>
              </w:rPr>
            </w:pPr>
            <w:r w:rsidRPr="000C37D1">
              <w:rPr>
                <w:rFonts w:cs="Times New Roman"/>
                <w:szCs w:val="24"/>
              </w:rPr>
              <w:t>AYESAS</w:t>
            </w:r>
          </w:p>
        </w:tc>
        <w:tc>
          <w:tcPr>
            <w:tcW w:w="2868" w:type="dxa"/>
          </w:tcPr>
          <w:p w14:paraId="1E231380" w14:textId="236FE881" w:rsidR="0005476E" w:rsidRPr="000C37D1" w:rsidRDefault="000161DE" w:rsidP="003D2170">
            <w:pPr>
              <w:spacing w:line="240" w:lineRule="auto"/>
              <w:rPr>
                <w:rFonts w:cs="Times New Roman"/>
                <w:szCs w:val="24"/>
              </w:rPr>
            </w:pPr>
            <w:r w:rsidRPr="000C37D1">
              <w:t>Senior Software Engineer</w:t>
            </w:r>
          </w:p>
        </w:tc>
      </w:tr>
      <w:tr w:rsidR="0005476E" w:rsidRPr="000C37D1" w14:paraId="2CA3A508" w14:textId="77777777" w:rsidTr="0005476E">
        <w:tc>
          <w:tcPr>
            <w:tcW w:w="1843" w:type="dxa"/>
          </w:tcPr>
          <w:p w14:paraId="7138DCE3" w14:textId="5B6423C5" w:rsidR="0005476E" w:rsidRPr="000C37D1" w:rsidRDefault="000161DE" w:rsidP="006601CA">
            <w:pPr>
              <w:spacing w:line="240" w:lineRule="auto"/>
              <w:rPr>
                <w:rFonts w:cs="Times New Roman"/>
                <w:szCs w:val="24"/>
              </w:rPr>
            </w:pPr>
            <w:r w:rsidRPr="000C37D1">
              <w:rPr>
                <w:rFonts w:cs="Times New Roman"/>
                <w:szCs w:val="24"/>
              </w:rPr>
              <w:t>2008-2013</w:t>
            </w:r>
          </w:p>
        </w:tc>
        <w:tc>
          <w:tcPr>
            <w:tcW w:w="3119" w:type="dxa"/>
          </w:tcPr>
          <w:p w14:paraId="2D7EF58A" w14:textId="58FA2E9D" w:rsidR="0005476E" w:rsidRPr="000C37D1" w:rsidRDefault="000161DE" w:rsidP="006601CA">
            <w:pPr>
              <w:spacing w:line="240" w:lineRule="auto"/>
              <w:rPr>
                <w:rFonts w:cs="Times New Roman"/>
                <w:szCs w:val="24"/>
              </w:rPr>
            </w:pPr>
            <w:r w:rsidRPr="000C37D1">
              <w:rPr>
                <w:rFonts w:cs="Times New Roman"/>
                <w:szCs w:val="24"/>
              </w:rPr>
              <w:t>KAREL</w:t>
            </w:r>
          </w:p>
        </w:tc>
        <w:tc>
          <w:tcPr>
            <w:tcW w:w="2868" w:type="dxa"/>
          </w:tcPr>
          <w:p w14:paraId="7A9E7962" w14:textId="099CC09A" w:rsidR="0005476E" w:rsidRPr="000C37D1" w:rsidRDefault="000161DE" w:rsidP="006601CA">
            <w:pPr>
              <w:spacing w:line="240" w:lineRule="auto"/>
              <w:rPr>
                <w:rFonts w:cs="Times New Roman"/>
                <w:szCs w:val="24"/>
              </w:rPr>
            </w:pPr>
            <w:r w:rsidRPr="000C37D1">
              <w:rPr>
                <w:rFonts w:cs="Times New Roman"/>
                <w:szCs w:val="24"/>
              </w:rPr>
              <w:t>Senior Design Engineer</w:t>
            </w:r>
          </w:p>
        </w:tc>
      </w:tr>
      <w:tr w:rsidR="0005476E" w:rsidRPr="000C37D1" w14:paraId="165E271F" w14:textId="77777777" w:rsidTr="0005476E">
        <w:tc>
          <w:tcPr>
            <w:tcW w:w="1843" w:type="dxa"/>
          </w:tcPr>
          <w:p w14:paraId="79880607" w14:textId="595E0735" w:rsidR="0005476E" w:rsidRPr="000C37D1" w:rsidRDefault="000161DE" w:rsidP="006601CA">
            <w:pPr>
              <w:spacing w:line="240" w:lineRule="auto"/>
              <w:rPr>
                <w:rFonts w:cs="Times New Roman"/>
                <w:szCs w:val="24"/>
              </w:rPr>
            </w:pPr>
            <w:r w:rsidRPr="000C37D1">
              <w:rPr>
                <w:rFonts w:cs="Times New Roman"/>
                <w:szCs w:val="24"/>
              </w:rPr>
              <w:t>2007-2007</w:t>
            </w:r>
          </w:p>
        </w:tc>
        <w:tc>
          <w:tcPr>
            <w:tcW w:w="3119" w:type="dxa"/>
          </w:tcPr>
          <w:p w14:paraId="725C2803" w14:textId="4AF86ED7" w:rsidR="0005476E" w:rsidRPr="000C37D1" w:rsidRDefault="000161DE" w:rsidP="006601CA">
            <w:pPr>
              <w:spacing w:line="240" w:lineRule="auto"/>
              <w:rPr>
                <w:rFonts w:cs="Times New Roman"/>
                <w:szCs w:val="24"/>
              </w:rPr>
            </w:pPr>
            <w:r w:rsidRPr="000C37D1">
              <w:rPr>
                <w:rFonts w:cs="Times New Roman"/>
                <w:szCs w:val="24"/>
              </w:rPr>
              <w:t>TUBITAK</w:t>
            </w:r>
          </w:p>
        </w:tc>
        <w:tc>
          <w:tcPr>
            <w:tcW w:w="2868" w:type="dxa"/>
          </w:tcPr>
          <w:p w14:paraId="5477E377" w14:textId="4050112D" w:rsidR="0005476E" w:rsidRPr="000C37D1" w:rsidRDefault="000161DE" w:rsidP="006601CA">
            <w:pPr>
              <w:spacing w:line="240" w:lineRule="auto"/>
              <w:rPr>
                <w:rFonts w:cs="Times New Roman"/>
                <w:szCs w:val="24"/>
              </w:rPr>
            </w:pPr>
            <w:r w:rsidRPr="000C37D1">
              <w:rPr>
                <w:rFonts w:cs="Times New Roman"/>
                <w:szCs w:val="24"/>
              </w:rPr>
              <w:t>Part Time Engineer</w:t>
            </w:r>
          </w:p>
        </w:tc>
      </w:tr>
    </w:tbl>
    <w:p w14:paraId="233B0602" w14:textId="77777777" w:rsidR="00B96ED3" w:rsidRPr="000C37D1" w:rsidRDefault="00B96ED3" w:rsidP="0005476E">
      <w:pPr>
        <w:spacing w:after="0" w:line="240" w:lineRule="auto"/>
        <w:rPr>
          <w:rFonts w:cs="Times New Roman"/>
          <w:b/>
          <w:szCs w:val="24"/>
        </w:rPr>
      </w:pPr>
    </w:p>
    <w:p w14:paraId="1CC975A7" w14:textId="165DB024" w:rsidR="00136102" w:rsidRPr="000C37D1" w:rsidRDefault="00136102" w:rsidP="0005476E">
      <w:pPr>
        <w:spacing w:after="0" w:line="240" w:lineRule="auto"/>
        <w:rPr>
          <w:rFonts w:cs="Times New Roman"/>
          <w:b/>
          <w:szCs w:val="24"/>
        </w:rPr>
      </w:pPr>
      <w:r w:rsidRPr="000C37D1">
        <w:rPr>
          <w:rFonts w:cs="Times New Roman"/>
          <w:b/>
          <w:szCs w:val="24"/>
        </w:rPr>
        <w:t xml:space="preserve">FOREIGN LANGUAGES </w:t>
      </w:r>
    </w:p>
    <w:p w14:paraId="2380764E" w14:textId="679B93B0" w:rsidR="0005476E" w:rsidRPr="000C37D1" w:rsidRDefault="00136102" w:rsidP="0005476E">
      <w:pPr>
        <w:spacing w:after="0" w:line="240" w:lineRule="auto"/>
        <w:rPr>
          <w:rFonts w:cs="Times New Roman"/>
          <w:szCs w:val="24"/>
        </w:rPr>
      </w:pPr>
      <w:r w:rsidRPr="000C37D1">
        <w:rPr>
          <w:rFonts w:cs="Times New Roman"/>
          <w:szCs w:val="24"/>
        </w:rPr>
        <w:t xml:space="preserve">Advanced English, Beginner German </w:t>
      </w:r>
    </w:p>
    <w:p w14:paraId="4C39F54E" w14:textId="77777777" w:rsidR="0005476E" w:rsidRPr="000C37D1" w:rsidRDefault="0005476E" w:rsidP="0005476E">
      <w:pPr>
        <w:spacing w:after="0" w:line="240" w:lineRule="auto"/>
        <w:rPr>
          <w:rFonts w:cs="Times New Roman"/>
          <w:szCs w:val="24"/>
        </w:rPr>
      </w:pPr>
    </w:p>
    <w:p w14:paraId="34B9AC0B" w14:textId="412780AE" w:rsidR="00136102" w:rsidRPr="000C37D1" w:rsidRDefault="00136102" w:rsidP="0005476E">
      <w:pPr>
        <w:spacing w:after="0"/>
        <w:rPr>
          <w:rFonts w:cs="Times New Roman"/>
          <w:b/>
          <w:szCs w:val="24"/>
        </w:rPr>
      </w:pPr>
      <w:r w:rsidRPr="000C37D1">
        <w:rPr>
          <w:rFonts w:cs="Times New Roman"/>
          <w:b/>
          <w:szCs w:val="24"/>
        </w:rPr>
        <w:t xml:space="preserve">PUBLICATIONS </w:t>
      </w:r>
    </w:p>
    <w:p w14:paraId="2BBC84EA" w14:textId="47774400" w:rsidR="00DC24D6" w:rsidRPr="000C37D1" w:rsidRDefault="00DC24D6">
      <w:pPr>
        <w:pStyle w:val="ListParagraph"/>
        <w:numPr>
          <w:ilvl w:val="0"/>
          <w:numId w:val="7"/>
        </w:numPr>
        <w:spacing w:after="0" w:line="240" w:lineRule="auto"/>
        <w:rPr>
          <w:rFonts w:cs="Times New Roman"/>
          <w:szCs w:val="24"/>
        </w:rPr>
      </w:pPr>
      <w:r w:rsidRPr="000C37D1">
        <w:rPr>
          <w:rFonts w:cs="Times New Roman"/>
          <w:szCs w:val="24"/>
        </w:rPr>
        <w:t>Kabak, Y., Kose, I. G., Akman, C., &amp; Ramscar, D. (2023, December). TeamAware: Profile-Based Interoperability Framework for First Responders. In </w:t>
      </w:r>
      <w:r w:rsidRPr="000C37D1">
        <w:rPr>
          <w:rFonts w:cs="Times New Roman"/>
          <w:i/>
          <w:iCs/>
          <w:szCs w:val="24"/>
        </w:rPr>
        <w:t>International Conference on Information Technology in Disaster Risk Reduction</w:t>
      </w:r>
      <w:r w:rsidRPr="000C37D1">
        <w:rPr>
          <w:rFonts w:cs="Times New Roman"/>
          <w:szCs w:val="24"/>
        </w:rPr>
        <w:t> (pp. 98-111). Cham: Springer Nature Switzerland.</w:t>
      </w:r>
    </w:p>
    <w:p w14:paraId="1A616CC5" w14:textId="435A6702" w:rsidR="00DC24D6" w:rsidRPr="000C37D1" w:rsidRDefault="00DC24D6">
      <w:pPr>
        <w:pStyle w:val="ListParagraph"/>
        <w:numPr>
          <w:ilvl w:val="0"/>
          <w:numId w:val="7"/>
        </w:numPr>
        <w:spacing w:after="0" w:line="240" w:lineRule="auto"/>
        <w:rPr>
          <w:rFonts w:cs="Times New Roman"/>
          <w:szCs w:val="24"/>
        </w:rPr>
      </w:pPr>
      <w:r w:rsidRPr="000C37D1">
        <w:rPr>
          <w:rFonts w:cs="Times New Roman"/>
          <w:szCs w:val="24"/>
        </w:rPr>
        <w:t>Gunes, A., ihsan Gullu, A., Alam, M. S., Sucu, E. S., Köse, S., Göze, A. G., ... &amp; Akman, Ç. (2023, July). NLoS Measurement Elimination in UWB Signals Using Anomaly Detection. In </w:t>
      </w:r>
      <w:r w:rsidRPr="000C37D1">
        <w:rPr>
          <w:rFonts w:cs="Times New Roman"/>
          <w:i/>
          <w:iCs/>
          <w:szCs w:val="24"/>
        </w:rPr>
        <w:t>2023 31st Signal Processing and Communications Applications Conference (SIU)</w:t>
      </w:r>
      <w:r w:rsidRPr="000C37D1">
        <w:rPr>
          <w:rFonts w:cs="Times New Roman"/>
          <w:szCs w:val="24"/>
        </w:rPr>
        <w:t> (pp. 1-4). IEEE.</w:t>
      </w:r>
    </w:p>
    <w:p w14:paraId="0EDFA679" w14:textId="0E7BC99F" w:rsidR="00DC24D6" w:rsidRPr="000C37D1" w:rsidRDefault="00DC24D6">
      <w:pPr>
        <w:pStyle w:val="ListParagraph"/>
        <w:numPr>
          <w:ilvl w:val="0"/>
          <w:numId w:val="7"/>
        </w:numPr>
        <w:spacing w:after="0" w:line="240" w:lineRule="auto"/>
        <w:rPr>
          <w:rFonts w:cs="Times New Roman"/>
          <w:szCs w:val="24"/>
        </w:rPr>
      </w:pPr>
      <w:r w:rsidRPr="000C37D1">
        <w:rPr>
          <w:rFonts w:cs="Times New Roman"/>
          <w:szCs w:val="24"/>
        </w:rPr>
        <w:t>AKMAN, Ç. (2022, May). Relative Localization for Swarm Aerial Vehicles. In </w:t>
      </w:r>
      <w:r w:rsidRPr="000C37D1">
        <w:rPr>
          <w:rFonts w:cs="Times New Roman"/>
          <w:i/>
          <w:iCs/>
          <w:szCs w:val="24"/>
        </w:rPr>
        <w:t>2022 30th Signal Processing and Communications Applications Conference (SIU)</w:t>
      </w:r>
      <w:r w:rsidRPr="000C37D1">
        <w:rPr>
          <w:rFonts w:cs="Times New Roman"/>
          <w:szCs w:val="24"/>
        </w:rPr>
        <w:t>.</w:t>
      </w:r>
    </w:p>
    <w:p w14:paraId="23C8FB29" w14:textId="587B57AE" w:rsidR="00DC24D6" w:rsidRPr="000C37D1" w:rsidRDefault="00DC24D6">
      <w:pPr>
        <w:pStyle w:val="ListParagraph"/>
        <w:numPr>
          <w:ilvl w:val="0"/>
          <w:numId w:val="7"/>
        </w:numPr>
        <w:spacing w:after="0" w:line="240" w:lineRule="auto"/>
        <w:rPr>
          <w:rFonts w:cs="Times New Roman"/>
          <w:szCs w:val="24"/>
        </w:rPr>
      </w:pPr>
      <w:r w:rsidRPr="000C37D1">
        <w:rPr>
          <w:rFonts w:cs="Times New Roman"/>
          <w:szCs w:val="24"/>
        </w:rPr>
        <w:t>Korkmaz, I. O., Özateş, T., Koç, E., Aydın, E., Kor, E., Dilek, D., ... &amp; Akman, Ç. (2022, May). Indoor localization with transfer learning. In </w:t>
      </w:r>
      <w:r w:rsidRPr="000C37D1">
        <w:rPr>
          <w:rFonts w:cs="Times New Roman"/>
          <w:i/>
          <w:iCs/>
          <w:szCs w:val="24"/>
        </w:rPr>
        <w:t>2022 30th Signal Processing and Communications Applications Conference (SIU)</w:t>
      </w:r>
      <w:r w:rsidRPr="000C37D1">
        <w:rPr>
          <w:rFonts w:cs="Times New Roman"/>
          <w:szCs w:val="24"/>
        </w:rPr>
        <w:t> (pp. 1-4). IEEE.</w:t>
      </w:r>
    </w:p>
    <w:p w14:paraId="63F0C226" w14:textId="667B66BC" w:rsidR="00DC24D6" w:rsidRPr="000C37D1" w:rsidRDefault="00DC24D6">
      <w:pPr>
        <w:pStyle w:val="ListParagraph"/>
        <w:numPr>
          <w:ilvl w:val="0"/>
          <w:numId w:val="7"/>
        </w:numPr>
        <w:spacing w:after="0" w:line="240" w:lineRule="auto"/>
        <w:rPr>
          <w:rFonts w:cs="Times New Roman"/>
          <w:szCs w:val="24"/>
        </w:rPr>
      </w:pPr>
      <w:r w:rsidRPr="000C37D1">
        <w:rPr>
          <w:rFonts w:cs="Times New Roman"/>
          <w:szCs w:val="24"/>
        </w:rPr>
        <w:t xml:space="preserve">Aytekin, A., Bağcı, F., Bozdağ, M., Camuzcu, N., Duru, A., Elma, M. S., ... &amp; Akman, Ç. (2022, May). Relative Localization for Swarm Aerial Vehicles. </w:t>
      </w:r>
      <w:r w:rsidRPr="000C37D1">
        <w:rPr>
          <w:rFonts w:cs="Times New Roman"/>
          <w:szCs w:val="24"/>
        </w:rPr>
        <w:lastRenderedPageBreak/>
        <w:t>In 2022 30th Signal Processing and Communications Applications Conference (SIU) (pp. 1-4). IEEE.</w:t>
      </w:r>
    </w:p>
    <w:p w14:paraId="395AAD4F" w14:textId="67AE463A" w:rsidR="00B96ED3" w:rsidRPr="000C37D1" w:rsidRDefault="00B96ED3">
      <w:pPr>
        <w:pStyle w:val="ListParagraph"/>
        <w:numPr>
          <w:ilvl w:val="0"/>
          <w:numId w:val="7"/>
        </w:numPr>
        <w:spacing w:after="0" w:line="240" w:lineRule="auto"/>
        <w:rPr>
          <w:rFonts w:cs="Times New Roman"/>
          <w:szCs w:val="24"/>
        </w:rPr>
      </w:pPr>
      <w:r w:rsidRPr="000C37D1">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0C37D1" w:rsidRDefault="00B96ED3">
      <w:pPr>
        <w:pStyle w:val="ListParagraph"/>
        <w:numPr>
          <w:ilvl w:val="0"/>
          <w:numId w:val="7"/>
        </w:numPr>
        <w:spacing w:after="0" w:line="240" w:lineRule="auto"/>
        <w:rPr>
          <w:rFonts w:cs="Times New Roman"/>
          <w:szCs w:val="24"/>
        </w:rPr>
      </w:pPr>
      <w:r w:rsidRPr="000C37D1">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0C37D1" w:rsidRDefault="00B96ED3">
      <w:pPr>
        <w:pStyle w:val="ListParagraph"/>
        <w:numPr>
          <w:ilvl w:val="0"/>
          <w:numId w:val="7"/>
        </w:numPr>
        <w:spacing w:after="0" w:line="240" w:lineRule="auto"/>
        <w:rPr>
          <w:rFonts w:cs="Times New Roman"/>
          <w:szCs w:val="24"/>
        </w:rPr>
      </w:pPr>
      <w:r w:rsidRPr="000C37D1">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0C37D1" w:rsidRDefault="00B96ED3">
      <w:pPr>
        <w:pStyle w:val="ListParagraph"/>
        <w:numPr>
          <w:ilvl w:val="0"/>
          <w:numId w:val="7"/>
        </w:numPr>
        <w:spacing w:after="0" w:line="240" w:lineRule="auto"/>
        <w:rPr>
          <w:rFonts w:cs="Times New Roman"/>
          <w:szCs w:val="24"/>
        </w:rPr>
      </w:pPr>
      <w:r w:rsidRPr="000C37D1">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0C37D1" w:rsidRDefault="00B96ED3">
      <w:pPr>
        <w:pStyle w:val="ListParagraph"/>
        <w:numPr>
          <w:ilvl w:val="0"/>
          <w:numId w:val="7"/>
        </w:numPr>
        <w:spacing w:after="0" w:line="240" w:lineRule="auto"/>
        <w:rPr>
          <w:rFonts w:cs="Times New Roman"/>
          <w:szCs w:val="24"/>
        </w:rPr>
      </w:pPr>
      <w:r w:rsidRPr="000C37D1">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0C37D1" w:rsidRDefault="00B96ED3">
      <w:pPr>
        <w:pStyle w:val="ListParagraph"/>
        <w:numPr>
          <w:ilvl w:val="0"/>
          <w:numId w:val="7"/>
        </w:numPr>
        <w:spacing w:after="0" w:line="240" w:lineRule="auto"/>
        <w:rPr>
          <w:rFonts w:cs="Times New Roman"/>
          <w:szCs w:val="24"/>
        </w:rPr>
      </w:pPr>
      <w:r w:rsidRPr="000C37D1">
        <w:rPr>
          <w:rFonts w:cs="Times New Roman"/>
          <w:szCs w:val="24"/>
        </w:rPr>
        <w:t>Akman, Ç. (2017). Multi shooter localization with acoustic sensors (Master's thesis, Middle East Technical University).</w:t>
      </w:r>
    </w:p>
    <w:p w14:paraId="07188D68" w14:textId="77777777" w:rsidR="00B96ED3" w:rsidRPr="000C37D1" w:rsidRDefault="00B96ED3">
      <w:pPr>
        <w:pStyle w:val="ListParagraph"/>
        <w:numPr>
          <w:ilvl w:val="0"/>
          <w:numId w:val="7"/>
        </w:numPr>
        <w:spacing w:after="0" w:line="240" w:lineRule="auto"/>
        <w:rPr>
          <w:rFonts w:cs="Times New Roman"/>
          <w:szCs w:val="24"/>
        </w:rPr>
      </w:pPr>
      <w:r w:rsidRPr="000C37D1">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0C37D1" w:rsidRDefault="00B96ED3" w:rsidP="00B96ED3">
      <w:pPr>
        <w:spacing w:after="0" w:line="240" w:lineRule="auto"/>
        <w:rPr>
          <w:rFonts w:cs="Times New Roman"/>
          <w:szCs w:val="24"/>
        </w:rPr>
      </w:pPr>
    </w:p>
    <w:p w14:paraId="300B999F" w14:textId="537E20D7" w:rsidR="00F61F25" w:rsidRPr="000C37D1" w:rsidRDefault="00F61F25" w:rsidP="00F61F25">
      <w:pPr>
        <w:spacing w:after="0"/>
        <w:rPr>
          <w:rFonts w:cs="Times New Roman"/>
          <w:b/>
          <w:szCs w:val="24"/>
        </w:rPr>
      </w:pPr>
      <w:r w:rsidRPr="000C37D1">
        <w:rPr>
          <w:rFonts w:cs="Times New Roman"/>
          <w:b/>
          <w:szCs w:val="24"/>
        </w:rPr>
        <w:t xml:space="preserve">PATENTS </w:t>
      </w:r>
    </w:p>
    <w:p w14:paraId="489BBC0C"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(2017, June 5). Ateşli silah yön ve konum tespit sistemi (Patent No. TR 2017/08288). Türk Patent ve Marka Kurumu.</w:t>
      </w:r>
    </w:p>
    <w:p w14:paraId="5A5FD43E"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0C37D1" w:rsidRDefault="0064792C">
      <w:pPr>
        <w:pStyle w:val="ListParagraph"/>
        <w:numPr>
          <w:ilvl w:val="0"/>
          <w:numId w:val="8"/>
        </w:numPr>
        <w:spacing w:after="0" w:line="240" w:lineRule="auto"/>
        <w:rPr>
          <w:rFonts w:cs="Times New Roman"/>
          <w:szCs w:val="24"/>
        </w:rPr>
      </w:pPr>
      <w:r w:rsidRPr="000C37D1">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0C37D1" w:rsidRDefault="0064792C" w:rsidP="0064792C">
      <w:pPr>
        <w:spacing w:after="0" w:line="240" w:lineRule="auto"/>
        <w:rPr>
          <w:rFonts w:cs="Times New Roman"/>
          <w:szCs w:val="24"/>
        </w:rPr>
      </w:pPr>
    </w:p>
    <w:p w14:paraId="084C6FE8" w14:textId="776DC044" w:rsidR="00C86438" w:rsidRPr="000C37D1" w:rsidRDefault="0005476E" w:rsidP="00B96ED3">
      <w:pPr>
        <w:spacing w:after="0"/>
        <w:rPr>
          <w:rFonts w:cs="Times New Roman"/>
          <w:b/>
          <w:szCs w:val="24"/>
        </w:rPr>
      </w:pPr>
      <w:r w:rsidRPr="000C37D1">
        <w:rPr>
          <w:rFonts w:cs="Times New Roman"/>
          <w:b/>
          <w:szCs w:val="24"/>
        </w:rPr>
        <w:t>HOBBIES</w:t>
      </w:r>
    </w:p>
    <w:p w14:paraId="0F885377" w14:textId="3B2D58BD" w:rsidR="00136102" w:rsidRPr="00322EF9" w:rsidRDefault="00B96ED3" w:rsidP="00B96ED3">
      <w:pPr>
        <w:rPr>
          <w:noProof/>
        </w:rPr>
      </w:pPr>
      <w:r w:rsidRPr="000C37D1">
        <w:rPr>
          <w:rFonts w:cs="Times New Roman"/>
          <w:szCs w:val="24"/>
        </w:rPr>
        <w:t>Playing piano, playing chess, playing table tennis, and swimming</w:t>
      </w:r>
      <w:bookmarkStart w:id="479" w:name="LastPage"/>
      <w:bookmarkEnd w:id="479"/>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0C37D1" w:rsidRDefault="00000000" w:rsidP="00855850">
      <w:pPr>
        <w:pStyle w:val="CommentText"/>
        <w:jc w:val="left"/>
      </w:pPr>
      <w:r w:rsidRPr="000C37D1">
        <w:rPr>
          <w:rStyle w:val="CommentReference"/>
        </w:rPr>
        <w:annotationRef/>
      </w:r>
      <w:r w:rsidRPr="000C37D1">
        <w:rPr>
          <w:b/>
          <w:bCs/>
        </w:rPr>
        <w:t>IMPORTANT NOTE:</w:t>
      </w:r>
    </w:p>
    <w:p w14:paraId="1AC929D4" w14:textId="77777777" w:rsidR="000E1725" w:rsidRPr="000C37D1" w:rsidRDefault="00000000" w:rsidP="00855850">
      <w:pPr>
        <w:pStyle w:val="CommentText"/>
        <w:jc w:val="left"/>
      </w:pPr>
      <w:r w:rsidRPr="000C37D1">
        <w:t xml:space="preserve">Thesis Template Confirmation Form must be only added to the draft theses. </w:t>
      </w:r>
      <w:r w:rsidRPr="000C37D1">
        <w:rPr>
          <w:b/>
          <w:bCs/>
        </w:rPr>
        <w:t>Do not forget to remove them before binding your thesis.</w:t>
      </w:r>
    </w:p>
  </w:comment>
  <w:comment w:id="4" w:author="Çağlar Akman" w:date="2025-10-19T12:35:00Z" w:initials="ÇA">
    <w:p w14:paraId="0EE8105F" w14:textId="77777777" w:rsidR="00F4681B" w:rsidRPr="000C37D1" w:rsidRDefault="00F4681B" w:rsidP="00F4681B">
      <w:pPr>
        <w:pStyle w:val="CommentText"/>
        <w:jc w:val="left"/>
      </w:pPr>
      <w:r w:rsidRPr="000C37D1">
        <w:rPr>
          <w:rStyle w:val="CommentReference"/>
        </w:rPr>
        <w:annotationRef/>
      </w:r>
      <w:r w:rsidRPr="000C37D1">
        <w:t>Defense Date</w:t>
      </w:r>
    </w:p>
  </w:comment>
  <w:comment w:id="5" w:author="Çağlar Akman" w:date="2025-10-19T12:46:00Z" w:initials="ÇA">
    <w:p w14:paraId="5B23E472" w14:textId="77777777" w:rsidR="0089258B" w:rsidRPr="000C37D1" w:rsidRDefault="0089258B" w:rsidP="0089258B">
      <w:pPr>
        <w:pStyle w:val="CommentText"/>
        <w:jc w:val="left"/>
      </w:pPr>
      <w:r w:rsidRPr="000C37D1">
        <w:rPr>
          <w:rStyle w:val="CommentReference"/>
        </w:rPr>
        <w:annotationRef/>
      </w:r>
      <w:r w:rsidRPr="000C37D1">
        <w:t>Sign blue ink.</w:t>
      </w:r>
    </w:p>
  </w:comment>
  <w:comment w:id="6" w:author="Çağlar Akman" w:date="2025-10-19T12:44:00Z" w:initials="ÇA">
    <w:p w14:paraId="57539DAC" w14:textId="29089A47" w:rsidR="00570FF0" w:rsidRPr="000C37D1" w:rsidRDefault="00570FF0" w:rsidP="00570FF0">
      <w:pPr>
        <w:pStyle w:val="CommentText"/>
        <w:jc w:val="left"/>
      </w:pPr>
      <w:r w:rsidRPr="000C37D1">
        <w:rPr>
          <w:rStyle w:val="CommentReference"/>
        </w:rPr>
        <w:annotationRef/>
      </w:r>
      <w:r w:rsidRPr="000C37D1">
        <w:t>Check name</w:t>
      </w:r>
    </w:p>
  </w:comment>
  <w:comment w:id="7" w:author="Çağlar Akman" w:date="2025-10-19T12:44:00Z" w:initials="ÇA">
    <w:p w14:paraId="2FF7421F" w14:textId="77777777" w:rsidR="00570FF0" w:rsidRPr="000C37D1" w:rsidRDefault="00570FF0" w:rsidP="00570FF0">
      <w:pPr>
        <w:pStyle w:val="CommentText"/>
        <w:jc w:val="left"/>
      </w:pPr>
      <w:r w:rsidRPr="000C37D1">
        <w:rPr>
          <w:rStyle w:val="CommentReference"/>
        </w:rPr>
        <w:annotationRef/>
      </w:r>
      <w:r w:rsidRPr="000C37D1">
        <w:t>Check name</w:t>
      </w:r>
    </w:p>
  </w:comment>
  <w:comment w:id="8" w:author="Çağlar Akman" w:date="2025-10-19T12:43:00Z" w:initials="ÇA">
    <w:p w14:paraId="13CD6FEB" w14:textId="125E0B42" w:rsidR="00570FF0" w:rsidRPr="000C37D1" w:rsidRDefault="00570FF0" w:rsidP="00570FF0">
      <w:pPr>
        <w:pStyle w:val="CommentText"/>
        <w:jc w:val="left"/>
      </w:pPr>
      <w:r w:rsidRPr="000C37D1">
        <w:rPr>
          <w:rStyle w:val="CommentReference"/>
        </w:rPr>
        <w:annotationRef/>
      </w:r>
      <w:r w:rsidRPr="000C37D1">
        <w:t>Check University</w:t>
      </w:r>
    </w:p>
  </w:comment>
  <w:comment w:id="9" w:author="Author" w:initials="A">
    <w:p w14:paraId="4BF868D2" w14:textId="4C295D47" w:rsidR="006E1168" w:rsidRPr="000C37D1" w:rsidRDefault="006E1168">
      <w:pPr>
        <w:pStyle w:val="CommentText"/>
      </w:pPr>
      <w:r w:rsidRPr="000C37D1">
        <w:rPr>
          <w:rStyle w:val="CommentReference"/>
        </w:rPr>
        <w:annotationRef/>
      </w:r>
      <w:r w:rsidRPr="000C37D1">
        <w:t>Write your defense date here.</w:t>
      </w:r>
    </w:p>
  </w:comment>
  <w:comment w:id="10" w:author="Çağlar Akman" w:date="2025-10-19T12:46:00Z" w:initials="ÇA">
    <w:p w14:paraId="65C48462" w14:textId="77777777" w:rsidR="0089258B" w:rsidRPr="000C37D1" w:rsidRDefault="0089258B" w:rsidP="0089258B">
      <w:pPr>
        <w:pStyle w:val="CommentText"/>
        <w:jc w:val="left"/>
      </w:pPr>
      <w:r w:rsidRPr="000C37D1">
        <w:rPr>
          <w:rStyle w:val="CommentReference"/>
        </w:rPr>
        <w:annotationRef/>
      </w:r>
      <w:r w:rsidRPr="000C37D1">
        <w:t>Sign blue ink</w:t>
      </w:r>
    </w:p>
  </w:comment>
  <w:comment w:id="12" w:author="Çağlar Akman" w:date="2026-04-16T23:41:00Z" w:initials="ÇA">
    <w:p w14:paraId="423A14E7" w14:textId="77777777" w:rsidR="00147B75" w:rsidRPr="000C37D1" w:rsidRDefault="00147B75" w:rsidP="00147B75">
      <w:pPr>
        <w:pStyle w:val="CommentText"/>
        <w:jc w:val="left"/>
      </w:pPr>
      <w:r w:rsidRPr="000C37D1">
        <w:rPr>
          <w:rStyle w:val="CommentReference"/>
        </w:rPr>
        <w:annotationRef/>
      </w:r>
      <w:r w:rsidRPr="000C37D1">
        <w:t>Defense Date</w:t>
      </w:r>
    </w:p>
  </w:comment>
  <w:comment w:id="13" w:author="Çağlar Akman" w:date="2026-07-18T17:58:00Z" w:initials="ÇA">
    <w:p w14:paraId="6444125C" w14:textId="77777777" w:rsidR="00704278" w:rsidRPr="000C37D1" w:rsidRDefault="00704278" w:rsidP="00704278">
      <w:pPr>
        <w:pStyle w:val="CommentText"/>
        <w:jc w:val="left"/>
      </w:pPr>
      <w:r w:rsidRPr="000C37D1">
        <w:rPr>
          <w:rStyle w:val="CommentReference"/>
        </w:rPr>
        <w:annotationRef/>
      </w:r>
      <w:r w:rsidRPr="000C37D1">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0C37D1" w:rsidRDefault="00147B75" w:rsidP="00147B75">
      <w:pPr>
        <w:pStyle w:val="CommentText"/>
        <w:jc w:val="left"/>
      </w:pPr>
      <w:r w:rsidRPr="000C37D1">
        <w:rPr>
          <w:rStyle w:val="CommentReference"/>
        </w:rPr>
        <w:annotationRef/>
      </w:r>
      <w:r w:rsidRPr="000C37D1">
        <w:t>Defense Date</w:t>
      </w:r>
    </w:p>
  </w:comment>
  <w:comment w:id="16" w:author="Çağlar Akman" w:date="2026-07-18T17:59:00Z" w:initials="ÇA">
    <w:p w14:paraId="4C13070C" w14:textId="77777777" w:rsidR="00704278" w:rsidRPr="000C37D1" w:rsidRDefault="00704278" w:rsidP="00704278">
      <w:pPr>
        <w:pStyle w:val="CommentText"/>
        <w:jc w:val="left"/>
      </w:pPr>
      <w:r w:rsidRPr="000C37D1">
        <w:rPr>
          <w:rStyle w:val="CommentReference"/>
        </w:rPr>
        <w:annotationRef/>
      </w:r>
      <w:r w:rsidRPr="000C37D1">
        <w:t>PLACEHOLDER: Chapter 5 (empirical evaluation) is not final yet. Update this sentence with the actual results once Chapter 5 is completed.</w:t>
      </w:r>
    </w:p>
  </w:comment>
  <w:comment w:id="47" w:author="Çağlar Akman" w:date="2026-08-01T15:11:00Z" w:initials="ÇA">
    <w:p w14:paraId="31A2CD53" w14:textId="77777777" w:rsidR="00C83214" w:rsidRPr="000C37D1" w:rsidRDefault="00C83214" w:rsidP="00C83214">
      <w:pPr>
        <w:pStyle w:val="CommentText"/>
        <w:jc w:val="left"/>
      </w:pPr>
      <w:r w:rsidRPr="000C37D1">
        <w:rPr>
          <w:rStyle w:val="CommentReference"/>
        </w:rPr>
        <w:annotationRef/>
      </w:r>
      <w:r w:rsidRPr="000C37D1">
        <w:t>Yeni sayfaya geçmeyecek şekilde burayı güncelle Chapter 2,3,4,5,6</w:t>
      </w:r>
    </w:p>
  </w:comment>
  <w:comment w:id="50" w:author="Çağlar Akman" w:date="2026-08-01T15:10:00Z" w:initials="ÇA">
    <w:p w14:paraId="14E91635" w14:textId="77777777" w:rsidR="00895752" w:rsidRPr="000C37D1" w:rsidRDefault="00895752" w:rsidP="00895752">
      <w:pPr>
        <w:pStyle w:val="CommentText"/>
        <w:jc w:val="left"/>
      </w:pPr>
      <w:r w:rsidRPr="000C37D1">
        <w:rPr>
          <w:rStyle w:val="CommentReference"/>
        </w:rPr>
        <w:annotationRef/>
      </w:r>
      <w:r w:rsidRPr="000C37D1">
        <w:t>Girişi biraz daha detaylandır.</w:t>
      </w:r>
    </w:p>
  </w:comment>
  <w:comment w:id="161" w:author="Çağlar Akman" w:date="2026-08-01T15:10:00Z" w:initials="ÇA">
    <w:p w14:paraId="5BC90158" w14:textId="77777777" w:rsidR="00895752" w:rsidRPr="000C37D1" w:rsidRDefault="00895752" w:rsidP="00895752">
      <w:pPr>
        <w:pStyle w:val="CommentText"/>
        <w:jc w:val="left"/>
      </w:pPr>
      <w:r w:rsidRPr="000C37D1">
        <w:rPr>
          <w:rStyle w:val="CommentReference"/>
        </w:rPr>
        <w:annotationRef/>
      </w:r>
      <w:r w:rsidRPr="000C37D1">
        <w:t xml:space="preserve">Girişi gözden geçir. </w:t>
      </w:r>
    </w:p>
  </w:comment>
  <w:comment w:id="236" w:author="Çağlar Akman" w:date="2026-08-01T15:10:00Z" w:initials="ÇA">
    <w:p w14:paraId="1A59E3AC" w14:textId="77777777" w:rsidR="00895752" w:rsidRPr="000C37D1" w:rsidRDefault="00895752" w:rsidP="00895752">
      <w:pPr>
        <w:pStyle w:val="CommentText"/>
        <w:jc w:val="left"/>
      </w:pPr>
      <w:r w:rsidRPr="000C37D1">
        <w:rPr>
          <w:rStyle w:val="CommentReference"/>
        </w:rPr>
        <w:annotationRef/>
      </w:r>
      <w:r w:rsidRPr="000C37D1">
        <w:t>Burası detaylı olsun 4.4 4.5 4.6 yok</w:t>
      </w:r>
    </w:p>
  </w:comment>
  <w:comment w:id="325" w:author="Çağlar Akman" w:date="2026-08-01T15:10:00Z" w:initials="ÇA">
    <w:p w14:paraId="54FF5198" w14:textId="77777777" w:rsidR="00895752" w:rsidRPr="000C37D1" w:rsidRDefault="00895752" w:rsidP="00895752">
      <w:pPr>
        <w:pStyle w:val="CommentText"/>
        <w:jc w:val="left"/>
      </w:pPr>
      <w:r w:rsidRPr="000C37D1">
        <w:rPr>
          <w:rStyle w:val="CommentReference"/>
        </w:rPr>
        <w:annotationRef/>
      </w:r>
      <w:r w:rsidRPr="000C37D1">
        <w:t>Burası biraz daha detaylı olsun.</w:t>
      </w:r>
    </w:p>
  </w:comment>
  <w:comment w:id="327" w:author="Çağlar Akman" w:date="2026-08-01T14:50:00Z" w:initials="ÇA">
    <w:p w14:paraId="348D28DE" w14:textId="77777777" w:rsidR="00C94E55" w:rsidRPr="000C37D1" w:rsidRDefault="00C94E55" w:rsidP="00C94E55">
      <w:pPr>
        <w:pStyle w:val="CommentText"/>
        <w:jc w:val="left"/>
      </w:pPr>
      <w:r w:rsidRPr="000C37D1">
        <w:rPr>
          <w:rStyle w:val="CommentReference"/>
        </w:rPr>
        <w:annotationRef/>
      </w:r>
      <w:r w:rsidRPr="000C37D1">
        <w:t>Bu section chapter ile tutarlı mı?</w:t>
      </w:r>
    </w:p>
  </w:comment>
  <w:comment w:id="330" w:author="Çağlar Akman" w:date="2026-08-01T15:12:00Z" w:initials="ÇA">
    <w:p w14:paraId="359B6648" w14:textId="77777777" w:rsidR="00C83214" w:rsidRPr="000C37D1" w:rsidRDefault="00C83214" w:rsidP="00C83214">
      <w:pPr>
        <w:pStyle w:val="CommentText"/>
        <w:jc w:val="left"/>
      </w:pPr>
      <w:r w:rsidRPr="000C37D1">
        <w:rPr>
          <w:rStyle w:val="CommentReference"/>
        </w:rPr>
        <w:annotationRef/>
      </w:r>
      <w:r w:rsidRPr="000C37D1">
        <w:t>Bu tablo bu chapter ile tutarlı mı?</w:t>
      </w:r>
    </w:p>
  </w:comment>
  <w:comment w:id="345" w:author="Çağlar Akman" w:date="2026-08-01T19:33:00Z" w:initials="ÇA">
    <w:p w14:paraId="38853ABD" w14:textId="77777777" w:rsidR="00122BC0" w:rsidRPr="000C37D1" w:rsidRDefault="00122BC0" w:rsidP="00122BC0">
      <w:pPr>
        <w:pStyle w:val="CommentText"/>
        <w:jc w:val="left"/>
      </w:pPr>
      <w:r w:rsidRPr="000C37D1">
        <w:rPr>
          <w:rStyle w:val="CommentReference"/>
        </w:rPr>
        <w:annotationRef/>
      </w:r>
      <w:r w:rsidRPr="000C37D1">
        <w:t>Check again.</w:t>
      </w:r>
    </w:p>
  </w:comment>
  <w:comment w:id="351" w:author="Çağlar Akman" w:date="2026-08-01T14:50:00Z" w:initials="ÇA">
    <w:p w14:paraId="7EF0DED5" w14:textId="77777777" w:rsidR="00C94E55" w:rsidRPr="000C37D1" w:rsidRDefault="00C94E55" w:rsidP="00C94E55">
      <w:pPr>
        <w:pStyle w:val="CommentText"/>
        <w:jc w:val="left"/>
      </w:pPr>
      <w:r w:rsidRPr="000C37D1">
        <w:rPr>
          <w:rStyle w:val="CommentReference"/>
        </w:rPr>
        <w:annotationRef/>
      </w:r>
      <w:r w:rsidRPr="000C37D1">
        <w:t>Bu paragraftaki sayılar doğru mu?</w:t>
      </w:r>
    </w:p>
  </w:comment>
  <w:comment w:id="478" w:author="Çağlar Akman" w:date="2026-03-30T21:58:00Z" w:initials="ÇA">
    <w:p w14:paraId="56B2CE00" w14:textId="77777777" w:rsidR="000E1725" w:rsidRPr="000C37D1" w:rsidRDefault="00777C99" w:rsidP="00487C66">
      <w:pPr>
        <w:pStyle w:val="CommentText"/>
        <w:jc w:val="left"/>
      </w:pPr>
      <w:r w:rsidRPr="000C37D1">
        <w:rPr>
          <w:rStyle w:val="CommentReference"/>
        </w:rPr>
        <w:annotationRef/>
      </w:r>
      <w:r w:rsidRPr="000C37D1">
        <w:t>Patent, Article Update</w:t>
      </w:r>
    </w:p>
    <w:p w14:paraId="5C006278" w14:textId="77777777" w:rsidR="000E1725" w:rsidRPr="00BA1179" w:rsidRDefault="00000000" w:rsidP="00487C66">
      <w:pPr>
        <w:pStyle w:val="CommentText"/>
        <w:jc w:val="left"/>
      </w:pPr>
      <w:r w:rsidRPr="000C37D1">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31A2CD53" w15:done="0"/>
  <w15:commentEx w15:paraId="14E91635" w15:done="0"/>
  <w15:commentEx w15:paraId="5BC90158" w15:done="0"/>
  <w15:commentEx w15:paraId="1A59E3AC" w15:done="0"/>
  <w15:commentEx w15:paraId="54FF5198" w15:done="0"/>
  <w15:commentEx w15:paraId="348D28DE" w15:done="0"/>
  <w15:commentEx w15:paraId="359B6648" w15:done="0"/>
  <w15:commentEx w15:paraId="38853ABD" w15:done="0"/>
  <w15:commentEx w15:paraId="7EF0DED5"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743D8A38" w16cex:dateUtc="2026-08-01T12:11:00Z"/>
  <w16cex:commentExtensible w16cex:durableId="5CC8DAFB" w16cex:dateUtc="2026-08-01T12:10:00Z"/>
  <w16cex:commentExtensible w16cex:durableId="117A8D54" w16cex:dateUtc="2026-08-01T12:10:00Z"/>
  <w16cex:commentExtensible w16cex:durableId="01C350DE" w16cex:dateUtc="2026-08-01T12:10:00Z"/>
  <w16cex:commentExtensible w16cex:durableId="5341DB22" w16cex:dateUtc="2026-08-01T12:10:00Z"/>
  <w16cex:commentExtensible w16cex:durableId="6F1BA474" w16cex:dateUtc="2026-08-01T11:50:00Z"/>
  <w16cex:commentExtensible w16cex:durableId="0AFC7060" w16cex:dateUtc="2026-08-01T12:12:00Z"/>
  <w16cex:commentExtensible w16cex:durableId="4AF28E26" w16cex:dateUtc="2026-08-01T16:33:00Z"/>
  <w16cex:commentExtensible w16cex:durableId="3A005B8D" w16cex:dateUtc="2026-08-01T11:50: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31A2CD53" w16cid:durableId="743D8A38"/>
  <w16cid:commentId w16cid:paraId="14E91635" w16cid:durableId="5CC8DAFB"/>
  <w16cid:commentId w16cid:paraId="5BC90158" w16cid:durableId="117A8D54"/>
  <w16cid:commentId w16cid:paraId="1A59E3AC" w16cid:durableId="01C350DE"/>
  <w16cid:commentId w16cid:paraId="54FF5198" w16cid:durableId="5341DB22"/>
  <w16cid:commentId w16cid:paraId="348D28DE" w16cid:durableId="6F1BA474"/>
  <w16cid:commentId w16cid:paraId="359B6648" w16cid:durableId="0AFC7060"/>
  <w16cid:commentId w16cid:paraId="38853ABD" w16cid:durableId="4AF28E26"/>
  <w16cid:commentId w16cid:paraId="7EF0DED5" w16cid:durableId="3A005B8D"/>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BDF73" w14:textId="77777777" w:rsidR="006C440A" w:rsidRPr="000C37D1" w:rsidRDefault="006C440A">
      <w:pPr>
        <w:spacing w:after="0" w:line="240" w:lineRule="auto"/>
      </w:pPr>
      <w:r w:rsidRPr="000C37D1">
        <w:separator/>
      </w:r>
    </w:p>
    <w:p w14:paraId="3B78129F" w14:textId="77777777" w:rsidR="006C440A" w:rsidRPr="000C37D1" w:rsidRDefault="006C440A"/>
  </w:endnote>
  <w:endnote w:type="continuationSeparator" w:id="0">
    <w:p w14:paraId="2F2D6FAD" w14:textId="77777777" w:rsidR="006C440A" w:rsidRPr="000C37D1" w:rsidRDefault="006C440A">
      <w:pPr>
        <w:spacing w:after="0" w:line="240" w:lineRule="auto"/>
      </w:pPr>
      <w:r w:rsidRPr="000C37D1">
        <w:continuationSeparator/>
      </w:r>
    </w:p>
    <w:p w14:paraId="7D221676" w14:textId="77777777" w:rsidR="006C440A" w:rsidRPr="000C37D1" w:rsidRDefault="006C44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0C37D1" w:rsidRDefault="006E1168" w:rsidP="00545308">
        <w:pPr>
          <w:pStyle w:val="Footer"/>
          <w:jc w:val="center"/>
        </w:pPr>
      </w:p>
      <w:p w14:paraId="2E5D8618" w14:textId="77777777" w:rsidR="006E1168" w:rsidRPr="000C37D1" w:rsidRDefault="006E1168" w:rsidP="00545308">
        <w:pPr>
          <w:pStyle w:val="Footer"/>
          <w:jc w:val="center"/>
        </w:pPr>
      </w:p>
      <w:p w14:paraId="7CE1492D" w14:textId="4A21B42F" w:rsidR="006E1168" w:rsidRPr="000C37D1"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0C37D1" w:rsidRDefault="006E1168" w:rsidP="000A2F80">
    <w:pPr>
      <w:pStyle w:val="Footer"/>
      <w:jc w:val="center"/>
    </w:pPr>
  </w:p>
  <w:p w14:paraId="7CDAFDC8" w14:textId="77777777" w:rsidR="006E1168" w:rsidRPr="000C37D1"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0C37D1" w:rsidRDefault="006E1168" w:rsidP="000A2F80">
        <w:pPr>
          <w:pStyle w:val="Footer"/>
          <w:jc w:val="center"/>
        </w:pPr>
        <w:r w:rsidRPr="000C37D1">
          <w:fldChar w:fldCharType="begin"/>
        </w:r>
        <w:r w:rsidRPr="000C37D1">
          <w:instrText xml:space="preserve"> PAGE   \* MERGEFORMAT </w:instrText>
        </w:r>
        <w:r w:rsidRPr="000C37D1">
          <w:fldChar w:fldCharType="separate"/>
        </w:r>
        <w:r w:rsidRPr="000C37D1">
          <w:t>2</w:t>
        </w:r>
        <w:r w:rsidRPr="000C37D1">
          <w:fldChar w:fldCharType="end"/>
        </w:r>
      </w:p>
    </w:sdtContent>
  </w:sdt>
  <w:p w14:paraId="685BB59B" w14:textId="06C34B62" w:rsidR="006E1168" w:rsidRPr="000C37D1"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0C37D1" w:rsidRDefault="006E1168" w:rsidP="001E7A4A">
    <w:pPr>
      <w:pStyle w:val="Footer"/>
      <w:jc w:val="center"/>
    </w:pPr>
  </w:p>
  <w:p w14:paraId="1A5249B7" w14:textId="77777777" w:rsidR="006E1168" w:rsidRPr="000C37D1"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0C37D1" w:rsidRDefault="006E1168" w:rsidP="001E7A4A">
        <w:pPr>
          <w:pStyle w:val="Footer"/>
          <w:jc w:val="center"/>
        </w:pPr>
        <w:r w:rsidRPr="000C37D1">
          <w:fldChar w:fldCharType="begin"/>
        </w:r>
        <w:r w:rsidRPr="000C37D1">
          <w:instrText xml:space="preserve"> PAGE   \* MERGEFORMAT </w:instrText>
        </w:r>
        <w:r w:rsidRPr="000C37D1">
          <w:fldChar w:fldCharType="separate"/>
        </w:r>
        <w:r w:rsidRPr="000C37D1">
          <w:t>2</w:t>
        </w:r>
        <w:r w:rsidRPr="000C37D1">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0C37D1" w:rsidRDefault="000E1725">
        <w:pPr>
          <w:pStyle w:val="Footer"/>
          <w:jc w:val="center"/>
        </w:pPr>
      </w:p>
      <w:p w14:paraId="42FB0883" w14:textId="77777777" w:rsidR="000E1725" w:rsidRPr="000C37D1" w:rsidRDefault="000E1725">
        <w:pPr>
          <w:pStyle w:val="Footer"/>
          <w:jc w:val="center"/>
        </w:pPr>
      </w:p>
      <w:p w14:paraId="33826082" w14:textId="77777777" w:rsidR="000E1725" w:rsidRPr="000C37D1" w:rsidRDefault="00000000">
        <w:pPr>
          <w:pStyle w:val="Footer"/>
          <w:jc w:val="center"/>
        </w:pPr>
        <w:r w:rsidRPr="000C37D1">
          <w:fldChar w:fldCharType="begin"/>
        </w:r>
        <w:r w:rsidRPr="000C37D1">
          <w:instrText>PAGE   \* MERGEFORMAT</w:instrText>
        </w:r>
        <w:r w:rsidRPr="000C37D1">
          <w:fldChar w:fldCharType="separate"/>
        </w:r>
        <w:r w:rsidRPr="000C37D1">
          <w:t>9</w:t>
        </w:r>
        <w:r w:rsidRPr="000C37D1">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0C37D1" w:rsidRDefault="00325C1A">
        <w:pPr>
          <w:pStyle w:val="Footer"/>
          <w:jc w:val="center"/>
        </w:pPr>
      </w:p>
      <w:p w14:paraId="4D91270F" w14:textId="77777777" w:rsidR="00325C1A" w:rsidRPr="000C37D1" w:rsidRDefault="00325C1A">
        <w:pPr>
          <w:pStyle w:val="Footer"/>
          <w:jc w:val="center"/>
        </w:pPr>
      </w:p>
      <w:p w14:paraId="54944B41" w14:textId="77777777" w:rsidR="00325C1A" w:rsidRPr="000C37D1" w:rsidRDefault="00325C1A">
        <w:pPr>
          <w:pStyle w:val="Footer"/>
          <w:jc w:val="center"/>
        </w:pPr>
        <w:r w:rsidRPr="000C37D1">
          <w:fldChar w:fldCharType="begin"/>
        </w:r>
        <w:r w:rsidRPr="000C37D1">
          <w:instrText>PAGE   \* MERGEFORMAT</w:instrText>
        </w:r>
        <w:r w:rsidRPr="000C37D1">
          <w:fldChar w:fldCharType="separate"/>
        </w:r>
        <w:r w:rsidRPr="000C37D1">
          <w:t>9</w:t>
        </w:r>
        <w:r w:rsidRPr="000C37D1">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0C37D1" w:rsidRDefault="001921B3">
        <w:pPr>
          <w:pStyle w:val="Footer"/>
          <w:jc w:val="center"/>
        </w:pPr>
      </w:p>
      <w:p w14:paraId="3A1A6714" w14:textId="77777777" w:rsidR="001921B3" w:rsidRPr="000C37D1" w:rsidRDefault="001921B3">
        <w:pPr>
          <w:pStyle w:val="Footer"/>
          <w:jc w:val="center"/>
        </w:pPr>
      </w:p>
      <w:p w14:paraId="21F14741" w14:textId="77777777" w:rsidR="001921B3" w:rsidRPr="000C37D1" w:rsidRDefault="001921B3">
        <w:pPr>
          <w:pStyle w:val="Footer"/>
          <w:jc w:val="center"/>
        </w:pPr>
        <w:r w:rsidRPr="000C37D1">
          <w:fldChar w:fldCharType="begin"/>
        </w:r>
        <w:r w:rsidRPr="000C37D1">
          <w:instrText>PAGE   \* MERGEFORMAT</w:instrText>
        </w:r>
        <w:r w:rsidRPr="000C37D1">
          <w:fldChar w:fldCharType="separate"/>
        </w:r>
        <w:r w:rsidRPr="000C37D1">
          <w:t>9</w:t>
        </w:r>
        <w:r w:rsidRPr="000C37D1">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0C37D1" w:rsidRDefault="006E1168">
        <w:pPr>
          <w:pStyle w:val="Footer"/>
          <w:jc w:val="center"/>
        </w:pPr>
      </w:p>
      <w:p w14:paraId="6D61870A" w14:textId="77777777" w:rsidR="006E1168" w:rsidRPr="000C37D1" w:rsidRDefault="006E1168">
        <w:pPr>
          <w:pStyle w:val="Footer"/>
          <w:jc w:val="center"/>
        </w:pPr>
      </w:p>
      <w:p w14:paraId="51866A77" w14:textId="77777777" w:rsidR="006E1168" w:rsidRPr="000C37D1" w:rsidRDefault="006E1168">
        <w:pPr>
          <w:pStyle w:val="Footer"/>
          <w:jc w:val="center"/>
        </w:pPr>
        <w:r w:rsidRPr="000C37D1">
          <w:fldChar w:fldCharType="begin"/>
        </w:r>
        <w:r w:rsidRPr="000C37D1">
          <w:instrText>PAGE   \* MERGEFORMAT</w:instrText>
        </w:r>
        <w:r w:rsidRPr="000C37D1">
          <w:fldChar w:fldCharType="separate"/>
        </w:r>
        <w:r w:rsidRPr="000C37D1">
          <w:t>9</w:t>
        </w:r>
        <w:r w:rsidRPr="000C37D1">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3446D" w14:textId="77777777" w:rsidR="006C440A" w:rsidRPr="000C37D1" w:rsidRDefault="006C440A">
      <w:pPr>
        <w:spacing w:after="0" w:line="240" w:lineRule="auto"/>
      </w:pPr>
      <w:r w:rsidRPr="000C37D1">
        <w:separator/>
      </w:r>
    </w:p>
    <w:p w14:paraId="14C507A1" w14:textId="77777777" w:rsidR="006C440A" w:rsidRPr="000C37D1" w:rsidRDefault="006C440A"/>
  </w:footnote>
  <w:footnote w:type="continuationSeparator" w:id="0">
    <w:p w14:paraId="6FBE9900" w14:textId="77777777" w:rsidR="006C440A" w:rsidRPr="000C37D1" w:rsidRDefault="006C440A">
      <w:pPr>
        <w:spacing w:after="0" w:line="240" w:lineRule="auto"/>
      </w:pPr>
      <w:r w:rsidRPr="000C37D1">
        <w:continuationSeparator/>
      </w:r>
    </w:p>
    <w:p w14:paraId="7E007EB8" w14:textId="77777777" w:rsidR="006C440A" w:rsidRPr="000C37D1" w:rsidRDefault="006C44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0C37D1" w:rsidRDefault="006E1168">
    <w:pPr>
      <w:pStyle w:val="Header"/>
    </w:pPr>
    <w:r w:rsidRPr="000C37D1">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0C37D1"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3"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6"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D3375C"/>
    <w:multiLevelType w:val="hybridMultilevel"/>
    <w:tmpl w:val="100872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1"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24"/>
  </w:num>
  <w:num w:numId="2" w16cid:durableId="380713946">
    <w:abstractNumId w:val="30"/>
  </w:num>
  <w:num w:numId="3" w16cid:durableId="151802545">
    <w:abstractNumId w:val="25"/>
  </w:num>
  <w:num w:numId="4" w16cid:durableId="700394965">
    <w:abstractNumId w:val="6"/>
  </w:num>
  <w:num w:numId="5" w16cid:durableId="1482698343">
    <w:abstractNumId w:val="16"/>
  </w:num>
  <w:num w:numId="6" w16cid:durableId="90057234">
    <w:abstractNumId w:val="1"/>
  </w:num>
  <w:num w:numId="7" w16cid:durableId="471217030">
    <w:abstractNumId w:val="2"/>
  </w:num>
  <w:num w:numId="8" w16cid:durableId="115028274">
    <w:abstractNumId w:val="32"/>
  </w:num>
  <w:num w:numId="9" w16cid:durableId="1220022380">
    <w:abstractNumId w:val="23"/>
  </w:num>
  <w:num w:numId="10" w16cid:durableId="1400321087">
    <w:abstractNumId w:val="7"/>
  </w:num>
  <w:num w:numId="11" w16cid:durableId="857308791">
    <w:abstractNumId w:val="18"/>
  </w:num>
  <w:num w:numId="12" w16cid:durableId="1319385733">
    <w:abstractNumId w:val="0"/>
  </w:num>
  <w:num w:numId="13" w16cid:durableId="1239904394">
    <w:abstractNumId w:val="21"/>
  </w:num>
  <w:num w:numId="14" w16cid:durableId="1370688945">
    <w:abstractNumId w:val="33"/>
  </w:num>
  <w:num w:numId="15" w16cid:durableId="2138985465">
    <w:abstractNumId w:val="17"/>
  </w:num>
  <w:num w:numId="16" w16cid:durableId="840393301">
    <w:abstractNumId w:val="19"/>
  </w:num>
  <w:num w:numId="17" w16cid:durableId="2111929808">
    <w:abstractNumId w:val="27"/>
  </w:num>
  <w:num w:numId="18" w16cid:durableId="491332747">
    <w:abstractNumId w:val="14"/>
  </w:num>
  <w:num w:numId="19" w16cid:durableId="1867333552">
    <w:abstractNumId w:val="11"/>
  </w:num>
  <w:num w:numId="20" w16cid:durableId="1615818574">
    <w:abstractNumId w:val="6"/>
    <w:lvlOverride w:ilvl="0">
      <w:startOverride w:val="1"/>
    </w:lvlOverride>
  </w:num>
  <w:num w:numId="21" w16cid:durableId="1493906565">
    <w:abstractNumId w:val="13"/>
  </w:num>
  <w:num w:numId="22" w16cid:durableId="2037730086">
    <w:abstractNumId w:val="15"/>
  </w:num>
  <w:num w:numId="23" w16cid:durableId="1238175559">
    <w:abstractNumId w:val="20"/>
  </w:num>
  <w:num w:numId="24" w16cid:durableId="1270814731">
    <w:abstractNumId w:val="28"/>
  </w:num>
  <w:num w:numId="25" w16cid:durableId="1160542398">
    <w:abstractNumId w:val="31"/>
  </w:num>
  <w:num w:numId="26" w16cid:durableId="1752005283">
    <w:abstractNumId w:val="5"/>
  </w:num>
  <w:num w:numId="27" w16cid:durableId="1117945169">
    <w:abstractNumId w:val="22"/>
  </w:num>
  <w:num w:numId="28" w16cid:durableId="944000582">
    <w:abstractNumId w:val="9"/>
  </w:num>
  <w:num w:numId="29" w16cid:durableId="442575765">
    <w:abstractNumId w:val="12"/>
  </w:num>
  <w:num w:numId="30" w16cid:durableId="2002806443">
    <w:abstractNumId w:val="4"/>
  </w:num>
  <w:num w:numId="31" w16cid:durableId="448740165">
    <w:abstractNumId w:val="8"/>
  </w:num>
  <w:num w:numId="32" w16cid:durableId="1362977738">
    <w:abstractNumId w:val="3"/>
  </w:num>
  <w:num w:numId="33" w16cid:durableId="1619214003">
    <w:abstractNumId w:val="10"/>
  </w:num>
  <w:num w:numId="34" w16cid:durableId="602421867">
    <w:abstractNumId w:val="26"/>
  </w:num>
  <w:num w:numId="35" w16cid:durableId="86197161">
    <w:abstractNumId w:val="29"/>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1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EF4"/>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559"/>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4E87"/>
    <w:rsid w:val="00025464"/>
    <w:rsid w:val="000255B4"/>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37C71"/>
    <w:rsid w:val="000409B6"/>
    <w:rsid w:val="0004111D"/>
    <w:rsid w:val="00041243"/>
    <w:rsid w:val="000419DC"/>
    <w:rsid w:val="00041C8A"/>
    <w:rsid w:val="00041CD1"/>
    <w:rsid w:val="00041D3C"/>
    <w:rsid w:val="00042797"/>
    <w:rsid w:val="00042DA5"/>
    <w:rsid w:val="000440C1"/>
    <w:rsid w:val="000449A8"/>
    <w:rsid w:val="00045203"/>
    <w:rsid w:val="00045EFB"/>
    <w:rsid w:val="000464DC"/>
    <w:rsid w:val="00047865"/>
    <w:rsid w:val="00047ACB"/>
    <w:rsid w:val="00050384"/>
    <w:rsid w:val="00050ACA"/>
    <w:rsid w:val="00051047"/>
    <w:rsid w:val="0005139A"/>
    <w:rsid w:val="00051684"/>
    <w:rsid w:val="00053372"/>
    <w:rsid w:val="000534BF"/>
    <w:rsid w:val="0005476E"/>
    <w:rsid w:val="000553FB"/>
    <w:rsid w:val="00055E4E"/>
    <w:rsid w:val="00057BCA"/>
    <w:rsid w:val="00057DC0"/>
    <w:rsid w:val="00060277"/>
    <w:rsid w:val="000606D2"/>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7B8"/>
    <w:rsid w:val="00073956"/>
    <w:rsid w:val="00074199"/>
    <w:rsid w:val="000741B8"/>
    <w:rsid w:val="000744F2"/>
    <w:rsid w:val="0007466F"/>
    <w:rsid w:val="00074B68"/>
    <w:rsid w:val="00074FC6"/>
    <w:rsid w:val="00075453"/>
    <w:rsid w:val="0007553D"/>
    <w:rsid w:val="00075D66"/>
    <w:rsid w:val="00075E07"/>
    <w:rsid w:val="00075F9F"/>
    <w:rsid w:val="0007627B"/>
    <w:rsid w:val="00076E51"/>
    <w:rsid w:val="0007719D"/>
    <w:rsid w:val="00077F57"/>
    <w:rsid w:val="000807EA"/>
    <w:rsid w:val="00082531"/>
    <w:rsid w:val="00082DDA"/>
    <w:rsid w:val="00082E36"/>
    <w:rsid w:val="00084297"/>
    <w:rsid w:val="0008494B"/>
    <w:rsid w:val="0008505C"/>
    <w:rsid w:val="0008540C"/>
    <w:rsid w:val="000858A8"/>
    <w:rsid w:val="000909C4"/>
    <w:rsid w:val="00090A25"/>
    <w:rsid w:val="000912CB"/>
    <w:rsid w:val="00091592"/>
    <w:rsid w:val="00091B3E"/>
    <w:rsid w:val="00091CEA"/>
    <w:rsid w:val="000922BB"/>
    <w:rsid w:val="0009231A"/>
    <w:rsid w:val="000923C9"/>
    <w:rsid w:val="00093734"/>
    <w:rsid w:val="00096C3A"/>
    <w:rsid w:val="00096FCA"/>
    <w:rsid w:val="00096FE2"/>
    <w:rsid w:val="00097508"/>
    <w:rsid w:val="000976BF"/>
    <w:rsid w:val="000A0865"/>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6D19"/>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34"/>
    <w:rsid w:val="000C0AE4"/>
    <w:rsid w:val="000C0B9E"/>
    <w:rsid w:val="000C0C00"/>
    <w:rsid w:val="000C1B15"/>
    <w:rsid w:val="000C1DB0"/>
    <w:rsid w:val="000C1FCD"/>
    <w:rsid w:val="000C2B31"/>
    <w:rsid w:val="000C3704"/>
    <w:rsid w:val="000C37D1"/>
    <w:rsid w:val="000C4750"/>
    <w:rsid w:val="000C52BF"/>
    <w:rsid w:val="000C5722"/>
    <w:rsid w:val="000C5B16"/>
    <w:rsid w:val="000C5B31"/>
    <w:rsid w:val="000C5E0C"/>
    <w:rsid w:val="000C5ED5"/>
    <w:rsid w:val="000C63F0"/>
    <w:rsid w:val="000C6C9B"/>
    <w:rsid w:val="000C7549"/>
    <w:rsid w:val="000C7A79"/>
    <w:rsid w:val="000D1E16"/>
    <w:rsid w:val="000D1ED7"/>
    <w:rsid w:val="000D2946"/>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34D"/>
    <w:rsid w:val="000E35CB"/>
    <w:rsid w:val="000E4291"/>
    <w:rsid w:val="000E4AC0"/>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EE1"/>
    <w:rsid w:val="000F5259"/>
    <w:rsid w:val="000F56E9"/>
    <w:rsid w:val="000F5B1A"/>
    <w:rsid w:val="000F7615"/>
    <w:rsid w:val="000F7E5D"/>
    <w:rsid w:val="00100173"/>
    <w:rsid w:val="001006DB"/>
    <w:rsid w:val="00101791"/>
    <w:rsid w:val="00101B60"/>
    <w:rsid w:val="00101D5E"/>
    <w:rsid w:val="001024C5"/>
    <w:rsid w:val="0010254C"/>
    <w:rsid w:val="0010272E"/>
    <w:rsid w:val="0010331C"/>
    <w:rsid w:val="00103885"/>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1F2C"/>
    <w:rsid w:val="001120AC"/>
    <w:rsid w:val="001128FB"/>
    <w:rsid w:val="00112B74"/>
    <w:rsid w:val="00112D00"/>
    <w:rsid w:val="001135A8"/>
    <w:rsid w:val="00113B11"/>
    <w:rsid w:val="00113DCD"/>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2BC0"/>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36998"/>
    <w:rsid w:val="00140D66"/>
    <w:rsid w:val="00141284"/>
    <w:rsid w:val="001415AF"/>
    <w:rsid w:val="00141A20"/>
    <w:rsid w:val="00142CA3"/>
    <w:rsid w:val="00142E01"/>
    <w:rsid w:val="0014353B"/>
    <w:rsid w:val="0014388F"/>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0FA9"/>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5F65"/>
    <w:rsid w:val="00156B2C"/>
    <w:rsid w:val="00156FCD"/>
    <w:rsid w:val="001575A0"/>
    <w:rsid w:val="00157843"/>
    <w:rsid w:val="00160EC9"/>
    <w:rsid w:val="00161136"/>
    <w:rsid w:val="001618FC"/>
    <w:rsid w:val="001620F8"/>
    <w:rsid w:val="00162623"/>
    <w:rsid w:val="00162C31"/>
    <w:rsid w:val="00163346"/>
    <w:rsid w:val="00163C33"/>
    <w:rsid w:val="0016412C"/>
    <w:rsid w:val="0016480A"/>
    <w:rsid w:val="00164978"/>
    <w:rsid w:val="00165748"/>
    <w:rsid w:val="00165764"/>
    <w:rsid w:val="00165AD6"/>
    <w:rsid w:val="001663C9"/>
    <w:rsid w:val="0016675C"/>
    <w:rsid w:val="0016710E"/>
    <w:rsid w:val="00167563"/>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257"/>
    <w:rsid w:val="001765BF"/>
    <w:rsid w:val="00176850"/>
    <w:rsid w:val="00176D3D"/>
    <w:rsid w:val="00176FD7"/>
    <w:rsid w:val="00177790"/>
    <w:rsid w:val="001778A3"/>
    <w:rsid w:val="00177CED"/>
    <w:rsid w:val="00180067"/>
    <w:rsid w:val="001810AC"/>
    <w:rsid w:val="001831C9"/>
    <w:rsid w:val="00183758"/>
    <w:rsid w:val="00183805"/>
    <w:rsid w:val="00183913"/>
    <w:rsid w:val="00183B29"/>
    <w:rsid w:val="00183E06"/>
    <w:rsid w:val="001845EA"/>
    <w:rsid w:val="001846A8"/>
    <w:rsid w:val="001856B5"/>
    <w:rsid w:val="00185E4D"/>
    <w:rsid w:val="00186F07"/>
    <w:rsid w:val="00186FB3"/>
    <w:rsid w:val="0018755A"/>
    <w:rsid w:val="00187E2C"/>
    <w:rsid w:val="00187F0F"/>
    <w:rsid w:val="0019062A"/>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3A9"/>
    <w:rsid w:val="001A4FC7"/>
    <w:rsid w:val="001A53C7"/>
    <w:rsid w:val="001A55E9"/>
    <w:rsid w:val="001A5F8E"/>
    <w:rsid w:val="001A5FF6"/>
    <w:rsid w:val="001A62B0"/>
    <w:rsid w:val="001A66C1"/>
    <w:rsid w:val="001A6812"/>
    <w:rsid w:val="001A747C"/>
    <w:rsid w:val="001A795C"/>
    <w:rsid w:val="001B0592"/>
    <w:rsid w:val="001B0FF6"/>
    <w:rsid w:val="001B192D"/>
    <w:rsid w:val="001B26CB"/>
    <w:rsid w:val="001B29DC"/>
    <w:rsid w:val="001B324C"/>
    <w:rsid w:val="001B35EB"/>
    <w:rsid w:val="001B3E35"/>
    <w:rsid w:val="001B4814"/>
    <w:rsid w:val="001B50BE"/>
    <w:rsid w:val="001B5458"/>
    <w:rsid w:val="001B597D"/>
    <w:rsid w:val="001B659B"/>
    <w:rsid w:val="001B66B9"/>
    <w:rsid w:val="001B6AD1"/>
    <w:rsid w:val="001B6AD8"/>
    <w:rsid w:val="001B6DC2"/>
    <w:rsid w:val="001B71B0"/>
    <w:rsid w:val="001B7BC0"/>
    <w:rsid w:val="001B7F8E"/>
    <w:rsid w:val="001C00A2"/>
    <w:rsid w:val="001C0877"/>
    <w:rsid w:val="001C08B3"/>
    <w:rsid w:val="001C09EA"/>
    <w:rsid w:val="001C1793"/>
    <w:rsid w:val="001C1B15"/>
    <w:rsid w:val="001C272A"/>
    <w:rsid w:val="001C396D"/>
    <w:rsid w:val="001C3ECB"/>
    <w:rsid w:val="001C46D2"/>
    <w:rsid w:val="001C481F"/>
    <w:rsid w:val="001C48BB"/>
    <w:rsid w:val="001C5175"/>
    <w:rsid w:val="001C5BCE"/>
    <w:rsid w:val="001C6611"/>
    <w:rsid w:val="001C6912"/>
    <w:rsid w:val="001C72D9"/>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E01EA"/>
    <w:rsid w:val="001E0276"/>
    <w:rsid w:val="001E04D2"/>
    <w:rsid w:val="001E0AB2"/>
    <w:rsid w:val="001E0EE7"/>
    <w:rsid w:val="001E10D9"/>
    <w:rsid w:val="001E2420"/>
    <w:rsid w:val="001E2967"/>
    <w:rsid w:val="001E3952"/>
    <w:rsid w:val="001E3970"/>
    <w:rsid w:val="001E3AAA"/>
    <w:rsid w:val="001E4313"/>
    <w:rsid w:val="001E4A69"/>
    <w:rsid w:val="001E4B0A"/>
    <w:rsid w:val="001E4C44"/>
    <w:rsid w:val="001E4D44"/>
    <w:rsid w:val="001E5E5B"/>
    <w:rsid w:val="001E5F6D"/>
    <w:rsid w:val="001E5FB5"/>
    <w:rsid w:val="001E6792"/>
    <w:rsid w:val="001E6858"/>
    <w:rsid w:val="001E73C4"/>
    <w:rsid w:val="001E7A4A"/>
    <w:rsid w:val="001F01EF"/>
    <w:rsid w:val="001F0706"/>
    <w:rsid w:val="001F0C16"/>
    <w:rsid w:val="001F19DE"/>
    <w:rsid w:val="001F1A15"/>
    <w:rsid w:val="001F1A94"/>
    <w:rsid w:val="001F1C04"/>
    <w:rsid w:val="001F201B"/>
    <w:rsid w:val="001F2282"/>
    <w:rsid w:val="001F349C"/>
    <w:rsid w:val="001F446C"/>
    <w:rsid w:val="001F4A41"/>
    <w:rsid w:val="001F4AC8"/>
    <w:rsid w:val="001F52FE"/>
    <w:rsid w:val="001F5449"/>
    <w:rsid w:val="001F5627"/>
    <w:rsid w:val="001F56B0"/>
    <w:rsid w:val="001F6236"/>
    <w:rsid w:val="001F62E7"/>
    <w:rsid w:val="001F74F4"/>
    <w:rsid w:val="001F7F9E"/>
    <w:rsid w:val="00200305"/>
    <w:rsid w:val="00201233"/>
    <w:rsid w:val="00201F0C"/>
    <w:rsid w:val="002034AC"/>
    <w:rsid w:val="00203658"/>
    <w:rsid w:val="00203932"/>
    <w:rsid w:val="002039CA"/>
    <w:rsid w:val="00204383"/>
    <w:rsid w:val="00204C6B"/>
    <w:rsid w:val="00205AC4"/>
    <w:rsid w:val="00206081"/>
    <w:rsid w:val="002068DD"/>
    <w:rsid w:val="0020692C"/>
    <w:rsid w:val="0020781B"/>
    <w:rsid w:val="00210BED"/>
    <w:rsid w:val="00211B3E"/>
    <w:rsid w:val="00211FF6"/>
    <w:rsid w:val="0021203E"/>
    <w:rsid w:val="0021254F"/>
    <w:rsid w:val="0021312D"/>
    <w:rsid w:val="002131A9"/>
    <w:rsid w:val="00213589"/>
    <w:rsid w:val="0021379A"/>
    <w:rsid w:val="00213EAA"/>
    <w:rsid w:val="002144A7"/>
    <w:rsid w:val="00214536"/>
    <w:rsid w:val="002148BE"/>
    <w:rsid w:val="00214CFA"/>
    <w:rsid w:val="002158AF"/>
    <w:rsid w:val="0021659C"/>
    <w:rsid w:val="0022044E"/>
    <w:rsid w:val="00220A3F"/>
    <w:rsid w:val="00220F99"/>
    <w:rsid w:val="00221809"/>
    <w:rsid w:val="0022197D"/>
    <w:rsid w:val="00221EFC"/>
    <w:rsid w:val="002221DC"/>
    <w:rsid w:val="002228CB"/>
    <w:rsid w:val="00223B1B"/>
    <w:rsid w:val="00223B90"/>
    <w:rsid w:val="00223D81"/>
    <w:rsid w:val="00224C57"/>
    <w:rsid w:val="00225E5B"/>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34C"/>
    <w:rsid w:val="00234C26"/>
    <w:rsid w:val="0023575B"/>
    <w:rsid w:val="00235D59"/>
    <w:rsid w:val="002366B2"/>
    <w:rsid w:val="00236E49"/>
    <w:rsid w:val="00237656"/>
    <w:rsid w:val="00240853"/>
    <w:rsid w:val="002408F0"/>
    <w:rsid w:val="0024097F"/>
    <w:rsid w:val="00241280"/>
    <w:rsid w:val="00241306"/>
    <w:rsid w:val="002415EE"/>
    <w:rsid w:val="00242D56"/>
    <w:rsid w:val="00242DF0"/>
    <w:rsid w:val="00242F09"/>
    <w:rsid w:val="00244475"/>
    <w:rsid w:val="00244621"/>
    <w:rsid w:val="0024630E"/>
    <w:rsid w:val="00246D8D"/>
    <w:rsid w:val="00246EA1"/>
    <w:rsid w:val="0024719C"/>
    <w:rsid w:val="00247467"/>
    <w:rsid w:val="00247BA1"/>
    <w:rsid w:val="00247F17"/>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3A9"/>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3F5"/>
    <w:rsid w:val="00282804"/>
    <w:rsid w:val="00282F68"/>
    <w:rsid w:val="00283436"/>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D3C"/>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A754C"/>
    <w:rsid w:val="002A7A51"/>
    <w:rsid w:val="002A7D4E"/>
    <w:rsid w:val="002B05D6"/>
    <w:rsid w:val="002B05D8"/>
    <w:rsid w:val="002B0EC0"/>
    <w:rsid w:val="002B1593"/>
    <w:rsid w:val="002B169B"/>
    <w:rsid w:val="002B16A5"/>
    <w:rsid w:val="002B2752"/>
    <w:rsid w:val="002B2E78"/>
    <w:rsid w:val="002B38D3"/>
    <w:rsid w:val="002B38D9"/>
    <w:rsid w:val="002B5092"/>
    <w:rsid w:val="002B551E"/>
    <w:rsid w:val="002B5913"/>
    <w:rsid w:val="002B5C44"/>
    <w:rsid w:val="002B5D4A"/>
    <w:rsid w:val="002B6265"/>
    <w:rsid w:val="002B63A5"/>
    <w:rsid w:val="002B68FE"/>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5F3"/>
    <w:rsid w:val="002D067C"/>
    <w:rsid w:val="002D0802"/>
    <w:rsid w:val="002D0955"/>
    <w:rsid w:val="002D1275"/>
    <w:rsid w:val="002D1570"/>
    <w:rsid w:val="002D1682"/>
    <w:rsid w:val="002D1AEF"/>
    <w:rsid w:val="002D1D9A"/>
    <w:rsid w:val="002D2727"/>
    <w:rsid w:val="002D2DAB"/>
    <w:rsid w:val="002D2E8A"/>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494"/>
    <w:rsid w:val="002E162E"/>
    <w:rsid w:val="002E1C6C"/>
    <w:rsid w:val="002E21E6"/>
    <w:rsid w:val="002E28AA"/>
    <w:rsid w:val="002E2A74"/>
    <w:rsid w:val="002E2D3F"/>
    <w:rsid w:val="002E3559"/>
    <w:rsid w:val="002E38AB"/>
    <w:rsid w:val="002E4187"/>
    <w:rsid w:val="002E45CE"/>
    <w:rsid w:val="002E4F10"/>
    <w:rsid w:val="002E5CD0"/>
    <w:rsid w:val="002E610C"/>
    <w:rsid w:val="002E672B"/>
    <w:rsid w:val="002E67F8"/>
    <w:rsid w:val="002E6DD1"/>
    <w:rsid w:val="002E7004"/>
    <w:rsid w:val="002E7C77"/>
    <w:rsid w:val="002E7FDD"/>
    <w:rsid w:val="002F0BD3"/>
    <w:rsid w:val="002F0DAB"/>
    <w:rsid w:val="002F1555"/>
    <w:rsid w:val="002F1682"/>
    <w:rsid w:val="002F1D95"/>
    <w:rsid w:val="002F22E9"/>
    <w:rsid w:val="002F24E1"/>
    <w:rsid w:val="002F27EB"/>
    <w:rsid w:val="002F309B"/>
    <w:rsid w:val="002F30DA"/>
    <w:rsid w:val="002F37F2"/>
    <w:rsid w:val="002F3C5F"/>
    <w:rsid w:val="002F421E"/>
    <w:rsid w:val="002F4E69"/>
    <w:rsid w:val="002F55C8"/>
    <w:rsid w:val="002F60E8"/>
    <w:rsid w:val="002F61EB"/>
    <w:rsid w:val="002F62EA"/>
    <w:rsid w:val="002F66C2"/>
    <w:rsid w:val="002F6B44"/>
    <w:rsid w:val="002F6B61"/>
    <w:rsid w:val="002F7F21"/>
    <w:rsid w:val="0030030B"/>
    <w:rsid w:val="00300DFA"/>
    <w:rsid w:val="0030145B"/>
    <w:rsid w:val="00301C42"/>
    <w:rsid w:val="00302DAC"/>
    <w:rsid w:val="00303631"/>
    <w:rsid w:val="00303BAF"/>
    <w:rsid w:val="00304368"/>
    <w:rsid w:val="00304418"/>
    <w:rsid w:val="00304D0B"/>
    <w:rsid w:val="0030521F"/>
    <w:rsid w:val="00306767"/>
    <w:rsid w:val="0030698A"/>
    <w:rsid w:val="00306CD1"/>
    <w:rsid w:val="00306CE1"/>
    <w:rsid w:val="0030708A"/>
    <w:rsid w:val="0030733A"/>
    <w:rsid w:val="00307B18"/>
    <w:rsid w:val="00307B47"/>
    <w:rsid w:val="003102D1"/>
    <w:rsid w:val="003104E6"/>
    <w:rsid w:val="003111F8"/>
    <w:rsid w:val="00311736"/>
    <w:rsid w:val="00311CCA"/>
    <w:rsid w:val="003129D9"/>
    <w:rsid w:val="00312C35"/>
    <w:rsid w:val="00312C68"/>
    <w:rsid w:val="00312D49"/>
    <w:rsid w:val="00313393"/>
    <w:rsid w:val="003133DD"/>
    <w:rsid w:val="0031396E"/>
    <w:rsid w:val="003147E3"/>
    <w:rsid w:val="00314823"/>
    <w:rsid w:val="00314A8B"/>
    <w:rsid w:val="00314ABD"/>
    <w:rsid w:val="003159D5"/>
    <w:rsid w:val="00315B58"/>
    <w:rsid w:val="00315F93"/>
    <w:rsid w:val="003161F6"/>
    <w:rsid w:val="0031694C"/>
    <w:rsid w:val="003178F9"/>
    <w:rsid w:val="0032007F"/>
    <w:rsid w:val="00320403"/>
    <w:rsid w:val="00320772"/>
    <w:rsid w:val="003208F2"/>
    <w:rsid w:val="00320A6E"/>
    <w:rsid w:val="00320F0D"/>
    <w:rsid w:val="00321BFC"/>
    <w:rsid w:val="0032251E"/>
    <w:rsid w:val="00322EF9"/>
    <w:rsid w:val="0032367E"/>
    <w:rsid w:val="00323FA4"/>
    <w:rsid w:val="003240CB"/>
    <w:rsid w:val="003241A8"/>
    <w:rsid w:val="00324371"/>
    <w:rsid w:val="003252B9"/>
    <w:rsid w:val="0032587E"/>
    <w:rsid w:val="003259D6"/>
    <w:rsid w:val="00325C1A"/>
    <w:rsid w:val="003264A0"/>
    <w:rsid w:val="00327F7B"/>
    <w:rsid w:val="003301FF"/>
    <w:rsid w:val="003306D6"/>
    <w:rsid w:val="0033073D"/>
    <w:rsid w:val="00330F69"/>
    <w:rsid w:val="0033118E"/>
    <w:rsid w:val="0033234F"/>
    <w:rsid w:val="0033325E"/>
    <w:rsid w:val="00334235"/>
    <w:rsid w:val="00334238"/>
    <w:rsid w:val="0033456A"/>
    <w:rsid w:val="00334870"/>
    <w:rsid w:val="003348C9"/>
    <w:rsid w:val="00335093"/>
    <w:rsid w:val="003354E0"/>
    <w:rsid w:val="0033566A"/>
    <w:rsid w:val="0033599B"/>
    <w:rsid w:val="00336798"/>
    <w:rsid w:val="00336B04"/>
    <w:rsid w:val="00337657"/>
    <w:rsid w:val="00337CA0"/>
    <w:rsid w:val="00337D99"/>
    <w:rsid w:val="00337E89"/>
    <w:rsid w:val="00337F1C"/>
    <w:rsid w:val="0034018F"/>
    <w:rsid w:val="00340A63"/>
    <w:rsid w:val="00340C77"/>
    <w:rsid w:val="00341BC7"/>
    <w:rsid w:val="00341C8B"/>
    <w:rsid w:val="00342253"/>
    <w:rsid w:val="00343095"/>
    <w:rsid w:val="0034330A"/>
    <w:rsid w:val="003433D5"/>
    <w:rsid w:val="00343978"/>
    <w:rsid w:val="00344713"/>
    <w:rsid w:val="00344995"/>
    <w:rsid w:val="00344A45"/>
    <w:rsid w:val="0034526F"/>
    <w:rsid w:val="003452F6"/>
    <w:rsid w:val="00346F94"/>
    <w:rsid w:val="00347F1B"/>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87589"/>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A77FA"/>
    <w:rsid w:val="003A7AB8"/>
    <w:rsid w:val="003B033E"/>
    <w:rsid w:val="003B1A8C"/>
    <w:rsid w:val="003B281B"/>
    <w:rsid w:val="003B2D7C"/>
    <w:rsid w:val="003B2FD7"/>
    <w:rsid w:val="003B3DE1"/>
    <w:rsid w:val="003B4106"/>
    <w:rsid w:val="003B41FD"/>
    <w:rsid w:val="003B4B01"/>
    <w:rsid w:val="003B4D82"/>
    <w:rsid w:val="003B53A8"/>
    <w:rsid w:val="003B5A05"/>
    <w:rsid w:val="003B5A87"/>
    <w:rsid w:val="003B5F07"/>
    <w:rsid w:val="003B69BE"/>
    <w:rsid w:val="003B6EB9"/>
    <w:rsid w:val="003B7110"/>
    <w:rsid w:val="003B7423"/>
    <w:rsid w:val="003C056B"/>
    <w:rsid w:val="003C0EAA"/>
    <w:rsid w:val="003C0F01"/>
    <w:rsid w:val="003C1AC5"/>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28E4"/>
    <w:rsid w:val="003D29D4"/>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55F5"/>
    <w:rsid w:val="003E6250"/>
    <w:rsid w:val="003E6CED"/>
    <w:rsid w:val="003E6E12"/>
    <w:rsid w:val="003E7E7A"/>
    <w:rsid w:val="003F036B"/>
    <w:rsid w:val="003F0B19"/>
    <w:rsid w:val="003F0B5F"/>
    <w:rsid w:val="003F0B91"/>
    <w:rsid w:val="003F1BBE"/>
    <w:rsid w:val="003F1ED0"/>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232B"/>
    <w:rsid w:val="00432B4F"/>
    <w:rsid w:val="004331E5"/>
    <w:rsid w:val="004342E7"/>
    <w:rsid w:val="00434301"/>
    <w:rsid w:val="00434C2E"/>
    <w:rsid w:val="00434C2F"/>
    <w:rsid w:val="004350E4"/>
    <w:rsid w:val="004354D1"/>
    <w:rsid w:val="00435A4B"/>
    <w:rsid w:val="004368D4"/>
    <w:rsid w:val="0043743E"/>
    <w:rsid w:val="00437BDA"/>
    <w:rsid w:val="00437F3C"/>
    <w:rsid w:val="00441447"/>
    <w:rsid w:val="00441745"/>
    <w:rsid w:val="00441AC2"/>
    <w:rsid w:val="00441B06"/>
    <w:rsid w:val="00442043"/>
    <w:rsid w:val="004420CB"/>
    <w:rsid w:val="00442310"/>
    <w:rsid w:val="00442FB6"/>
    <w:rsid w:val="00443888"/>
    <w:rsid w:val="004441DF"/>
    <w:rsid w:val="00444804"/>
    <w:rsid w:val="00444AD5"/>
    <w:rsid w:val="00444C3D"/>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2C52"/>
    <w:rsid w:val="004537C2"/>
    <w:rsid w:val="00454482"/>
    <w:rsid w:val="004546B1"/>
    <w:rsid w:val="00454BC2"/>
    <w:rsid w:val="00454CE5"/>
    <w:rsid w:val="00455835"/>
    <w:rsid w:val="0045593E"/>
    <w:rsid w:val="00455C31"/>
    <w:rsid w:val="004561A3"/>
    <w:rsid w:val="00456B62"/>
    <w:rsid w:val="0045721A"/>
    <w:rsid w:val="004574C4"/>
    <w:rsid w:val="004576EE"/>
    <w:rsid w:val="00457939"/>
    <w:rsid w:val="00457BCC"/>
    <w:rsid w:val="0046085A"/>
    <w:rsid w:val="0046154F"/>
    <w:rsid w:val="00461D7F"/>
    <w:rsid w:val="00462673"/>
    <w:rsid w:val="00462996"/>
    <w:rsid w:val="00463CA4"/>
    <w:rsid w:val="0046444D"/>
    <w:rsid w:val="00464DA6"/>
    <w:rsid w:val="004655BB"/>
    <w:rsid w:val="004666F2"/>
    <w:rsid w:val="00466F0B"/>
    <w:rsid w:val="004671DA"/>
    <w:rsid w:val="004674C9"/>
    <w:rsid w:val="00467BFF"/>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87F20"/>
    <w:rsid w:val="004904C9"/>
    <w:rsid w:val="004904D9"/>
    <w:rsid w:val="00490D4D"/>
    <w:rsid w:val="00491187"/>
    <w:rsid w:val="0049175A"/>
    <w:rsid w:val="00492805"/>
    <w:rsid w:val="00493195"/>
    <w:rsid w:val="00493256"/>
    <w:rsid w:val="00493799"/>
    <w:rsid w:val="00493E05"/>
    <w:rsid w:val="00494BB4"/>
    <w:rsid w:val="00494EF4"/>
    <w:rsid w:val="00495114"/>
    <w:rsid w:val="0049581E"/>
    <w:rsid w:val="004959EE"/>
    <w:rsid w:val="00495DA1"/>
    <w:rsid w:val="0049665D"/>
    <w:rsid w:val="00496CAD"/>
    <w:rsid w:val="004977DA"/>
    <w:rsid w:val="004A0A5B"/>
    <w:rsid w:val="004A0B31"/>
    <w:rsid w:val="004A0C12"/>
    <w:rsid w:val="004A19C3"/>
    <w:rsid w:val="004A1D64"/>
    <w:rsid w:val="004A1DB7"/>
    <w:rsid w:val="004A2170"/>
    <w:rsid w:val="004A2580"/>
    <w:rsid w:val="004A272B"/>
    <w:rsid w:val="004A2A46"/>
    <w:rsid w:val="004A2C56"/>
    <w:rsid w:val="004A2E4E"/>
    <w:rsid w:val="004A3677"/>
    <w:rsid w:val="004A375C"/>
    <w:rsid w:val="004A4810"/>
    <w:rsid w:val="004A493B"/>
    <w:rsid w:val="004A49DC"/>
    <w:rsid w:val="004A4DE2"/>
    <w:rsid w:val="004A4E27"/>
    <w:rsid w:val="004A4E90"/>
    <w:rsid w:val="004A58FF"/>
    <w:rsid w:val="004A6192"/>
    <w:rsid w:val="004A6CEE"/>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250"/>
    <w:rsid w:val="004C15B1"/>
    <w:rsid w:val="004C1C5F"/>
    <w:rsid w:val="004C1D40"/>
    <w:rsid w:val="004C2180"/>
    <w:rsid w:val="004C2672"/>
    <w:rsid w:val="004C41E6"/>
    <w:rsid w:val="004C4C18"/>
    <w:rsid w:val="004C4D5D"/>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913"/>
    <w:rsid w:val="004D5A46"/>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5FF4"/>
    <w:rsid w:val="004E7338"/>
    <w:rsid w:val="004E7F34"/>
    <w:rsid w:val="004F1D72"/>
    <w:rsid w:val="004F1F3B"/>
    <w:rsid w:val="004F21EA"/>
    <w:rsid w:val="004F2B39"/>
    <w:rsid w:val="004F2FB5"/>
    <w:rsid w:val="004F3ABE"/>
    <w:rsid w:val="004F3B9C"/>
    <w:rsid w:val="004F489D"/>
    <w:rsid w:val="004F4F0A"/>
    <w:rsid w:val="004F520C"/>
    <w:rsid w:val="004F5B99"/>
    <w:rsid w:val="004F600D"/>
    <w:rsid w:val="004F63D9"/>
    <w:rsid w:val="004F65C9"/>
    <w:rsid w:val="004F6E27"/>
    <w:rsid w:val="004F7BFB"/>
    <w:rsid w:val="005004FC"/>
    <w:rsid w:val="00500618"/>
    <w:rsid w:val="0050115D"/>
    <w:rsid w:val="00501C8A"/>
    <w:rsid w:val="00502558"/>
    <w:rsid w:val="00502EA9"/>
    <w:rsid w:val="00503360"/>
    <w:rsid w:val="0050491E"/>
    <w:rsid w:val="00504ADB"/>
    <w:rsid w:val="00505753"/>
    <w:rsid w:val="00505B92"/>
    <w:rsid w:val="00505D89"/>
    <w:rsid w:val="005067A8"/>
    <w:rsid w:val="005067C2"/>
    <w:rsid w:val="00506E48"/>
    <w:rsid w:val="005076D6"/>
    <w:rsid w:val="00507FE1"/>
    <w:rsid w:val="00510C6E"/>
    <w:rsid w:val="00511167"/>
    <w:rsid w:val="00511411"/>
    <w:rsid w:val="00511F16"/>
    <w:rsid w:val="00511F1D"/>
    <w:rsid w:val="005130CD"/>
    <w:rsid w:val="00513B6A"/>
    <w:rsid w:val="00513D43"/>
    <w:rsid w:val="00514162"/>
    <w:rsid w:val="005144B2"/>
    <w:rsid w:val="00515E3F"/>
    <w:rsid w:val="00521A14"/>
    <w:rsid w:val="00521AEC"/>
    <w:rsid w:val="00521AEE"/>
    <w:rsid w:val="0052212F"/>
    <w:rsid w:val="00522CEF"/>
    <w:rsid w:val="0052313C"/>
    <w:rsid w:val="0052336B"/>
    <w:rsid w:val="0052353B"/>
    <w:rsid w:val="005238BC"/>
    <w:rsid w:val="00524744"/>
    <w:rsid w:val="00525329"/>
    <w:rsid w:val="00525402"/>
    <w:rsid w:val="0052549C"/>
    <w:rsid w:val="00525794"/>
    <w:rsid w:val="005257D2"/>
    <w:rsid w:val="00525999"/>
    <w:rsid w:val="00525AC6"/>
    <w:rsid w:val="00526294"/>
    <w:rsid w:val="005268FA"/>
    <w:rsid w:val="005274ED"/>
    <w:rsid w:val="005308B2"/>
    <w:rsid w:val="00530CB3"/>
    <w:rsid w:val="00530D7E"/>
    <w:rsid w:val="00532644"/>
    <w:rsid w:val="00532877"/>
    <w:rsid w:val="00534340"/>
    <w:rsid w:val="00534904"/>
    <w:rsid w:val="00535BF0"/>
    <w:rsid w:val="0053656F"/>
    <w:rsid w:val="005370BC"/>
    <w:rsid w:val="005377D2"/>
    <w:rsid w:val="00537811"/>
    <w:rsid w:val="005403E8"/>
    <w:rsid w:val="00540E77"/>
    <w:rsid w:val="00541045"/>
    <w:rsid w:val="0054217E"/>
    <w:rsid w:val="0054290E"/>
    <w:rsid w:val="0054307F"/>
    <w:rsid w:val="00543742"/>
    <w:rsid w:val="00544123"/>
    <w:rsid w:val="0054441B"/>
    <w:rsid w:val="00544615"/>
    <w:rsid w:val="00544BE0"/>
    <w:rsid w:val="0054511D"/>
    <w:rsid w:val="00545308"/>
    <w:rsid w:val="005457AF"/>
    <w:rsid w:val="00545A37"/>
    <w:rsid w:val="00545A4F"/>
    <w:rsid w:val="00545FDA"/>
    <w:rsid w:val="005465C4"/>
    <w:rsid w:val="00546D7A"/>
    <w:rsid w:val="005470D5"/>
    <w:rsid w:val="005477EF"/>
    <w:rsid w:val="00547DF5"/>
    <w:rsid w:val="00551107"/>
    <w:rsid w:val="0055156B"/>
    <w:rsid w:val="00551589"/>
    <w:rsid w:val="0055193A"/>
    <w:rsid w:val="0055253A"/>
    <w:rsid w:val="00553483"/>
    <w:rsid w:val="00553C6C"/>
    <w:rsid w:val="005542BB"/>
    <w:rsid w:val="00554628"/>
    <w:rsid w:val="00554B3D"/>
    <w:rsid w:val="00554EB4"/>
    <w:rsid w:val="00556482"/>
    <w:rsid w:val="00556EAC"/>
    <w:rsid w:val="00557A5B"/>
    <w:rsid w:val="00557F6D"/>
    <w:rsid w:val="00560697"/>
    <w:rsid w:val="0056077D"/>
    <w:rsid w:val="0056366B"/>
    <w:rsid w:val="00564011"/>
    <w:rsid w:val="00564881"/>
    <w:rsid w:val="00564945"/>
    <w:rsid w:val="0056496E"/>
    <w:rsid w:val="005649A6"/>
    <w:rsid w:val="00564F7D"/>
    <w:rsid w:val="005657C9"/>
    <w:rsid w:val="0056590A"/>
    <w:rsid w:val="005662D7"/>
    <w:rsid w:val="00566E8B"/>
    <w:rsid w:val="00567A2D"/>
    <w:rsid w:val="005703AA"/>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5364"/>
    <w:rsid w:val="00586E51"/>
    <w:rsid w:val="005872E6"/>
    <w:rsid w:val="005879EB"/>
    <w:rsid w:val="005906CC"/>
    <w:rsid w:val="00591063"/>
    <w:rsid w:val="0059136F"/>
    <w:rsid w:val="005913B1"/>
    <w:rsid w:val="00591AD2"/>
    <w:rsid w:val="00591D2A"/>
    <w:rsid w:val="00591F93"/>
    <w:rsid w:val="0059297B"/>
    <w:rsid w:val="00593022"/>
    <w:rsid w:val="0059394F"/>
    <w:rsid w:val="00593F1B"/>
    <w:rsid w:val="0059428F"/>
    <w:rsid w:val="0059456B"/>
    <w:rsid w:val="00594B68"/>
    <w:rsid w:val="0059673C"/>
    <w:rsid w:val="00596857"/>
    <w:rsid w:val="005970F1"/>
    <w:rsid w:val="00597ABC"/>
    <w:rsid w:val="00597F50"/>
    <w:rsid w:val="005A0213"/>
    <w:rsid w:val="005A06EE"/>
    <w:rsid w:val="005A077E"/>
    <w:rsid w:val="005A0E79"/>
    <w:rsid w:val="005A0EE0"/>
    <w:rsid w:val="005A1681"/>
    <w:rsid w:val="005A19DC"/>
    <w:rsid w:val="005A1FDA"/>
    <w:rsid w:val="005A21CB"/>
    <w:rsid w:val="005A2241"/>
    <w:rsid w:val="005A25DE"/>
    <w:rsid w:val="005A2B16"/>
    <w:rsid w:val="005A2C5E"/>
    <w:rsid w:val="005A420C"/>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289"/>
    <w:rsid w:val="005C1CD4"/>
    <w:rsid w:val="005C1EC6"/>
    <w:rsid w:val="005C2DF0"/>
    <w:rsid w:val="005C2F90"/>
    <w:rsid w:val="005C385B"/>
    <w:rsid w:val="005C3EB9"/>
    <w:rsid w:val="005C46BD"/>
    <w:rsid w:val="005C4A27"/>
    <w:rsid w:val="005C504F"/>
    <w:rsid w:val="005C5E23"/>
    <w:rsid w:val="005C5F75"/>
    <w:rsid w:val="005C63CD"/>
    <w:rsid w:val="005C68F0"/>
    <w:rsid w:val="005C7466"/>
    <w:rsid w:val="005C7567"/>
    <w:rsid w:val="005C7D5D"/>
    <w:rsid w:val="005D0459"/>
    <w:rsid w:val="005D0BE9"/>
    <w:rsid w:val="005D1199"/>
    <w:rsid w:val="005D1C39"/>
    <w:rsid w:val="005D1D0B"/>
    <w:rsid w:val="005D273F"/>
    <w:rsid w:val="005D2A32"/>
    <w:rsid w:val="005D34A4"/>
    <w:rsid w:val="005D388A"/>
    <w:rsid w:val="005D404B"/>
    <w:rsid w:val="005D531F"/>
    <w:rsid w:val="005D5820"/>
    <w:rsid w:val="005D63BA"/>
    <w:rsid w:val="005D6695"/>
    <w:rsid w:val="005D66C3"/>
    <w:rsid w:val="005D6BFD"/>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5B2"/>
    <w:rsid w:val="00601AE3"/>
    <w:rsid w:val="00602138"/>
    <w:rsid w:val="00602499"/>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A5D"/>
    <w:rsid w:val="00607FF4"/>
    <w:rsid w:val="0061007A"/>
    <w:rsid w:val="00610332"/>
    <w:rsid w:val="006104D7"/>
    <w:rsid w:val="00610588"/>
    <w:rsid w:val="006108F4"/>
    <w:rsid w:val="00610905"/>
    <w:rsid w:val="00610DD7"/>
    <w:rsid w:val="00610E25"/>
    <w:rsid w:val="006118C2"/>
    <w:rsid w:val="006120EC"/>
    <w:rsid w:val="006121E4"/>
    <w:rsid w:val="006130AA"/>
    <w:rsid w:val="00613275"/>
    <w:rsid w:val="0061393A"/>
    <w:rsid w:val="006139C3"/>
    <w:rsid w:val="00613DF6"/>
    <w:rsid w:val="006144F8"/>
    <w:rsid w:val="0061502C"/>
    <w:rsid w:val="0061541C"/>
    <w:rsid w:val="006155C9"/>
    <w:rsid w:val="00615981"/>
    <w:rsid w:val="006162FE"/>
    <w:rsid w:val="00616403"/>
    <w:rsid w:val="006174B5"/>
    <w:rsid w:val="00617668"/>
    <w:rsid w:val="00617938"/>
    <w:rsid w:val="00617998"/>
    <w:rsid w:val="0062070E"/>
    <w:rsid w:val="0062098B"/>
    <w:rsid w:val="00620ACE"/>
    <w:rsid w:val="00620ED8"/>
    <w:rsid w:val="00621222"/>
    <w:rsid w:val="00621254"/>
    <w:rsid w:val="006215C7"/>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2C9"/>
    <w:rsid w:val="00625746"/>
    <w:rsid w:val="006257B2"/>
    <w:rsid w:val="00625D05"/>
    <w:rsid w:val="00625E36"/>
    <w:rsid w:val="00626653"/>
    <w:rsid w:val="00627B07"/>
    <w:rsid w:val="00627CE6"/>
    <w:rsid w:val="00630B97"/>
    <w:rsid w:val="00631504"/>
    <w:rsid w:val="00631856"/>
    <w:rsid w:val="006321B2"/>
    <w:rsid w:val="0063290B"/>
    <w:rsid w:val="0063295E"/>
    <w:rsid w:val="00632F57"/>
    <w:rsid w:val="0063304E"/>
    <w:rsid w:val="006344E9"/>
    <w:rsid w:val="006349C5"/>
    <w:rsid w:val="00634E9E"/>
    <w:rsid w:val="00634F09"/>
    <w:rsid w:val="006353E8"/>
    <w:rsid w:val="0063548F"/>
    <w:rsid w:val="006359F2"/>
    <w:rsid w:val="0063619B"/>
    <w:rsid w:val="006366ED"/>
    <w:rsid w:val="00636A1F"/>
    <w:rsid w:val="00636B11"/>
    <w:rsid w:val="006373E6"/>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74B"/>
    <w:rsid w:val="00650A88"/>
    <w:rsid w:val="00650CF0"/>
    <w:rsid w:val="00650F46"/>
    <w:rsid w:val="0065205B"/>
    <w:rsid w:val="00652F2A"/>
    <w:rsid w:val="00653956"/>
    <w:rsid w:val="00653CD6"/>
    <w:rsid w:val="00653DF0"/>
    <w:rsid w:val="006545C3"/>
    <w:rsid w:val="00654627"/>
    <w:rsid w:val="006562A8"/>
    <w:rsid w:val="006601CA"/>
    <w:rsid w:val="006604E4"/>
    <w:rsid w:val="006606CF"/>
    <w:rsid w:val="00660941"/>
    <w:rsid w:val="006615D0"/>
    <w:rsid w:val="006617B0"/>
    <w:rsid w:val="00662184"/>
    <w:rsid w:val="0066227A"/>
    <w:rsid w:val="00663182"/>
    <w:rsid w:val="00663447"/>
    <w:rsid w:val="00663763"/>
    <w:rsid w:val="0066396B"/>
    <w:rsid w:val="00663D5F"/>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648"/>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925"/>
    <w:rsid w:val="006A3E68"/>
    <w:rsid w:val="006A43A8"/>
    <w:rsid w:val="006A484B"/>
    <w:rsid w:val="006A498A"/>
    <w:rsid w:val="006A52C6"/>
    <w:rsid w:val="006A56FA"/>
    <w:rsid w:val="006A602F"/>
    <w:rsid w:val="006A609A"/>
    <w:rsid w:val="006A6439"/>
    <w:rsid w:val="006A66C1"/>
    <w:rsid w:val="006A6899"/>
    <w:rsid w:val="006B040D"/>
    <w:rsid w:val="006B06A8"/>
    <w:rsid w:val="006B08F5"/>
    <w:rsid w:val="006B0919"/>
    <w:rsid w:val="006B0A6C"/>
    <w:rsid w:val="006B0B48"/>
    <w:rsid w:val="006B0F10"/>
    <w:rsid w:val="006B0F59"/>
    <w:rsid w:val="006B1708"/>
    <w:rsid w:val="006B2061"/>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1FF4"/>
    <w:rsid w:val="006C23AB"/>
    <w:rsid w:val="006C2BA2"/>
    <w:rsid w:val="006C2EEC"/>
    <w:rsid w:val="006C3CDB"/>
    <w:rsid w:val="006C4383"/>
    <w:rsid w:val="006C440A"/>
    <w:rsid w:val="006C4426"/>
    <w:rsid w:val="006C49EC"/>
    <w:rsid w:val="006C4B60"/>
    <w:rsid w:val="006C4D95"/>
    <w:rsid w:val="006C57A8"/>
    <w:rsid w:val="006C580C"/>
    <w:rsid w:val="006C5891"/>
    <w:rsid w:val="006C662F"/>
    <w:rsid w:val="006C7AEA"/>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00D"/>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9F6"/>
    <w:rsid w:val="006F5EFF"/>
    <w:rsid w:val="006F62C0"/>
    <w:rsid w:val="006F67F5"/>
    <w:rsid w:val="006F6D68"/>
    <w:rsid w:val="006F737E"/>
    <w:rsid w:val="006F7479"/>
    <w:rsid w:val="00700785"/>
    <w:rsid w:val="00701951"/>
    <w:rsid w:val="00701E49"/>
    <w:rsid w:val="00703490"/>
    <w:rsid w:val="00703504"/>
    <w:rsid w:val="007035BF"/>
    <w:rsid w:val="007037CF"/>
    <w:rsid w:val="00703B3A"/>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1E0"/>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578"/>
    <w:rsid w:val="00752F73"/>
    <w:rsid w:val="00752FFB"/>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FCF"/>
    <w:rsid w:val="00761323"/>
    <w:rsid w:val="00761778"/>
    <w:rsid w:val="007618A6"/>
    <w:rsid w:val="007618DB"/>
    <w:rsid w:val="00761C8E"/>
    <w:rsid w:val="00761E08"/>
    <w:rsid w:val="00761F50"/>
    <w:rsid w:val="0076235D"/>
    <w:rsid w:val="00762B29"/>
    <w:rsid w:val="00762C18"/>
    <w:rsid w:val="0076318C"/>
    <w:rsid w:val="0076342E"/>
    <w:rsid w:val="00763E1D"/>
    <w:rsid w:val="00765167"/>
    <w:rsid w:val="007651A4"/>
    <w:rsid w:val="007651E7"/>
    <w:rsid w:val="0076543F"/>
    <w:rsid w:val="007657C9"/>
    <w:rsid w:val="00765A00"/>
    <w:rsid w:val="00765F6D"/>
    <w:rsid w:val="00766AA8"/>
    <w:rsid w:val="00766F73"/>
    <w:rsid w:val="00767C6B"/>
    <w:rsid w:val="00770028"/>
    <w:rsid w:val="00770778"/>
    <w:rsid w:val="00770B1C"/>
    <w:rsid w:val="00770D99"/>
    <w:rsid w:val="00770F9C"/>
    <w:rsid w:val="00771209"/>
    <w:rsid w:val="00771E7B"/>
    <w:rsid w:val="00772670"/>
    <w:rsid w:val="00772963"/>
    <w:rsid w:val="00772D7D"/>
    <w:rsid w:val="00772F42"/>
    <w:rsid w:val="00773336"/>
    <w:rsid w:val="00773946"/>
    <w:rsid w:val="00773E23"/>
    <w:rsid w:val="00774005"/>
    <w:rsid w:val="00774086"/>
    <w:rsid w:val="00774594"/>
    <w:rsid w:val="007745DC"/>
    <w:rsid w:val="007747F5"/>
    <w:rsid w:val="00774FD6"/>
    <w:rsid w:val="00775C56"/>
    <w:rsid w:val="00775E67"/>
    <w:rsid w:val="007761A0"/>
    <w:rsid w:val="00776C91"/>
    <w:rsid w:val="00777729"/>
    <w:rsid w:val="00777C99"/>
    <w:rsid w:val="00777DE2"/>
    <w:rsid w:val="007809BA"/>
    <w:rsid w:val="00780C78"/>
    <w:rsid w:val="00781011"/>
    <w:rsid w:val="007811A3"/>
    <w:rsid w:val="007812FA"/>
    <w:rsid w:val="00781751"/>
    <w:rsid w:val="00781F44"/>
    <w:rsid w:val="007823D0"/>
    <w:rsid w:val="007827F8"/>
    <w:rsid w:val="00782C9E"/>
    <w:rsid w:val="00782EFE"/>
    <w:rsid w:val="00783A8F"/>
    <w:rsid w:val="007846CB"/>
    <w:rsid w:val="007850E3"/>
    <w:rsid w:val="00785448"/>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2A"/>
    <w:rsid w:val="007A3D7A"/>
    <w:rsid w:val="007A40EE"/>
    <w:rsid w:val="007A4303"/>
    <w:rsid w:val="007A5A8E"/>
    <w:rsid w:val="007A5EAB"/>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F25"/>
    <w:rsid w:val="007B725E"/>
    <w:rsid w:val="007B7276"/>
    <w:rsid w:val="007B75F0"/>
    <w:rsid w:val="007B7C61"/>
    <w:rsid w:val="007B7EA9"/>
    <w:rsid w:val="007B7ED5"/>
    <w:rsid w:val="007B7F7B"/>
    <w:rsid w:val="007C05BB"/>
    <w:rsid w:val="007C0633"/>
    <w:rsid w:val="007C1129"/>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6D5"/>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E790D"/>
    <w:rsid w:val="007F0187"/>
    <w:rsid w:val="007F1337"/>
    <w:rsid w:val="007F14B2"/>
    <w:rsid w:val="007F2232"/>
    <w:rsid w:val="007F232C"/>
    <w:rsid w:val="007F2384"/>
    <w:rsid w:val="007F2FA8"/>
    <w:rsid w:val="007F3729"/>
    <w:rsid w:val="007F3FC6"/>
    <w:rsid w:val="007F4399"/>
    <w:rsid w:val="007F4D21"/>
    <w:rsid w:val="007F4DD1"/>
    <w:rsid w:val="007F50BF"/>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220"/>
    <w:rsid w:val="00805394"/>
    <w:rsid w:val="00805B95"/>
    <w:rsid w:val="00805BEA"/>
    <w:rsid w:val="00805C66"/>
    <w:rsid w:val="008061B6"/>
    <w:rsid w:val="0080634F"/>
    <w:rsid w:val="0080675B"/>
    <w:rsid w:val="00807303"/>
    <w:rsid w:val="0080730A"/>
    <w:rsid w:val="00810901"/>
    <w:rsid w:val="00810F06"/>
    <w:rsid w:val="00811F84"/>
    <w:rsid w:val="0081279B"/>
    <w:rsid w:val="00812B77"/>
    <w:rsid w:val="00812FD4"/>
    <w:rsid w:val="00813234"/>
    <w:rsid w:val="008140EE"/>
    <w:rsid w:val="00814158"/>
    <w:rsid w:val="0081455B"/>
    <w:rsid w:val="00815263"/>
    <w:rsid w:val="008152E1"/>
    <w:rsid w:val="008164E7"/>
    <w:rsid w:val="008167D0"/>
    <w:rsid w:val="00816C9A"/>
    <w:rsid w:val="008177AA"/>
    <w:rsid w:val="0081796E"/>
    <w:rsid w:val="00821BD2"/>
    <w:rsid w:val="008220C2"/>
    <w:rsid w:val="0082280A"/>
    <w:rsid w:val="008235B5"/>
    <w:rsid w:val="0082370B"/>
    <w:rsid w:val="00823DB7"/>
    <w:rsid w:val="00824191"/>
    <w:rsid w:val="00824508"/>
    <w:rsid w:val="00824972"/>
    <w:rsid w:val="00824DEE"/>
    <w:rsid w:val="0082559F"/>
    <w:rsid w:val="0082573D"/>
    <w:rsid w:val="00825F34"/>
    <w:rsid w:val="008261B7"/>
    <w:rsid w:val="008273EA"/>
    <w:rsid w:val="008277B6"/>
    <w:rsid w:val="008277ED"/>
    <w:rsid w:val="00827B7E"/>
    <w:rsid w:val="00827BA1"/>
    <w:rsid w:val="00827EDD"/>
    <w:rsid w:val="00830353"/>
    <w:rsid w:val="00830675"/>
    <w:rsid w:val="00830A64"/>
    <w:rsid w:val="00830F4E"/>
    <w:rsid w:val="00831B89"/>
    <w:rsid w:val="00832231"/>
    <w:rsid w:val="008323E2"/>
    <w:rsid w:val="008324D1"/>
    <w:rsid w:val="00832FE1"/>
    <w:rsid w:val="008333C0"/>
    <w:rsid w:val="00834452"/>
    <w:rsid w:val="008359C3"/>
    <w:rsid w:val="00835E38"/>
    <w:rsid w:val="008362BA"/>
    <w:rsid w:val="0083641E"/>
    <w:rsid w:val="00836773"/>
    <w:rsid w:val="00836C1E"/>
    <w:rsid w:val="00837FF1"/>
    <w:rsid w:val="00840146"/>
    <w:rsid w:val="00840E3E"/>
    <w:rsid w:val="00841512"/>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47FDE"/>
    <w:rsid w:val="0085040B"/>
    <w:rsid w:val="0085056D"/>
    <w:rsid w:val="00850865"/>
    <w:rsid w:val="00850EB1"/>
    <w:rsid w:val="008523B7"/>
    <w:rsid w:val="00853429"/>
    <w:rsid w:val="00853790"/>
    <w:rsid w:val="00853EDC"/>
    <w:rsid w:val="008556B8"/>
    <w:rsid w:val="008558D6"/>
    <w:rsid w:val="00855917"/>
    <w:rsid w:val="00856150"/>
    <w:rsid w:val="008564D0"/>
    <w:rsid w:val="00856724"/>
    <w:rsid w:val="00856839"/>
    <w:rsid w:val="008571A6"/>
    <w:rsid w:val="008572B6"/>
    <w:rsid w:val="00857729"/>
    <w:rsid w:val="00857FAA"/>
    <w:rsid w:val="00860D0C"/>
    <w:rsid w:val="0086103F"/>
    <w:rsid w:val="0086287B"/>
    <w:rsid w:val="00862D02"/>
    <w:rsid w:val="008640E5"/>
    <w:rsid w:val="008645B9"/>
    <w:rsid w:val="00864A7F"/>
    <w:rsid w:val="008656CA"/>
    <w:rsid w:val="00865DA8"/>
    <w:rsid w:val="00865F75"/>
    <w:rsid w:val="008669D1"/>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521"/>
    <w:rsid w:val="00874994"/>
    <w:rsid w:val="008757FF"/>
    <w:rsid w:val="00875BA5"/>
    <w:rsid w:val="00876ED3"/>
    <w:rsid w:val="00877E5C"/>
    <w:rsid w:val="0088028C"/>
    <w:rsid w:val="008807A6"/>
    <w:rsid w:val="008811E2"/>
    <w:rsid w:val="008817EB"/>
    <w:rsid w:val="00881888"/>
    <w:rsid w:val="00881C81"/>
    <w:rsid w:val="00881F65"/>
    <w:rsid w:val="00882033"/>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575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2264"/>
    <w:rsid w:val="008A297D"/>
    <w:rsid w:val="008A4B7C"/>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FEE"/>
    <w:rsid w:val="008B3834"/>
    <w:rsid w:val="008B39D4"/>
    <w:rsid w:val="008B4118"/>
    <w:rsid w:val="008B4F4C"/>
    <w:rsid w:val="008B60CB"/>
    <w:rsid w:val="008B682E"/>
    <w:rsid w:val="008B701A"/>
    <w:rsid w:val="008B7359"/>
    <w:rsid w:val="008B73AE"/>
    <w:rsid w:val="008B73D5"/>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00D"/>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1F95"/>
    <w:rsid w:val="008F3856"/>
    <w:rsid w:val="008F4713"/>
    <w:rsid w:val="008F5973"/>
    <w:rsid w:val="008F5DFE"/>
    <w:rsid w:val="008F6027"/>
    <w:rsid w:val="008F65B3"/>
    <w:rsid w:val="008F6A10"/>
    <w:rsid w:val="008F6E92"/>
    <w:rsid w:val="00900418"/>
    <w:rsid w:val="009005D4"/>
    <w:rsid w:val="009007F9"/>
    <w:rsid w:val="00901A6B"/>
    <w:rsid w:val="00902178"/>
    <w:rsid w:val="0090235B"/>
    <w:rsid w:val="00902759"/>
    <w:rsid w:val="00902DB2"/>
    <w:rsid w:val="00903235"/>
    <w:rsid w:val="009041C6"/>
    <w:rsid w:val="009052BA"/>
    <w:rsid w:val="0090656D"/>
    <w:rsid w:val="00906959"/>
    <w:rsid w:val="00906A20"/>
    <w:rsid w:val="00906D78"/>
    <w:rsid w:val="009074F8"/>
    <w:rsid w:val="009079F9"/>
    <w:rsid w:val="0091034B"/>
    <w:rsid w:val="00910C7B"/>
    <w:rsid w:val="00911610"/>
    <w:rsid w:val="00912401"/>
    <w:rsid w:val="00912B98"/>
    <w:rsid w:val="00912D68"/>
    <w:rsid w:val="00912FA1"/>
    <w:rsid w:val="00913890"/>
    <w:rsid w:val="00914A1A"/>
    <w:rsid w:val="00914CCC"/>
    <w:rsid w:val="00915818"/>
    <w:rsid w:val="009161B2"/>
    <w:rsid w:val="00916D2C"/>
    <w:rsid w:val="0091784F"/>
    <w:rsid w:val="00917D62"/>
    <w:rsid w:val="00917E28"/>
    <w:rsid w:val="00920688"/>
    <w:rsid w:val="00920D2B"/>
    <w:rsid w:val="009215A0"/>
    <w:rsid w:val="009216B1"/>
    <w:rsid w:val="00921BAD"/>
    <w:rsid w:val="00921DE4"/>
    <w:rsid w:val="00921F22"/>
    <w:rsid w:val="00922306"/>
    <w:rsid w:val="00922C6F"/>
    <w:rsid w:val="00922F77"/>
    <w:rsid w:val="009232F0"/>
    <w:rsid w:val="00923A95"/>
    <w:rsid w:val="00923FE0"/>
    <w:rsid w:val="0092473C"/>
    <w:rsid w:val="00924793"/>
    <w:rsid w:val="009248D5"/>
    <w:rsid w:val="00924C11"/>
    <w:rsid w:val="00925161"/>
    <w:rsid w:val="0092548F"/>
    <w:rsid w:val="00925C90"/>
    <w:rsid w:val="00926AD0"/>
    <w:rsid w:val="00927F33"/>
    <w:rsid w:val="00930507"/>
    <w:rsid w:val="00930525"/>
    <w:rsid w:val="00930FDD"/>
    <w:rsid w:val="00932561"/>
    <w:rsid w:val="00932651"/>
    <w:rsid w:val="009328F2"/>
    <w:rsid w:val="00933225"/>
    <w:rsid w:val="00933B30"/>
    <w:rsid w:val="0093416E"/>
    <w:rsid w:val="00934697"/>
    <w:rsid w:val="00934C08"/>
    <w:rsid w:val="00936063"/>
    <w:rsid w:val="009367CC"/>
    <w:rsid w:val="00936F15"/>
    <w:rsid w:val="00937831"/>
    <w:rsid w:val="00941D2E"/>
    <w:rsid w:val="009429F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2F67"/>
    <w:rsid w:val="009630AA"/>
    <w:rsid w:val="00963BBE"/>
    <w:rsid w:val="009647EA"/>
    <w:rsid w:val="00965DB3"/>
    <w:rsid w:val="00967513"/>
    <w:rsid w:val="00967849"/>
    <w:rsid w:val="009679B3"/>
    <w:rsid w:val="00970104"/>
    <w:rsid w:val="00970251"/>
    <w:rsid w:val="009702C2"/>
    <w:rsid w:val="00970DE6"/>
    <w:rsid w:val="00971654"/>
    <w:rsid w:val="009723EF"/>
    <w:rsid w:val="009730DE"/>
    <w:rsid w:val="0097344F"/>
    <w:rsid w:val="0097372A"/>
    <w:rsid w:val="00973F84"/>
    <w:rsid w:val="00974577"/>
    <w:rsid w:val="00974FB6"/>
    <w:rsid w:val="0097685C"/>
    <w:rsid w:val="00976F8E"/>
    <w:rsid w:val="009774F7"/>
    <w:rsid w:val="00977ACF"/>
    <w:rsid w:val="00977B00"/>
    <w:rsid w:val="009803D6"/>
    <w:rsid w:val="009805D5"/>
    <w:rsid w:val="009808B4"/>
    <w:rsid w:val="0098351B"/>
    <w:rsid w:val="00983CA6"/>
    <w:rsid w:val="00984D26"/>
    <w:rsid w:val="00985F6C"/>
    <w:rsid w:val="009864B2"/>
    <w:rsid w:val="0098672C"/>
    <w:rsid w:val="009870EC"/>
    <w:rsid w:val="009872A4"/>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886"/>
    <w:rsid w:val="009A6076"/>
    <w:rsid w:val="009A6B65"/>
    <w:rsid w:val="009A71E6"/>
    <w:rsid w:val="009A73B2"/>
    <w:rsid w:val="009A740B"/>
    <w:rsid w:val="009B00FD"/>
    <w:rsid w:val="009B022A"/>
    <w:rsid w:val="009B0337"/>
    <w:rsid w:val="009B0AA3"/>
    <w:rsid w:val="009B0AB9"/>
    <w:rsid w:val="009B1168"/>
    <w:rsid w:val="009B141B"/>
    <w:rsid w:val="009B2256"/>
    <w:rsid w:val="009B256F"/>
    <w:rsid w:val="009B29ED"/>
    <w:rsid w:val="009B2B50"/>
    <w:rsid w:val="009B326B"/>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0C1B"/>
    <w:rsid w:val="009C10C5"/>
    <w:rsid w:val="009C2909"/>
    <w:rsid w:val="009C6B19"/>
    <w:rsid w:val="009C6E1B"/>
    <w:rsid w:val="009C6E5F"/>
    <w:rsid w:val="009C77E8"/>
    <w:rsid w:val="009D07C2"/>
    <w:rsid w:val="009D0DA0"/>
    <w:rsid w:val="009D0EB6"/>
    <w:rsid w:val="009D0F69"/>
    <w:rsid w:val="009D1194"/>
    <w:rsid w:val="009D1F36"/>
    <w:rsid w:val="009D255E"/>
    <w:rsid w:val="009D25B4"/>
    <w:rsid w:val="009D262E"/>
    <w:rsid w:val="009D27B3"/>
    <w:rsid w:val="009D2AAD"/>
    <w:rsid w:val="009D2CED"/>
    <w:rsid w:val="009D2E4E"/>
    <w:rsid w:val="009D41A5"/>
    <w:rsid w:val="009D44F3"/>
    <w:rsid w:val="009D45F8"/>
    <w:rsid w:val="009D49A0"/>
    <w:rsid w:val="009D5192"/>
    <w:rsid w:val="009D5C3D"/>
    <w:rsid w:val="009D6568"/>
    <w:rsid w:val="009D67C1"/>
    <w:rsid w:val="009D6948"/>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393"/>
    <w:rsid w:val="009F257A"/>
    <w:rsid w:val="009F2EA7"/>
    <w:rsid w:val="009F325B"/>
    <w:rsid w:val="009F37FD"/>
    <w:rsid w:val="009F3865"/>
    <w:rsid w:val="009F3AAE"/>
    <w:rsid w:val="009F3FFE"/>
    <w:rsid w:val="009F4137"/>
    <w:rsid w:val="009F4179"/>
    <w:rsid w:val="009F4A46"/>
    <w:rsid w:val="009F50A1"/>
    <w:rsid w:val="009F53AE"/>
    <w:rsid w:val="009F637B"/>
    <w:rsid w:val="009F6480"/>
    <w:rsid w:val="009F6E6C"/>
    <w:rsid w:val="00A0062C"/>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56AD"/>
    <w:rsid w:val="00A05B18"/>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BB5"/>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1B8"/>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F66"/>
    <w:rsid w:val="00A3121A"/>
    <w:rsid w:val="00A31B17"/>
    <w:rsid w:val="00A31FCE"/>
    <w:rsid w:val="00A329C3"/>
    <w:rsid w:val="00A32C9D"/>
    <w:rsid w:val="00A3368D"/>
    <w:rsid w:val="00A3379C"/>
    <w:rsid w:val="00A33C46"/>
    <w:rsid w:val="00A33F79"/>
    <w:rsid w:val="00A34609"/>
    <w:rsid w:val="00A3476E"/>
    <w:rsid w:val="00A36012"/>
    <w:rsid w:val="00A36079"/>
    <w:rsid w:val="00A362AA"/>
    <w:rsid w:val="00A36C2C"/>
    <w:rsid w:val="00A36D3F"/>
    <w:rsid w:val="00A40AAA"/>
    <w:rsid w:val="00A40BE5"/>
    <w:rsid w:val="00A40D39"/>
    <w:rsid w:val="00A40D5A"/>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243F"/>
    <w:rsid w:val="00A538DE"/>
    <w:rsid w:val="00A54CAD"/>
    <w:rsid w:val="00A54CE9"/>
    <w:rsid w:val="00A55268"/>
    <w:rsid w:val="00A55392"/>
    <w:rsid w:val="00A5540B"/>
    <w:rsid w:val="00A559B0"/>
    <w:rsid w:val="00A5632B"/>
    <w:rsid w:val="00A56C40"/>
    <w:rsid w:val="00A60B98"/>
    <w:rsid w:val="00A60CC4"/>
    <w:rsid w:val="00A60E08"/>
    <w:rsid w:val="00A6106F"/>
    <w:rsid w:val="00A610FC"/>
    <w:rsid w:val="00A614A3"/>
    <w:rsid w:val="00A623AC"/>
    <w:rsid w:val="00A62570"/>
    <w:rsid w:val="00A629B7"/>
    <w:rsid w:val="00A62A7F"/>
    <w:rsid w:val="00A63F13"/>
    <w:rsid w:val="00A64E22"/>
    <w:rsid w:val="00A654FA"/>
    <w:rsid w:val="00A659B3"/>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A7DBD"/>
    <w:rsid w:val="00AB0128"/>
    <w:rsid w:val="00AB0347"/>
    <w:rsid w:val="00AB0355"/>
    <w:rsid w:val="00AB0637"/>
    <w:rsid w:val="00AB2BE8"/>
    <w:rsid w:val="00AB312E"/>
    <w:rsid w:val="00AB32F4"/>
    <w:rsid w:val="00AB36DF"/>
    <w:rsid w:val="00AB3862"/>
    <w:rsid w:val="00AB3C2C"/>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59DD"/>
    <w:rsid w:val="00AC6195"/>
    <w:rsid w:val="00AC688D"/>
    <w:rsid w:val="00AC75C8"/>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7A5"/>
    <w:rsid w:val="00AE4B77"/>
    <w:rsid w:val="00AE5642"/>
    <w:rsid w:val="00AE566D"/>
    <w:rsid w:val="00AE596E"/>
    <w:rsid w:val="00AE5AA0"/>
    <w:rsid w:val="00AE5D19"/>
    <w:rsid w:val="00AE634E"/>
    <w:rsid w:val="00AE7454"/>
    <w:rsid w:val="00AE74C2"/>
    <w:rsid w:val="00AE77B9"/>
    <w:rsid w:val="00AE78E0"/>
    <w:rsid w:val="00AF0021"/>
    <w:rsid w:val="00AF03A1"/>
    <w:rsid w:val="00AF0A06"/>
    <w:rsid w:val="00AF0CB2"/>
    <w:rsid w:val="00AF0D9B"/>
    <w:rsid w:val="00AF1399"/>
    <w:rsid w:val="00AF13B6"/>
    <w:rsid w:val="00AF29FD"/>
    <w:rsid w:val="00AF2F82"/>
    <w:rsid w:val="00AF34E5"/>
    <w:rsid w:val="00AF38C1"/>
    <w:rsid w:val="00AF3C9D"/>
    <w:rsid w:val="00AF4461"/>
    <w:rsid w:val="00AF4735"/>
    <w:rsid w:val="00AF4B73"/>
    <w:rsid w:val="00AF4DFB"/>
    <w:rsid w:val="00AF4F14"/>
    <w:rsid w:val="00AF537E"/>
    <w:rsid w:val="00AF545C"/>
    <w:rsid w:val="00AF56FF"/>
    <w:rsid w:val="00AF5ED5"/>
    <w:rsid w:val="00AF646E"/>
    <w:rsid w:val="00AF64F6"/>
    <w:rsid w:val="00AF651D"/>
    <w:rsid w:val="00AF6633"/>
    <w:rsid w:val="00AF695D"/>
    <w:rsid w:val="00AF6E2A"/>
    <w:rsid w:val="00AF6F34"/>
    <w:rsid w:val="00AF7F77"/>
    <w:rsid w:val="00B00BD0"/>
    <w:rsid w:val="00B00E43"/>
    <w:rsid w:val="00B01177"/>
    <w:rsid w:val="00B02DDF"/>
    <w:rsid w:val="00B0344C"/>
    <w:rsid w:val="00B042C0"/>
    <w:rsid w:val="00B0530D"/>
    <w:rsid w:val="00B057D1"/>
    <w:rsid w:val="00B05B52"/>
    <w:rsid w:val="00B06334"/>
    <w:rsid w:val="00B0653D"/>
    <w:rsid w:val="00B06CC6"/>
    <w:rsid w:val="00B07150"/>
    <w:rsid w:val="00B0719E"/>
    <w:rsid w:val="00B075A7"/>
    <w:rsid w:val="00B077DB"/>
    <w:rsid w:val="00B07D15"/>
    <w:rsid w:val="00B10E47"/>
    <w:rsid w:val="00B11955"/>
    <w:rsid w:val="00B11A71"/>
    <w:rsid w:val="00B122A4"/>
    <w:rsid w:val="00B1250C"/>
    <w:rsid w:val="00B134DB"/>
    <w:rsid w:val="00B13A81"/>
    <w:rsid w:val="00B13AC5"/>
    <w:rsid w:val="00B14135"/>
    <w:rsid w:val="00B147C9"/>
    <w:rsid w:val="00B1480D"/>
    <w:rsid w:val="00B16174"/>
    <w:rsid w:val="00B16B07"/>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5C7"/>
    <w:rsid w:val="00B34969"/>
    <w:rsid w:val="00B354E1"/>
    <w:rsid w:val="00B35645"/>
    <w:rsid w:val="00B35A97"/>
    <w:rsid w:val="00B3754A"/>
    <w:rsid w:val="00B37BBE"/>
    <w:rsid w:val="00B37EEF"/>
    <w:rsid w:val="00B4003D"/>
    <w:rsid w:val="00B400BB"/>
    <w:rsid w:val="00B409AA"/>
    <w:rsid w:val="00B40A2A"/>
    <w:rsid w:val="00B41121"/>
    <w:rsid w:val="00B41BCC"/>
    <w:rsid w:val="00B41CC1"/>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748"/>
    <w:rsid w:val="00B63EAC"/>
    <w:rsid w:val="00B64A22"/>
    <w:rsid w:val="00B650C8"/>
    <w:rsid w:val="00B6517F"/>
    <w:rsid w:val="00B679BD"/>
    <w:rsid w:val="00B67F7F"/>
    <w:rsid w:val="00B7045C"/>
    <w:rsid w:val="00B70FDD"/>
    <w:rsid w:val="00B71815"/>
    <w:rsid w:val="00B719EF"/>
    <w:rsid w:val="00B71DF6"/>
    <w:rsid w:val="00B72675"/>
    <w:rsid w:val="00B730D5"/>
    <w:rsid w:val="00B73B03"/>
    <w:rsid w:val="00B73BDF"/>
    <w:rsid w:val="00B73D13"/>
    <w:rsid w:val="00B74846"/>
    <w:rsid w:val="00B7553A"/>
    <w:rsid w:val="00B756CA"/>
    <w:rsid w:val="00B76F09"/>
    <w:rsid w:val="00B773E9"/>
    <w:rsid w:val="00B773FE"/>
    <w:rsid w:val="00B77C78"/>
    <w:rsid w:val="00B77D36"/>
    <w:rsid w:val="00B8029F"/>
    <w:rsid w:val="00B80390"/>
    <w:rsid w:val="00B804A0"/>
    <w:rsid w:val="00B80B01"/>
    <w:rsid w:val="00B812BF"/>
    <w:rsid w:val="00B816F2"/>
    <w:rsid w:val="00B81C8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121F"/>
    <w:rsid w:val="00B9195D"/>
    <w:rsid w:val="00B92403"/>
    <w:rsid w:val="00B9254C"/>
    <w:rsid w:val="00B92839"/>
    <w:rsid w:val="00B92BEE"/>
    <w:rsid w:val="00B94A59"/>
    <w:rsid w:val="00B94B4E"/>
    <w:rsid w:val="00B95B45"/>
    <w:rsid w:val="00B967BD"/>
    <w:rsid w:val="00B968C9"/>
    <w:rsid w:val="00B96ED3"/>
    <w:rsid w:val="00B9774F"/>
    <w:rsid w:val="00BA0CC4"/>
    <w:rsid w:val="00BA1179"/>
    <w:rsid w:val="00BA12A7"/>
    <w:rsid w:val="00BA1446"/>
    <w:rsid w:val="00BA163F"/>
    <w:rsid w:val="00BA16DE"/>
    <w:rsid w:val="00BA1C8B"/>
    <w:rsid w:val="00BA1FEF"/>
    <w:rsid w:val="00BA230F"/>
    <w:rsid w:val="00BA26E8"/>
    <w:rsid w:val="00BA2B9A"/>
    <w:rsid w:val="00BA375C"/>
    <w:rsid w:val="00BA380C"/>
    <w:rsid w:val="00BA447E"/>
    <w:rsid w:val="00BA4745"/>
    <w:rsid w:val="00BA48E0"/>
    <w:rsid w:val="00BA4EDC"/>
    <w:rsid w:val="00BA512C"/>
    <w:rsid w:val="00BA52B9"/>
    <w:rsid w:val="00BA573C"/>
    <w:rsid w:val="00BA5EC9"/>
    <w:rsid w:val="00BA5F5D"/>
    <w:rsid w:val="00BA649B"/>
    <w:rsid w:val="00BA6541"/>
    <w:rsid w:val="00BA682E"/>
    <w:rsid w:val="00BA7779"/>
    <w:rsid w:val="00BA7BD6"/>
    <w:rsid w:val="00BB028E"/>
    <w:rsid w:val="00BB02BF"/>
    <w:rsid w:val="00BB0415"/>
    <w:rsid w:val="00BB081D"/>
    <w:rsid w:val="00BB0E22"/>
    <w:rsid w:val="00BB15F3"/>
    <w:rsid w:val="00BB1B15"/>
    <w:rsid w:val="00BB2B2F"/>
    <w:rsid w:val="00BB2CC3"/>
    <w:rsid w:val="00BB309B"/>
    <w:rsid w:val="00BB3742"/>
    <w:rsid w:val="00BB398F"/>
    <w:rsid w:val="00BB3A13"/>
    <w:rsid w:val="00BB3B99"/>
    <w:rsid w:val="00BB4326"/>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5D06"/>
    <w:rsid w:val="00BC61D9"/>
    <w:rsid w:val="00BC64C7"/>
    <w:rsid w:val="00BD0CE1"/>
    <w:rsid w:val="00BD1680"/>
    <w:rsid w:val="00BD2229"/>
    <w:rsid w:val="00BD2384"/>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4E3"/>
    <w:rsid w:val="00BF2611"/>
    <w:rsid w:val="00BF2801"/>
    <w:rsid w:val="00BF30DD"/>
    <w:rsid w:val="00BF3611"/>
    <w:rsid w:val="00BF3A10"/>
    <w:rsid w:val="00BF448E"/>
    <w:rsid w:val="00BF50A8"/>
    <w:rsid w:val="00BF5A52"/>
    <w:rsid w:val="00BF6912"/>
    <w:rsid w:val="00BF7041"/>
    <w:rsid w:val="00BF7FE6"/>
    <w:rsid w:val="00C009A2"/>
    <w:rsid w:val="00C0136F"/>
    <w:rsid w:val="00C018B5"/>
    <w:rsid w:val="00C01A3E"/>
    <w:rsid w:val="00C027F5"/>
    <w:rsid w:val="00C03019"/>
    <w:rsid w:val="00C03619"/>
    <w:rsid w:val="00C04C18"/>
    <w:rsid w:val="00C0537A"/>
    <w:rsid w:val="00C05397"/>
    <w:rsid w:val="00C0566D"/>
    <w:rsid w:val="00C05B0F"/>
    <w:rsid w:val="00C05BE3"/>
    <w:rsid w:val="00C05CD4"/>
    <w:rsid w:val="00C05D90"/>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61C"/>
    <w:rsid w:val="00C207DE"/>
    <w:rsid w:val="00C21586"/>
    <w:rsid w:val="00C21C89"/>
    <w:rsid w:val="00C222B6"/>
    <w:rsid w:val="00C2235E"/>
    <w:rsid w:val="00C22579"/>
    <w:rsid w:val="00C22B60"/>
    <w:rsid w:val="00C23179"/>
    <w:rsid w:val="00C240F8"/>
    <w:rsid w:val="00C24524"/>
    <w:rsid w:val="00C26595"/>
    <w:rsid w:val="00C27084"/>
    <w:rsid w:val="00C2752F"/>
    <w:rsid w:val="00C275E4"/>
    <w:rsid w:val="00C27885"/>
    <w:rsid w:val="00C309F1"/>
    <w:rsid w:val="00C30C4E"/>
    <w:rsid w:val="00C30C9C"/>
    <w:rsid w:val="00C31035"/>
    <w:rsid w:val="00C314D1"/>
    <w:rsid w:val="00C317FC"/>
    <w:rsid w:val="00C319F4"/>
    <w:rsid w:val="00C31EA0"/>
    <w:rsid w:val="00C336B7"/>
    <w:rsid w:val="00C33987"/>
    <w:rsid w:val="00C33B74"/>
    <w:rsid w:val="00C33D4F"/>
    <w:rsid w:val="00C3423D"/>
    <w:rsid w:val="00C35234"/>
    <w:rsid w:val="00C3534E"/>
    <w:rsid w:val="00C35945"/>
    <w:rsid w:val="00C36870"/>
    <w:rsid w:val="00C36A4C"/>
    <w:rsid w:val="00C36D46"/>
    <w:rsid w:val="00C37516"/>
    <w:rsid w:val="00C37A84"/>
    <w:rsid w:val="00C40619"/>
    <w:rsid w:val="00C41EC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46"/>
    <w:rsid w:val="00C546CE"/>
    <w:rsid w:val="00C55F4B"/>
    <w:rsid w:val="00C564AD"/>
    <w:rsid w:val="00C570CE"/>
    <w:rsid w:val="00C571E2"/>
    <w:rsid w:val="00C57765"/>
    <w:rsid w:val="00C578B5"/>
    <w:rsid w:val="00C57AAD"/>
    <w:rsid w:val="00C604BA"/>
    <w:rsid w:val="00C60645"/>
    <w:rsid w:val="00C60802"/>
    <w:rsid w:val="00C61256"/>
    <w:rsid w:val="00C627BE"/>
    <w:rsid w:val="00C629C1"/>
    <w:rsid w:val="00C63047"/>
    <w:rsid w:val="00C6332D"/>
    <w:rsid w:val="00C639ED"/>
    <w:rsid w:val="00C6434E"/>
    <w:rsid w:val="00C653C1"/>
    <w:rsid w:val="00C657DD"/>
    <w:rsid w:val="00C65EE1"/>
    <w:rsid w:val="00C671CB"/>
    <w:rsid w:val="00C6771A"/>
    <w:rsid w:val="00C677F0"/>
    <w:rsid w:val="00C67EB5"/>
    <w:rsid w:val="00C70CFF"/>
    <w:rsid w:val="00C71C81"/>
    <w:rsid w:val="00C71DD2"/>
    <w:rsid w:val="00C72143"/>
    <w:rsid w:val="00C72EAD"/>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214"/>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1CE"/>
    <w:rsid w:val="00C943D6"/>
    <w:rsid w:val="00C945DF"/>
    <w:rsid w:val="00C94D1B"/>
    <w:rsid w:val="00C94E55"/>
    <w:rsid w:val="00C95C14"/>
    <w:rsid w:val="00C95DD5"/>
    <w:rsid w:val="00C963FE"/>
    <w:rsid w:val="00C96BB4"/>
    <w:rsid w:val="00C97228"/>
    <w:rsid w:val="00CA08DF"/>
    <w:rsid w:val="00CA095D"/>
    <w:rsid w:val="00CA0A52"/>
    <w:rsid w:val="00CA0C9D"/>
    <w:rsid w:val="00CA1806"/>
    <w:rsid w:val="00CA3013"/>
    <w:rsid w:val="00CA3256"/>
    <w:rsid w:val="00CA4202"/>
    <w:rsid w:val="00CA43B2"/>
    <w:rsid w:val="00CA45BA"/>
    <w:rsid w:val="00CA47D7"/>
    <w:rsid w:val="00CA4B03"/>
    <w:rsid w:val="00CA5919"/>
    <w:rsid w:val="00CA5C75"/>
    <w:rsid w:val="00CA6078"/>
    <w:rsid w:val="00CA6184"/>
    <w:rsid w:val="00CA77C3"/>
    <w:rsid w:val="00CA7813"/>
    <w:rsid w:val="00CA7897"/>
    <w:rsid w:val="00CA7C9E"/>
    <w:rsid w:val="00CB0D7F"/>
    <w:rsid w:val="00CB0D9C"/>
    <w:rsid w:val="00CB185B"/>
    <w:rsid w:val="00CB193A"/>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5F7"/>
    <w:rsid w:val="00CC0B78"/>
    <w:rsid w:val="00CC0D75"/>
    <w:rsid w:val="00CC1452"/>
    <w:rsid w:val="00CC1729"/>
    <w:rsid w:val="00CC18C2"/>
    <w:rsid w:val="00CC1AD9"/>
    <w:rsid w:val="00CC1AF4"/>
    <w:rsid w:val="00CC1B63"/>
    <w:rsid w:val="00CC2095"/>
    <w:rsid w:val="00CC28BE"/>
    <w:rsid w:val="00CC30FD"/>
    <w:rsid w:val="00CC38C5"/>
    <w:rsid w:val="00CC3CDB"/>
    <w:rsid w:val="00CC4045"/>
    <w:rsid w:val="00CC41DB"/>
    <w:rsid w:val="00CC43A2"/>
    <w:rsid w:val="00CC4434"/>
    <w:rsid w:val="00CC52EA"/>
    <w:rsid w:val="00CC6037"/>
    <w:rsid w:val="00CC6096"/>
    <w:rsid w:val="00CC67AF"/>
    <w:rsid w:val="00CC7206"/>
    <w:rsid w:val="00CC72AB"/>
    <w:rsid w:val="00CC72C0"/>
    <w:rsid w:val="00CC7E25"/>
    <w:rsid w:val="00CC7E62"/>
    <w:rsid w:val="00CD08EA"/>
    <w:rsid w:val="00CD120E"/>
    <w:rsid w:val="00CD32A1"/>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3A1"/>
    <w:rsid w:val="00D205D3"/>
    <w:rsid w:val="00D209C2"/>
    <w:rsid w:val="00D219D4"/>
    <w:rsid w:val="00D23317"/>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1A6"/>
    <w:rsid w:val="00D32440"/>
    <w:rsid w:val="00D32748"/>
    <w:rsid w:val="00D329B8"/>
    <w:rsid w:val="00D33365"/>
    <w:rsid w:val="00D33540"/>
    <w:rsid w:val="00D3404F"/>
    <w:rsid w:val="00D3594F"/>
    <w:rsid w:val="00D35D86"/>
    <w:rsid w:val="00D361DD"/>
    <w:rsid w:val="00D36281"/>
    <w:rsid w:val="00D36541"/>
    <w:rsid w:val="00D36B18"/>
    <w:rsid w:val="00D36E39"/>
    <w:rsid w:val="00D37CBD"/>
    <w:rsid w:val="00D4011D"/>
    <w:rsid w:val="00D40504"/>
    <w:rsid w:val="00D409C9"/>
    <w:rsid w:val="00D4103F"/>
    <w:rsid w:val="00D412B7"/>
    <w:rsid w:val="00D4195A"/>
    <w:rsid w:val="00D41A39"/>
    <w:rsid w:val="00D41D20"/>
    <w:rsid w:val="00D41EC7"/>
    <w:rsid w:val="00D421F6"/>
    <w:rsid w:val="00D42275"/>
    <w:rsid w:val="00D426AD"/>
    <w:rsid w:val="00D42904"/>
    <w:rsid w:val="00D43EF6"/>
    <w:rsid w:val="00D44043"/>
    <w:rsid w:val="00D45046"/>
    <w:rsid w:val="00D466D7"/>
    <w:rsid w:val="00D46A9C"/>
    <w:rsid w:val="00D46B96"/>
    <w:rsid w:val="00D4749F"/>
    <w:rsid w:val="00D47E65"/>
    <w:rsid w:val="00D50030"/>
    <w:rsid w:val="00D50710"/>
    <w:rsid w:val="00D5074E"/>
    <w:rsid w:val="00D512C4"/>
    <w:rsid w:val="00D5236D"/>
    <w:rsid w:val="00D53048"/>
    <w:rsid w:val="00D534A0"/>
    <w:rsid w:val="00D53770"/>
    <w:rsid w:val="00D54B3B"/>
    <w:rsid w:val="00D54D81"/>
    <w:rsid w:val="00D54F9B"/>
    <w:rsid w:val="00D550CC"/>
    <w:rsid w:val="00D5513B"/>
    <w:rsid w:val="00D551B5"/>
    <w:rsid w:val="00D555D6"/>
    <w:rsid w:val="00D55B1D"/>
    <w:rsid w:val="00D55BDF"/>
    <w:rsid w:val="00D55D4E"/>
    <w:rsid w:val="00D55D7E"/>
    <w:rsid w:val="00D5604D"/>
    <w:rsid w:val="00D560CF"/>
    <w:rsid w:val="00D56A0A"/>
    <w:rsid w:val="00D56F37"/>
    <w:rsid w:val="00D5751F"/>
    <w:rsid w:val="00D57892"/>
    <w:rsid w:val="00D60E42"/>
    <w:rsid w:val="00D611CA"/>
    <w:rsid w:val="00D61E70"/>
    <w:rsid w:val="00D61FFC"/>
    <w:rsid w:val="00D62064"/>
    <w:rsid w:val="00D620D3"/>
    <w:rsid w:val="00D62158"/>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2D4A"/>
    <w:rsid w:val="00D73DE4"/>
    <w:rsid w:val="00D73FA2"/>
    <w:rsid w:val="00D7528E"/>
    <w:rsid w:val="00D75899"/>
    <w:rsid w:val="00D75BE3"/>
    <w:rsid w:val="00D766E9"/>
    <w:rsid w:val="00D76B79"/>
    <w:rsid w:val="00D772EB"/>
    <w:rsid w:val="00D77B9F"/>
    <w:rsid w:val="00D80B58"/>
    <w:rsid w:val="00D80C41"/>
    <w:rsid w:val="00D80E50"/>
    <w:rsid w:val="00D81417"/>
    <w:rsid w:val="00D816D6"/>
    <w:rsid w:val="00D81CAF"/>
    <w:rsid w:val="00D829F7"/>
    <w:rsid w:val="00D8337A"/>
    <w:rsid w:val="00D8479E"/>
    <w:rsid w:val="00D84ED2"/>
    <w:rsid w:val="00D85158"/>
    <w:rsid w:val="00D85319"/>
    <w:rsid w:val="00D854A7"/>
    <w:rsid w:val="00D86158"/>
    <w:rsid w:val="00D8619B"/>
    <w:rsid w:val="00D86599"/>
    <w:rsid w:val="00D86A30"/>
    <w:rsid w:val="00D874C9"/>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D60"/>
    <w:rsid w:val="00D97E84"/>
    <w:rsid w:val="00DA006D"/>
    <w:rsid w:val="00DA0D39"/>
    <w:rsid w:val="00DA129F"/>
    <w:rsid w:val="00DA141A"/>
    <w:rsid w:val="00DA1942"/>
    <w:rsid w:val="00DA1D64"/>
    <w:rsid w:val="00DA2D0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2ED"/>
    <w:rsid w:val="00DC04BC"/>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2913"/>
    <w:rsid w:val="00DD3EC4"/>
    <w:rsid w:val="00DD3EFF"/>
    <w:rsid w:val="00DD40EE"/>
    <w:rsid w:val="00DD4C19"/>
    <w:rsid w:val="00DD5356"/>
    <w:rsid w:val="00DD582A"/>
    <w:rsid w:val="00DD6FD1"/>
    <w:rsid w:val="00DD79F8"/>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0BF4"/>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2A47"/>
    <w:rsid w:val="00E032F1"/>
    <w:rsid w:val="00E03539"/>
    <w:rsid w:val="00E03990"/>
    <w:rsid w:val="00E03A21"/>
    <w:rsid w:val="00E044B2"/>
    <w:rsid w:val="00E048FF"/>
    <w:rsid w:val="00E05411"/>
    <w:rsid w:val="00E056B4"/>
    <w:rsid w:val="00E05C2D"/>
    <w:rsid w:val="00E10030"/>
    <w:rsid w:val="00E10460"/>
    <w:rsid w:val="00E105BB"/>
    <w:rsid w:val="00E10769"/>
    <w:rsid w:val="00E1177D"/>
    <w:rsid w:val="00E11AE5"/>
    <w:rsid w:val="00E12544"/>
    <w:rsid w:val="00E127A0"/>
    <w:rsid w:val="00E12CAB"/>
    <w:rsid w:val="00E134A9"/>
    <w:rsid w:val="00E13810"/>
    <w:rsid w:val="00E13866"/>
    <w:rsid w:val="00E13DEA"/>
    <w:rsid w:val="00E1437F"/>
    <w:rsid w:val="00E14A35"/>
    <w:rsid w:val="00E15F5F"/>
    <w:rsid w:val="00E160F5"/>
    <w:rsid w:val="00E16607"/>
    <w:rsid w:val="00E17FCF"/>
    <w:rsid w:val="00E21237"/>
    <w:rsid w:val="00E21315"/>
    <w:rsid w:val="00E22364"/>
    <w:rsid w:val="00E22AFA"/>
    <w:rsid w:val="00E23280"/>
    <w:rsid w:val="00E233E8"/>
    <w:rsid w:val="00E23737"/>
    <w:rsid w:val="00E238FC"/>
    <w:rsid w:val="00E23913"/>
    <w:rsid w:val="00E23A65"/>
    <w:rsid w:val="00E24155"/>
    <w:rsid w:val="00E2427D"/>
    <w:rsid w:val="00E24D6B"/>
    <w:rsid w:val="00E24D71"/>
    <w:rsid w:val="00E251D8"/>
    <w:rsid w:val="00E25417"/>
    <w:rsid w:val="00E25C5E"/>
    <w:rsid w:val="00E25EC3"/>
    <w:rsid w:val="00E262E8"/>
    <w:rsid w:val="00E27173"/>
    <w:rsid w:val="00E305AC"/>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077"/>
    <w:rsid w:val="00E52E4C"/>
    <w:rsid w:val="00E52EB4"/>
    <w:rsid w:val="00E53202"/>
    <w:rsid w:val="00E54089"/>
    <w:rsid w:val="00E54F80"/>
    <w:rsid w:val="00E5500F"/>
    <w:rsid w:val="00E557AA"/>
    <w:rsid w:val="00E55A07"/>
    <w:rsid w:val="00E55EF2"/>
    <w:rsid w:val="00E56718"/>
    <w:rsid w:val="00E56812"/>
    <w:rsid w:val="00E56FA0"/>
    <w:rsid w:val="00E5707D"/>
    <w:rsid w:val="00E574E3"/>
    <w:rsid w:val="00E5759D"/>
    <w:rsid w:val="00E57F54"/>
    <w:rsid w:val="00E60383"/>
    <w:rsid w:val="00E6078C"/>
    <w:rsid w:val="00E60C89"/>
    <w:rsid w:val="00E63348"/>
    <w:rsid w:val="00E634B2"/>
    <w:rsid w:val="00E637E4"/>
    <w:rsid w:val="00E637EC"/>
    <w:rsid w:val="00E64555"/>
    <w:rsid w:val="00E64B8B"/>
    <w:rsid w:val="00E64D90"/>
    <w:rsid w:val="00E650BB"/>
    <w:rsid w:val="00E651BD"/>
    <w:rsid w:val="00E65317"/>
    <w:rsid w:val="00E65628"/>
    <w:rsid w:val="00E6695A"/>
    <w:rsid w:val="00E66F0F"/>
    <w:rsid w:val="00E671B7"/>
    <w:rsid w:val="00E6765C"/>
    <w:rsid w:val="00E7057E"/>
    <w:rsid w:val="00E70D63"/>
    <w:rsid w:val="00E70DD7"/>
    <w:rsid w:val="00E71306"/>
    <w:rsid w:val="00E71474"/>
    <w:rsid w:val="00E720DF"/>
    <w:rsid w:val="00E72AAC"/>
    <w:rsid w:val="00E72CED"/>
    <w:rsid w:val="00E72F49"/>
    <w:rsid w:val="00E73276"/>
    <w:rsid w:val="00E7374A"/>
    <w:rsid w:val="00E73A4A"/>
    <w:rsid w:val="00E73F67"/>
    <w:rsid w:val="00E745DF"/>
    <w:rsid w:val="00E74801"/>
    <w:rsid w:val="00E74A5A"/>
    <w:rsid w:val="00E74C15"/>
    <w:rsid w:val="00E75897"/>
    <w:rsid w:val="00E75A26"/>
    <w:rsid w:val="00E7607D"/>
    <w:rsid w:val="00E760C1"/>
    <w:rsid w:val="00E7696A"/>
    <w:rsid w:val="00E77EB4"/>
    <w:rsid w:val="00E80391"/>
    <w:rsid w:val="00E803B8"/>
    <w:rsid w:val="00E80A35"/>
    <w:rsid w:val="00E80A37"/>
    <w:rsid w:val="00E81115"/>
    <w:rsid w:val="00E81F57"/>
    <w:rsid w:val="00E8268F"/>
    <w:rsid w:val="00E82E6C"/>
    <w:rsid w:val="00E84B86"/>
    <w:rsid w:val="00E84C60"/>
    <w:rsid w:val="00E84EF3"/>
    <w:rsid w:val="00E85573"/>
    <w:rsid w:val="00E85BD2"/>
    <w:rsid w:val="00E8702E"/>
    <w:rsid w:val="00E87159"/>
    <w:rsid w:val="00E878B1"/>
    <w:rsid w:val="00E87F5E"/>
    <w:rsid w:val="00E90047"/>
    <w:rsid w:val="00E90ED1"/>
    <w:rsid w:val="00E91291"/>
    <w:rsid w:val="00E91C50"/>
    <w:rsid w:val="00E92D6B"/>
    <w:rsid w:val="00E9300F"/>
    <w:rsid w:val="00E93F0D"/>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3895"/>
    <w:rsid w:val="00EA3C33"/>
    <w:rsid w:val="00EA418D"/>
    <w:rsid w:val="00EA5675"/>
    <w:rsid w:val="00EA5873"/>
    <w:rsid w:val="00EA6521"/>
    <w:rsid w:val="00EA7A6C"/>
    <w:rsid w:val="00EA7EF1"/>
    <w:rsid w:val="00EB088D"/>
    <w:rsid w:val="00EB0A56"/>
    <w:rsid w:val="00EB0CF6"/>
    <w:rsid w:val="00EB2344"/>
    <w:rsid w:val="00EB2864"/>
    <w:rsid w:val="00EB2873"/>
    <w:rsid w:val="00EB3850"/>
    <w:rsid w:val="00EB3B35"/>
    <w:rsid w:val="00EB3C8C"/>
    <w:rsid w:val="00EB3F9E"/>
    <w:rsid w:val="00EB4666"/>
    <w:rsid w:val="00EB491A"/>
    <w:rsid w:val="00EB4F61"/>
    <w:rsid w:val="00EB65B8"/>
    <w:rsid w:val="00EB6A26"/>
    <w:rsid w:val="00EB7676"/>
    <w:rsid w:val="00EB76FA"/>
    <w:rsid w:val="00EB7B12"/>
    <w:rsid w:val="00EC03D6"/>
    <w:rsid w:val="00EC0510"/>
    <w:rsid w:val="00EC09BF"/>
    <w:rsid w:val="00EC15C7"/>
    <w:rsid w:val="00EC30C2"/>
    <w:rsid w:val="00EC337D"/>
    <w:rsid w:val="00EC3590"/>
    <w:rsid w:val="00EC3FBE"/>
    <w:rsid w:val="00EC4203"/>
    <w:rsid w:val="00EC43D7"/>
    <w:rsid w:val="00EC4A64"/>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537"/>
    <w:rsid w:val="00EE5661"/>
    <w:rsid w:val="00EE614D"/>
    <w:rsid w:val="00EE668A"/>
    <w:rsid w:val="00EE6BC5"/>
    <w:rsid w:val="00EE6FE6"/>
    <w:rsid w:val="00EE7190"/>
    <w:rsid w:val="00EE71BF"/>
    <w:rsid w:val="00EF038D"/>
    <w:rsid w:val="00EF0695"/>
    <w:rsid w:val="00EF0920"/>
    <w:rsid w:val="00EF0A07"/>
    <w:rsid w:val="00EF0C49"/>
    <w:rsid w:val="00EF0C82"/>
    <w:rsid w:val="00EF0E60"/>
    <w:rsid w:val="00EF20AC"/>
    <w:rsid w:val="00EF3056"/>
    <w:rsid w:val="00EF3A93"/>
    <w:rsid w:val="00EF3BF2"/>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9D1"/>
    <w:rsid w:val="00F04D54"/>
    <w:rsid w:val="00F05083"/>
    <w:rsid w:val="00F05920"/>
    <w:rsid w:val="00F05EB9"/>
    <w:rsid w:val="00F05EBA"/>
    <w:rsid w:val="00F060ED"/>
    <w:rsid w:val="00F060F7"/>
    <w:rsid w:val="00F06340"/>
    <w:rsid w:val="00F071CB"/>
    <w:rsid w:val="00F074B2"/>
    <w:rsid w:val="00F10DFC"/>
    <w:rsid w:val="00F117E5"/>
    <w:rsid w:val="00F11C66"/>
    <w:rsid w:val="00F11ED4"/>
    <w:rsid w:val="00F129F8"/>
    <w:rsid w:val="00F12CEF"/>
    <w:rsid w:val="00F13687"/>
    <w:rsid w:val="00F137AB"/>
    <w:rsid w:val="00F14446"/>
    <w:rsid w:val="00F14D75"/>
    <w:rsid w:val="00F15227"/>
    <w:rsid w:val="00F15658"/>
    <w:rsid w:val="00F1600D"/>
    <w:rsid w:val="00F16901"/>
    <w:rsid w:val="00F17267"/>
    <w:rsid w:val="00F17307"/>
    <w:rsid w:val="00F17CE1"/>
    <w:rsid w:val="00F20B53"/>
    <w:rsid w:val="00F21B14"/>
    <w:rsid w:val="00F21C0C"/>
    <w:rsid w:val="00F22611"/>
    <w:rsid w:val="00F227C1"/>
    <w:rsid w:val="00F22E60"/>
    <w:rsid w:val="00F23381"/>
    <w:rsid w:val="00F235E8"/>
    <w:rsid w:val="00F2368D"/>
    <w:rsid w:val="00F238C2"/>
    <w:rsid w:val="00F24389"/>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2274"/>
    <w:rsid w:val="00F3331F"/>
    <w:rsid w:val="00F3363E"/>
    <w:rsid w:val="00F357F6"/>
    <w:rsid w:val="00F359FF"/>
    <w:rsid w:val="00F35C49"/>
    <w:rsid w:val="00F35C5F"/>
    <w:rsid w:val="00F36772"/>
    <w:rsid w:val="00F36CE4"/>
    <w:rsid w:val="00F36EE8"/>
    <w:rsid w:val="00F3762A"/>
    <w:rsid w:val="00F37C13"/>
    <w:rsid w:val="00F37F04"/>
    <w:rsid w:val="00F40549"/>
    <w:rsid w:val="00F42179"/>
    <w:rsid w:val="00F42BA6"/>
    <w:rsid w:val="00F443DA"/>
    <w:rsid w:val="00F44BD1"/>
    <w:rsid w:val="00F450D6"/>
    <w:rsid w:val="00F453A0"/>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41B"/>
    <w:rsid w:val="00F55CA2"/>
    <w:rsid w:val="00F561C3"/>
    <w:rsid w:val="00F56889"/>
    <w:rsid w:val="00F56F13"/>
    <w:rsid w:val="00F576C0"/>
    <w:rsid w:val="00F57916"/>
    <w:rsid w:val="00F57997"/>
    <w:rsid w:val="00F600DE"/>
    <w:rsid w:val="00F601FE"/>
    <w:rsid w:val="00F612E1"/>
    <w:rsid w:val="00F61381"/>
    <w:rsid w:val="00F6170B"/>
    <w:rsid w:val="00F61CC8"/>
    <w:rsid w:val="00F61F25"/>
    <w:rsid w:val="00F62371"/>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563B"/>
    <w:rsid w:val="00F7657D"/>
    <w:rsid w:val="00F7663E"/>
    <w:rsid w:val="00F76B7D"/>
    <w:rsid w:val="00F7709F"/>
    <w:rsid w:val="00F7741B"/>
    <w:rsid w:val="00F77A32"/>
    <w:rsid w:val="00F80465"/>
    <w:rsid w:val="00F8071B"/>
    <w:rsid w:val="00F8076F"/>
    <w:rsid w:val="00F80C34"/>
    <w:rsid w:val="00F80DDE"/>
    <w:rsid w:val="00F812E2"/>
    <w:rsid w:val="00F8158F"/>
    <w:rsid w:val="00F82295"/>
    <w:rsid w:val="00F82593"/>
    <w:rsid w:val="00F830A3"/>
    <w:rsid w:val="00F838AE"/>
    <w:rsid w:val="00F83A40"/>
    <w:rsid w:val="00F8406A"/>
    <w:rsid w:val="00F84128"/>
    <w:rsid w:val="00F8423A"/>
    <w:rsid w:val="00F84839"/>
    <w:rsid w:val="00F84BBD"/>
    <w:rsid w:val="00F858D8"/>
    <w:rsid w:val="00F85C93"/>
    <w:rsid w:val="00F873FD"/>
    <w:rsid w:val="00F90FBB"/>
    <w:rsid w:val="00F91260"/>
    <w:rsid w:val="00F92D39"/>
    <w:rsid w:val="00F92E4F"/>
    <w:rsid w:val="00F92E6C"/>
    <w:rsid w:val="00F92E7B"/>
    <w:rsid w:val="00F93931"/>
    <w:rsid w:val="00F9429A"/>
    <w:rsid w:val="00F946F2"/>
    <w:rsid w:val="00F95151"/>
    <w:rsid w:val="00F95706"/>
    <w:rsid w:val="00F95989"/>
    <w:rsid w:val="00F9637E"/>
    <w:rsid w:val="00F965D9"/>
    <w:rsid w:val="00F96708"/>
    <w:rsid w:val="00F96724"/>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5DA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4C3"/>
    <w:rsid w:val="00FC264B"/>
    <w:rsid w:val="00FC282C"/>
    <w:rsid w:val="00FC2C5F"/>
    <w:rsid w:val="00FC2E62"/>
    <w:rsid w:val="00FC2F60"/>
    <w:rsid w:val="00FC31B5"/>
    <w:rsid w:val="00FC3540"/>
    <w:rsid w:val="00FC3AFD"/>
    <w:rsid w:val="00FC4957"/>
    <w:rsid w:val="00FC4C72"/>
    <w:rsid w:val="00FC6473"/>
    <w:rsid w:val="00FC703F"/>
    <w:rsid w:val="00FC7663"/>
    <w:rsid w:val="00FC770E"/>
    <w:rsid w:val="00FC783C"/>
    <w:rsid w:val="00FC7C93"/>
    <w:rsid w:val="00FD0187"/>
    <w:rsid w:val="00FD05DE"/>
    <w:rsid w:val="00FD13A5"/>
    <w:rsid w:val="00FD18BB"/>
    <w:rsid w:val="00FD1AE1"/>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6FF3"/>
    <w:rsid w:val="00FD775F"/>
    <w:rsid w:val="00FD7842"/>
    <w:rsid w:val="00FD7C72"/>
    <w:rsid w:val="00FD7EAA"/>
    <w:rsid w:val="00FD7EC1"/>
    <w:rsid w:val="00FD7F23"/>
    <w:rsid w:val="00FE0296"/>
    <w:rsid w:val="00FE042F"/>
    <w:rsid w:val="00FE11F6"/>
    <w:rsid w:val="00FE1262"/>
    <w:rsid w:val="00FE1678"/>
    <w:rsid w:val="00FE2636"/>
    <w:rsid w:val="00FE282D"/>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FF3"/>
    <w:rsid w:val="00FF23A7"/>
    <w:rsid w:val="00FF29A7"/>
    <w:rsid w:val="00FF2DE0"/>
    <w:rsid w:val="00FF37F8"/>
    <w:rsid w:val="00FF387B"/>
    <w:rsid w:val="00FF392C"/>
    <w:rsid w:val="00FF3EF9"/>
    <w:rsid w:val="00FF44D6"/>
    <w:rsid w:val="00FF4BB2"/>
    <w:rsid w:val="00FF4C23"/>
    <w:rsid w:val="00FF50E6"/>
    <w:rsid w:val="00FF6456"/>
    <w:rsid w:val="00FF70E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5DA3"/>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2169560">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168825">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138786">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869997">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59970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376097">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7608584">
      <w:bodyDiv w:val="1"/>
      <w:marLeft w:val="0"/>
      <w:marRight w:val="0"/>
      <w:marTop w:val="0"/>
      <w:marBottom w:val="0"/>
      <w:divBdr>
        <w:top w:val="none" w:sz="0" w:space="0" w:color="auto"/>
        <w:left w:val="none" w:sz="0" w:space="0" w:color="auto"/>
        <w:bottom w:val="none" w:sz="0" w:space="0" w:color="auto"/>
        <w:right w:val="none" w:sz="0" w:space="0" w:color="auto"/>
      </w:divBdr>
    </w:div>
    <w:div w:id="8022997">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141246">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2920793">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3503853">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010275">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896584">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8970278">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169630">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639441">
      <w:bodyDiv w:val="1"/>
      <w:marLeft w:val="0"/>
      <w:marRight w:val="0"/>
      <w:marTop w:val="0"/>
      <w:marBottom w:val="0"/>
      <w:divBdr>
        <w:top w:val="none" w:sz="0" w:space="0" w:color="auto"/>
        <w:left w:val="none" w:sz="0" w:space="0" w:color="auto"/>
        <w:bottom w:val="none" w:sz="0" w:space="0" w:color="auto"/>
        <w:right w:val="none" w:sz="0" w:space="0" w:color="auto"/>
      </w:divBdr>
    </w:div>
    <w:div w:id="25642861">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5760834">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7340694">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47526">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29885336">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888080">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8018160">
      <w:bodyDiv w:val="1"/>
      <w:marLeft w:val="0"/>
      <w:marRight w:val="0"/>
      <w:marTop w:val="0"/>
      <w:marBottom w:val="0"/>
      <w:divBdr>
        <w:top w:val="none" w:sz="0" w:space="0" w:color="auto"/>
        <w:left w:val="none" w:sz="0" w:space="0" w:color="auto"/>
        <w:bottom w:val="none" w:sz="0" w:space="0" w:color="auto"/>
        <w:right w:val="none" w:sz="0" w:space="0" w:color="auto"/>
      </w:divBdr>
    </w:div>
    <w:div w:id="38555469">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634001">
      <w:bodyDiv w:val="1"/>
      <w:marLeft w:val="0"/>
      <w:marRight w:val="0"/>
      <w:marTop w:val="0"/>
      <w:marBottom w:val="0"/>
      <w:divBdr>
        <w:top w:val="none" w:sz="0" w:space="0" w:color="auto"/>
        <w:left w:val="none" w:sz="0" w:space="0" w:color="auto"/>
        <w:bottom w:val="none" w:sz="0" w:space="0" w:color="auto"/>
        <w:right w:val="none" w:sz="0" w:space="0" w:color="auto"/>
      </w:divBdr>
    </w:div>
    <w:div w:id="40637510">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0980418">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3990261">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452332">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49764933">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61703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005570">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161144">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5444243">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562136">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0373789">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025661">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7967496">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69861413">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0548781">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04768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390156">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2971377">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3626549">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51751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75464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8136701">
      <w:bodyDiv w:val="1"/>
      <w:marLeft w:val="0"/>
      <w:marRight w:val="0"/>
      <w:marTop w:val="0"/>
      <w:marBottom w:val="0"/>
      <w:divBdr>
        <w:top w:val="none" w:sz="0" w:space="0" w:color="auto"/>
        <w:left w:val="none" w:sz="0" w:space="0" w:color="auto"/>
        <w:bottom w:val="none" w:sz="0" w:space="0" w:color="auto"/>
        <w:right w:val="none" w:sz="0" w:space="0" w:color="auto"/>
      </w:divBdr>
    </w:div>
    <w:div w:id="78333236">
      <w:bodyDiv w:val="1"/>
      <w:marLeft w:val="0"/>
      <w:marRight w:val="0"/>
      <w:marTop w:val="0"/>
      <w:marBottom w:val="0"/>
      <w:divBdr>
        <w:top w:val="none" w:sz="0" w:space="0" w:color="auto"/>
        <w:left w:val="none" w:sz="0" w:space="0" w:color="auto"/>
        <w:bottom w:val="none" w:sz="0" w:space="0" w:color="auto"/>
        <w:right w:val="none" w:sz="0" w:space="0" w:color="auto"/>
      </w:divBdr>
    </w:div>
    <w:div w:id="78597505">
      <w:bodyDiv w:val="1"/>
      <w:marLeft w:val="0"/>
      <w:marRight w:val="0"/>
      <w:marTop w:val="0"/>
      <w:marBottom w:val="0"/>
      <w:divBdr>
        <w:top w:val="none" w:sz="0" w:space="0" w:color="auto"/>
        <w:left w:val="none" w:sz="0" w:space="0" w:color="auto"/>
        <w:bottom w:val="none" w:sz="0" w:space="0" w:color="auto"/>
        <w:right w:val="none" w:sz="0" w:space="0" w:color="auto"/>
      </w:divBdr>
    </w:div>
    <w:div w:id="7910311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79523932">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0806669">
      <w:bodyDiv w:val="1"/>
      <w:marLeft w:val="0"/>
      <w:marRight w:val="0"/>
      <w:marTop w:val="0"/>
      <w:marBottom w:val="0"/>
      <w:divBdr>
        <w:top w:val="none" w:sz="0" w:space="0" w:color="auto"/>
        <w:left w:val="none" w:sz="0" w:space="0" w:color="auto"/>
        <w:bottom w:val="none" w:sz="0" w:space="0" w:color="auto"/>
        <w:right w:val="none" w:sz="0" w:space="0" w:color="auto"/>
      </w:divBdr>
    </w:div>
    <w:div w:id="81798167">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56996">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685099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8429348">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337420">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7482386">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8915380">
      <w:bodyDiv w:val="1"/>
      <w:marLeft w:val="0"/>
      <w:marRight w:val="0"/>
      <w:marTop w:val="0"/>
      <w:marBottom w:val="0"/>
      <w:divBdr>
        <w:top w:val="none" w:sz="0" w:space="0" w:color="auto"/>
        <w:left w:val="none" w:sz="0" w:space="0" w:color="auto"/>
        <w:bottom w:val="none" w:sz="0" w:space="0" w:color="auto"/>
        <w:right w:val="none" w:sz="0" w:space="0" w:color="auto"/>
      </w:divBdr>
    </w:div>
    <w:div w:id="99104552">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99764892">
      <w:bodyDiv w:val="1"/>
      <w:marLeft w:val="0"/>
      <w:marRight w:val="0"/>
      <w:marTop w:val="0"/>
      <w:marBottom w:val="0"/>
      <w:divBdr>
        <w:top w:val="none" w:sz="0" w:space="0" w:color="auto"/>
        <w:left w:val="none" w:sz="0" w:space="0" w:color="auto"/>
        <w:bottom w:val="none" w:sz="0" w:space="0" w:color="auto"/>
        <w:right w:val="none" w:sz="0" w:space="0" w:color="auto"/>
      </w:divBdr>
    </w:div>
    <w:div w:id="99952627">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272362">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581810">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3698211">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5931823">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853945">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7554414">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901135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253249">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2750140">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251075">
      <w:bodyDiv w:val="1"/>
      <w:marLeft w:val="0"/>
      <w:marRight w:val="0"/>
      <w:marTop w:val="0"/>
      <w:marBottom w:val="0"/>
      <w:divBdr>
        <w:top w:val="none" w:sz="0" w:space="0" w:color="auto"/>
        <w:left w:val="none" w:sz="0" w:space="0" w:color="auto"/>
        <w:bottom w:val="none" w:sz="0" w:space="0" w:color="auto"/>
        <w:right w:val="none" w:sz="0" w:space="0" w:color="auto"/>
      </w:divBdr>
    </w:div>
    <w:div w:id="114299351">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4642797">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488943">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0615840">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1926394">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356026">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02286">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620617">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3889532">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58953">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435871">
      <w:bodyDiv w:val="1"/>
      <w:marLeft w:val="0"/>
      <w:marRight w:val="0"/>
      <w:marTop w:val="0"/>
      <w:marBottom w:val="0"/>
      <w:divBdr>
        <w:top w:val="none" w:sz="0" w:space="0" w:color="auto"/>
        <w:left w:val="none" w:sz="0" w:space="0" w:color="auto"/>
        <w:bottom w:val="none" w:sz="0" w:space="0" w:color="auto"/>
        <w:right w:val="none" w:sz="0" w:space="0" w:color="auto"/>
      </w:divBdr>
    </w:div>
    <w:div w:id="126515497">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323590">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293105">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0948553">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568121">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047">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8033362">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88681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032579">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39464638">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315425">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549009">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44180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090488">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56594">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49180721">
      <w:bodyDiv w:val="1"/>
      <w:marLeft w:val="0"/>
      <w:marRight w:val="0"/>
      <w:marTop w:val="0"/>
      <w:marBottom w:val="0"/>
      <w:divBdr>
        <w:top w:val="none" w:sz="0" w:space="0" w:color="auto"/>
        <w:left w:val="none" w:sz="0" w:space="0" w:color="auto"/>
        <w:bottom w:val="none" w:sz="0" w:space="0" w:color="auto"/>
        <w:right w:val="none" w:sz="0" w:space="0" w:color="auto"/>
      </w:divBdr>
    </w:div>
    <w:div w:id="149294605">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02185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183504">
      <w:bodyDiv w:val="1"/>
      <w:marLeft w:val="0"/>
      <w:marRight w:val="0"/>
      <w:marTop w:val="0"/>
      <w:marBottom w:val="0"/>
      <w:divBdr>
        <w:top w:val="none" w:sz="0" w:space="0" w:color="auto"/>
        <w:left w:val="none" w:sz="0" w:space="0" w:color="auto"/>
        <w:bottom w:val="none" w:sz="0" w:space="0" w:color="auto"/>
        <w:right w:val="none" w:sz="0" w:space="0" w:color="auto"/>
      </w:divBdr>
    </w:div>
    <w:div w:id="152373845">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3880186">
      <w:bodyDiv w:val="1"/>
      <w:marLeft w:val="0"/>
      <w:marRight w:val="0"/>
      <w:marTop w:val="0"/>
      <w:marBottom w:val="0"/>
      <w:divBdr>
        <w:top w:val="none" w:sz="0" w:space="0" w:color="auto"/>
        <w:left w:val="none" w:sz="0" w:space="0" w:color="auto"/>
        <w:bottom w:val="none" w:sz="0" w:space="0" w:color="auto"/>
        <w:right w:val="none" w:sz="0" w:space="0" w:color="auto"/>
      </w:divBdr>
    </w:div>
    <w:div w:id="154417448">
      <w:bodyDiv w:val="1"/>
      <w:marLeft w:val="0"/>
      <w:marRight w:val="0"/>
      <w:marTop w:val="0"/>
      <w:marBottom w:val="0"/>
      <w:divBdr>
        <w:top w:val="none" w:sz="0" w:space="0" w:color="auto"/>
        <w:left w:val="none" w:sz="0" w:space="0" w:color="auto"/>
        <w:bottom w:val="none" w:sz="0" w:space="0" w:color="auto"/>
        <w:right w:val="none" w:sz="0" w:space="0" w:color="auto"/>
      </w:divBdr>
    </w:div>
    <w:div w:id="155727674">
      <w:bodyDiv w:val="1"/>
      <w:marLeft w:val="0"/>
      <w:marRight w:val="0"/>
      <w:marTop w:val="0"/>
      <w:marBottom w:val="0"/>
      <w:divBdr>
        <w:top w:val="none" w:sz="0" w:space="0" w:color="auto"/>
        <w:left w:val="none" w:sz="0" w:space="0" w:color="auto"/>
        <w:bottom w:val="none" w:sz="0" w:space="0" w:color="auto"/>
        <w:right w:val="none" w:sz="0" w:space="0" w:color="auto"/>
      </w:divBdr>
    </w:div>
    <w:div w:id="155731978">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8468938">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60659085">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710918">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4055368">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4823522">
      <w:bodyDiv w:val="1"/>
      <w:marLeft w:val="0"/>
      <w:marRight w:val="0"/>
      <w:marTop w:val="0"/>
      <w:marBottom w:val="0"/>
      <w:divBdr>
        <w:top w:val="none" w:sz="0" w:space="0" w:color="auto"/>
        <w:left w:val="none" w:sz="0" w:space="0" w:color="auto"/>
        <w:bottom w:val="none" w:sz="0" w:space="0" w:color="auto"/>
        <w:right w:val="none" w:sz="0" w:space="0" w:color="auto"/>
      </w:divBdr>
    </w:div>
    <w:div w:id="16628722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799042">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211901">
      <w:bodyDiv w:val="1"/>
      <w:marLeft w:val="0"/>
      <w:marRight w:val="0"/>
      <w:marTop w:val="0"/>
      <w:marBottom w:val="0"/>
      <w:divBdr>
        <w:top w:val="none" w:sz="0" w:space="0" w:color="auto"/>
        <w:left w:val="none" w:sz="0" w:space="0" w:color="auto"/>
        <w:bottom w:val="none" w:sz="0" w:space="0" w:color="auto"/>
        <w:right w:val="none" w:sz="0" w:space="0" w:color="auto"/>
      </w:divBdr>
    </w:div>
    <w:div w:id="167411527">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69954348">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267268">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273447">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384475">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6963219">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6451">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9129907">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513225">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09703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2943181">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548083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6678662">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757386">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338384">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1656634">
      <w:bodyDiv w:val="1"/>
      <w:marLeft w:val="0"/>
      <w:marRight w:val="0"/>
      <w:marTop w:val="0"/>
      <w:marBottom w:val="0"/>
      <w:divBdr>
        <w:top w:val="none" w:sz="0" w:space="0" w:color="auto"/>
        <w:left w:val="none" w:sz="0" w:space="0" w:color="auto"/>
        <w:bottom w:val="none" w:sz="0" w:space="0" w:color="auto"/>
        <w:right w:val="none" w:sz="0" w:space="0" w:color="auto"/>
      </w:divBdr>
    </w:div>
    <w:div w:id="192349665">
      <w:bodyDiv w:val="1"/>
      <w:marLeft w:val="0"/>
      <w:marRight w:val="0"/>
      <w:marTop w:val="0"/>
      <w:marBottom w:val="0"/>
      <w:divBdr>
        <w:top w:val="none" w:sz="0" w:space="0" w:color="auto"/>
        <w:left w:val="none" w:sz="0" w:space="0" w:color="auto"/>
        <w:bottom w:val="none" w:sz="0" w:space="0" w:color="auto"/>
        <w:right w:val="none" w:sz="0" w:space="0" w:color="auto"/>
      </w:divBdr>
    </w:div>
    <w:div w:id="192620322">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8764">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584827">
      <w:bodyDiv w:val="1"/>
      <w:marLeft w:val="0"/>
      <w:marRight w:val="0"/>
      <w:marTop w:val="0"/>
      <w:marBottom w:val="0"/>
      <w:divBdr>
        <w:top w:val="none" w:sz="0" w:space="0" w:color="auto"/>
        <w:left w:val="none" w:sz="0" w:space="0" w:color="auto"/>
        <w:bottom w:val="none" w:sz="0" w:space="0" w:color="auto"/>
        <w:right w:val="none" w:sz="0" w:space="0" w:color="auto"/>
      </w:divBdr>
    </w:div>
    <w:div w:id="194659354">
      <w:bodyDiv w:val="1"/>
      <w:marLeft w:val="0"/>
      <w:marRight w:val="0"/>
      <w:marTop w:val="0"/>
      <w:marBottom w:val="0"/>
      <w:divBdr>
        <w:top w:val="none" w:sz="0" w:space="0" w:color="auto"/>
        <w:left w:val="none" w:sz="0" w:space="0" w:color="auto"/>
        <w:bottom w:val="none" w:sz="0" w:space="0" w:color="auto"/>
        <w:right w:val="none" w:sz="0" w:space="0" w:color="auto"/>
      </w:divBdr>
    </w:div>
    <w:div w:id="194660160">
      <w:bodyDiv w:val="1"/>
      <w:marLeft w:val="0"/>
      <w:marRight w:val="0"/>
      <w:marTop w:val="0"/>
      <w:marBottom w:val="0"/>
      <w:divBdr>
        <w:top w:val="none" w:sz="0" w:space="0" w:color="auto"/>
        <w:left w:val="none" w:sz="0" w:space="0" w:color="auto"/>
        <w:bottom w:val="none" w:sz="0" w:space="0" w:color="auto"/>
        <w:right w:val="none" w:sz="0" w:space="0" w:color="auto"/>
      </w:divBdr>
    </w:div>
    <w:div w:id="194850991">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160327">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6697707">
      <w:bodyDiv w:val="1"/>
      <w:marLeft w:val="0"/>
      <w:marRight w:val="0"/>
      <w:marTop w:val="0"/>
      <w:marBottom w:val="0"/>
      <w:divBdr>
        <w:top w:val="none" w:sz="0" w:space="0" w:color="auto"/>
        <w:left w:val="none" w:sz="0" w:space="0" w:color="auto"/>
        <w:bottom w:val="none" w:sz="0" w:space="0" w:color="auto"/>
        <w:right w:val="none" w:sz="0" w:space="0" w:color="auto"/>
      </w:divBdr>
    </w:div>
    <w:div w:id="196703592">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394242">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4236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1943645">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177038">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022390">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1963">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0574415">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1914">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2499421">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197607">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658558">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03006">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8562598">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169584">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295890">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31658">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528150">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495232">
      <w:bodyDiv w:val="1"/>
      <w:marLeft w:val="0"/>
      <w:marRight w:val="0"/>
      <w:marTop w:val="0"/>
      <w:marBottom w:val="0"/>
      <w:divBdr>
        <w:top w:val="none" w:sz="0" w:space="0" w:color="auto"/>
        <w:left w:val="none" w:sz="0" w:space="0" w:color="auto"/>
        <w:bottom w:val="none" w:sz="0" w:space="0" w:color="auto"/>
        <w:right w:val="none" w:sz="0" w:space="0" w:color="auto"/>
      </w:divBdr>
    </w:div>
    <w:div w:id="222571874">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175642">
      <w:bodyDiv w:val="1"/>
      <w:marLeft w:val="0"/>
      <w:marRight w:val="0"/>
      <w:marTop w:val="0"/>
      <w:marBottom w:val="0"/>
      <w:divBdr>
        <w:top w:val="none" w:sz="0" w:space="0" w:color="auto"/>
        <w:left w:val="none" w:sz="0" w:space="0" w:color="auto"/>
        <w:bottom w:val="none" w:sz="0" w:space="0" w:color="auto"/>
        <w:right w:val="none" w:sz="0" w:space="0" w:color="auto"/>
      </w:divBdr>
    </w:div>
    <w:div w:id="22317875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570552">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099106">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12345">
      <w:bodyDiv w:val="1"/>
      <w:marLeft w:val="0"/>
      <w:marRight w:val="0"/>
      <w:marTop w:val="0"/>
      <w:marBottom w:val="0"/>
      <w:divBdr>
        <w:top w:val="none" w:sz="0" w:space="0" w:color="auto"/>
        <w:left w:val="none" w:sz="0" w:space="0" w:color="auto"/>
        <w:bottom w:val="none" w:sz="0" w:space="0" w:color="auto"/>
        <w:right w:val="none" w:sz="0" w:space="0" w:color="auto"/>
      </w:divBdr>
    </w:div>
    <w:div w:id="226115331">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6377045">
      <w:bodyDiv w:val="1"/>
      <w:marLeft w:val="0"/>
      <w:marRight w:val="0"/>
      <w:marTop w:val="0"/>
      <w:marBottom w:val="0"/>
      <w:divBdr>
        <w:top w:val="none" w:sz="0" w:space="0" w:color="auto"/>
        <w:left w:val="none" w:sz="0" w:space="0" w:color="auto"/>
        <w:bottom w:val="none" w:sz="0" w:space="0" w:color="auto"/>
        <w:right w:val="none" w:sz="0" w:space="0" w:color="auto"/>
      </w:divBdr>
    </w:div>
    <w:div w:id="226963471">
      <w:bodyDiv w:val="1"/>
      <w:marLeft w:val="0"/>
      <w:marRight w:val="0"/>
      <w:marTop w:val="0"/>
      <w:marBottom w:val="0"/>
      <w:divBdr>
        <w:top w:val="none" w:sz="0" w:space="0" w:color="auto"/>
        <w:left w:val="none" w:sz="0" w:space="0" w:color="auto"/>
        <w:bottom w:val="none" w:sz="0" w:space="0" w:color="auto"/>
        <w:right w:val="none" w:sz="0" w:space="0" w:color="auto"/>
      </w:divBdr>
    </w:div>
    <w:div w:id="227034078">
      <w:bodyDiv w:val="1"/>
      <w:marLeft w:val="0"/>
      <w:marRight w:val="0"/>
      <w:marTop w:val="0"/>
      <w:marBottom w:val="0"/>
      <w:divBdr>
        <w:top w:val="none" w:sz="0" w:space="0" w:color="auto"/>
        <w:left w:val="none" w:sz="0" w:space="0" w:color="auto"/>
        <w:bottom w:val="none" w:sz="0" w:space="0" w:color="auto"/>
        <w:right w:val="none" w:sz="0" w:space="0" w:color="auto"/>
      </w:divBdr>
    </w:div>
    <w:div w:id="227037806">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074804">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781538">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4976813">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6982766">
      <w:bodyDiv w:val="1"/>
      <w:marLeft w:val="0"/>
      <w:marRight w:val="0"/>
      <w:marTop w:val="0"/>
      <w:marBottom w:val="0"/>
      <w:divBdr>
        <w:top w:val="none" w:sz="0" w:space="0" w:color="auto"/>
        <w:left w:val="none" w:sz="0" w:space="0" w:color="auto"/>
        <w:bottom w:val="none" w:sz="0" w:space="0" w:color="auto"/>
        <w:right w:val="none" w:sz="0" w:space="0" w:color="auto"/>
      </w:divBdr>
    </w:div>
    <w:div w:id="237178281">
      <w:bodyDiv w:val="1"/>
      <w:marLeft w:val="0"/>
      <w:marRight w:val="0"/>
      <w:marTop w:val="0"/>
      <w:marBottom w:val="0"/>
      <w:divBdr>
        <w:top w:val="none" w:sz="0" w:space="0" w:color="auto"/>
        <w:left w:val="none" w:sz="0" w:space="0" w:color="auto"/>
        <w:bottom w:val="none" w:sz="0" w:space="0" w:color="auto"/>
        <w:right w:val="none" w:sz="0" w:space="0" w:color="auto"/>
      </w:divBdr>
    </w:div>
    <w:div w:id="237249610">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38955">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029446">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157418">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6379645">
      <w:bodyDiv w:val="1"/>
      <w:marLeft w:val="0"/>
      <w:marRight w:val="0"/>
      <w:marTop w:val="0"/>
      <w:marBottom w:val="0"/>
      <w:divBdr>
        <w:top w:val="none" w:sz="0" w:space="0" w:color="auto"/>
        <w:left w:val="none" w:sz="0" w:space="0" w:color="auto"/>
        <w:bottom w:val="none" w:sz="0" w:space="0" w:color="auto"/>
        <w:right w:val="none" w:sz="0" w:space="0" w:color="auto"/>
      </w:divBdr>
    </w:div>
    <w:div w:id="24715722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8780829">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239000">
      <w:bodyDiv w:val="1"/>
      <w:marLeft w:val="0"/>
      <w:marRight w:val="0"/>
      <w:marTop w:val="0"/>
      <w:marBottom w:val="0"/>
      <w:divBdr>
        <w:top w:val="none" w:sz="0" w:space="0" w:color="auto"/>
        <w:left w:val="none" w:sz="0" w:space="0" w:color="auto"/>
        <w:bottom w:val="none" w:sz="0" w:space="0" w:color="auto"/>
        <w:right w:val="none" w:sz="0" w:space="0" w:color="auto"/>
      </w:divBdr>
    </w:div>
    <w:div w:id="250240390">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284926">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053500">
      <w:bodyDiv w:val="1"/>
      <w:marLeft w:val="0"/>
      <w:marRight w:val="0"/>
      <w:marTop w:val="0"/>
      <w:marBottom w:val="0"/>
      <w:divBdr>
        <w:top w:val="none" w:sz="0" w:space="0" w:color="auto"/>
        <w:left w:val="none" w:sz="0" w:space="0" w:color="auto"/>
        <w:bottom w:val="none" w:sz="0" w:space="0" w:color="auto"/>
        <w:right w:val="none" w:sz="0" w:space="0" w:color="auto"/>
      </w:divBdr>
    </w:div>
    <w:div w:id="25324949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3980930">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38928">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400756">
      <w:bodyDiv w:val="1"/>
      <w:marLeft w:val="0"/>
      <w:marRight w:val="0"/>
      <w:marTop w:val="0"/>
      <w:marBottom w:val="0"/>
      <w:divBdr>
        <w:top w:val="none" w:sz="0" w:space="0" w:color="auto"/>
        <w:left w:val="none" w:sz="0" w:space="0" w:color="auto"/>
        <w:bottom w:val="none" w:sz="0" w:space="0" w:color="auto"/>
        <w:right w:val="none" w:sz="0" w:space="0" w:color="auto"/>
      </w:divBdr>
    </w:div>
    <w:div w:id="256792773">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59992862">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3534">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344833">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3072319">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081430">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051137">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047887">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514769">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141954">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5865900">
      <w:bodyDiv w:val="1"/>
      <w:marLeft w:val="0"/>
      <w:marRight w:val="0"/>
      <w:marTop w:val="0"/>
      <w:marBottom w:val="0"/>
      <w:divBdr>
        <w:top w:val="none" w:sz="0" w:space="0" w:color="auto"/>
        <w:left w:val="none" w:sz="0" w:space="0" w:color="auto"/>
        <w:bottom w:val="none" w:sz="0" w:space="0" w:color="auto"/>
        <w:right w:val="none" w:sz="0" w:space="0" w:color="auto"/>
      </w:divBdr>
    </w:div>
    <w:div w:id="27591648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034695">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7880760">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9070883">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192599">
      <w:bodyDiv w:val="1"/>
      <w:marLeft w:val="0"/>
      <w:marRight w:val="0"/>
      <w:marTop w:val="0"/>
      <w:marBottom w:val="0"/>
      <w:divBdr>
        <w:top w:val="none" w:sz="0" w:space="0" w:color="auto"/>
        <w:left w:val="none" w:sz="0" w:space="0" w:color="auto"/>
        <w:bottom w:val="none" w:sz="0" w:space="0" w:color="auto"/>
        <w:right w:val="none" w:sz="0" w:space="0" w:color="auto"/>
      </w:divBdr>
    </w:div>
    <w:div w:id="280454970">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569705">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118961">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277346">
      <w:bodyDiv w:val="1"/>
      <w:marLeft w:val="0"/>
      <w:marRight w:val="0"/>
      <w:marTop w:val="0"/>
      <w:marBottom w:val="0"/>
      <w:divBdr>
        <w:top w:val="none" w:sz="0" w:space="0" w:color="auto"/>
        <w:left w:val="none" w:sz="0" w:space="0" w:color="auto"/>
        <w:bottom w:val="none" w:sz="0" w:space="0" w:color="auto"/>
        <w:right w:val="none" w:sz="0" w:space="0" w:color="auto"/>
      </w:divBdr>
    </w:div>
    <w:div w:id="286349995">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050201">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586828">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126265">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596057">
      <w:bodyDiv w:val="1"/>
      <w:marLeft w:val="0"/>
      <w:marRight w:val="0"/>
      <w:marTop w:val="0"/>
      <w:marBottom w:val="0"/>
      <w:divBdr>
        <w:top w:val="none" w:sz="0" w:space="0" w:color="auto"/>
        <w:left w:val="none" w:sz="0" w:space="0" w:color="auto"/>
        <w:bottom w:val="none" w:sz="0" w:space="0" w:color="auto"/>
        <w:right w:val="none" w:sz="0" w:space="0" w:color="auto"/>
      </w:divBdr>
    </w:div>
    <w:div w:id="291639771">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2906487">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173887">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602263">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069792">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187742">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64917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298920061">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2661966">
      <w:bodyDiv w:val="1"/>
      <w:marLeft w:val="0"/>
      <w:marRight w:val="0"/>
      <w:marTop w:val="0"/>
      <w:marBottom w:val="0"/>
      <w:divBdr>
        <w:top w:val="none" w:sz="0" w:space="0" w:color="auto"/>
        <w:left w:val="none" w:sz="0" w:space="0" w:color="auto"/>
        <w:bottom w:val="none" w:sz="0" w:space="0" w:color="auto"/>
        <w:right w:val="none" w:sz="0" w:space="0" w:color="auto"/>
      </w:divBdr>
    </w:div>
    <w:div w:id="302932177">
      <w:bodyDiv w:val="1"/>
      <w:marLeft w:val="0"/>
      <w:marRight w:val="0"/>
      <w:marTop w:val="0"/>
      <w:marBottom w:val="0"/>
      <w:divBdr>
        <w:top w:val="none" w:sz="0" w:space="0" w:color="auto"/>
        <w:left w:val="none" w:sz="0" w:space="0" w:color="auto"/>
        <w:bottom w:val="none" w:sz="0" w:space="0" w:color="auto"/>
        <w:right w:val="none" w:sz="0" w:space="0" w:color="auto"/>
      </w:divBdr>
    </w:div>
    <w:div w:id="303119618">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7898969">
      <w:bodyDiv w:val="1"/>
      <w:marLeft w:val="0"/>
      <w:marRight w:val="0"/>
      <w:marTop w:val="0"/>
      <w:marBottom w:val="0"/>
      <w:divBdr>
        <w:top w:val="none" w:sz="0" w:space="0" w:color="auto"/>
        <w:left w:val="none" w:sz="0" w:space="0" w:color="auto"/>
        <w:bottom w:val="none" w:sz="0" w:space="0" w:color="auto"/>
        <w:right w:val="none" w:sz="0" w:space="0" w:color="auto"/>
      </w:divBdr>
    </w:div>
    <w:div w:id="307978539">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183702">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722800">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6153966">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665359">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319836">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328545">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5716859">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59016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7634198">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332106">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06309">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613172">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049381">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787572">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2904571">
      <w:bodyDiv w:val="1"/>
      <w:marLeft w:val="0"/>
      <w:marRight w:val="0"/>
      <w:marTop w:val="0"/>
      <w:marBottom w:val="0"/>
      <w:divBdr>
        <w:top w:val="none" w:sz="0" w:space="0" w:color="auto"/>
        <w:left w:val="none" w:sz="0" w:space="0" w:color="auto"/>
        <w:bottom w:val="none" w:sz="0" w:space="0" w:color="auto"/>
        <w:right w:val="none" w:sz="0" w:space="0" w:color="auto"/>
      </w:divBdr>
    </w:div>
    <w:div w:id="343242108">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4554017">
      <w:bodyDiv w:val="1"/>
      <w:marLeft w:val="0"/>
      <w:marRight w:val="0"/>
      <w:marTop w:val="0"/>
      <w:marBottom w:val="0"/>
      <w:divBdr>
        <w:top w:val="none" w:sz="0" w:space="0" w:color="auto"/>
        <w:left w:val="none" w:sz="0" w:space="0" w:color="auto"/>
        <w:bottom w:val="none" w:sz="0" w:space="0" w:color="auto"/>
        <w:right w:val="none" w:sz="0" w:space="0" w:color="auto"/>
      </w:divBdr>
    </w:div>
    <w:div w:id="34564377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6298824">
      <w:bodyDiv w:val="1"/>
      <w:marLeft w:val="0"/>
      <w:marRight w:val="0"/>
      <w:marTop w:val="0"/>
      <w:marBottom w:val="0"/>
      <w:divBdr>
        <w:top w:val="none" w:sz="0" w:space="0" w:color="auto"/>
        <w:left w:val="none" w:sz="0" w:space="0" w:color="auto"/>
        <w:bottom w:val="none" w:sz="0" w:space="0" w:color="auto"/>
        <w:right w:val="none" w:sz="0" w:space="0" w:color="auto"/>
      </w:divBdr>
    </w:div>
    <w:div w:id="346713818">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753041">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7947261">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331783">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45924">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39686">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2849703">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427425">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6735166">
      <w:bodyDiv w:val="1"/>
      <w:marLeft w:val="0"/>
      <w:marRight w:val="0"/>
      <w:marTop w:val="0"/>
      <w:marBottom w:val="0"/>
      <w:divBdr>
        <w:top w:val="none" w:sz="0" w:space="0" w:color="auto"/>
        <w:left w:val="none" w:sz="0" w:space="0" w:color="auto"/>
        <w:bottom w:val="none" w:sz="0" w:space="0" w:color="auto"/>
        <w:right w:val="none" w:sz="0" w:space="0" w:color="auto"/>
      </w:divBdr>
    </w:div>
    <w:div w:id="357241206">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315434">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8556262">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26238">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63622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050149">
      <w:bodyDiv w:val="1"/>
      <w:marLeft w:val="0"/>
      <w:marRight w:val="0"/>
      <w:marTop w:val="0"/>
      <w:marBottom w:val="0"/>
      <w:divBdr>
        <w:top w:val="none" w:sz="0" w:space="0" w:color="auto"/>
        <w:left w:val="none" w:sz="0" w:space="0" w:color="auto"/>
        <w:bottom w:val="none" w:sz="0" w:space="0" w:color="auto"/>
        <w:right w:val="none" w:sz="0" w:space="0" w:color="auto"/>
      </w:divBdr>
    </w:div>
    <w:div w:id="362292736">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639235">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70032251">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163910">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358201">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3337390">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339743">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074654">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117848">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19741">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8976446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6249212">
      <w:bodyDiv w:val="1"/>
      <w:marLeft w:val="0"/>
      <w:marRight w:val="0"/>
      <w:marTop w:val="0"/>
      <w:marBottom w:val="0"/>
      <w:divBdr>
        <w:top w:val="none" w:sz="0" w:space="0" w:color="auto"/>
        <w:left w:val="none" w:sz="0" w:space="0" w:color="auto"/>
        <w:bottom w:val="none" w:sz="0" w:space="0" w:color="auto"/>
        <w:right w:val="none" w:sz="0" w:space="0" w:color="auto"/>
      </w:divBdr>
    </w:div>
    <w:div w:id="396249826">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13022">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6628588">
      <w:bodyDiv w:val="1"/>
      <w:marLeft w:val="0"/>
      <w:marRight w:val="0"/>
      <w:marTop w:val="0"/>
      <w:marBottom w:val="0"/>
      <w:divBdr>
        <w:top w:val="none" w:sz="0" w:space="0" w:color="auto"/>
        <w:left w:val="none" w:sz="0" w:space="0" w:color="auto"/>
        <w:bottom w:val="none" w:sz="0" w:space="0" w:color="auto"/>
        <w:right w:val="none" w:sz="0" w:space="0" w:color="auto"/>
      </w:divBdr>
    </w:div>
    <w:div w:id="396633425">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483725">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067405">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487327">
      <w:bodyDiv w:val="1"/>
      <w:marLeft w:val="0"/>
      <w:marRight w:val="0"/>
      <w:marTop w:val="0"/>
      <w:marBottom w:val="0"/>
      <w:divBdr>
        <w:top w:val="none" w:sz="0" w:space="0" w:color="auto"/>
        <w:left w:val="none" w:sz="0" w:space="0" w:color="auto"/>
        <w:bottom w:val="none" w:sz="0" w:space="0" w:color="auto"/>
        <w:right w:val="none" w:sz="0" w:space="0" w:color="auto"/>
      </w:divBdr>
    </w:div>
    <w:div w:id="402605695">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376137">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495863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107770">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5880673">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6878182">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499449">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430136">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0926831">
      <w:bodyDiv w:val="1"/>
      <w:marLeft w:val="0"/>
      <w:marRight w:val="0"/>
      <w:marTop w:val="0"/>
      <w:marBottom w:val="0"/>
      <w:divBdr>
        <w:top w:val="none" w:sz="0" w:space="0" w:color="auto"/>
        <w:left w:val="none" w:sz="0" w:space="0" w:color="auto"/>
        <w:bottom w:val="none" w:sz="0" w:space="0" w:color="auto"/>
        <w:right w:val="none" w:sz="0" w:space="0" w:color="auto"/>
      </w:divBdr>
    </w:div>
    <w:div w:id="410931011">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024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480839">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5134822">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480975">
      <w:bodyDiv w:val="1"/>
      <w:marLeft w:val="0"/>
      <w:marRight w:val="0"/>
      <w:marTop w:val="0"/>
      <w:marBottom w:val="0"/>
      <w:divBdr>
        <w:top w:val="none" w:sz="0" w:space="0" w:color="auto"/>
        <w:left w:val="none" w:sz="0" w:space="0" w:color="auto"/>
        <w:bottom w:val="none" w:sz="0" w:space="0" w:color="auto"/>
        <w:right w:val="none" w:sz="0" w:space="0" w:color="auto"/>
      </w:divBdr>
    </w:div>
    <w:div w:id="417487175">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0419320">
      <w:bodyDiv w:val="1"/>
      <w:marLeft w:val="0"/>
      <w:marRight w:val="0"/>
      <w:marTop w:val="0"/>
      <w:marBottom w:val="0"/>
      <w:divBdr>
        <w:top w:val="none" w:sz="0" w:space="0" w:color="auto"/>
        <w:left w:val="none" w:sz="0" w:space="0" w:color="auto"/>
        <w:bottom w:val="none" w:sz="0" w:space="0" w:color="auto"/>
        <w:right w:val="none" w:sz="0" w:space="0" w:color="auto"/>
      </w:divBdr>
    </w:div>
    <w:div w:id="420956808">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231774">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7822181">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5401">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137081">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5486867">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09822">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1184">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0800543">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1219768">
      <w:bodyDiv w:val="1"/>
      <w:marLeft w:val="0"/>
      <w:marRight w:val="0"/>
      <w:marTop w:val="0"/>
      <w:marBottom w:val="0"/>
      <w:divBdr>
        <w:top w:val="none" w:sz="0" w:space="0" w:color="auto"/>
        <w:left w:val="none" w:sz="0" w:space="0" w:color="auto"/>
        <w:bottom w:val="none" w:sz="0" w:space="0" w:color="auto"/>
        <w:right w:val="none" w:sz="0" w:space="0" w:color="auto"/>
      </w:divBdr>
    </w:div>
    <w:div w:id="441345369">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479158">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0635842">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1169395">
      <w:bodyDiv w:val="1"/>
      <w:marLeft w:val="0"/>
      <w:marRight w:val="0"/>
      <w:marTop w:val="0"/>
      <w:marBottom w:val="0"/>
      <w:divBdr>
        <w:top w:val="none" w:sz="0" w:space="0" w:color="auto"/>
        <w:left w:val="none" w:sz="0" w:space="0" w:color="auto"/>
        <w:bottom w:val="none" w:sz="0" w:space="0" w:color="auto"/>
        <w:right w:val="none" w:sz="0" w:space="0" w:color="auto"/>
      </w:divBdr>
    </w:div>
    <w:div w:id="45162962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3983603">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5953604">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728354">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248">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280867">
      <w:bodyDiv w:val="1"/>
      <w:marLeft w:val="0"/>
      <w:marRight w:val="0"/>
      <w:marTop w:val="0"/>
      <w:marBottom w:val="0"/>
      <w:divBdr>
        <w:top w:val="none" w:sz="0" w:space="0" w:color="auto"/>
        <w:left w:val="none" w:sz="0" w:space="0" w:color="auto"/>
        <w:bottom w:val="none" w:sz="0" w:space="0" w:color="auto"/>
        <w:right w:val="none" w:sz="0" w:space="0" w:color="auto"/>
      </w:divBdr>
    </w:div>
    <w:div w:id="464809805">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69979675">
      <w:bodyDiv w:val="1"/>
      <w:marLeft w:val="0"/>
      <w:marRight w:val="0"/>
      <w:marTop w:val="0"/>
      <w:marBottom w:val="0"/>
      <w:divBdr>
        <w:top w:val="none" w:sz="0" w:space="0" w:color="auto"/>
        <w:left w:val="none" w:sz="0" w:space="0" w:color="auto"/>
        <w:bottom w:val="none" w:sz="0" w:space="0" w:color="auto"/>
        <w:right w:val="none" w:sz="0" w:space="0" w:color="auto"/>
      </w:divBdr>
    </w:div>
    <w:div w:id="471287173">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529043">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4176828">
      <w:bodyDiv w:val="1"/>
      <w:marLeft w:val="0"/>
      <w:marRight w:val="0"/>
      <w:marTop w:val="0"/>
      <w:marBottom w:val="0"/>
      <w:divBdr>
        <w:top w:val="none" w:sz="0" w:space="0" w:color="auto"/>
        <w:left w:val="none" w:sz="0" w:space="0" w:color="auto"/>
        <w:bottom w:val="none" w:sz="0" w:space="0" w:color="auto"/>
        <w:right w:val="none" w:sz="0" w:space="0" w:color="auto"/>
      </w:divBdr>
    </w:div>
    <w:div w:id="474221976">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4839154">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151072">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764361">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695426">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612279">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79883158">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2739081">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4514978">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142093">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2599932">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48239">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498346302">
      <w:bodyDiv w:val="1"/>
      <w:marLeft w:val="0"/>
      <w:marRight w:val="0"/>
      <w:marTop w:val="0"/>
      <w:marBottom w:val="0"/>
      <w:divBdr>
        <w:top w:val="none" w:sz="0" w:space="0" w:color="auto"/>
        <w:left w:val="none" w:sz="0" w:space="0" w:color="auto"/>
        <w:bottom w:val="none" w:sz="0" w:space="0" w:color="auto"/>
        <w:right w:val="none" w:sz="0" w:space="0" w:color="auto"/>
      </w:divBdr>
    </w:div>
    <w:div w:id="499009151">
      <w:bodyDiv w:val="1"/>
      <w:marLeft w:val="0"/>
      <w:marRight w:val="0"/>
      <w:marTop w:val="0"/>
      <w:marBottom w:val="0"/>
      <w:divBdr>
        <w:top w:val="none" w:sz="0" w:space="0" w:color="auto"/>
        <w:left w:val="none" w:sz="0" w:space="0" w:color="auto"/>
        <w:bottom w:val="none" w:sz="0" w:space="0" w:color="auto"/>
        <w:right w:val="none" w:sz="0" w:space="0" w:color="auto"/>
      </w:divBdr>
    </w:div>
    <w:div w:id="499849466">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0968901">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429281">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2742014">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8058122">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0872042">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573237">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9046479">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19315495">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288829">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4753191">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018956">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876622">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29881883">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3006366">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1945787">
      <w:bodyDiv w:val="1"/>
      <w:marLeft w:val="0"/>
      <w:marRight w:val="0"/>
      <w:marTop w:val="0"/>
      <w:marBottom w:val="0"/>
      <w:divBdr>
        <w:top w:val="none" w:sz="0" w:space="0" w:color="auto"/>
        <w:left w:val="none" w:sz="0" w:space="0" w:color="auto"/>
        <w:bottom w:val="none" w:sz="0" w:space="0" w:color="auto"/>
        <w:right w:val="none" w:sz="0" w:space="0" w:color="auto"/>
      </w:divBdr>
    </w:div>
    <w:div w:id="542138098">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4951246">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533260">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836508">
      <w:bodyDiv w:val="1"/>
      <w:marLeft w:val="0"/>
      <w:marRight w:val="0"/>
      <w:marTop w:val="0"/>
      <w:marBottom w:val="0"/>
      <w:divBdr>
        <w:top w:val="none" w:sz="0" w:space="0" w:color="auto"/>
        <w:left w:val="none" w:sz="0" w:space="0" w:color="auto"/>
        <w:bottom w:val="none" w:sz="0" w:space="0" w:color="auto"/>
        <w:right w:val="none" w:sz="0" w:space="0" w:color="auto"/>
      </w:divBdr>
    </w:div>
    <w:div w:id="546917782">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496957">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7841932">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34439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1304798">
      <w:bodyDiv w:val="1"/>
      <w:marLeft w:val="0"/>
      <w:marRight w:val="0"/>
      <w:marTop w:val="0"/>
      <w:marBottom w:val="0"/>
      <w:divBdr>
        <w:top w:val="none" w:sz="0" w:space="0" w:color="auto"/>
        <w:left w:val="none" w:sz="0" w:space="0" w:color="auto"/>
        <w:bottom w:val="none" w:sz="0" w:space="0" w:color="auto"/>
        <w:right w:val="none" w:sz="0" w:space="0" w:color="auto"/>
      </w:divBdr>
    </w:div>
    <w:div w:id="551691186">
      <w:bodyDiv w:val="1"/>
      <w:marLeft w:val="0"/>
      <w:marRight w:val="0"/>
      <w:marTop w:val="0"/>
      <w:marBottom w:val="0"/>
      <w:divBdr>
        <w:top w:val="none" w:sz="0" w:space="0" w:color="auto"/>
        <w:left w:val="none" w:sz="0" w:space="0" w:color="auto"/>
        <w:bottom w:val="none" w:sz="0" w:space="0" w:color="auto"/>
        <w:right w:val="none" w:sz="0" w:space="0" w:color="auto"/>
      </w:divBdr>
    </w:div>
    <w:div w:id="551887975">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2619918">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2579">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5626530">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83727">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7977128">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051392">
      <w:bodyDiv w:val="1"/>
      <w:marLeft w:val="0"/>
      <w:marRight w:val="0"/>
      <w:marTop w:val="0"/>
      <w:marBottom w:val="0"/>
      <w:divBdr>
        <w:top w:val="none" w:sz="0" w:space="0" w:color="auto"/>
        <w:left w:val="none" w:sz="0" w:space="0" w:color="auto"/>
        <w:bottom w:val="none" w:sz="0" w:space="0" w:color="auto"/>
        <w:right w:val="none" w:sz="0" w:space="0" w:color="auto"/>
      </w:divBdr>
    </w:div>
    <w:div w:id="559171838">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302671">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5840679">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7158504">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3204785">
      <w:bodyDiv w:val="1"/>
      <w:marLeft w:val="0"/>
      <w:marRight w:val="0"/>
      <w:marTop w:val="0"/>
      <w:marBottom w:val="0"/>
      <w:divBdr>
        <w:top w:val="none" w:sz="0" w:space="0" w:color="auto"/>
        <w:left w:val="none" w:sz="0" w:space="0" w:color="auto"/>
        <w:bottom w:val="none" w:sz="0" w:space="0" w:color="auto"/>
        <w:right w:val="none" w:sz="0" w:space="0" w:color="auto"/>
      </w:divBdr>
    </w:div>
    <w:div w:id="57366489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553854">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79947134">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53173">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151278">
      <w:bodyDiv w:val="1"/>
      <w:marLeft w:val="0"/>
      <w:marRight w:val="0"/>
      <w:marTop w:val="0"/>
      <w:marBottom w:val="0"/>
      <w:divBdr>
        <w:top w:val="none" w:sz="0" w:space="0" w:color="auto"/>
        <w:left w:val="none" w:sz="0" w:space="0" w:color="auto"/>
        <w:bottom w:val="none" w:sz="0" w:space="0" w:color="auto"/>
        <w:right w:val="none" w:sz="0" w:space="0" w:color="auto"/>
      </w:divBdr>
    </w:div>
    <w:div w:id="584415133">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655313">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5919218">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6504069">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269681">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89193965">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1860492">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139840">
      <w:bodyDiv w:val="1"/>
      <w:marLeft w:val="0"/>
      <w:marRight w:val="0"/>
      <w:marTop w:val="0"/>
      <w:marBottom w:val="0"/>
      <w:divBdr>
        <w:top w:val="none" w:sz="0" w:space="0" w:color="auto"/>
        <w:left w:val="none" w:sz="0" w:space="0" w:color="auto"/>
        <w:bottom w:val="none" w:sz="0" w:space="0" w:color="auto"/>
        <w:right w:val="none" w:sz="0" w:space="0" w:color="auto"/>
      </w:divBdr>
    </w:div>
    <w:div w:id="596208461">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173475">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518388">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485688">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223093">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232274">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127117">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3368356">
      <w:bodyDiv w:val="1"/>
      <w:marLeft w:val="0"/>
      <w:marRight w:val="0"/>
      <w:marTop w:val="0"/>
      <w:marBottom w:val="0"/>
      <w:divBdr>
        <w:top w:val="none" w:sz="0" w:space="0" w:color="auto"/>
        <w:left w:val="none" w:sz="0" w:space="0" w:color="auto"/>
        <w:bottom w:val="none" w:sz="0" w:space="0" w:color="auto"/>
        <w:right w:val="none" w:sz="0" w:space="0" w:color="auto"/>
      </w:divBdr>
    </w:div>
    <w:div w:id="613636402">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4555314">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5672725">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7687433">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184791">
      <w:bodyDiv w:val="1"/>
      <w:marLeft w:val="0"/>
      <w:marRight w:val="0"/>
      <w:marTop w:val="0"/>
      <w:marBottom w:val="0"/>
      <w:divBdr>
        <w:top w:val="none" w:sz="0" w:space="0" w:color="auto"/>
        <w:left w:val="none" w:sz="0" w:space="0" w:color="auto"/>
        <w:bottom w:val="none" w:sz="0" w:space="0" w:color="auto"/>
        <w:right w:val="none" w:sz="0" w:space="0" w:color="auto"/>
      </w:divBdr>
    </w:div>
    <w:div w:id="620763115">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349597">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687443">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5232404">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5621137">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516554">
      <w:bodyDiv w:val="1"/>
      <w:marLeft w:val="0"/>
      <w:marRight w:val="0"/>
      <w:marTop w:val="0"/>
      <w:marBottom w:val="0"/>
      <w:divBdr>
        <w:top w:val="none" w:sz="0" w:space="0" w:color="auto"/>
        <w:left w:val="none" w:sz="0" w:space="0" w:color="auto"/>
        <w:bottom w:val="none" w:sz="0" w:space="0" w:color="auto"/>
        <w:right w:val="none" w:sz="0" w:space="0" w:color="auto"/>
      </w:divBdr>
    </w:div>
    <w:div w:id="627517252">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8168066">
      <w:bodyDiv w:val="1"/>
      <w:marLeft w:val="0"/>
      <w:marRight w:val="0"/>
      <w:marTop w:val="0"/>
      <w:marBottom w:val="0"/>
      <w:divBdr>
        <w:top w:val="none" w:sz="0" w:space="0" w:color="auto"/>
        <w:left w:val="none" w:sz="0" w:space="0" w:color="auto"/>
        <w:bottom w:val="none" w:sz="0" w:space="0" w:color="auto"/>
        <w:right w:val="none" w:sz="0" w:space="0" w:color="auto"/>
      </w:divBdr>
    </w:div>
    <w:div w:id="628171620">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8634121">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2056923">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019814">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345412">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8191078">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1718">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2655690">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592763">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898061">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445202">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2486154">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720180">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8966196">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2969772">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70105820">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1566340">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223116">
      <w:bodyDiv w:val="1"/>
      <w:marLeft w:val="0"/>
      <w:marRight w:val="0"/>
      <w:marTop w:val="0"/>
      <w:marBottom w:val="0"/>
      <w:divBdr>
        <w:top w:val="none" w:sz="0" w:space="0" w:color="auto"/>
        <w:left w:val="none" w:sz="0" w:space="0" w:color="auto"/>
        <w:bottom w:val="none" w:sz="0" w:space="0" w:color="auto"/>
        <w:right w:val="none" w:sz="0" w:space="0" w:color="auto"/>
      </w:divBdr>
    </w:div>
    <w:div w:id="672728519">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663649">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6883116">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4359186">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22088">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8680351">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58314">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1103983">
      <w:bodyDiv w:val="1"/>
      <w:marLeft w:val="0"/>
      <w:marRight w:val="0"/>
      <w:marTop w:val="0"/>
      <w:marBottom w:val="0"/>
      <w:divBdr>
        <w:top w:val="none" w:sz="0" w:space="0" w:color="auto"/>
        <w:left w:val="none" w:sz="0" w:space="0" w:color="auto"/>
        <w:bottom w:val="none" w:sz="0" w:space="0" w:color="auto"/>
        <w:right w:val="none" w:sz="0" w:space="0" w:color="auto"/>
      </w:divBdr>
    </w:div>
    <w:div w:id="692463687">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2879064">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071295">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3966627">
      <w:bodyDiv w:val="1"/>
      <w:marLeft w:val="0"/>
      <w:marRight w:val="0"/>
      <w:marTop w:val="0"/>
      <w:marBottom w:val="0"/>
      <w:divBdr>
        <w:top w:val="none" w:sz="0" w:space="0" w:color="auto"/>
        <w:left w:val="none" w:sz="0" w:space="0" w:color="auto"/>
        <w:bottom w:val="none" w:sz="0" w:space="0" w:color="auto"/>
        <w:right w:val="none" w:sz="0" w:space="0" w:color="auto"/>
      </w:divBdr>
    </w:div>
    <w:div w:id="694036376">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472419">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6660720">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623127">
      <w:bodyDiv w:val="1"/>
      <w:marLeft w:val="0"/>
      <w:marRight w:val="0"/>
      <w:marTop w:val="0"/>
      <w:marBottom w:val="0"/>
      <w:divBdr>
        <w:top w:val="none" w:sz="0" w:space="0" w:color="auto"/>
        <w:left w:val="none" w:sz="0" w:space="0" w:color="auto"/>
        <w:bottom w:val="none" w:sz="0" w:space="0" w:color="auto"/>
        <w:right w:val="none" w:sz="0" w:space="0" w:color="auto"/>
      </w:divBdr>
    </w:div>
    <w:div w:id="698773285">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699936659">
      <w:bodyDiv w:val="1"/>
      <w:marLeft w:val="0"/>
      <w:marRight w:val="0"/>
      <w:marTop w:val="0"/>
      <w:marBottom w:val="0"/>
      <w:divBdr>
        <w:top w:val="none" w:sz="0" w:space="0" w:color="auto"/>
        <w:left w:val="none" w:sz="0" w:space="0" w:color="auto"/>
        <w:bottom w:val="none" w:sz="0" w:space="0" w:color="auto"/>
        <w:right w:val="none" w:sz="0" w:space="0" w:color="auto"/>
      </w:divBdr>
    </w:div>
    <w:div w:id="700132753">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209755">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55729">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368110">
      <w:bodyDiv w:val="1"/>
      <w:marLeft w:val="0"/>
      <w:marRight w:val="0"/>
      <w:marTop w:val="0"/>
      <w:marBottom w:val="0"/>
      <w:divBdr>
        <w:top w:val="none" w:sz="0" w:space="0" w:color="auto"/>
        <w:left w:val="none" w:sz="0" w:space="0" w:color="auto"/>
        <w:bottom w:val="none" w:sz="0" w:space="0" w:color="auto"/>
        <w:right w:val="none" w:sz="0" w:space="0" w:color="auto"/>
      </w:divBdr>
    </w:div>
    <w:div w:id="705761470">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28623">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0961636">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081472">
      <w:bodyDiv w:val="1"/>
      <w:marLeft w:val="0"/>
      <w:marRight w:val="0"/>
      <w:marTop w:val="0"/>
      <w:marBottom w:val="0"/>
      <w:divBdr>
        <w:top w:val="none" w:sz="0" w:space="0" w:color="auto"/>
        <w:left w:val="none" w:sz="0" w:space="0" w:color="auto"/>
        <w:bottom w:val="none" w:sz="0" w:space="0" w:color="auto"/>
        <w:right w:val="none" w:sz="0" w:space="0" w:color="auto"/>
      </w:divBdr>
    </w:div>
    <w:div w:id="715206604">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743843">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6441323">
      <w:bodyDiv w:val="1"/>
      <w:marLeft w:val="0"/>
      <w:marRight w:val="0"/>
      <w:marTop w:val="0"/>
      <w:marBottom w:val="0"/>
      <w:divBdr>
        <w:top w:val="none" w:sz="0" w:space="0" w:color="auto"/>
        <w:left w:val="none" w:sz="0" w:space="0" w:color="auto"/>
        <w:bottom w:val="none" w:sz="0" w:space="0" w:color="auto"/>
        <w:right w:val="none" w:sz="0" w:space="0" w:color="auto"/>
      </w:divBdr>
    </w:div>
    <w:div w:id="716707348">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090825">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19156">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3991663">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4988746">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6950734">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843205">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232027">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0037953">
      <w:bodyDiv w:val="1"/>
      <w:marLeft w:val="0"/>
      <w:marRight w:val="0"/>
      <w:marTop w:val="0"/>
      <w:marBottom w:val="0"/>
      <w:divBdr>
        <w:top w:val="none" w:sz="0" w:space="0" w:color="auto"/>
        <w:left w:val="none" w:sz="0" w:space="0" w:color="auto"/>
        <w:bottom w:val="none" w:sz="0" w:space="0" w:color="auto"/>
        <w:right w:val="none" w:sz="0" w:space="0" w:color="auto"/>
      </w:divBdr>
    </w:div>
    <w:div w:id="730227845">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002393">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2627960">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4820182">
      <w:bodyDiv w:val="1"/>
      <w:marLeft w:val="0"/>
      <w:marRight w:val="0"/>
      <w:marTop w:val="0"/>
      <w:marBottom w:val="0"/>
      <w:divBdr>
        <w:top w:val="none" w:sz="0" w:space="0" w:color="auto"/>
        <w:left w:val="none" w:sz="0" w:space="0" w:color="auto"/>
        <w:bottom w:val="none" w:sz="0" w:space="0" w:color="auto"/>
        <w:right w:val="none" w:sz="0" w:space="0" w:color="auto"/>
      </w:divBdr>
    </w:div>
    <w:div w:id="735322045">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5473383">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6636760">
      <w:bodyDiv w:val="1"/>
      <w:marLeft w:val="0"/>
      <w:marRight w:val="0"/>
      <w:marTop w:val="0"/>
      <w:marBottom w:val="0"/>
      <w:divBdr>
        <w:top w:val="none" w:sz="0" w:space="0" w:color="auto"/>
        <w:left w:val="none" w:sz="0" w:space="0" w:color="auto"/>
        <w:bottom w:val="none" w:sz="0" w:space="0" w:color="auto"/>
        <w:right w:val="none" w:sz="0" w:space="0" w:color="auto"/>
      </w:divBdr>
    </w:div>
    <w:div w:id="736778972">
      <w:bodyDiv w:val="1"/>
      <w:marLeft w:val="0"/>
      <w:marRight w:val="0"/>
      <w:marTop w:val="0"/>
      <w:marBottom w:val="0"/>
      <w:divBdr>
        <w:top w:val="none" w:sz="0" w:space="0" w:color="auto"/>
        <w:left w:val="none" w:sz="0" w:space="0" w:color="auto"/>
        <w:bottom w:val="none" w:sz="0" w:space="0" w:color="auto"/>
        <w:right w:val="none" w:sz="0" w:space="0" w:color="auto"/>
      </w:divBdr>
    </w:div>
    <w:div w:id="737048141">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408895">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8672361">
      <w:bodyDiv w:val="1"/>
      <w:marLeft w:val="0"/>
      <w:marRight w:val="0"/>
      <w:marTop w:val="0"/>
      <w:marBottom w:val="0"/>
      <w:divBdr>
        <w:top w:val="none" w:sz="0" w:space="0" w:color="auto"/>
        <w:left w:val="none" w:sz="0" w:space="0" w:color="auto"/>
        <w:bottom w:val="none" w:sz="0" w:space="0" w:color="auto"/>
        <w:right w:val="none" w:sz="0" w:space="0" w:color="auto"/>
      </w:divBdr>
    </w:div>
    <w:div w:id="738865052">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526571">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419475">
      <w:bodyDiv w:val="1"/>
      <w:marLeft w:val="0"/>
      <w:marRight w:val="0"/>
      <w:marTop w:val="0"/>
      <w:marBottom w:val="0"/>
      <w:divBdr>
        <w:top w:val="none" w:sz="0" w:space="0" w:color="auto"/>
        <w:left w:val="none" w:sz="0" w:space="0" w:color="auto"/>
        <w:bottom w:val="none" w:sz="0" w:space="0" w:color="auto"/>
        <w:right w:val="none" w:sz="0" w:space="0" w:color="auto"/>
      </w:divBdr>
    </w:div>
    <w:div w:id="746463755">
      <w:bodyDiv w:val="1"/>
      <w:marLeft w:val="0"/>
      <w:marRight w:val="0"/>
      <w:marTop w:val="0"/>
      <w:marBottom w:val="0"/>
      <w:divBdr>
        <w:top w:val="none" w:sz="0" w:space="0" w:color="auto"/>
        <w:left w:val="none" w:sz="0" w:space="0" w:color="auto"/>
        <w:bottom w:val="none" w:sz="0" w:space="0" w:color="auto"/>
        <w:right w:val="none" w:sz="0" w:space="0" w:color="auto"/>
      </w:divBdr>
    </w:div>
    <w:div w:id="746465409">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49889982">
      <w:bodyDiv w:val="1"/>
      <w:marLeft w:val="0"/>
      <w:marRight w:val="0"/>
      <w:marTop w:val="0"/>
      <w:marBottom w:val="0"/>
      <w:divBdr>
        <w:top w:val="none" w:sz="0" w:space="0" w:color="auto"/>
        <w:left w:val="none" w:sz="0" w:space="0" w:color="auto"/>
        <w:bottom w:val="none" w:sz="0" w:space="0" w:color="auto"/>
        <w:right w:val="none" w:sz="0" w:space="0" w:color="auto"/>
      </w:divBdr>
    </w:div>
    <w:div w:id="750202707">
      <w:bodyDiv w:val="1"/>
      <w:marLeft w:val="0"/>
      <w:marRight w:val="0"/>
      <w:marTop w:val="0"/>
      <w:marBottom w:val="0"/>
      <w:divBdr>
        <w:top w:val="none" w:sz="0" w:space="0" w:color="auto"/>
        <w:left w:val="none" w:sz="0" w:space="0" w:color="auto"/>
        <w:bottom w:val="none" w:sz="0" w:space="0" w:color="auto"/>
        <w:right w:val="none" w:sz="0" w:space="0" w:color="auto"/>
      </w:divBdr>
    </w:div>
    <w:div w:id="750734013">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246076">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4521206">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016431">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0611207">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342942">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54086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502850">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8816988">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473479">
      <w:bodyDiv w:val="1"/>
      <w:marLeft w:val="0"/>
      <w:marRight w:val="0"/>
      <w:marTop w:val="0"/>
      <w:marBottom w:val="0"/>
      <w:divBdr>
        <w:top w:val="none" w:sz="0" w:space="0" w:color="auto"/>
        <w:left w:val="none" w:sz="0" w:space="0" w:color="auto"/>
        <w:bottom w:val="none" w:sz="0" w:space="0" w:color="auto"/>
        <w:right w:val="none" w:sz="0" w:space="0" w:color="auto"/>
      </w:divBdr>
    </w:div>
    <w:div w:id="773553889">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788517">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491129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41353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09081">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22835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158784">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4370358">
      <w:bodyDiv w:val="1"/>
      <w:marLeft w:val="0"/>
      <w:marRight w:val="0"/>
      <w:marTop w:val="0"/>
      <w:marBottom w:val="0"/>
      <w:divBdr>
        <w:top w:val="none" w:sz="0" w:space="0" w:color="auto"/>
        <w:left w:val="none" w:sz="0" w:space="0" w:color="auto"/>
        <w:bottom w:val="none" w:sz="0" w:space="0" w:color="auto"/>
        <w:right w:val="none" w:sz="0" w:space="0" w:color="auto"/>
      </w:divBdr>
    </w:div>
    <w:div w:id="794518163">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7379118">
      <w:bodyDiv w:val="1"/>
      <w:marLeft w:val="0"/>
      <w:marRight w:val="0"/>
      <w:marTop w:val="0"/>
      <w:marBottom w:val="0"/>
      <w:divBdr>
        <w:top w:val="none" w:sz="0" w:space="0" w:color="auto"/>
        <w:left w:val="none" w:sz="0" w:space="0" w:color="auto"/>
        <w:bottom w:val="none" w:sz="0" w:space="0" w:color="auto"/>
        <w:right w:val="none" w:sz="0" w:space="0" w:color="auto"/>
      </w:divBdr>
    </w:div>
    <w:div w:id="797643778">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374061">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8955658">
      <w:bodyDiv w:val="1"/>
      <w:marLeft w:val="0"/>
      <w:marRight w:val="0"/>
      <w:marTop w:val="0"/>
      <w:marBottom w:val="0"/>
      <w:divBdr>
        <w:top w:val="none" w:sz="0" w:space="0" w:color="auto"/>
        <w:left w:val="none" w:sz="0" w:space="0" w:color="auto"/>
        <w:bottom w:val="none" w:sz="0" w:space="0" w:color="auto"/>
        <w:right w:val="none" w:sz="0" w:space="0" w:color="auto"/>
      </w:divBdr>
    </w:div>
    <w:div w:id="799222959">
      <w:bodyDiv w:val="1"/>
      <w:marLeft w:val="0"/>
      <w:marRight w:val="0"/>
      <w:marTop w:val="0"/>
      <w:marBottom w:val="0"/>
      <w:divBdr>
        <w:top w:val="none" w:sz="0" w:space="0" w:color="auto"/>
        <w:left w:val="none" w:sz="0" w:space="0" w:color="auto"/>
        <w:bottom w:val="none" w:sz="0" w:space="0" w:color="auto"/>
        <w:right w:val="none" w:sz="0" w:space="0" w:color="auto"/>
      </w:divBdr>
    </w:div>
    <w:div w:id="799224141">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566555">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2816410">
      <w:bodyDiv w:val="1"/>
      <w:marLeft w:val="0"/>
      <w:marRight w:val="0"/>
      <w:marTop w:val="0"/>
      <w:marBottom w:val="0"/>
      <w:divBdr>
        <w:top w:val="none" w:sz="0" w:space="0" w:color="auto"/>
        <w:left w:val="none" w:sz="0" w:space="0" w:color="auto"/>
        <w:bottom w:val="none" w:sz="0" w:space="0" w:color="auto"/>
        <w:right w:val="none" w:sz="0" w:space="0" w:color="auto"/>
      </w:divBdr>
    </w:div>
    <w:div w:id="802848341">
      <w:bodyDiv w:val="1"/>
      <w:marLeft w:val="0"/>
      <w:marRight w:val="0"/>
      <w:marTop w:val="0"/>
      <w:marBottom w:val="0"/>
      <w:divBdr>
        <w:top w:val="none" w:sz="0" w:space="0" w:color="auto"/>
        <w:left w:val="none" w:sz="0" w:space="0" w:color="auto"/>
        <w:bottom w:val="none" w:sz="0" w:space="0" w:color="auto"/>
        <w:right w:val="none" w:sz="0" w:space="0" w:color="auto"/>
      </w:divBdr>
    </w:div>
    <w:div w:id="803156476">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4851143">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09860043">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513483">
      <w:bodyDiv w:val="1"/>
      <w:marLeft w:val="0"/>
      <w:marRight w:val="0"/>
      <w:marTop w:val="0"/>
      <w:marBottom w:val="0"/>
      <w:divBdr>
        <w:top w:val="none" w:sz="0" w:space="0" w:color="auto"/>
        <w:left w:val="none" w:sz="0" w:space="0" w:color="auto"/>
        <w:bottom w:val="none" w:sz="0" w:space="0" w:color="auto"/>
        <w:right w:val="none" w:sz="0" w:space="0" w:color="auto"/>
      </w:divBdr>
    </w:div>
    <w:div w:id="810681541">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75682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444523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492812">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87287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767934">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771001">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19343686">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198469">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632624">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746985">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38269">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206629">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29520661">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221628">
      <w:bodyDiv w:val="1"/>
      <w:marLeft w:val="0"/>
      <w:marRight w:val="0"/>
      <w:marTop w:val="0"/>
      <w:marBottom w:val="0"/>
      <w:divBdr>
        <w:top w:val="none" w:sz="0" w:space="0" w:color="auto"/>
        <w:left w:val="none" w:sz="0" w:space="0" w:color="auto"/>
        <w:bottom w:val="none" w:sz="0" w:space="0" w:color="auto"/>
        <w:right w:val="none" w:sz="0" w:space="0" w:color="auto"/>
      </w:divBdr>
    </w:div>
    <w:div w:id="831604091">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4540682">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39194823">
      <w:bodyDiv w:val="1"/>
      <w:marLeft w:val="0"/>
      <w:marRight w:val="0"/>
      <w:marTop w:val="0"/>
      <w:marBottom w:val="0"/>
      <w:divBdr>
        <w:top w:val="none" w:sz="0" w:space="0" w:color="auto"/>
        <w:left w:val="none" w:sz="0" w:space="0" w:color="auto"/>
        <w:bottom w:val="none" w:sz="0" w:space="0" w:color="auto"/>
        <w:right w:val="none" w:sz="0" w:space="0" w:color="auto"/>
      </w:divBdr>
    </w:div>
    <w:div w:id="839348023">
      <w:bodyDiv w:val="1"/>
      <w:marLeft w:val="0"/>
      <w:marRight w:val="0"/>
      <w:marTop w:val="0"/>
      <w:marBottom w:val="0"/>
      <w:divBdr>
        <w:top w:val="none" w:sz="0" w:space="0" w:color="auto"/>
        <w:left w:val="none" w:sz="0" w:space="0" w:color="auto"/>
        <w:bottom w:val="none" w:sz="0" w:space="0" w:color="auto"/>
        <w:right w:val="none" w:sz="0" w:space="0" w:color="auto"/>
      </w:divBdr>
    </w:div>
    <w:div w:id="839537827">
      <w:bodyDiv w:val="1"/>
      <w:marLeft w:val="0"/>
      <w:marRight w:val="0"/>
      <w:marTop w:val="0"/>
      <w:marBottom w:val="0"/>
      <w:divBdr>
        <w:top w:val="none" w:sz="0" w:space="0" w:color="auto"/>
        <w:left w:val="none" w:sz="0" w:space="0" w:color="auto"/>
        <w:bottom w:val="none" w:sz="0" w:space="0" w:color="auto"/>
        <w:right w:val="none" w:sz="0" w:space="0" w:color="auto"/>
      </w:divBdr>
    </w:div>
    <w:div w:id="839855160">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0857212">
      <w:bodyDiv w:val="1"/>
      <w:marLeft w:val="0"/>
      <w:marRight w:val="0"/>
      <w:marTop w:val="0"/>
      <w:marBottom w:val="0"/>
      <w:divBdr>
        <w:top w:val="none" w:sz="0" w:space="0" w:color="auto"/>
        <w:left w:val="none" w:sz="0" w:space="0" w:color="auto"/>
        <w:bottom w:val="none" w:sz="0" w:space="0" w:color="auto"/>
        <w:right w:val="none" w:sz="0" w:space="0" w:color="auto"/>
      </w:divBdr>
    </w:div>
    <w:div w:id="840893250">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1509020">
      <w:bodyDiv w:val="1"/>
      <w:marLeft w:val="0"/>
      <w:marRight w:val="0"/>
      <w:marTop w:val="0"/>
      <w:marBottom w:val="0"/>
      <w:divBdr>
        <w:top w:val="none" w:sz="0" w:space="0" w:color="auto"/>
        <w:left w:val="none" w:sz="0" w:space="0" w:color="auto"/>
        <w:bottom w:val="none" w:sz="0" w:space="0" w:color="auto"/>
        <w:right w:val="none" w:sz="0" w:space="0" w:color="auto"/>
      </w:divBdr>
    </w:div>
    <w:div w:id="841630731">
      <w:bodyDiv w:val="1"/>
      <w:marLeft w:val="0"/>
      <w:marRight w:val="0"/>
      <w:marTop w:val="0"/>
      <w:marBottom w:val="0"/>
      <w:divBdr>
        <w:top w:val="none" w:sz="0" w:space="0" w:color="auto"/>
        <w:left w:val="none" w:sz="0" w:space="0" w:color="auto"/>
        <w:bottom w:val="none" w:sz="0" w:space="0" w:color="auto"/>
        <w:right w:val="none" w:sz="0" w:space="0" w:color="auto"/>
      </w:divBdr>
    </w:div>
    <w:div w:id="841896922">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3864819">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824998">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17234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5821777">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478669">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403740">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7866649">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8760523">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1989134">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374717">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424941">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6580584">
      <w:bodyDiv w:val="1"/>
      <w:marLeft w:val="0"/>
      <w:marRight w:val="0"/>
      <w:marTop w:val="0"/>
      <w:marBottom w:val="0"/>
      <w:divBdr>
        <w:top w:val="none" w:sz="0" w:space="0" w:color="auto"/>
        <w:left w:val="none" w:sz="0" w:space="0" w:color="auto"/>
        <w:bottom w:val="none" w:sz="0" w:space="0" w:color="auto"/>
        <w:right w:val="none" w:sz="0" w:space="0" w:color="auto"/>
      </w:divBdr>
    </w:div>
    <w:div w:id="856886798">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695054">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196131">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406419">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475230">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130470">
      <w:bodyDiv w:val="1"/>
      <w:marLeft w:val="0"/>
      <w:marRight w:val="0"/>
      <w:marTop w:val="0"/>
      <w:marBottom w:val="0"/>
      <w:divBdr>
        <w:top w:val="none" w:sz="0" w:space="0" w:color="auto"/>
        <w:left w:val="none" w:sz="0" w:space="0" w:color="auto"/>
        <w:bottom w:val="none" w:sz="0" w:space="0" w:color="auto"/>
        <w:right w:val="none" w:sz="0" w:space="0" w:color="auto"/>
      </w:divBdr>
    </w:div>
    <w:div w:id="863440477">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404851">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1916590">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2888530">
      <w:bodyDiv w:val="1"/>
      <w:marLeft w:val="0"/>
      <w:marRight w:val="0"/>
      <w:marTop w:val="0"/>
      <w:marBottom w:val="0"/>
      <w:divBdr>
        <w:top w:val="none" w:sz="0" w:space="0" w:color="auto"/>
        <w:left w:val="none" w:sz="0" w:space="0" w:color="auto"/>
        <w:bottom w:val="none" w:sz="0" w:space="0" w:color="auto"/>
        <w:right w:val="none" w:sz="0" w:space="0" w:color="auto"/>
      </w:divBdr>
    </w:div>
    <w:div w:id="873082964">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812744">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7006954">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469537">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779046">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718799">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097658">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492258">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6602729">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268846">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4773926">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318924">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45436">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1987751">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260007">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7886925">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006474">
      <w:bodyDiv w:val="1"/>
      <w:marLeft w:val="0"/>
      <w:marRight w:val="0"/>
      <w:marTop w:val="0"/>
      <w:marBottom w:val="0"/>
      <w:divBdr>
        <w:top w:val="none" w:sz="0" w:space="0" w:color="auto"/>
        <w:left w:val="none" w:sz="0" w:space="0" w:color="auto"/>
        <w:bottom w:val="none" w:sz="0" w:space="0" w:color="auto"/>
        <w:right w:val="none" w:sz="0" w:space="0" w:color="auto"/>
      </w:divBdr>
    </w:div>
    <w:div w:id="908224430">
      <w:bodyDiv w:val="1"/>
      <w:marLeft w:val="0"/>
      <w:marRight w:val="0"/>
      <w:marTop w:val="0"/>
      <w:marBottom w:val="0"/>
      <w:divBdr>
        <w:top w:val="none" w:sz="0" w:space="0" w:color="auto"/>
        <w:left w:val="none" w:sz="0" w:space="0" w:color="auto"/>
        <w:bottom w:val="none" w:sz="0" w:space="0" w:color="auto"/>
        <w:right w:val="none" w:sz="0" w:space="0" w:color="auto"/>
      </w:divBdr>
    </w:div>
    <w:div w:id="908267425">
      <w:bodyDiv w:val="1"/>
      <w:marLeft w:val="0"/>
      <w:marRight w:val="0"/>
      <w:marTop w:val="0"/>
      <w:marBottom w:val="0"/>
      <w:divBdr>
        <w:top w:val="none" w:sz="0" w:space="0" w:color="auto"/>
        <w:left w:val="none" w:sz="0" w:space="0" w:color="auto"/>
        <w:bottom w:val="none" w:sz="0" w:space="0" w:color="auto"/>
        <w:right w:val="none" w:sz="0" w:space="0" w:color="auto"/>
      </w:divBdr>
    </w:div>
    <w:div w:id="908423521">
      <w:bodyDiv w:val="1"/>
      <w:marLeft w:val="0"/>
      <w:marRight w:val="0"/>
      <w:marTop w:val="0"/>
      <w:marBottom w:val="0"/>
      <w:divBdr>
        <w:top w:val="none" w:sz="0" w:space="0" w:color="auto"/>
        <w:left w:val="none" w:sz="0" w:space="0" w:color="auto"/>
        <w:bottom w:val="none" w:sz="0" w:space="0" w:color="auto"/>
        <w:right w:val="none" w:sz="0" w:space="0" w:color="auto"/>
      </w:divBdr>
    </w:div>
    <w:div w:id="908464950">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12137">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336031">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1648580">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29586020">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816128">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1086621">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199634">
      <w:bodyDiv w:val="1"/>
      <w:marLeft w:val="0"/>
      <w:marRight w:val="0"/>
      <w:marTop w:val="0"/>
      <w:marBottom w:val="0"/>
      <w:divBdr>
        <w:top w:val="none" w:sz="0" w:space="0" w:color="auto"/>
        <w:left w:val="none" w:sz="0" w:space="0" w:color="auto"/>
        <w:bottom w:val="none" w:sz="0" w:space="0" w:color="auto"/>
        <w:right w:val="none" w:sz="0" w:space="0" w:color="auto"/>
      </w:divBdr>
    </w:div>
    <w:div w:id="933249946">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787856">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6206229">
      <w:bodyDiv w:val="1"/>
      <w:marLeft w:val="0"/>
      <w:marRight w:val="0"/>
      <w:marTop w:val="0"/>
      <w:marBottom w:val="0"/>
      <w:divBdr>
        <w:top w:val="none" w:sz="0" w:space="0" w:color="auto"/>
        <w:left w:val="none" w:sz="0" w:space="0" w:color="auto"/>
        <w:bottom w:val="none" w:sz="0" w:space="0" w:color="auto"/>
        <w:right w:val="none" w:sz="0" w:space="0" w:color="auto"/>
      </w:divBdr>
    </w:div>
    <w:div w:id="936905300">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0838000">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3003347">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5844407">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49193">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013357">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22984">
      <w:bodyDiv w:val="1"/>
      <w:marLeft w:val="0"/>
      <w:marRight w:val="0"/>
      <w:marTop w:val="0"/>
      <w:marBottom w:val="0"/>
      <w:divBdr>
        <w:top w:val="none" w:sz="0" w:space="0" w:color="auto"/>
        <w:left w:val="none" w:sz="0" w:space="0" w:color="auto"/>
        <w:bottom w:val="none" w:sz="0" w:space="0" w:color="auto"/>
        <w:right w:val="none" w:sz="0" w:space="0" w:color="auto"/>
      </w:divBdr>
    </w:div>
    <w:div w:id="95066766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015001">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216968">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5791634">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072916">
      <w:bodyDiv w:val="1"/>
      <w:marLeft w:val="0"/>
      <w:marRight w:val="0"/>
      <w:marTop w:val="0"/>
      <w:marBottom w:val="0"/>
      <w:divBdr>
        <w:top w:val="none" w:sz="0" w:space="0" w:color="auto"/>
        <w:left w:val="none" w:sz="0" w:space="0" w:color="auto"/>
        <w:bottom w:val="none" w:sz="0" w:space="0" w:color="auto"/>
        <w:right w:val="none" w:sz="0" w:space="0" w:color="auto"/>
      </w:divBdr>
    </w:div>
    <w:div w:id="958612949">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0457110">
      <w:bodyDiv w:val="1"/>
      <w:marLeft w:val="0"/>
      <w:marRight w:val="0"/>
      <w:marTop w:val="0"/>
      <w:marBottom w:val="0"/>
      <w:divBdr>
        <w:top w:val="none" w:sz="0" w:space="0" w:color="auto"/>
        <w:left w:val="none" w:sz="0" w:space="0" w:color="auto"/>
        <w:bottom w:val="none" w:sz="0" w:space="0" w:color="auto"/>
        <w:right w:val="none" w:sz="0" w:space="0" w:color="auto"/>
      </w:divBdr>
    </w:div>
    <w:div w:id="960501346">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5086711">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7855037">
      <w:bodyDiv w:val="1"/>
      <w:marLeft w:val="0"/>
      <w:marRight w:val="0"/>
      <w:marTop w:val="0"/>
      <w:marBottom w:val="0"/>
      <w:divBdr>
        <w:top w:val="none" w:sz="0" w:space="0" w:color="auto"/>
        <w:left w:val="none" w:sz="0" w:space="0" w:color="auto"/>
        <w:bottom w:val="none" w:sz="0" w:space="0" w:color="auto"/>
        <w:right w:val="none" w:sz="0" w:space="0" w:color="auto"/>
      </w:divBdr>
    </w:div>
    <w:div w:id="968441682">
      <w:bodyDiv w:val="1"/>
      <w:marLeft w:val="0"/>
      <w:marRight w:val="0"/>
      <w:marTop w:val="0"/>
      <w:marBottom w:val="0"/>
      <w:divBdr>
        <w:top w:val="none" w:sz="0" w:space="0" w:color="auto"/>
        <w:left w:val="none" w:sz="0" w:space="0" w:color="auto"/>
        <w:bottom w:val="none" w:sz="0" w:space="0" w:color="auto"/>
        <w:right w:val="none" w:sz="0" w:space="0" w:color="auto"/>
      </w:divBdr>
    </w:div>
    <w:div w:id="968511289">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00255">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130730">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942856">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1861092">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066829">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338543">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370967">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15534">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7799450">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8996230">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267070">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384175">
      <w:bodyDiv w:val="1"/>
      <w:marLeft w:val="0"/>
      <w:marRight w:val="0"/>
      <w:marTop w:val="0"/>
      <w:marBottom w:val="0"/>
      <w:divBdr>
        <w:top w:val="none" w:sz="0" w:space="0" w:color="auto"/>
        <w:left w:val="none" w:sz="0" w:space="0" w:color="auto"/>
        <w:bottom w:val="none" w:sz="0" w:space="0" w:color="auto"/>
        <w:right w:val="none" w:sz="0" w:space="0" w:color="auto"/>
      </w:divBdr>
    </w:div>
    <w:div w:id="980576575">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237194">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4118687">
      <w:bodyDiv w:val="1"/>
      <w:marLeft w:val="0"/>
      <w:marRight w:val="0"/>
      <w:marTop w:val="0"/>
      <w:marBottom w:val="0"/>
      <w:divBdr>
        <w:top w:val="none" w:sz="0" w:space="0" w:color="auto"/>
        <w:left w:val="none" w:sz="0" w:space="0" w:color="auto"/>
        <w:bottom w:val="none" w:sz="0" w:space="0" w:color="auto"/>
        <w:right w:val="none" w:sz="0" w:space="0" w:color="auto"/>
      </w:divBdr>
    </w:div>
    <w:div w:id="984164716">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462223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3874">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0790906">
      <w:bodyDiv w:val="1"/>
      <w:marLeft w:val="0"/>
      <w:marRight w:val="0"/>
      <w:marTop w:val="0"/>
      <w:marBottom w:val="0"/>
      <w:divBdr>
        <w:top w:val="none" w:sz="0" w:space="0" w:color="auto"/>
        <w:left w:val="none" w:sz="0" w:space="0" w:color="auto"/>
        <w:bottom w:val="none" w:sz="0" w:space="0" w:color="auto"/>
        <w:right w:val="none" w:sz="0" w:space="0" w:color="auto"/>
      </w:divBdr>
    </w:div>
    <w:div w:id="990984155">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370995">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492019">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14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6763311">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8844121">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13157">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999847215">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122048">
      <w:bodyDiv w:val="1"/>
      <w:marLeft w:val="0"/>
      <w:marRight w:val="0"/>
      <w:marTop w:val="0"/>
      <w:marBottom w:val="0"/>
      <w:divBdr>
        <w:top w:val="none" w:sz="0" w:space="0" w:color="auto"/>
        <w:left w:val="none" w:sz="0" w:space="0" w:color="auto"/>
        <w:bottom w:val="none" w:sz="0" w:space="0" w:color="auto"/>
        <w:right w:val="none" w:sz="0" w:space="0" w:color="auto"/>
      </w:divBdr>
    </w:div>
    <w:div w:id="1002392562">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506753">
      <w:bodyDiv w:val="1"/>
      <w:marLeft w:val="0"/>
      <w:marRight w:val="0"/>
      <w:marTop w:val="0"/>
      <w:marBottom w:val="0"/>
      <w:divBdr>
        <w:top w:val="none" w:sz="0" w:space="0" w:color="auto"/>
        <w:left w:val="none" w:sz="0" w:space="0" w:color="auto"/>
        <w:bottom w:val="none" w:sz="0" w:space="0" w:color="auto"/>
        <w:right w:val="none" w:sz="0" w:space="0" w:color="auto"/>
      </w:divBdr>
    </w:div>
    <w:div w:id="1003626348">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357616">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666290">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634201">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7706059">
      <w:bodyDiv w:val="1"/>
      <w:marLeft w:val="0"/>
      <w:marRight w:val="0"/>
      <w:marTop w:val="0"/>
      <w:marBottom w:val="0"/>
      <w:divBdr>
        <w:top w:val="none" w:sz="0" w:space="0" w:color="auto"/>
        <w:left w:val="none" w:sz="0" w:space="0" w:color="auto"/>
        <w:bottom w:val="none" w:sz="0" w:space="0" w:color="auto"/>
        <w:right w:val="none" w:sz="0" w:space="0" w:color="auto"/>
      </w:divBdr>
    </w:div>
    <w:div w:id="100802082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1845">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372172">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5867">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066424">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801482">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110911">
      <w:bodyDiv w:val="1"/>
      <w:marLeft w:val="0"/>
      <w:marRight w:val="0"/>
      <w:marTop w:val="0"/>
      <w:marBottom w:val="0"/>
      <w:divBdr>
        <w:top w:val="none" w:sz="0" w:space="0" w:color="auto"/>
        <w:left w:val="none" w:sz="0" w:space="0" w:color="auto"/>
        <w:bottom w:val="none" w:sz="0" w:space="0" w:color="auto"/>
        <w:right w:val="none" w:sz="0" w:space="0" w:color="auto"/>
      </w:divBdr>
    </w:div>
    <w:div w:id="1015376427">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045655">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51703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331378">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4984138">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59303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405607">
      <w:bodyDiv w:val="1"/>
      <w:marLeft w:val="0"/>
      <w:marRight w:val="0"/>
      <w:marTop w:val="0"/>
      <w:marBottom w:val="0"/>
      <w:divBdr>
        <w:top w:val="none" w:sz="0" w:space="0" w:color="auto"/>
        <w:left w:val="none" w:sz="0" w:space="0" w:color="auto"/>
        <w:bottom w:val="none" w:sz="0" w:space="0" w:color="auto"/>
        <w:right w:val="none" w:sz="0" w:space="0" w:color="auto"/>
      </w:divBdr>
    </w:div>
    <w:div w:id="1029454557">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643212">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1564766">
      <w:bodyDiv w:val="1"/>
      <w:marLeft w:val="0"/>
      <w:marRight w:val="0"/>
      <w:marTop w:val="0"/>
      <w:marBottom w:val="0"/>
      <w:divBdr>
        <w:top w:val="none" w:sz="0" w:space="0" w:color="auto"/>
        <w:left w:val="none" w:sz="0" w:space="0" w:color="auto"/>
        <w:bottom w:val="none" w:sz="0" w:space="0" w:color="auto"/>
        <w:right w:val="none" w:sz="0" w:space="0" w:color="auto"/>
      </w:divBdr>
    </w:div>
    <w:div w:id="1031733715">
      <w:bodyDiv w:val="1"/>
      <w:marLeft w:val="0"/>
      <w:marRight w:val="0"/>
      <w:marTop w:val="0"/>
      <w:marBottom w:val="0"/>
      <w:divBdr>
        <w:top w:val="none" w:sz="0" w:space="0" w:color="auto"/>
        <w:left w:val="none" w:sz="0" w:space="0" w:color="auto"/>
        <w:bottom w:val="none" w:sz="0" w:space="0" w:color="auto"/>
        <w:right w:val="none" w:sz="0" w:space="0" w:color="auto"/>
      </w:divBdr>
    </w:div>
    <w:div w:id="1032460702">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4501530">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4964131">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427755">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0129607">
      <w:bodyDiv w:val="1"/>
      <w:marLeft w:val="0"/>
      <w:marRight w:val="0"/>
      <w:marTop w:val="0"/>
      <w:marBottom w:val="0"/>
      <w:divBdr>
        <w:top w:val="none" w:sz="0" w:space="0" w:color="auto"/>
        <w:left w:val="none" w:sz="0" w:space="0" w:color="auto"/>
        <w:bottom w:val="none" w:sz="0" w:space="0" w:color="auto"/>
        <w:right w:val="none" w:sz="0" w:space="0" w:color="auto"/>
      </w:divBdr>
    </w:div>
    <w:div w:id="1040665046">
      <w:bodyDiv w:val="1"/>
      <w:marLeft w:val="0"/>
      <w:marRight w:val="0"/>
      <w:marTop w:val="0"/>
      <w:marBottom w:val="0"/>
      <w:divBdr>
        <w:top w:val="none" w:sz="0" w:space="0" w:color="auto"/>
        <w:left w:val="none" w:sz="0" w:space="0" w:color="auto"/>
        <w:bottom w:val="none" w:sz="0" w:space="0" w:color="auto"/>
        <w:right w:val="none" w:sz="0" w:space="0" w:color="auto"/>
      </w:divBdr>
    </w:div>
    <w:div w:id="1041318989">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171924">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058128">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181818">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682624">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722626">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651432">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119390">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4084220">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4278692">
      <w:bodyDiv w:val="1"/>
      <w:marLeft w:val="0"/>
      <w:marRight w:val="0"/>
      <w:marTop w:val="0"/>
      <w:marBottom w:val="0"/>
      <w:divBdr>
        <w:top w:val="none" w:sz="0" w:space="0" w:color="auto"/>
        <w:left w:val="none" w:sz="0" w:space="0" w:color="auto"/>
        <w:bottom w:val="none" w:sz="0" w:space="0" w:color="auto"/>
        <w:right w:val="none" w:sz="0" w:space="0" w:color="auto"/>
      </w:divBdr>
    </w:div>
    <w:div w:id="1054305289">
      <w:bodyDiv w:val="1"/>
      <w:marLeft w:val="0"/>
      <w:marRight w:val="0"/>
      <w:marTop w:val="0"/>
      <w:marBottom w:val="0"/>
      <w:divBdr>
        <w:top w:val="none" w:sz="0" w:space="0" w:color="auto"/>
        <w:left w:val="none" w:sz="0" w:space="0" w:color="auto"/>
        <w:bottom w:val="none" w:sz="0" w:space="0" w:color="auto"/>
        <w:right w:val="none" w:sz="0" w:space="0" w:color="auto"/>
      </w:divBdr>
    </w:div>
    <w:div w:id="1055197005">
      <w:bodyDiv w:val="1"/>
      <w:marLeft w:val="0"/>
      <w:marRight w:val="0"/>
      <w:marTop w:val="0"/>
      <w:marBottom w:val="0"/>
      <w:divBdr>
        <w:top w:val="none" w:sz="0" w:space="0" w:color="auto"/>
        <w:left w:val="none" w:sz="0" w:space="0" w:color="auto"/>
        <w:bottom w:val="none" w:sz="0" w:space="0" w:color="auto"/>
        <w:right w:val="none" w:sz="0" w:space="0" w:color="auto"/>
      </w:divBdr>
    </w:div>
    <w:div w:id="1055616579">
      <w:bodyDiv w:val="1"/>
      <w:marLeft w:val="0"/>
      <w:marRight w:val="0"/>
      <w:marTop w:val="0"/>
      <w:marBottom w:val="0"/>
      <w:divBdr>
        <w:top w:val="none" w:sz="0" w:space="0" w:color="auto"/>
        <w:left w:val="none" w:sz="0" w:space="0" w:color="auto"/>
        <w:bottom w:val="none" w:sz="0" w:space="0" w:color="auto"/>
        <w:right w:val="none" w:sz="0" w:space="0" w:color="auto"/>
      </w:divBdr>
    </w:div>
    <w:div w:id="1055662885">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856797">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0377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5979148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176049">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144864">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292564">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3672786">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337170">
      <w:bodyDiv w:val="1"/>
      <w:marLeft w:val="0"/>
      <w:marRight w:val="0"/>
      <w:marTop w:val="0"/>
      <w:marBottom w:val="0"/>
      <w:divBdr>
        <w:top w:val="none" w:sz="0" w:space="0" w:color="auto"/>
        <w:left w:val="none" w:sz="0" w:space="0" w:color="auto"/>
        <w:bottom w:val="none" w:sz="0" w:space="0" w:color="auto"/>
        <w:right w:val="none" w:sz="0" w:space="0" w:color="auto"/>
      </w:divBdr>
    </w:div>
    <w:div w:id="1064793238">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49128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805652">
      <w:bodyDiv w:val="1"/>
      <w:marLeft w:val="0"/>
      <w:marRight w:val="0"/>
      <w:marTop w:val="0"/>
      <w:marBottom w:val="0"/>
      <w:divBdr>
        <w:top w:val="none" w:sz="0" w:space="0" w:color="auto"/>
        <w:left w:val="none" w:sz="0" w:space="0" w:color="auto"/>
        <w:bottom w:val="none" w:sz="0" w:space="0" w:color="auto"/>
        <w:right w:val="none" w:sz="0" w:space="0" w:color="auto"/>
      </w:divBdr>
    </w:div>
    <w:div w:id="1066883137">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188840">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8189764">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617840">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667120">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092352">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0910332">
      <w:bodyDiv w:val="1"/>
      <w:marLeft w:val="0"/>
      <w:marRight w:val="0"/>
      <w:marTop w:val="0"/>
      <w:marBottom w:val="0"/>
      <w:divBdr>
        <w:top w:val="none" w:sz="0" w:space="0" w:color="auto"/>
        <w:left w:val="none" w:sz="0" w:space="0" w:color="auto"/>
        <w:bottom w:val="none" w:sz="0" w:space="0" w:color="auto"/>
        <w:right w:val="none" w:sz="0" w:space="0" w:color="auto"/>
      </w:divBdr>
    </w:div>
    <w:div w:id="1081441573">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8309695">
      <w:bodyDiv w:val="1"/>
      <w:marLeft w:val="0"/>
      <w:marRight w:val="0"/>
      <w:marTop w:val="0"/>
      <w:marBottom w:val="0"/>
      <w:divBdr>
        <w:top w:val="none" w:sz="0" w:space="0" w:color="auto"/>
        <w:left w:val="none" w:sz="0" w:space="0" w:color="auto"/>
        <w:bottom w:val="none" w:sz="0" w:space="0" w:color="auto"/>
        <w:right w:val="none" w:sz="0" w:space="0" w:color="auto"/>
      </w:divBdr>
    </w:div>
    <w:div w:id="1088624702">
      <w:bodyDiv w:val="1"/>
      <w:marLeft w:val="0"/>
      <w:marRight w:val="0"/>
      <w:marTop w:val="0"/>
      <w:marBottom w:val="0"/>
      <w:divBdr>
        <w:top w:val="none" w:sz="0" w:space="0" w:color="auto"/>
        <w:left w:val="none" w:sz="0" w:space="0" w:color="auto"/>
        <w:bottom w:val="none" w:sz="0" w:space="0" w:color="auto"/>
        <w:right w:val="none" w:sz="0" w:space="0" w:color="auto"/>
      </w:divBdr>
    </w:div>
    <w:div w:id="1088963410">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79864">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89958471">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0807768">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0164">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431877">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327894">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5784747">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438831">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5879">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0956588">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534389">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421564">
      <w:bodyDiv w:val="1"/>
      <w:marLeft w:val="0"/>
      <w:marRight w:val="0"/>
      <w:marTop w:val="0"/>
      <w:marBottom w:val="0"/>
      <w:divBdr>
        <w:top w:val="none" w:sz="0" w:space="0" w:color="auto"/>
        <w:left w:val="none" w:sz="0" w:space="0" w:color="auto"/>
        <w:bottom w:val="none" w:sz="0" w:space="0" w:color="auto"/>
        <w:right w:val="none" w:sz="0" w:space="0" w:color="auto"/>
      </w:divBdr>
    </w:div>
    <w:div w:id="1104762612">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5267849">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313168">
      <w:bodyDiv w:val="1"/>
      <w:marLeft w:val="0"/>
      <w:marRight w:val="0"/>
      <w:marTop w:val="0"/>
      <w:marBottom w:val="0"/>
      <w:divBdr>
        <w:top w:val="none" w:sz="0" w:space="0" w:color="auto"/>
        <w:left w:val="none" w:sz="0" w:space="0" w:color="auto"/>
        <w:bottom w:val="none" w:sz="0" w:space="0" w:color="auto"/>
        <w:right w:val="none" w:sz="0" w:space="0" w:color="auto"/>
      </w:divBdr>
    </w:div>
    <w:div w:id="1107696215">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769347">
      <w:bodyDiv w:val="1"/>
      <w:marLeft w:val="0"/>
      <w:marRight w:val="0"/>
      <w:marTop w:val="0"/>
      <w:marBottom w:val="0"/>
      <w:divBdr>
        <w:top w:val="none" w:sz="0" w:space="0" w:color="auto"/>
        <w:left w:val="none" w:sz="0" w:space="0" w:color="auto"/>
        <w:bottom w:val="none" w:sz="0" w:space="0" w:color="auto"/>
        <w:right w:val="none" w:sz="0" w:space="0" w:color="auto"/>
      </w:divBdr>
    </w:div>
    <w:div w:id="1108893072">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543662">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791590">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86825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449087">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220745">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330437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311362">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21728">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02895">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11487">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990477">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347342">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651213">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543286">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4277665">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474308">
      <w:bodyDiv w:val="1"/>
      <w:marLeft w:val="0"/>
      <w:marRight w:val="0"/>
      <w:marTop w:val="0"/>
      <w:marBottom w:val="0"/>
      <w:divBdr>
        <w:top w:val="none" w:sz="0" w:space="0" w:color="auto"/>
        <w:left w:val="none" w:sz="0" w:space="0" w:color="auto"/>
        <w:bottom w:val="none" w:sz="0" w:space="0" w:color="auto"/>
        <w:right w:val="none" w:sz="0" w:space="0" w:color="auto"/>
      </w:divBdr>
    </w:div>
    <w:div w:id="1147476623">
      <w:bodyDiv w:val="1"/>
      <w:marLeft w:val="0"/>
      <w:marRight w:val="0"/>
      <w:marTop w:val="0"/>
      <w:marBottom w:val="0"/>
      <w:divBdr>
        <w:top w:val="none" w:sz="0" w:space="0" w:color="auto"/>
        <w:left w:val="none" w:sz="0" w:space="0" w:color="auto"/>
        <w:bottom w:val="none" w:sz="0" w:space="0" w:color="auto"/>
        <w:right w:val="none" w:sz="0" w:space="0" w:color="auto"/>
      </w:divBdr>
    </w:div>
    <w:div w:id="114786356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8787358">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395194">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24991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1016930">
      <w:bodyDiv w:val="1"/>
      <w:marLeft w:val="0"/>
      <w:marRight w:val="0"/>
      <w:marTop w:val="0"/>
      <w:marBottom w:val="0"/>
      <w:divBdr>
        <w:top w:val="none" w:sz="0" w:space="0" w:color="auto"/>
        <w:left w:val="none" w:sz="0" w:space="0" w:color="auto"/>
        <w:bottom w:val="none" w:sz="0" w:space="0" w:color="auto"/>
        <w:right w:val="none" w:sz="0" w:space="0" w:color="auto"/>
      </w:divBdr>
    </w:div>
    <w:div w:id="1151020013">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1946787">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2450628">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3720309">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6338112">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6652297">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303874">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385613">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385547">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2889897">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4323134">
      <w:bodyDiv w:val="1"/>
      <w:marLeft w:val="0"/>
      <w:marRight w:val="0"/>
      <w:marTop w:val="0"/>
      <w:marBottom w:val="0"/>
      <w:divBdr>
        <w:top w:val="none" w:sz="0" w:space="0" w:color="auto"/>
        <w:left w:val="none" w:sz="0" w:space="0" w:color="auto"/>
        <w:bottom w:val="none" w:sz="0" w:space="0" w:color="auto"/>
        <w:right w:val="none" w:sz="0" w:space="0" w:color="auto"/>
      </w:divBdr>
    </w:div>
    <w:div w:id="1165586664">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631534">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523935">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758142">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3380107">
      <w:bodyDiv w:val="1"/>
      <w:marLeft w:val="0"/>
      <w:marRight w:val="0"/>
      <w:marTop w:val="0"/>
      <w:marBottom w:val="0"/>
      <w:divBdr>
        <w:top w:val="none" w:sz="0" w:space="0" w:color="auto"/>
        <w:left w:val="none" w:sz="0" w:space="0" w:color="auto"/>
        <w:bottom w:val="none" w:sz="0" w:space="0" w:color="auto"/>
        <w:right w:val="none" w:sz="0" w:space="0" w:color="auto"/>
      </w:divBdr>
    </w:div>
    <w:div w:id="1173838173">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6727616">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26405">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0705290">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5173554">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523648">
      <w:bodyDiv w:val="1"/>
      <w:marLeft w:val="0"/>
      <w:marRight w:val="0"/>
      <w:marTop w:val="0"/>
      <w:marBottom w:val="0"/>
      <w:divBdr>
        <w:top w:val="none" w:sz="0" w:space="0" w:color="auto"/>
        <w:left w:val="none" w:sz="0" w:space="0" w:color="auto"/>
        <w:bottom w:val="none" w:sz="0" w:space="0" w:color="auto"/>
        <w:right w:val="none" w:sz="0" w:space="0" w:color="auto"/>
      </w:divBdr>
    </w:div>
    <w:div w:id="1188564836">
      <w:bodyDiv w:val="1"/>
      <w:marLeft w:val="0"/>
      <w:marRight w:val="0"/>
      <w:marTop w:val="0"/>
      <w:marBottom w:val="0"/>
      <w:divBdr>
        <w:top w:val="none" w:sz="0" w:space="0" w:color="auto"/>
        <w:left w:val="none" w:sz="0" w:space="0" w:color="auto"/>
        <w:bottom w:val="none" w:sz="0" w:space="0" w:color="auto"/>
        <w:right w:val="none" w:sz="0" w:space="0" w:color="auto"/>
      </w:divBdr>
    </w:div>
    <w:div w:id="1188719065">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026339">
      <w:bodyDiv w:val="1"/>
      <w:marLeft w:val="0"/>
      <w:marRight w:val="0"/>
      <w:marTop w:val="0"/>
      <w:marBottom w:val="0"/>
      <w:divBdr>
        <w:top w:val="none" w:sz="0" w:space="0" w:color="auto"/>
        <w:left w:val="none" w:sz="0" w:space="0" w:color="auto"/>
        <w:bottom w:val="none" w:sz="0" w:space="0" w:color="auto"/>
        <w:right w:val="none" w:sz="0" w:space="0" w:color="auto"/>
      </w:divBdr>
    </w:div>
    <w:div w:id="118929984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222415">
      <w:bodyDiv w:val="1"/>
      <w:marLeft w:val="0"/>
      <w:marRight w:val="0"/>
      <w:marTop w:val="0"/>
      <w:marBottom w:val="0"/>
      <w:divBdr>
        <w:top w:val="none" w:sz="0" w:space="0" w:color="auto"/>
        <w:left w:val="none" w:sz="0" w:space="0" w:color="auto"/>
        <w:bottom w:val="none" w:sz="0" w:space="0" w:color="auto"/>
        <w:right w:val="none" w:sz="0" w:space="0" w:color="auto"/>
      </w:divBdr>
    </w:div>
    <w:div w:id="1190414079">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5001794">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309730">
      <w:bodyDiv w:val="1"/>
      <w:marLeft w:val="0"/>
      <w:marRight w:val="0"/>
      <w:marTop w:val="0"/>
      <w:marBottom w:val="0"/>
      <w:divBdr>
        <w:top w:val="none" w:sz="0" w:space="0" w:color="auto"/>
        <w:left w:val="none" w:sz="0" w:space="0" w:color="auto"/>
        <w:bottom w:val="none" w:sz="0" w:space="0" w:color="auto"/>
        <w:right w:val="none" w:sz="0" w:space="0" w:color="auto"/>
      </w:divBdr>
    </w:div>
    <w:div w:id="1196580271">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307413">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389820">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446906">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4908998">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5366352">
      <w:bodyDiv w:val="1"/>
      <w:marLeft w:val="0"/>
      <w:marRight w:val="0"/>
      <w:marTop w:val="0"/>
      <w:marBottom w:val="0"/>
      <w:divBdr>
        <w:top w:val="none" w:sz="0" w:space="0" w:color="auto"/>
        <w:left w:val="none" w:sz="0" w:space="0" w:color="auto"/>
        <w:bottom w:val="none" w:sz="0" w:space="0" w:color="auto"/>
        <w:right w:val="none" w:sz="0" w:space="0" w:color="auto"/>
      </w:divBdr>
    </w:div>
    <w:div w:id="1205676926">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3434">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678976">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6491">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448700">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026953">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191372">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2261">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4583220">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1941029">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559752">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48275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0456815">
      <w:bodyDiv w:val="1"/>
      <w:marLeft w:val="0"/>
      <w:marRight w:val="0"/>
      <w:marTop w:val="0"/>
      <w:marBottom w:val="0"/>
      <w:divBdr>
        <w:top w:val="none" w:sz="0" w:space="0" w:color="auto"/>
        <w:left w:val="none" w:sz="0" w:space="0" w:color="auto"/>
        <w:bottom w:val="none" w:sz="0" w:space="0" w:color="auto"/>
        <w:right w:val="none" w:sz="0" w:space="0" w:color="auto"/>
      </w:divBdr>
    </w:div>
    <w:div w:id="1230771216">
      <w:bodyDiv w:val="1"/>
      <w:marLeft w:val="0"/>
      <w:marRight w:val="0"/>
      <w:marTop w:val="0"/>
      <w:marBottom w:val="0"/>
      <w:divBdr>
        <w:top w:val="none" w:sz="0" w:space="0" w:color="auto"/>
        <w:left w:val="none" w:sz="0" w:space="0" w:color="auto"/>
        <w:bottom w:val="none" w:sz="0" w:space="0" w:color="auto"/>
        <w:right w:val="none" w:sz="0" w:space="0" w:color="auto"/>
      </w:divBdr>
    </w:div>
    <w:div w:id="1231116371">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1623500">
      <w:bodyDiv w:val="1"/>
      <w:marLeft w:val="0"/>
      <w:marRight w:val="0"/>
      <w:marTop w:val="0"/>
      <w:marBottom w:val="0"/>
      <w:divBdr>
        <w:top w:val="none" w:sz="0" w:space="0" w:color="auto"/>
        <w:left w:val="none" w:sz="0" w:space="0" w:color="auto"/>
        <w:bottom w:val="none" w:sz="0" w:space="0" w:color="auto"/>
        <w:right w:val="none" w:sz="0" w:space="0" w:color="auto"/>
      </w:divBdr>
    </w:div>
    <w:div w:id="1231696169">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197838">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434857">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063233">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1985449">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02725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846176">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040983">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1966246">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3779068">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086481">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6397036">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182596">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2957098">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221136">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723979">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466346">
      <w:bodyDiv w:val="1"/>
      <w:marLeft w:val="0"/>
      <w:marRight w:val="0"/>
      <w:marTop w:val="0"/>
      <w:marBottom w:val="0"/>
      <w:divBdr>
        <w:top w:val="none" w:sz="0" w:space="0" w:color="auto"/>
        <w:left w:val="none" w:sz="0" w:space="0" w:color="auto"/>
        <w:bottom w:val="none" w:sz="0" w:space="0" w:color="auto"/>
        <w:right w:val="none" w:sz="0" w:space="0" w:color="auto"/>
      </w:divBdr>
    </w:div>
    <w:div w:id="1267809676">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08008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578176">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0775322">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477053">
      <w:bodyDiv w:val="1"/>
      <w:marLeft w:val="0"/>
      <w:marRight w:val="0"/>
      <w:marTop w:val="0"/>
      <w:marBottom w:val="0"/>
      <w:divBdr>
        <w:top w:val="none" w:sz="0" w:space="0" w:color="auto"/>
        <w:left w:val="none" w:sz="0" w:space="0" w:color="auto"/>
        <w:bottom w:val="none" w:sz="0" w:space="0" w:color="auto"/>
        <w:right w:val="none" w:sz="0" w:space="0" w:color="auto"/>
      </w:divBdr>
    </w:div>
    <w:div w:id="1272781682">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4050335">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642132">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303424">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6647">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2150708">
      <w:bodyDiv w:val="1"/>
      <w:marLeft w:val="0"/>
      <w:marRight w:val="0"/>
      <w:marTop w:val="0"/>
      <w:marBottom w:val="0"/>
      <w:divBdr>
        <w:top w:val="none" w:sz="0" w:space="0" w:color="auto"/>
        <w:left w:val="none" w:sz="0" w:space="0" w:color="auto"/>
        <w:bottom w:val="none" w:sz="0" w:space="0" w:color="auto"/>
        <w:right w:val="none" w:sz="0" w:space="0" w:color="auto"/>
      </w:divBdr>
    </w:div>
    <w:div w:id="1282570769">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5430511">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082225">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810192">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927058">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89974725">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21381">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8753789">
      <w:bodyDiv w:val="1"/>
      <w:marLeft w:val="0"/>
      <w:marRight w:val="0"/>
      <w:marTop w:val="0"/>
      <w:marBottom w:val="0"/>
      <w:divBdr>
        <w:top w:val="none" w:sz="0" w:space="0" w:color="auto"/>
        <w:left w:val="none" w:sz="0" w:space="0" w:color="auto"/>
        <w:bottom w:val="none" w:sz="0" w:space="0" w:color="auto"/>
        <w:right w:val="none" w:sz="0" w:space="0" w:color="auto"/>
      </w:divBdr>
    </w:div>
    <w:div w:id="1298755262">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226206">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460119">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5692717">
      <w:bodyDiv w:val="1"/>
      <w:marLeft w:val="0"/>
      <w:marRight w:val="0"/>
      <w:marTop w:val="0"/>
      <w:marBottom w:val="0"/>
      <w:divBdr>
        <w:top w:val="none" w:sz="0" w:space="0" w:color="auto"/>
        <w:left w:val="none" w:sz="0" w:space="0" w:color="auto"/>
        <w:bottom w:val="none" w:sz="0" w:space="0" w:color="auto"/>
        <w:right w:val="none" w:sz="0" w:space="0" w:color="auto"/>
      </w:divBdr>
    </w:div>
    <w:div w:id="1305895504">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6083003">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09747928">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2443081">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1508">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218733">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496050">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6910151">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0960304">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358207">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6981998">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8168128">
      <w:bodyDiv w:val="1"/>
      <w:marLeft w:val="0"/>
      <w:marRight w:val="0"/>
      <w:marTop w:val="0"/>
      <w:marBottom w:val="0"/>
      <w:divBdr>
        <w:top w:val="none" w:sz="0" w:space="0" w:color="auto"/>
        <w:left w:val="none" w:sz="0" w:space="0" w:color="auto"/>
        <w:bottom w:val="none" w:sz="0" w:space="0" w:color="auto"/>
        <w:right w:val="none" w:sz="0" w:space="0" w:color="auto"/>
      </w:divBdr>
    </w:div>
    <w:div w:id="1328172155">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6300803">
      <w:bodyDiv w:val="1"/>
      <w:marLeft w:val="0"/>
      <w:marRight w:val="0"/>
      <w:marTop w:val="0"/>
      <w:marBottom w:val="0"/>
      <w:divBdr>
        <w:top w:val="none" w:sz="0" w:space="0" w:color="auto"/>
        <w:left w:val="none" w:sz="0" w:space="0" w:color="auto"/>
        <w:bottom w:val="none" w:sz="0" w:space="0" w:color="auto"/>
        <w:right w:val="none" w:sz="0" w:space="0" w:color="auto"/>
      </w:divBdr>
    </w:div>
    <w:div w:id="1336878064">
      <w:bodyDiv w:val="1"/>
      <w:marLeft w:val="0"/>
      <w:marRight w:val="0"/>
      <w:marTop w:val="0"/>
      <w:marBottom w:val="0"/>
      <w:divBdr>
        <w:top w:val="none" w:sz="0" w:space="0" w:color="auto"/>
        <w:left w:val="none" w:sz="0" w:space="0" w:color="auto"/>
        <w:bottom w:val="none" w:sz="0" w:space="0" w:color="auto"/>
        <w:right w:val="none" w:sz="0" w:space="0" w:color="auto"/>
      </w:divBdr>
    </w:div>
    <w:div w:id="133687874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39432332">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17841">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127987">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6903236">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603811">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677425">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49330646">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221559">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2881842">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8698891">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009392">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320576">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2509931">
      <w:bodyDiv w:val="1"/>
      <w:marLeft w:val="0"/>
      <w:marRight w:val="0"/>
      <w:marTop w:val="0"/>
      <w:marBottom w:val="0"/>
      <w:divBdr>
        <w:top w:val="none" w:sz="0" w:space="0" w:color="auto"/>
        <w:left w:val="none" w:sz="0" w:space="0" w:color="auto"/>
        <w:bottom w:val="none" w:sz="0" w:space="0" w:color="auto"/>
        <w:right w:val="none" w:sz="0" w:space="0" w:color="auto"/>
      </w:divBdr>
    </w:div>
    <w:div w:id="1363046212">
      <w:bodyDiv w:val="1"/>
      <w:marLeft w:val="0"/>
      <w:marRight w:val="0"/>
      <w:marTop w:val="0"/>
      <w:marBottom w:val="0"/>
      <w:divBdr>
        <w:top w:val="none" w:sz="0" w:space="0" w:color="auto"/>
        <w:left w:val="none" w:sz="0" w:space="0" w:color="auto"/>
        <w:bottom w:val="none" w:sz="0" w:space="0" w:color="auto"/>
        <w:right w:val="none" w:sz="0" w:space="0" w:color="auto"/>
      </w:divBdr>
    </w:div>
    <w:div w:id="1363558488">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129750">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221184">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110606">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175882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456850">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2655994">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814696">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4965413">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000919">
      <w:bodyDiv w:val="1"/>
      <w:marLeft w:val="0"/>
      <w:marRight w:val="0"/>
      <w:marTop w:val="0"/>
      <w:marBottom w:val="0"/>
      <w:divBdr>
        <w:top w:val="none" w:sz="0" w:space="0" w:color="auto"/>
        <w:left w:val="none" w:sz="0" w:space="0" w:color="auto"/>
        <w:bottom w:val="none" w:sz="0" w:space="0" w:color="auto"/>
        <w:right w:val="none" w:sz="0" w:space="0" w:color="auto"/>
      </w:divBdr>
    </w:div>
    <w:div w:id="137619402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6353246">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1897860">
      <w:bodyDiv w:val="1"/>
      <w:marLeft w:val="0"/>
      <w:marRight w:val="0"/>
      <w:marTop w:val="0"/>
      <w:marBottom w:val="0"/>
      <w:divBdr>
        <w:top w:val="none" w:sz="0" w:space="0" w:color="auto"/>
        <w:left w:val="none" w:sz="0" w:space="0" w:color="auto"/>
        <w:bottom w:val="none" w:sz="0" w:space="0" w:color="auto"/>
        <w:right w:val="none" w:sz="0" w:space="0" w:color="auto"/>
      </w:divBdr>
    </w:div>
    <w:div w:id="1381976255">
      <w:bodyDiv w:val="1"/>
      <w:marLeft w:val="0"/>
      <w:marRight w:val="0"/>
      <w:marTop w:val="0"/>
      <w:marBottom w:val="0"/>
      <w:divBdr>
        <w:top w:val="none" w:sz="0" w:space="0" w:color="auto"/>
        <w:left w:val="none" w:sz="0" w:space="0" w:color="auto"/>
        <w:bottom w:val="none" w:sz="0" w:space="0" w:color="auto"/>
        <w:right w:val="none" w:sz="0" w:space="0" w:color="auto"/>
      </w:divBdr>
    </w:div>
    <w:div w:id="1382172197">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8147693">
      <w:bodyDiv w:val="1"/>
      <w:marLeft w:val="0"/>
      <w:marRight w:val="0"/>
      <w:marTop w:val="0"/>
      <w:marBottom w:val="0"/>
      <w:divBdr>
        <w:top w:val="none" w:sz="0" w:space="0" w:color="auto"/>
        <w:left w:val="none" w:sz="0" w:space="0" w:color="auto"/>
        <w:bottom w:val="none" w:sz="0" w:space="0" w:color="auto"/>
        <w:right w:val="none" w:sz="0" w:space="0" w:color="auto"/>
      </w:divBdr>
    </w:div>
    <w:div w:id="1388411156">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72520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89643432">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072482">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539083">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462990">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2927341">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3694570">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4885077">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312634">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670762">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754470">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5912">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5180692">
      <w:bodyDiv w:val="1"/>
      <w:marLeft w:val="0"/>
      <w:marRight w:val="0"/>
      <w:marTop w:val="0"/>
      <w:marBottom w:val="0"/>
      <w:divBdr>
        <w:top w:val="none" w:sz="0" w:space="0" w:color="auto"/>
        <w:left w:val="none" w:sz="0" w:space="0" w:color="auto"/>
        <w:bottom w:val="none" w:sz="0" w:space="0" w:color="auto"/>
        <w:right w:val="none" w:sz="0" w:space="0" w:color="auto"/>
      </w:divBdr>
    </w:div>
    <w:div w:id="1406222915">
      <w:bodyDiv w:val="1"/>
      <w:marLeft w:val="0"/>
      <w:marRight w:val="0"/>
      <w:marTop w:val="0"/>
      <w:marBottom w:val="0"/>
      <w:divBdr>
        <w:top w:val="none" w:sz="0" w:space="0" w:color="auto"/>
        <w:left w:val="none" w:sz="0" w:space="0" w:color="auto"/>
        <w:bottom w:val="none" w:sz="0" w:space="0" w:color="auto"/>
        <w:right w:val="none" w:sz="0" w:space="0" w:color="auto"/>
      </w:divBdr>
    </w:div>
    <w:div w:id="1406487017">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7919885">
      <w:bodyDiv w:val="1"/>
      <w:marLeft w:val="0"/>
      <w:marRight w:val="0"/>
      <w:marTop w:val="0"/>
      <w:marBottom w:val="0"/>
      <w:divBdr>
        <w:top w:val="none" w:sz="0" w:space="0" w:color="auto"/>
        <w:left w:val="none" w:sz="0" w:space="0" w:color="auto"/>
        <w:bottom w:val="none" w:sz="0" w:space="0" w:color="auto"/>
        <w:right w:val="none" w:sz="0" w:space="0" w:color="auto"/>
      </w:divBdr>
    </w:div>
    <w:div w:id="1407922421">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2241852">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4738065">
      <w:bodyDiv w:val="1"/>
      <w:marLeft w:val="0"/>
      <w:marRight w:val="0"/>
      <w:marTop w:val="0"/>
      <w:marBottom w:val="0"/>
      <w:divBdr>
        <w:top w:val="none" w:sz="0" w:space="0" w:color="auto"/>
        <w:left w:val="none" w:sz="0" w:space="0" w:color="auto"/>
        <w:bottom w:val="none" w:sz="0" w:space="0" w:color="auto"/>
        <w:right w:val="none" w:sz="0" w:space="0" w:color="auto"/>
      </w:divBdr>
    </w:div>
    <w:div w:id="1414932120">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126480">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517665">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146290">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912457">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5959006">
      <w:bodyDiv w:val="1"/>
      <w:marLeft w:val="0"/>
      <w:marRight w:val="0"/>
      <w:marTop w:val="0"/>
      <w:marBottom w:val="0"/>
      <w:divBdr>
        <w:top w:val="none" w:sz="0" w:space="0" w:color="auto"/>
        <w:left w:val="none" w:sz="0" w:space="0" w:color="auto"/>
        <w:bottom w:val="none" w:sz="0" w:space="0" w:color="auto"/>
        <w:right w:val="none" w:sz="0" w:space="0" w:color="auto"/>
      </w:divBdr>
    </w:div>
    <w:div w:id="1426026324">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8235584">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479201">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08493">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083629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3257134">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879606">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4887812">
      <w:bodyDiv w:val="1"/>
      <w:marLeft w:val="0"/>
      <w:marRight w:val="0"/>
      <w:marTop w:val="0"/>
      <w:marBottom w:val="0"/>
      <w:divBdr>
        <w:top w:val="none" w:sz="0" w:space="0" w:color="auto"/>
        <w:left w:val="none" w:sz="0" w:space="0" w:color="auto"/>
        <w:bottom w:val="none" w:sz="0" w:space="0" w:color="auto"/>
        <w:right w:val="none" w:sz="0" w:space="0" w:color="auto"/>
      </w:divBdr>
    </w:div>
    <w:div w:id="1445155295">
      <w:bodyDiv w:val="1"/>
      <w:marLeft w:val="0"/>
      <w:marRight w:val="0"/>
      <w:marTop w:val="0"/>
      <w:marBottom w:val="0"/>
      <w:divBdr>
        <w:top w:val="none" w:sz="0" w:space="0" w:color="auto"/>
        <w:left w:val="none" w:sz="0" w:space="0" w:color="auto"/>
        <w:bottom w:val="none" w:sz="0" w:space="0" w:color="auto"/>
        <w:right w:val="none" w:sz="0" w:space="0" w:color="auto"/>
      </w:divBdr>
    </w:div>
    <w:div w:id="1445535183">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354397">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24399">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3940566">
      <w:bodyDiv w:val="1"/>
      <w:marLeft w:val="0"/>
      <w:marRight w:val="0"/>
      <w:marTop w:val="0"/>
      <w:marBottom w:val="0"/>
      <w:divBdr>
        <w:top w:val="none" w:sz="0" w:space="0" w:color="auto"/>
        <w:left w:val="none" w:sz="0" w:space="0" w:color="auto"/>
        <w:bottom w:val="none" w:sz="0" w:space="0" w:color="auto"/>
        <w:right w:val="none" w:sz="0" w:space="0" w:color="auto"/>
      </w:divBdr>
    </w:div>
    <w:div w:id="1454128987">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635964">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7141026">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448236">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25175">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1482">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465605">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165672">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1240262">
      <w:bodyDiv w:val="1"/>
      <w:marLeft w:val="0"/>
      <w:marRight w:val="0"/>
      <w:marTop w:val="0"/>
      <w:marBottom w:val="0"/>
      <w:divBdr>
        <w:top w:val="none" w:sz="0" w:space="0" w:color="auto"/>
        <w:left w:val="none" w:sz="0" w:space="0" w:color="auto"/>
        <w:bottom w:val="none" w:sz="0" w:space="0" w:color="auto"/>
        <w:right w:val="none" w:sz="0" w:space="0" w:color="auto"/>
      </w:divBdr>
    </w:div>
    <w:div w:id="1472097537">
      <w:bodyDiv w:val="1"/>
      <w:marLeft w:val="0"/>
      <w:marRight w:val="0"/>
      <w:marTop w:val="0"/>
      <w:marBottom w:val="0"/>
      <w:divBdr>
        <w:top w:val="none" w:sz="0" w:space="0" w:color="auto"/>
        <w:left w:val="none" w:sz="0" w:space="0" w:color="auto"/>
        <w:bottom w:val="none" w:sz="0" w:space="0" w:color="auto"/>
        <w:right w:val="none" w:sz="0" w:space="0" w:color="auto"/>
      </w:divBdr>
    </w:div>
    <w:div w:id="1472137291">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219430">
      <w:bodyDiv w:val="1"/>
      <w:marLeft w:val="0"/>
      <w:marRight w:val="0"/>
      <w:marTop w:val="0"/>
      <w:marBottom w:val="0"/>
      <w:divBdr>
        <w:top w:val="none" w:sz="0" w:space="0" w:color="auto"/>
        <w:left w:val="none" w:sz="0" w:space="0" w:color="auto"/>
        <w:bottom w:val="none" w:sz="0" w:space="0" w:color="auto"/>
        <w:right w:val="none" w:sz="0" w:space="0" w:color="auto"/>
      </w:divBdr>
    </w:div>
    <w:div w:id="1476219882">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062243">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69316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047448">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7699223">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053154">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71430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673330">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6992532">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7766528">
      <w:bodyDiv w:val="1"/>
      <w:marLeft w:val="0"/>
      <w:marRight w:val="0"/>
      <w:marTop w:val="0"/>
      <w:marBottom w:val="0"/>
      <w:divBdr>
        <w:top w:val="none" w:sz="0" w:space="0" w:color="auto"/>
        <w:left w:val="none" w:sz="0" w:space="0" w:color="auto"/>
        <w:bottom w:val="none" w:sz="0" w:space="0" w:color="auto"/>
        <w:right w:val="none" w:sz="0" w:space="0" w:color="auto"/>
      </w:divBdr>
    </w:div>
    <w:div w:id="1497956773">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9036908">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467984">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1657168">
      <w:bodyDiv w:val="1"/>
      <w:marLeft w:val="0"/>
      <w:marRight w:val="0"/>
      <w:marTop w:val="0"/>
      <w:marBottom w:val="0"/>
      <w:divBdr>
        <w:top w:val="none" w:sz="0" w:space="0" w:color="auto"/>
        <w:left w:val="none" w:sz="0" w:space="0" w:color="auto"/>
        <w:bottom w:val="none" w:sz="0" w:space="0" w:color="auto"/>
        <w:right w:val="none" w:sz="0" w:space="0" w:color="auto"/>
      </w:divBdr>
    </w:div>
    <w:div w:id="1502238660">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3354064">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4467491">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241953">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5976226">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002055">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3313">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368720">
      <w:bodyDiv w:val="1"/>
      <w:marLeft w:val="0"/>
      <w:marRight w:val="0"/>
      <w:marTop w:val="0"/>
      <w:marBottom w:val="0"/>
      <w:divBdr>
        <w:top w:val="none" w:sz="0" w:space="0" w:color="auto"/>
        <w:left w:val="none" w:sz="0" w:space="0" w:color="auto"/>
        <w:bottom w:val="none" w:sz="0" w:space="0" w:color="auto"/>
        <w:right w:val="none" w:sz="0" w:space="0" w:color="auto"/>
      </w:divBdr>
    </w:div>
    <w:div w:id="1529676770">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484282">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264625">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533253">
      <w:bodyDiv w:val="1"/>
      <w:marLeft w:val="0"/>
      <w:marRight w:val="0"/>
      <w:marTop w:val="0"/>
      <w:marBottom w:val="0"/>
      <w:divBdr>
        <w:top w:val="none" w:sz="0" w:space="0" w:color="auto"/>
        <w:left w:val="none" w:sz="0" w:space="0" w:color="auto"/>
        <w:bottom w:val="none" w:sz="0" w:space="0" w:color="auto"/>
        <w:right w:val="none" w:sz="0" w:space="0" w:color="auto"/>
      </w:divBdr>
    </w:div>
    <w:div w:id="1535649601">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383861">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6848324">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1356814">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366144">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563707">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5753369">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7402636">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106997">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2224">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197895">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240639">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319617">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172505">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043270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1941737">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057895">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212029">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1573185">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281257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551743">
      <w:bodyDiv w:val="1"/>
      <w:marLeft w:val="0"/>
      <w:marRight w:val="0"/>
      <w:marTop w:val="0"/>
      <w:marBottom w:val="0"/>
      <w:divBdr>
        <w:top w:val="none" w:sz="0" w:space="0" w:color="auto"/>
        <w:left w:val="none" w:sz="0" w:space="0" w:color="auto"/>
        <w:bottom w:val="none" w:sz="0" w:space="0" w:color="auto"/>
        <w:right w:val="none" w:sz="0" w:space="0" w:color="auto"/>
      </w:divBdr>
    </w:div>
    <w:div w:id="157577994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6434200">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711205">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793389">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1863339">
      <w:bodyDiv w:val="1"/>
      <w:marLeft w:val="0"/>
      <w:marRight w:val="0"/>
      <w:marTop w:val="0"/>
      <w:marBottom w:val="0"/>
      <w:divBdr>
        <w:top w:val="none" w:sz="0" w:space="0" w:color="auto"/>
        <w:left w:val="none" w:sz="0" w:space="0" w:color="auto"/>
        <w:bottom w:val="none" w:sz="0" w:space="0" w:color="auto"/>
        <w:right w:val="none" w:sz="0" w:space="0" w:color="auto"/>
      </w:divBdr>
    </w:div>
    <w:div w:id="1582326897">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071716">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53123">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8733709">
      <w:bodyDiv w:val="1"/>
      <w:marLeft w:val="0"/>
      <w:marRight w:val="0"/>
      <w:marTop w:val="0"/>
      <w:marBottom w:val="0"/>
      <w:divBdr>
        <w:top w:val="none" w:sz="0" w:space="0" w:color="auto"/>
        <w:left w:val="none" w:sz="0" w:space="0" w:color="auto"/>
        <w:bottom w:val="none" w:sz="0" w:space="0" w:color="auto"/>
        <w:right w:val="none" w:sz="0" w:space="0" w:color="auto"/>
      </w:divBdr>
    </w:div>
    <w:div w:id="1589345068">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43167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5623904">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09719">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9602694">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4992003">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619845">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002498">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2383">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095733">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5868233">
      <w:bodyDiv w:val="1"/>
      <w:marLeft w:val="0"/>
      <w:marRight w:val="0"/>
      <w:marTop w:val="0"/>
      <w:marBottom w:val="0"/>
      <w:divBdr>
        <w:top w:val="none" w:sz="0" w:space="0" w:color="auto"/>
        <w:left w:val="none" w:sz="0" w:space="0" w:color="auto"/>
        <w:bottom w:val="none" w:sz="0" w:space="0" w:color="auto"/>
        <w:right w:val="none" w:sz="0" w:space="0" w:color="auto"/>
      </w:divBdr>
    </w:div>
    <w:div w:id="1615942537">
      <w:bodyDiv w:val="1"/>
      <w:marLeft w:val="0"/>
      <w:marRight w:val="0"/>
      <w:marTop w:val="0"/>
      <w:marBottom w:val="0"/>
      <w:divBdr>
        <w:top w:val="none" w:sz="0" w:space="0" w:color="auto"/>
        <w:left w:val="none" w:sz="0" w:space="0" w:color="auto"/>
        <w:bottom w:val="none" w:sz="0" w:space="0" w:color="auto"/>
        <w:right w:val="none" w:sz="0" w:space="0" w:color="auto"/>
      </w:divBdr>
    </w:div>
    <w:div w:id="1616055117">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6906281">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7449737">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20062330">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817295">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505651">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1592489">
      <w:bodyDiv w:val="1"/>
      <w:marLeft w:val="0"/>
      <w:marRight w:val="0"/>
      <w:marTop w:val="0"/>
      <w:marBottom w:val="0"/>
      <w:divBdr>
        <w:top w:val="none" w:sz="0" w:space="0" w:color="auto"/>
        <w:left w:val="none" w:sz="0" w:space="0" w:color="auto"/>
        <w:bottom w:val="none" w:sz="0" w:space="0" w:color="auto"/>
        <w:right w:val="none" w:sz="0" w:space="0" w:color="auto"/>
      </w:divBdr>
    </w:div>
    <w:div w:id="1631593966">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6182484">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60288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732753">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157200">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16601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49479165">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481300">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7875827">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59839600">
      <w:bodyDiv w:val="1"/>
      <w:marLeft w:val="0"/>
      <w:marRight w:val="0"/>
      <w:marTop w:val="0"/>
      <w:marBottom w:val="0"/>
      <w:divBdr>
        <w:top w:val="none" w:sz="0" w:space="0" w:color="auto"/>
        <w:left w:val="none" w:sz="0" w:space="0" w:color="auto"/>
        <w:bottom w:val="none" w:sz="0" w:space="0" w:color="auto"/>
        <w:right w:val="none" w:sz="0" w:space="0" w:color="auto"/>
      </w:divBdr>
    </w:div>
    <w:div w:id="1659839828">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005628">
      <w:bodyDiv w:val="1"/>
      <w:marLeft w:val="0"/>
      <w:marRight w:val="0"/>
      <w:marTop w:val="0"/>
      <w:marBottom w:val="0"/>
      <w:divBdr>
        <w:top w:val="none" w:sz="0" w:space="0" w:color="auto"/>
        <w:left w:val="none" w:sz="0" w:space="0" w:color="auto"/>
        <w:bottom w:val="none" w:sz="0" w:space="0" w:color="auto"/>
        <w:right w:val="none" w:sz="0" w:space="0" w:color="auto"/>
      </w:divBdr>
    </w:div>
    <w:div w:id="1662393231">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3771456">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012163">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820817">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0986054">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564823">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381938">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740140">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350581">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1807653">
      <w:bodyDiv w:val="1"/>
      <w:marLeft w:val="0"/>
      <w:marRight w:val="0"/>
      <w:marTop w:val="0"/>
      <w:marBottom w:val="0"/>
      <w:divBdr>
        <w:top w:val="none" w:sz="0" w:space="0" w:color="auto"/>
        <w:left w:val="none" w:sz="0" w:space="0" w:color="auto"/>
        <w:bottom w:val="none" w:sz="0" w:space="0" w:color="auto"/>
        <w:right w:val="none" w:sz="0" w:space="0" w:color="auto"/>
      </w:divBdr>
    </w:div>
    <w:div w:id="1682121049">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279249">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0117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328419">
      <w:bodyDiv w:val="1"/>
      <w:marLeft w:val="0"/>
      <w:marRight w:val="0"/>
      <w:marTop w:val="0"/>
      <w:marBottom w:val="0"/>
      <w:divBdr>
        <w:top w:val="none" w:sz="0" w:space="0" w:color="auto"/>
        <w:left w:val="none" w:sz="0" w:space="0" w:color="auto"/>
        <w:bottom w:val="none" w:sz="0" w:space="0" w:color="auto"/>
        <w:right w:val="none" w:sz="0" w:space="0" w:color="auto"/>
      </w:divBdr>
    </w:div>
    <w:div w:id="1685551146">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5981213">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174905">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515435">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873">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097559">
      <w:bodyDiv w:val="1"/>
      <w:marLeft w:val="0"/>
      <w:marRight w:val="0"/>
      <w:marTop w:val="0"/>
      <w:marBottom w:val="0"/>
      <w:divBdr>
        <w:top w:val="none" w:sz="0" w:space="0" w:color="auto"/>
        <w:left w:val="none" w:sz="0" w:space="0" w:color="auto"/>
        <w:bottom w:val="none" w:sz="0" w:space="0" w:color="auto"/>
        <w:right w:val="none" w:sz="0" w:space="0" w:color="auto"/>
      </w:divBdr>
    </w:div>
    <w:div w:id="168816937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88827096">
      <w:bodyDiv w:val="1"/>
      <w:marLeft w:val="0"/>
      <w:marRight w:val="0"/>
      <w:marTop w:val="0"/>
      <w:marBottom w:val="0"/>
      <w:divBdr>
        <w:top w:val="none" w:sz="0" w:space="0" w:color="auto"/>
        <w:left w:val="none" w:sz="0" w:space="0" w:color="auto"/>
        <w:bottom w:val="none" w:sz="0" w:space="0" w:color="auto"/>
        <w:right w:val="none" w:sz="0" w:space="0" w:color="auto"/>
      </w:divBdr>
    </w:div>
    <w:div w:id="1689794135">
      <w:bodyDiv w:val="1"/>
      <w:marLeft w:val="0"/>
      <w:marRight w:val="0"/>
      <w:marTop w:val="0"/>
      <w:marBottom w:val="0"/>
      <w:divBdr>
        <w:top w:val="none" w:sz="0" w:space="0" w:color="auto"/>
        <w:left w:val="none" w:sz="0" w:space="0" w:color="auto"/>
        <w:bottom w:val="none" w:sz="0" w:space="0" w:color="auto"/>
        <w:right w:val="none" w:sz="0" w:space="0" w:color="auto"/>
      </w:divBdr>
    </w:div>
    <w:div w:id="1689912326">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63844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799573">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845496">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4500769">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693980">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274089">
      <w:bodyDiv w:val="1"/>
      <w:marLeft w:val="0"/>
      <w:marRight w:val="0"/>
      <w:marTop w:val="0"/>
      <w:marBottom w:val="0"/>
      <w:divBdr>
        <w:top w:val="none" w:sz="0" w:space="0" w:color="auto"/>
        <w:left w:val="none" w:sz="0" w:space="0" w:color="auto"/>
        <w:bottom w:val="none" w:sz="0" w:space="0" w:color="auto"/>
        <w:right w:val="none" w:sz="0" w:space="0" w:color="auto"/>
      </w:divBdr>
    </w:div>
    <w:div w:id="169642004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383871">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400306">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857201">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1976084">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749594">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6716774">
      <w:bodyDiv w:val="1"/>
      <w:marLeft w:val="0"/>
      <w:marRight w:val="0"/>
      <w:marTop w:val="0"/>
      <w:marBottom w:val="0"/>
      <w:divBdr>
        <w:top w:val="none" w:sz="0" w:space="0" w:color="auto"/>
        <w:left w:val="none" w:sz="0" w:space="0" w:color="auto"/>
        <w:bottom w:val="none" w:sz="0" w:space="0" w:color="auto"/>
        <w:right w:val="none" w:sz="0" w:space="0" w:color="auto"/>
      </w:divBdr>
    </w:div>
    <w:div w:id="1706830975">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530047">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7190">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1803402">
      <w:bodyDiv w:val="1"/>
      <w:marLeft w:val="0"/>
      <w:marRight w:val="0"/>
      <w:marTop w:val="0"/>
      <w:marBottom w:val="0"/>
      <w:divBdr>
        <w:top w:val="none" w:sz="0" w:space="0" w:color="auto"/>
        <w:left w:val="none" w:sz="0" w:space="0" w:color="auto"/>
        <w:bottom w:val="none" w:sz="0" w:space="0" w:color="auto"/>
        <w:right w:val="none" w:sz="0" w:space="0" w:color="auto"/>
      </w:divBdr>
    </w:div>
    <w:div w:id="1712077013">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682069">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469490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406">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207816">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19936399">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3212664">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676930">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055322">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6219698">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258115">
      <w:bodyDiv w:val="1"/>
      <w:marLeft w:val="0"/>
      <w:marRight w:val="0"/>
      <w:marTop w:val="0"/>
      <w:marBottom w:val="0"/>
      <w:divBdr>
        <w:top w:val="none" w:sz="0" w:space="0" w:color="auto"/>
        <w:left w:val="none" w:sz="0" w:space="0" w:color="auto"/>
        <w:bottom w:val="none" w:sz="0" w:space="0" w:color="auto"/>
        <w:right w:val="none" w:sz="0" w:space="0" w:color="auto"/>
      </w:divBdr>
    </w:div>
    <w:div w:id="1728450617">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29375342">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0684516">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3918229">
      <w:bodyDiv w:val="1"/>
      <w:marLeft w:val="0"/>
      <w:marRight w:val="0"/>
      <w:marTop w:val="0"/>
      <w:marBottom w:val="0"/>
      <w:divBdr>
        <w:top w:val="none" w:sz="0" w:space="0" w:color="auto"/>
        <w:left w:val="none" w:sz="0" w:space="0" w:color="auto"/>
        <w:bottom w:val="none" w:sz="0" w:space="0" w:color="auto"/>
        <w:right w:val="none" w:sz="0" w:space="0" w:color="auto"/>
      </w:divBdr>
    </w:div>
    <w:div w:id="1733962980">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469318">
      <w:bodyDiv w:val="1"/>
      <w:marLeft w:val="0"/>
      <w:marRight w:val="0"/>
      <w:marTop w:val="0"/>
      <w:marBottom w:val="0"/>
      <w:divBdr>
        <w:top w:val="none" w:sz="0" w:space="0" w:color="auto"/>
        <w:left w:val="none" w:sz="0" w:space="0" w:color="auto"/>
        <w:bottom w:val="none" w:sz="0" w:space="0" w:color="auto"/>
        <w:right w:val="none" w:sz="0" w:space="0" w:color="auto"/>
      </w:divBdr>
    </w:div>
    <w:div w:id="1735853018">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884517">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164649">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7820112">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3857">
      <w:bodyDiv w:val="1"/>
      <w:marLeft w:val="0"/>
      <w:marRight w:val="0"/>
      <w:marTop w:val="0"/>
      <w:marBottom w:val="0"/>
      <w:divBdr>
        <w:top w:val="none" w:sz="0" w:space="0" w:color="auto"/>
        <w:left w:val="none" w:sz="0" w:space="0" w:color="auto"/>
        <w:bottom w:val="none" w:sz="0" w:space="0" w:color="auto"/>
        <w:right w:val="none" w:sz="0" w:space="0" w:color="auto"/>
      </w:divBdr>
    </w:div>
    <w:div w:id="1738166424">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4845">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2831219">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3289337">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8109616">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534474">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124111">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6586567">
      <w:bodyDiv w:val="1"/>
      <w:marLeft w:val="0"/>
      <w:marRight w:val="0"/>
      <w:marTop w:val="0"/>
      <w:marBottom w:val="0"/>
      <w:divBdr>
        <w:top w:val="none" w:sz="0" w:space="0" w:color="auto"/>
        <w:left w:val="none" w:sz="0" w:space="0" w:color="auto"/>
        <w:bottom w:val="none" w:sz="0" w:space="0" w:color="auto"/>
        <w:right w:val="none" w:sz="0" w:space="0" w:color="auto"/>
      </w:divBdr>
    </w:div>
    <w:div w:id="1756587302">
      <w:bodyDiv w:val="1"/>
      <w:marLeft w:val="0"/>
      <w:marRight w:val="0"/>
      <w:marTop w:val="0"/>
      <w:marBottom w:val="0"/>
      <w:divBdr>
        <w:top w:val="none" w:sz="0" w:space="0" w:color="auto"/>
        <w:left w:val="none" w:sz="0" w:space="0" w:color="auto"/>
        <w:bottom w:val="none" w:sz="0" w:space="0" w:color="auto"/>
        <w:right w:val="none" w:sz="0" w:space="0" w:color="auto"/>
      </w:divBdr>
    </w:div>
    <w:div w:id="1756777425">
      <w:bodyDiv w:val="1"/>
      <w:marLeft w:val="0"/>
      <w:marRight w:val="0"/>
      <w:marTop w:val="0"/>
      <w:marBottom w:val="0"/>
      <w:divBdr>
        <w:top w:val="none" w:sz="0" w:space="0" w:color="auto"/>
        <w:left w:val="none" w:sz="0" w:space="0" w:color="auto"/>
        <w:bottom w:val="none" w:sz="0" w:space="0" w:color="auto"/>
        <w:right w:val="none" w:sz="0" w:space="0" w:color="auto"/>
      </w:divBdr>
    </w:div>
    <w:div w:id="1756970060">
      <w:bodyDiv w:val="1"/>
      <w:marLeft w:val="0"/>
      <w:marRight w:val="0"/>
      <w:marTop w:val="0"/>
      <w:marBottom w:val="0"/>
      <w:divBdr>
        <w:top w:val="none" w:sz="0" w:space="0" w:color="auto"/>
        <w:left w:val="none" w:sz="0" w:space="0" w:color="auto"/>
        <w:bottom w:val="none" w:sz="0" w:space="0" w:color="auto"/>
        <w:right w:val="none" w:sz="0" w:space="0" w:color="auto"/>
      </w:divBdr>
    </w:div>
    <w:div w:id="1757481112">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789811">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1363995">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454577">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304070">
      <w:bodyDiv w:val="1"/>
      <w:marLeft w:val="0"/>
      <w:marRight w:val="0"/>
      <w:marTop w:val="0"/>
      <w:marBottom w:val="0"/>
      <w:divBdr>
        <w:top w:val="none" w:sz="0" w:space="0" w:color="auto"/>
        <w:left w:val="none" w:sz="0" w:space="0" w:color="auto"/>
        <w:bottom w:val="none" w:sz="0" w:space="0" w:color="auto"/>
        <w:right w:val="none" w:sz="0" w:space="0" w:color="auto"/>
      </w:divBdr>
    </w:div>
    <w:div w:id="1764448364">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074352">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800710">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7993156">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8840734">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398862">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1392">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8326074">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05823">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06928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301781">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421410">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06388">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339849">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6732069">
      <w:bodyDiv w:val="1"/>
      <w:marLeft w:val="0"/>
      <w:marRight w:val="0"/>
      <w:marTop w:val="0"/>
      <w:marBottom w:val="0"/>
      <w:divBdr>
        <w:top w:val="none" w:sz="0" w:space="0" w:color="auto"/>
        <w:left w:val="none" w:sz="0" w:space="0" w:color="auto"/>
        <w:bottom w:val="none" w:sz="0" w:space="0" w:color="auto"/>
        <w:right w:val="none" w:sz="0" w:space="0" w:color="auto"/>
      </w:divBdr>
    </w:div>
    <w:div w:id="1786997310">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89808990">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1119522">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1777976">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327355">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710483">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7140119">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799758052">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861741">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481942">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26745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055281">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4174836">
      <w:bodyDiv w:val="1"/>
      <w:marLeft w:val="0"/>
      <w:marRight w:val="0"/>
      <w:marTop w:val="0"/>
      <w:marBottom w:val="0"/>
      <w:divBdr>
        <w:top w:val="none" w:sz="0" w:space="0" w:color="auto"/>
        <w:left w:val="none" w:sz="0" w:space="0" w:color="auto"/>
        <w:bottom w:val="none" w:sz="0" w:space="0" w:color="auto"/>
        <w:right w:val="none" w:sz="0" w:space="0" w:color="auto"/>
      </w:divBdr>
    </w:div>
    <w:div w:id="1814712260">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0657376">
      <w:bodyDiv w:val="1"/>
      <w:marLeft w:val="0"/>
      <w:marRight w:val="0"/>
      <w:marTop w:val="0"/>
      <w:marBottom w:val="0"/>
      <w:divBdr>
        <w:top w:val="none" w:sz="0" w:space="0" w:color="auto"/>
        <w:left w:val="none" w:sz="0" w:space="0" w:color="auto"/>
        <w:bottom w:val="none" w:sz="0" w:space="0" w:color="auto"/>
        <w:right w:val="none" w:sz="0" w:space="0" w:color="auto"/>
      </w:divBdr>
    </w:div>
    <w:div w:id="1820685744">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4813431">
      <w:bodyDiv w:val="1"/>
      <w:marLeft w:val="0"/>
      <w:marRight w:val="0"/>
      <w:marTop w:val="0"/>
      <w:marBottom w:val="0"/>
      <w:divBdr>
        <w:top w:val="none" w:sz="0" w:space="0" w:color="auto"/>
        <w:left w:val="none" w:sz="0" w:space="0" w:color="auto"/>
        <w:bottom w:val="none" w:sz="0" w:space="0" w:color="auto"/>
        <w:right w:val="none" w:sz="0" w:space="0" w:color="auto"/>
      </w:divBdr>
    </w:div>
    <w:div w:id="1824852538">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5580667">
      <w:bodyDiv w:val="1"/>
      <w:marLeft w:val="0"/>
      <w:marRight w:val="0"/>
      <w:marTop w:val="0"/>
      <w:marBottom w:val="0"/>
      <w:divBdr>
        <w:top w:val="none" w:sz="0" w:space="0" w:color="auto"/>
        <w:left w:val="none" w:sz="0" w:space="0" w:color="auto"/>
        <w:bottom w:val="none" w:sz="0" w:space="0" w:color="auto"/>
        <w:right w:val="none" w:sz="0" w:space="0" w:color="auto"/>
      </w:divBdr>
    </w:div>
    <w:div w:id="1825780764">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7623266">
      <w:bodyDiv w:val="1"/>
      <w:marLeft w:val="0"/>
      <w:marRight w:val="0"/>
      <w:marTop w:val="0"/>
      <w:marBottom w:val="0"/>
      <w:divBdr>
        <w:top w:val="none" w:sz="0" w:space="0" w:color="auto"/>
        <w:left w:val="none" w:sz="0" w:space="0" w:color="auto"/>
        <w:bottom w:val="none" w:sz="0" w:space="0" w:color="auto"/>
        <w:right w:val="none" w:sz="0" w:space="0" w:color="auto"/>
      </w:divBdr>
    </w:div>
    <w:div w:id="1828551501">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0439999">
      <w:bodyDiv w:val="1"/>
      <w:marLeft w:val="0"/>
      <w:marRight w:val="0"/>
      <w:marTop w:val="0"/>
      <w:marBottom w:val="0"/>
      <w:divBdr>
        <w:top w:val="none" w:sz="0" w:space="0" w:color="auto"/>
        <w:left w:val="none" w:sz="0" w:space="0" w:color="auto"/>
        <w:bottom w:val="none" w:sz="0" w:space="0" w:color="auto"/>
        <w:right w:val="none" w:sz="0" w:space="0" w:color="auto"/>
      </w:divBdr>
    </w:div>
    <w:div w:id="1830515824">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7363">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2867349">
      <w:bodyDiv w:val="1"/>
      <w:marLeft w:val="0"/>
      <w:marRight w:val="0"/>
      <w:marTop w:val="0"/>
      <w:marBottom w:val="0"/>
      <w:divBdr>
        <w:top w:val="none" w:sz="0" w:space="0" w:color="auto"/>
        <w:left w:val="none" w:sz="0" w:space="0" w:color="auto"/>
        <w:bottom w:val="none" w:sz="0" w:space="0" w:color="auto"/>
        <w:right w:val="none" w:sz="0" w:space="0" w:color="auto"/>
      </w:divBdr>
    </w:div>
    <w:div w:id="1833259332">
      <w:bodyDiv w:val="1"/>
      <w:marLeft w:val="0"/>
      <w:marRight w:val="0"/>
      <w:marTop w:val="0"/>
      <w:marBottom w:val="0"/>
      <w:divBdr>
        <w:top w:val="none" w:sz="0" w:space="0" w:color="auto"/>
        <w:left w:val="none" w:sz="0" w:space="0" w:color="auto"/>
        <w:bottom w:val="none" w:sz="0" w:space="0" w:color="auto"/>
        <w:right w:val="none" w:sz="0" w:space="0" w:color="auto"/>
      </w:divBdr>
    </w:div>
    <w:div w:id="1833446819">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802455">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6724415">
      <w:bodyDiv w:val="1"/>
      <w:marLeft w:val="0"/>
      <w:marRight w:val="0"/>
      <w:marTop w:val="0"/>
      <w:marBottom w:val="0"/>
      <w:divBdr>
        <w:top w:val="none" w:sz="0" w:space="0" w:color="auto"/>
        <w:left w:val="none" w:sz="0" w:space="0" w:color="auto"/>
        <w:bottom w:val="none" w:sz="0" w:space="0" w:color="auto"/>
        <w:right w:val="none" w:sz="0" w:space="0" w:color="auto"/>
      </w:divBdr>
    </w:div>
    <w:div w:id="1837183695">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38422068">
      <w:bodyDiv w:val="1"/>
      <w:marLeft w:val="0"/>
      <w:marRight w:val="0"/>
      <w:marTop w:val="0"/>
      <w:marBottom w:val="0"/>
      <w:divBdr>
        <w:top w:val="none" w:sz="0" w:space="0" w:color="auto"/>
        <w:left w:val="none" w:sz="0" w:space="0" w:color="auto"/>
        <w:bottom w:val="none" w:sz="0" w:space="0" w:color="auto"/>
        <w:right w:val="none" w:sz="0" w:space="0" w:color="auto"/>
      </w:divBdr>
    </w:div>
    <w:div w:id="1839609965">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389333">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132479">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49631670">
      <w:bodyDiv w:val="1"/>
      <w:marLeft w:val="0"/>
      <w:marRight w:val="0"/>
      <w:marTop w:val="0"/>
      <w:marBottom w:val="0"/>
      <w:divBdr>
        <w:top w:val="none" w:sz="0" w:space="0" w:color="auto"/>
        <w:left w:val="none" w:sz="0" w:space="0" w:color="auto"/>
        <w:bottom w:val="none" w:sz="0" w:space="0" w:color="auto"/>
        <w:right w:val="none" w:sz="0" w:space="0" w:color="auto"/>
      </w:divBdr>
    </w:div>
    <w:div w:id="1850096614">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874148">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1868889">
      <w:bodyDiv w:val="1"/>
      <w:marLeft w:val="0"/>
      <w:marRight w:val="0"/>
      <w:marTop w:val="0"/>
      <w:marBottom w:val="0"/>
      <w:divBdr>
        <w:top w:val="none" w:sz="0" w:space="0" w:color="auto"/>
        <w:left w:val="none" w:sz="0" w:space="0" w:color="auto"/>
        <w:bottom w:val="none" w:sz="0" w:space="0" w:color="auto"/>
        <w:right w:val="none" w:sz="0" w:space="0" w:color="auto"/>
      </w:divBdr>
    </w:div>
    <w:div w:id="1851874458">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2137503">
      <w:bodyDiv w:val="1"/>
      <w:marLeft w:val="0"/>
      <w:marRight w:val="0"/>
      <w:marTop w:val="0"/>
      <w:marBottom w:val="0"/>
      <w:divBdr>
        <w:top w:val="none" w:sz="0" w:space="0" w:color="auto"/>
        <w:left w:val="none" w:sz="0" w:space="0" w:color="auto"/>
        <w:bottom w:val="none" w:sz="0" w:space="0" w:color="auto"/>
        <w:right w:val="none" w:sz="0" w:space="0" w:color="auto"/>
      </w:divBdr>
    </w:div>
    <w:div w:id="1852452312">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41824">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066638">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141938">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20285">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442700">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02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598446">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0609684">
      <w:bodyDiv w:val="1"/>
      <w:marLeft w:val="0"/>
      <w:marRight w:val="0"/>
      <w:marTop w:val="0"/>
      <w:marBottom w:val="0"/>
      <w:divBdr>
        <w:top w:val="none" w:sz="0" w:space="0" w:color="auto"/>
        <w:left w:val="none" w:sz="0" w:space="0" w:color="auto"/>
        <w:bottom w:val="none" w:sz="0" w:space="0" w:color="auto"/>
        <w:right w:val="none" w:sz="0" w:space="0" w:color="auto"/>
      </w:divBdr>
    </w:div>
    <w:div w:id="1870679006">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527605">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078993">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7034881">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618965">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79170">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0896697">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053962">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711238">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6940025">
      <w:bodyDiv w:val="1"/>
      <w:marLeft w:val="0"/>
      <w:marRight w:val="0"/>
      <w:marTop w:val="0"/>
      <w:marBottom w:val="0"/>
      <w:divBdr>
        <w:top w:val="none" w:sz="0" w:space="0" w:color="auto"/>
        <w:left w:val="none" w:sz="0" w:space="0" w:color="auto"/>
        <w:bottom w:val="none" w:sz="0" w:space="0" w:color="auto"/>
        <w:right w:val="none" w:sz="0" w:space="0" w:color="auto"/>
      </w:divBdr>
    </w:div>
    <w:div w:id="1887133008">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7986048">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8957350">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682553">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530597">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268915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4471">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4392058">
      <w:bodyDiv w:val="1"/>
      <w:marLeft w:val="0"/>
      <w:marRight w:val="0"/>
      <w:marTop w:val="0"/>
      <w:marBottom w:val="0"/>
      <w:divBdr>
        <w:top w:val="none" w:sz="0" w:space="0" w:color="auto"/>
        <w:left w:val="none" w:sz="0" w:space="0" w:color="auto"/>
        <w:bottom w:val="none" w:sz="0" w:space="0" w:color="auto"/>
        <w:right w:val="none" w:sz="0" w:space="0" w:color="auto"/>
      </w:divBdr>
    </w:div>
    <w:div w:id="1895386045">
      <w:bodyDiv w:val="1"/>
      <w:marLeft w:val="0"/>
      <w:marRight w:val="0"/>
      <w:marTop w:val="0"/>
      <w:marBottom w:val="0"/>
      <w:divBdr>
        <w:top w:val="none" w:sz="0" w:space="0" w:color="auto"/>
        <w:left w:val="none" w:sz="0" w:space="0" w:color="auto"/>
        <w:bottom w:val="none" w:sz="0" w:space="0" w:color="auto"/>
        <w:right w:val="none" w:sz="0" w:space="0" w:color="auto"/>
      </w:divBdr>
    </w:div>
    <w:div w:id="1895461061">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351996">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778796">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3056703">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363583">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3983921">
      <w:bodyDiv w:val="1"/>
      <w:marLeft w:val="0"/>
      <w:marRight w:val="0"/>
      <w:marTop w:val="0"/>
      <w:marBottom w:val="0"/>
      <w:divBdr>
        <w:top w:val="none" w:sz="0" w:space="0" w:color="auto"/>
        <w:left w:val="none" w:sz="0" w:space="0" w:color="auto"/>
        <w:bottom w:val="none" w:sz="0" w:space="0" w:color="auto"/>
        <w:right w:val="none" w:sz="0" w:space="0" w:color="auto"/>
      </w:divBdr>
    </w:div>
    <w:div w:id="1904021444">
      <w:bodyDiv w:val="1"/>
      <w:marLeft w:val="0"/>
      <w:marRight w:val="0"/>
      <w:marTop w:val="0"/>
      <w:marBottom w:val="0"/>
      <w:divBdr>
        <w:top w:val="none" w:sz="0" w:space="0" w:color="auto"/>
        <w:left w:val="none" w:sz="0" w:space="0" w:color="auto"/>
        <w:bottom w:val="none" w:sz="0" w:space="0" w:color="auto"/>
        <w:right w:val="none" w:sz="0" w:space="0" w:color="auto"/>
      </w:divBdr>
    </w:div>
    <w:div w:id="1904022935">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5287900">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345668">
      <w:bodyDiv w:val="1"/>
      <w:marLeft w:val="0"/>
      <w:marRight w:val="0"/>
      <w:marTop w:val="0"/>
      <w:marBottom w:val="0"/>
      <w:divBdr>
        <w:top w:val="none" w:sz="0" w:space="0" w:color="auto"/>
        <w:left w:val="none" w:sz="0" w:space="0" w:color="auto"/>
        <w:bottom w:val="none" w:sz="0" w:space="0" w:color="auto"/>
        <w:right w:val="none" w:sz="0" w:space="0" w:color="auto"/>
      </w:divBdr>
    </w:div>
    <w:div w:id="1908564342">
      <w:bodyDiv w:val="1"/>
      <w:marLeft w:val="0"/>
      <w:marRight w:val="0"/>
      <w:marTop w:val="0"/>
      <w:marBottom w:val="0"/>
      <w:divBdr>
        <w:top w:val="none" w:sz="0" w:space="0" w:color="auto"/>
        <w:left w:val="none" w:sz="0" w:space="0" w:color="auto"/>
        <w:bottom w:val="none" w:sz="0" w:space="0" w:color="auto"/>
        <w:right w:val="none" w:sz="0" w:space="0" w:color="auto"/>
      </w:divBdr>
    </w:div>
    <w:div w:id="1908831827">
      <w:bodyDiv w:val="1"/>
      <w:marLeft w:val="0"/>
      <w:marRight w:val="0"/>
      <w:marTop w:val="0"/>
      <w:marBottom w:val="0"/>
      <w:divBdr>
        <w:top w:val="none" w:sz="0" w:space="0" w:color="auto"/>
        <w:left w:val="none" w:sz="0" w:space="0" w:color="auto"/>
        <w:bottom w:val="none" w:sz="0" w:space="0" w:color="auto"/>
        <w:right w:val="none" w:sz="0" w:space="0" w:color="auto"/>
      </w:divBdr>
    </w:div>
    <w:div w:id="1908875057">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09028100">
      <w:bodyDiv w:val="1"/>
      <w:marLeft w:val="0"/>
      <w:marRight w:val="0"/>
      <w:marTop w:val="0"/>
      <w:marBottom w:val="0"/>
      <w:divBdr>
        <w:top w:val="none" w:sz="0" w:space="0" w:color="auto"/>
        <w:left w:val="none" w:sz="0" w:space="0" w:color="auto"/>
        <w:bottom w:val="none" w:sz="0" w:space="0" w:color="auto"/>
        <w:right w:val="none" w:sz="0" w:space="0" w:color="auto"/>
      </w:divBdr>
    </w:div>
    <w:div w:id="1909415447">
      <w:bodyDiv w:val="1"/>
      <w:marLeft w:val="0"/>
      <w:marRight w:val="0"/>
      <w:marTop w:val="0"/>
      <w:marBottom w:val="0"/>
      <w:divBdr>
        <w:top w:val="none" w:sz="0" w:space="0" w:color="auto"/>
        <w:left w:val="none" w:sz="0" w:space="0" w:color="auto"/>
        <w:bottom w:val="none" w:sz="0" w:space="0" w:color="auto"/>
        <w:right w:val="none" w:sz="0" w:space="0" w:color="auto"/>
      </w:divBdr>
    </w:div>
    <w:div w:id="1909612451">
      <w:bodyDiv w:val="1"/>
      <w:marLeft w:val="0"/>
      <w:marRight w:val="0"/>
      <w:marTop w:val="0"/>
      <w:marBottom w:val="0"/>
      <w:divBdr>
        <w:top w:val="none" w:sz="0" w:space="0" w:color="auto"/>
        <w:left w:val="none" w:sz="0" w:space="0" w:color="auto"/>
        <w:bottom w:val="none" w:sz="0" w:space="0" w:color="auto"/>
        <w:right w:val="none" w:sz="0" w:space="0" w:color="auto"/>
      </w:divBdr>
    </w:div>
    <w:div w:id="1910074362">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659206">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147">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124898">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19535">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289798">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482687">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056934">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313665">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1965550">
      <w:bodyDiv w:val="1"/>
      <w:marLeft w:val="0"/>
      <w:marRight w:val="0"/>
      <w:marTop w:val="0"/>
      <w:marBottom w:val="0"/>
      <w:divBdr>
        <w:top w:val="none" w:sz="0" w:space="0" w:color="auto"/>
        <w:left w:val="none" w:sz="0" w:space="0" w:color="auto"/>
        <w:bottom w:val="none" w:sz="0" w:space="0" w:color="auto"/>
        <w:right w:val="none" w:sz="0" w:space="0" w:color="auto"/>
      </w:divBdr>
    </w:div>
    <w:div w:id="1932353482">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2855995">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4167912">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5629606">
      <w:bodyDiv w:val="1"/>
      <w:marLeft w:val="0"/>
      <w:marRight w:val="0"/>
      <w:marTop w:val="0"/>
      <w:marBottom w:val="0"/>
      <w:divBdr>
        <w:top w:val="none" w:sz="0" w:space="0" w:color="auto"/>
        <w:left w:val="none" w:sz="0" w:space="0" w:color="auto"/>
        <w:bottom w:val="none" w:sz="0" w:space="0" w:color="auto"/>
        <w:right w:val="none" w:sz="0" w:space="0" w:color="auto"/>
      </w:divBdr>
    </w:div>
    <w:div w:id="1935819781">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4762">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7711327">
      <w:bodyDiv w:val="1"/>
      <w:marLeft w:val="0"/>
      <w:marRight w:val="0"/>
      <w:marTop w:val="0"/>
      <w:marBottom w:val="0"/>
      <w:divBdr>
        <w:top w:val="none" w:sz="0" w:space="0" w:color="auto"/>
        <w:left w:val="none" w:sz="0" w:space="0" w:color="auto"/>
        <w:bottom w:val="none" w:sz="0" w:space="0" w:color="auto"/>
        <w:right w:val="none" w:sz="0" w:space="0" w:color="auto"/>
      </w:divBdr>
    </w:div>
    <w:div w:id="1938059243">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1137806">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7975">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6502490">
      <w:bodyDiv w:val="1"/>
      <w:marLeft w:val="0"/>
      <w:marRight w:val="0"/>
      <w:marTop w:val="0"/>
      <w:marBottom w:val="0"/>
      <w:divBdr>
        <w:top w:val="none" w:sz="0" w:space="0" w:color="auto"/>
        <w:left w:val="none" w:sz="0" w:space="0" w:color="auto"/>
        <w:bottom w:val="none" w:sz="0" w:space="0" w:color="auto"/>
        <w:right w:val="none" w:sz="0" w:space="0" w:color="auto"/>
      </w:divBdr>
    </w:div>
    <w:div w:id="1946963316">
      <w:bodyDiv w:val="1"/>
      <w:marLeft w:val="0"/>
      <w:marRight w:val="0"/>
      <w:marTop w:val="0"/>
      <w:marBottom w:val="0"/>
      <w:divBdr>
        <w:top w:val="none" w:sz="0" w:space="0" w:color="auto"/>
        <w:left w:val="none" w:sz="0" w:space="0" w:color="auto"/>
        <w:bottom w:val="none" w:sz="0" w:space="0" w:color="auto"/>
        <w:right w:val="none" w:sz="0" w:space="0" w:color="auto"/>
      </w:divBdr>
    </w:div>
    <w:div w:id="1947417380">
      <w:bodyDiv w:val="1"/>
      <w:marLeft w:val="0"/>
      <w:marRight w:val="0"/>
      <w:marTop w:val="0"/>
      <w:marBottom w:val="0"/>
      <w:divBdr>
        <w:top w:val="none" w:sz="0" w:space="0" w:color="auto"/>
        <w:left w:val="none" w:sz="0" w:space="0" w:color="auto"/>
        <w:bottom w:val="none" w:sz="0" w:space="0" w:color="auto"/>
        <w:right w:val="none" w:sz="0" w:space="0" w:color="auto"/>
      </w:divBdr>
    </w:div>
    <w:div w:id="1947495950">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50232721">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1352518">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3970762">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5865225">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22211">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6981329">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236">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26282">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0794067">
      <w:bodyDiv w:val="1"/>
      <w:marLeft w:val="0"/>
      <w:marRight w:val="0"/>
      <w:marTop w:val="0"/>
      <w:marBottom w:val="0"/>
      <w:divBdr>
        <w:top w:val="none" w:sz="0" w:space="0" w:color="auto"/>
        <w:left w:val="none" w:sz="0" w:space="0" w:color="auto"/>
        <w:bottom w:val="none" w:sz="0" w:space="0" w:color="auto"/>
        <w:right w:val="none" w:sz="0" w:space="0" w:color="auto"/>
      </w:divBdr>
    </w:div>
    <w:div w:id="1960992104">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577543">
      <w:bodyDiv w:val="1"/>
      <w:marLeft w:val="0"/>
      <w:marRight w:val="0"/>
      <w:marTop w:val="0"/>
      <w:marBottom w:val="0"/>
      <w:divBdr>
        <w:top w:val="none" w:sz="0" w:space="0" w:color="auto"/>
        <w:left w:val="none" w:sz="0" w:space="0" w:color="auto"/>
        <w:bottom w:val="none" w:sz="0" w:space="0" w:color="auto"/>
        <w:right w:val="none" w:sz="0" w:space="0" w:color="auto"/>
      </w:divBdr>
    </w:div>
    <w:div w:id="1964723551">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5841087">
      <w:bodyDiv w:val="1"/>
      <w:marLeft w:val="0"/>
      <w:marRight w:val="0"/>
      <w:marTop w:val="0"/>
      <w:marBottom w:val="0"/>
      <w:divBdr>
        <w:top w:val="none" w:sz="0" w:space="0" w:color="auto"/>
        <w:left w:val="none" w:sz="0" w:space="0" w:color="auto"/>
        <w:bottom w:val="none" w:sz="0" w:space="0" w:color="auto"/>
        <w:right w:val="none" w:sz="0" w:space="0" w:color="auto"/>
      </w:divBdr>
    </w:div>
    <w:div w:id="1965843546">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543048">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2896">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431912">
      <w:bodyDiv w:val="1"/>
      <w:marLeft w:val="0"/>
      <w:marRight w:val="0"/>
      <w:marTop w:val="0"/>
      <w:marBottom w:val="0"/>
      <w:divBdr>
        <w:top w:val="none" w:sz="0" w:space="0" w:color="auto"/>
        <w:left w:val="none" w:sz="0" w:space="0" w:color="auto"/>
        <w:bottom w:val="none" w:sz="0" w:space="0" w:color="auto"/>
        <w:right w:val="none" w:sz="0" w:space="0" w:color="auto"/>
      </w:divBdr>
    </w:div>
    <w:div w:id="1969705571">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085223">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00659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245316">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17840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5106">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1573185">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4039242">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31232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03825">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5622943">
      <w:bodyDiv w:val="1"/>
      <w:marLeft w:val="0"/>
      <w:marRight w:val="0"/>
      <w:marTop w:val="0"/>
      <w:marBottom w:val="0"/>
      <w:divBdr>
        <w:top w:val="none" w:sz="0" w:space="0" w:color="auto"/>
        <w:left w:val="none" w:sz="0" w:space="0" w:color="auto"/>
        <w:bottom w:val="none" w:sz="0" w:space="0" w:color="auto"/>
        <w:right w:val="none" w:sz="0" w:space="0" w:color="auto"/>
      </w:divBdr>
    </w:div>
    <w:div w:id="1986200408">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311988">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2831481">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13609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136308">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6957465">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335883">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266472">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1999918628">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19434">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2922035">
      <w:bodyDiv w:val="1"/>
      <w:marLeft w:val="0"/>
      <w:marRight w:val="0"/>
      <w:marTop w:val="0"/>
      <w:marBottom w:val="0"/>
      <w:divBdr>
        <w:top w:val="none" w:sz="0" w:space="0" w:color="auto"/>
        <w:left w:val="none" w:sz="0" w:space="0" w:color="auto"/>
        <w:bottom w:val="none" w:sz="0" w:space="0" w:color="auto"/>
        <w:right w:val="none" w:sz="0" w:space="0" w:color="auto"/>
      </w:divBdr>
    </w:div>
    <w:div w:id="2003310824">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476644">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178688">
      <w:bodyDiv w:val="1"/>
      <w:marLeft w:val="0"/>
      <w:marRight w:val="0"/>
      <w:marTop w:val="0"/>
      <w:marBottom w:val="0"/>
      <w:divBdr>
        <w:top w:val="none" w:sz="0" w:space="0" w:color="auto"/>
        <w:left w:val="none" w:sz="0" w:space="0" w:color="auto"/>
        <w:bottom w:val="none" w:sz="0" w:space="0" w:color="auto"/>
        <w:right w:val="none" w:sz="0" w:space="0" w:color="auto"/>
      </w:divBdr>
    </w:div>
    <w:div w:id="2011325948">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368256">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5067194">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2438">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885528">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21015">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1991745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201473">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8927">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0829">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781793">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210950">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8481398">
      <w:bodyDiv w:val="1"/>
      <w:marLeft w:val="0"/>
      <w:marRight w:val="0"/>
      <w:marTop w:val="0"/>
      <w:marBottom w:val="0"/>
      <w:divBdr>
        <w:top w:val="none" w:sz="0" w:space="0" w:color="auto"/>
        <w:left w:val="none" w:sz="0" w:space="0" w:color="auto"/>
        <w:bottom w:val="none" w:sz="0" w:space="0" w:color="auto"/>
        <w:right w:val="none" w:sz="0" w:space="0" w:color="auto"/>
      </w:divBdr>
    </w:div>
    <w:div w:id="2029091857">
      <w:bodyDiv w:val="1"/>
      <w:marLeft w:val="0"/>
      <w:marRight w:val="0"/>
      <w:marTop w:val="0"/>
      <w:marBottom w:val="0"/>
      <w:divBdr>
        <w:top w:val="none" w:sz="0" w:space="0" w:color="auto"/>
        <w:left w:val="none" w:sz="0" w:space="0" w:color="auto"/>
        <w:bottom w:val="none" w:sz="0" w:space="0" w:color="auto"/>
        <w:right w:val="none" w:sz="0" w:space="0" w:color="auto"/>
      </w:divBdr>
    </w:div>
    <w:div w:id="2029210803">
      <w:bodyDiv w:val="1"/>
      <w:marLeft w:val="0"/>
      <w:marRight w:val="0"/>
      <w:marTop w:val="0"/>
      <w:marBottom w:val="0"/>
      <w:divBdr>
        <w:top w:val="none" w:sz="0" w:space="0" w:color="auto"/>
        <w:left w:val="none" w:sz="0" w:space="0" w:color="auto"/>
        <w:bottom w:val="none" w:sz="0" w:space="0" w:color="auto"/>
        <w:right w:val="none" w:sz="0" w:space="0" w:color="auto"/>
      </w:divBdr>
    </w:div>
    <w:div w:id="2029476802">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1103354">
      <w:bodyDiv w:val="1"/>
      <w:marLeft w:val="0"/>
      <w:marRight w:val="0"/>
      <w:marTop w:val="0"/>
      <w:marBottom w:val="0"/>
      <w:divBdr>
        <w:top w:val="none" w:sz="0" w:space="0" w:color="auto"/>
        <w:left w:val="none" w:sz="0" w:space="0" w:color="auto"/>
        <w:bottom w:val="none" w:sz="0" w:space="0" w:color="auto"/>
        <w:right w:val="none" w:sz="0" w:space="0" w:color="auto"/>
      </w:divBdr>
    </w:div>
    <w:div w:id="2031249629">
      <w:bodyDiv w:val="1"/>
      <w:marLeft w:val="0"/>
      <w:marRight w:val="0"/>
      <w:marTop w:val="0"/>
      <w:marBottom w:val="0"/>
      <w:divBdr>
        <w:top w:val="none" w:sz="0" w:space="0" w:color="auto"/>
        <w:left w:val="none" w:sz="0" w:space="0" w:color="auto"/>
        <w:bottom w:val="none" w:sz="0" w:space="0" w:color="auto"/>
        <w:right w:val="none" w:sz="0" w:space="0" w:color="auto"/>
      </w:divBdr>
    </w:div>
    <w:div w:id="2031562425">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069029">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4649180">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6149062">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081744">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0471704">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2513976">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7632753">
      <w:bodyDiv w:val="1"/>
      <w:marLeft w:val="0"/>
      <w:marRight w:val="0"/>
      <w:marTop w:val="0"/>
      <w:marBottom w:val="0"/>
      <w:divBdr>
        <w:top w:val="none" w:sz="0" w:space="0" w:color="auto"/>
        <w:left w:val="none" w:sz="0" w:space="0" w:color="auto"/>
        <w:bottom w:val="none" w:sz="0" w:space="0" w:color="auto"/>
        <w:right w:val="none" w:sz="0" w:space="0" w:color="auto"/>
      </w:divBdr>
    </w:div>
    <w:div w:id="2048485285">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794022">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05601">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033171">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4188036">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0785210">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629948">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477871">
      <w:bodyDiv w:val="1"/>
      <w:marLeft w:val="0"/>
      <w:marRight w:val="0"/>
      <w:marTop w:val="0"/>
      <w:marBottom w:val="0"/>
      <w:divBdr>
        <w:top w:val="none" w:sz="0" w:space="0" w:color="auto"/>
        <w:left w:val="none" w:sz="0" w:space="0" w:color="auto"/>
        <w:bottom w:val="none" w:sz="0" w:space="0" w:color="auto"/>
        <w:right w:val="none" w:sz="0" w:space="0" w:color="auto"/>
      </w:divBdr>
    </w:div>
    <w:div w:id="2064592770">
      <w:bodyDiv w:val="1"/>
      <w:marLeft w:val="0"/>
      <w:marRight w:val="0"/>
      <w:marTop w:val="0"/>
      <w:marBottom w:val="0"/>
      <w:divBdr>
        <w:top w:val="none" w:sz="0" w:space="0" w:color="auto"/>
        <w:left w:val="none" w:sz="0" w:space="0" w:color="auto"/>
        <w:bottom w:val="none" w:sz="0" w:space="0" w:color="auto"/>
        <w:right w:val="none" w:sz="0" w:space="0" w:color="auto"/>
      </w:divBdr>
    </w:div>
    <w:div w:id="2064677162">
      <w:bodyDiv w:val="1"/>
      <w:marLeft w:val="0"/>
      <w:marRight w:val="0"/>
      <w:marTop w:val="0"/>
      <w:marBottom w:val="0"/>
      <w:divBdr>
        <w:top w:val="none" w:sz="0" w:space="0" w:color="auto"/>
        <w:left w:val="none" w:sz="0" w:space="0" w:color="auto"/>
        <w:bottom w:val="none" w:sz="0" w:space="0" w:color="auto"/>
        <w:right w:val="none" w:sz="0" w:space="0" w:color="auto"/>
      </w:divBdr>
    </w:div>
    <w:div w:id="2064940053">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6736">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56709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1342515">
      <w:bodyDiv w:val="1"/>
      <w:marLeft w:val="0"/>
      <w:marRight w:val="0"/>
      <w:marTop w:val="0"/>
      <w:marBottom w:val="0"/>
      <w:divBdr>
        <w:top w:val="none" w:sz="0" w:space="0" w:color="auto"/>
        <w:left w:val="none" w:sz="0" w:space="0" w:color="auto"/>
        <w:bottom w:val="none" w:sz="0" w:space="0" w:color="auto"/>
        <w:right w:val="none" w:sz="0" w:space="0" w:color="auto"/>
      </w:divBdr>
    </w:div>
    <w:div w:id="2073305403">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79403143">
      <w:bodyDiv w:val="1"/>
      <w:marLeft w:val="0"/>
      <w:marRight w:val="0"/>
      <w:marTop w:val="0"/>
      <w:marBottom w:val="0"/>
      <w:divBdr>
        <w:top w:val="none" w:sz="0" w:space="0" w:color="auto"/>
        <w:left w:val="none" w:sz="0" w:space="0" w:color="auto"/>
        <w:bottom w:val="none" w:sz="0" w:space="0" w:color="auto"/>
        <w:right w:val="none" w:sz="0" w:space="0" w:color="auto"/>
      </w:divBdr>
    </w:div>
    <w:div w:id="2079941808">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34167">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5452290">
      <w:bodyDiv w:val="1"/>
      <w:marLeft w:val="0"/>
      <w:marRight w:val="0"/>
      <w:marTop w:val="0"/>
      <w:marBottom w:val="0"/>
      <w:divBdr>
        <w:top w:val="none" w:sz="0" w:space="0" w:color="auto"/>
        <w:left w:val="none" w:sz="0" w:space="0" w:color="auto"/>
        <w:bottom w:val="none" w:sz="0" w:space="0" w:color="auto"/>
        <w:right w:val="none" w:sz="0" w:space="0" w:color="auto"/>
      </w:divBdr>
    </w:div>
    <w:div w:id="2085452581">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490286">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112039">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915184">
      <w:bodyDiv w:val="1"/>
      <w:marLeft w:val="0"/>
      <w:marRight w:val="0"/>
      <w:marTop w:val="0"/>
      <w:marBottom w:val="0"/>
      <w:divBdr>
        <w:top w:val="none" w:sz="0" w:space="0" w:color="auto"/>
        <w:left w:val="none" w:sz="0" w:space="0" w:color="auto"/>
        <w:bottom w:val="none" w:sz="0" w:space="0" w:color="auto"/>
        <w:right w:val="none" w:sz="0" w:space="0" w:color="auto"/>
      </w:divBdr>
    </w:div>
    <w:div w:id="2088922118">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380274">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152822">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193875">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5273875">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408">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8819255">
      <w:bodyDiv w:val="1"/>
      <w:marLeft w:val="0"/>
      <w:marRight w:val="0"/>
      <w:marTop w:val="0"/>
      <w:marBottom w:val="0"/>
      <w:divBdr>
        <w:top w:val="none" w:sz="0" w:space="0" w:color="auto"/>
        <w:left w:val="none" w:sz="0" w:space="0" w:color="auto"/>
        <w:bottom w:val="none" w:sz="0" w:space="0" w:color="auto"/>
        <w:right w:val="none" w:sz="0" w:space="0" w:color="auto"/>
      </w:divBdr>
    </w:div>
    <w:div w:id="2098866683">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327777">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2215109">
      <w:bodyDiv w:val="1"/>
      <w:marLeft w:val="0"/>
      <w:marRight w:val="0"/>
      <w:marTop w:val="0"/>
      <w:marBottom w:val="0"/>
      <w:divBdr>
        <w:top w:val="none" w:sz="0" w:space="0" w:color="auto"/>
        <w:left w:val="none" w:sz="0" w:space="0" w:color="auto"/>
        <w:bottom w:val="none" w:sz="0" w:space="0" w:color="auto"/>
        <w:right w:val="none" w:sz="0" w:space="0" w:color="auto"/>
      </w:divBdr>
    </w:div>
    <w:div w:id="2102869493">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303062">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344173">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462498">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1779275">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4593255">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8400152">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19787032">
      <w:bodyDiv w:val="1"/>
      <w:marLeft w:val="0"/>
      <w:marRight w:val="0"/>
      <w:marTop w:val="0"/>
      <w:marBottom w:val="0"/>
      <w:divBdr>
        <w:top w:val="none" w:sz="0" w:space="0" w:color="auto"/>
        <w:left w:val="none" w:sz="0" w:space="0" w:color="auto"/>
        <w:bottom w:val="none" w:sz="0" w:space="0" w:color="auto"/>
        <w:right w:val="none" w:sz="0" w:space="0" w:color="auto"/>
      </w:divBdr>
    </w:div>
    <w:div w:id="2120181659">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09913">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0761441">
      <w:bodyDiv w:val="1"/>
      <w:marLeft w:val="0"/>
      <w:marRight w:val="0"/>
      <w:marTop w:val="0"/>
      <w:marBottom w:val="0"/>
      <w:divBdr>
        <w:top w:val="none" w:sz="0" w:space="0" w:color="auto"/>
        <w:left w:val="none" w:sz="0" w:space="0" w:color="auto"/>
        <w:bottom w:val="none" w:sz="0" w:space="0" w:color="auto"/>
        <w:right w:val="none" w:sz="0" w:space="0" w:color="auto"/>
      </w:divBdr>
    </w:div>
    <w:div w:id="2121141756">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4766083">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296815">
      <w:bodyDiv w:val="1"/>
      <w:marLeft w:val="0"/>
      <w:marRight w:val="0"/>
      <w:marTop w:val="0"/>
      <w:marBottom w:val="0"/>
      <w:divBdr>
        <w:top w:val="none" w:sz="0" w:space="0" w:color="auto"/>
        <w:left w:val="none" w:sz="0" w:space="0" w:color="auto"/>
        <w:bottom w:val="none" w:sz="0" w:space="0" w:color="auto"/>
        <w:right w:val="none" w:sz="0" w:space="0" w:color="auto"/>
      </w:divBdr>
    </w:div>
    <w:div w:id="2125491481">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845985">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547911">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2389">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437271">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680611">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296708">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1990713">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114007">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4810672">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 w:id="21473554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16" Type="http://schemas.openxmlformats.org/officeDocument/2006/relationships/header" Target="header1.xml"/><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image" Target="media/image46.png"/><Relationship Id="rId74" Type="http://schemas.openxmlformats.org/officeDocument/2006/relationships/footer" Target="footer6.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footer" Target="footer3.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jpeg"/><Relationship Id="rId69" Type="http://schemas.openxmlformats.org/officeDocument/2006/relationships/image" Target="media/image49.png"/><Relationship Id="rId77" Type="http://schemas.microsoft.com/office/2011/relationships/people" Target="people.xml"/><Relationship Id="rId8" Type="http://schemas.openxmlformats.org/officeDocument/2006/relationships/comments" Target="comments.xml"/><Relationship Id="rId51" Type="http://schemas.openxmlformats.org/officeDocument/2006/relationships/image" Target="media/image31.png"/><Relationship Id="rId72" Type="http://schemas.openxmlformats.org/officeDocument/2006/relationships/image" Target="media/image52.png"/><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microsoft.com/office/2016/09/relationships/commentsIds" Target="commentsIds.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glossaryDocument" Target="glossary/document.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mailto:caglar.akman@metu.edu.tr" TargetMode="External"/><Relationship Id="rId18" Type="http://schemas.openxmlformats.org/officeDocument/2006/relationships/footer" Target="footer2.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06DB"/>
    <w:rsid w:val="001024C5"/>
    <w:rsid w:val="00106D7E"/>
    <w:rsid w:val="00110E62"/>
    <w:rsid w:val="00116772"/>
    <w:rsid w:val="00117FC1"/>
    <w:rsid w:val="0012186C"/>
    <w:rsid w:val="00121DF5"/>
    <w:rsid w:val="0012234D"/>
    <w:rsid w:val="00133702"/>
    <w:rsid w:val="00134552"/>
    <w:rsid w:val="00141A20"/>
    <w:rsid w:val="00144475"/>
    <w:rsid w:val="00144C52"/>
    <w:rsid w:val="0014799F"/>
    <w:rsid w:val="00155F65"/>
    <w:rsid w:val="001575DC"/>
    <w:rsid w:val="00162A49"/>
    <w:rsid w:val="0017119D"/>
    <w:rsid w:val="0017281C"/>
    <w:rsid w:val="001752EF"/>
    <w:rsid w:val="0017667B"/>
    <w:rsid w:val="001816AC"/>
    <w:rsid w:val="00184587"/>
    <w:rsid w:val="00185019"/>
    <w:rsid w:val="00187B30"/>
    <w:rsid w:val="00191D52"/>
    <w:rsid w:val="00197D06"/>
    <w:rsid w:val="001B15E6"/>
    <w:rsid w:val="001B29DC"/>
    <w:rsid w:val="001B43DA"/>
    <w:rsid w:val="001C412F"/>
    <w:rsid w:val="001C47A3"/>
    <w:rsid w:val="001C5175"/>
    <w:rsid w:val="001C6E2E"/>
    <w:rsid w:val="001D1432"/>
    <w:rsid w:val="001D2CD3"/>
    <w:rsid w:val="001D6547"/>
    <w:rsid w:val="001E44BD"/>
    <w:rsid w:val="001F37B3"/>
    <w:rsid w:val="00210345"/>
    <w:rsid w:val="0021379A"/>
    <w:rsid w:val="002148BE"/>
    <w:rsid w:val="00215EF3"/>
    <w:rsid w:val="002222CE"/>
    <w:rsid w:val="00223923"/>
    <w:rsid w:val="00226996"/>
    <w:rsid w:val="00226F43"/>
    <w:rsid w:val="00227A89"/>
    <w:rsid w:val="00237C17"/>
    <w:rsid w:val="00247F17"/>
    <w:rsid w:val="00257CD5"/>
    <w:rsid w:val="00260F7D"/>
    <w:rsid w:val="00261DBA"/>
    <w:rsid w:val="00263C54"/>
    <w:rsid w:val="00265947"/>
    <w:rsid w:val="002672A5"/>
    <w:rsid w:val="00275581"/>
    <w:rsid w:val="002758DF"/>
    <w:rsid w:val="00276E54"/>
    <w:rsid w:val="00292E1A"/>
    <w:rsid w:val="002933EA"/>
    <w:rsid w:val="002A3424"/>
    <w:rsid w:val="002A3C3E"/>
    <w:rsid w:val="002B132E"/>
    <w:rsid w:val="002C6BD4"/>
    <w:rsid w:val="002D5F41"/>
    <w:rsid w:val="002E2DC5"/>
    <w:rsid w:val="002F0DAB"/>
    <w:rsid w:val="002F1D95"/>
    <w:rsid w:val="0030698A"/>
    <w:rsid w:val="00321BFC"/>
    <w:rsid w:val="0032388D"/>
    <w:rsid w:val="00340BD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E47FF"/>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63FDB"/>
    <w:rsid w:val="004728FD"/>
    <w:rsid w:val="00474680"/>
    <w:rsid w:val="00475935"/>
    <w:rsid w:val="00476F12"/>
    <w:rsid w:val="0047778D"/>
    <w:rsid w:val="00485E4F"/>
    <w:rsid w:val="0048679F"/>
    <w:rsid w:val="00486DAC"/>
    <w:rsid w:val="004876F1"/>
    <w:rsid w:val="00494FD2"/>
    <w:rsid w:val="00495F3B"/>
    <w:rsid w:val="00496790"/>
    <w:rsid w:val="004A009A"/>
    <w:rsid w:val="004A22C6"/>
    <w:rsid w:val="004A7E93"/>
    <w:rsid w:val="004C0831"/>
    <w:rsid w:val="004C3665"/>
    <w:rsid w:val="004C6F2B"/>
    <w:rsid w:val="004C7DB0"/>
    <w:rsid w:val="004D1CAB"/>
    <w:rsid w:val="004E15D3"/>
    <w:rsid w:val="004E4124"/>
    <w:rsid w:val="004F0723"/>
    <w:rsid w:val="005016AD"/>
    <w:rsid w:val="00517695"/>
    <w:rsid w:val="00521F15"/>
    <w:rsid w:val="00522B94"/>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547"/>
    <w:rsid w:val="005E7DD1"/>
    <w:rsid w:val="005F343E"/>
    <w:rsid w:val="005F4133"/>
    <w:rsid w:val="005F7B15"/>
    <w:rsid w:val="006026F3"/>
    <w:rsid w:val="00604CFC"/>
    <w:rsid w:val="006067D3"/>
    <w:rsid w:val="00613275"/>
    <w:rsid w:val="0062126A"/>
    <w:rsid w:val="0062136E"/>
    <w:rsid w:val="00623C32"/>
    <w:rsid w:val="0063304E"/>
    <w:rsid w:val="00644C03"/>
    <w:rsid w:val="00645321"/>
    <w:rsid w:val="00645931"/>
    <w:rsid w:val="006509BD"/>
    <w:rsid w:val="00656179"/>
    <w:rsid w:val="00671648"/>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664B"/>
    <w:rsid w:val="00797543"/>
    <w:rsid w:val="007A0806"/>
    <w:rsid w:val="007C1F94"/>
    <w:rsid w:val="007C43F2"/>
    <w:rsid w:val="007C6E82"/>
    <w:rsid w:val="007D6132"/>
    <w:rsid w:val="007E0047"/>
    <w:rsid w:val="007E352C"/>
    <w:rsid w:val="007F19A7"/>
    <w:rsid w:val="007F448B"/>
    <w:rsid w:val="00830F4E"/>
    <w:rsid w:val="00850B86"/>
    <w:rsid w:val="00855CCB"/>
    <w:rsid w:val="00857729"/>
    <w:rsid w:val="0086272D"/>
    <w:rsid w:val="008640D7"/>
    <w:rsid w:val="008704DA"/>
    <w:rsid w:val="00891D94"/>
    <w:rsid w:val="008921BD"/>
    <w:rsid w:val="008B07A8"/>
    <w:rsid w:val="008B2532"/>
    <w:rsid w:val="008B35CE"/>
    <w:rsid w:val="008C0C8B"/>
    <w:rsid w:val="008D1514"/>
    <w:rsid w:val="008D164D"/>
    <w:rsid w:val="008D5CA8"/>
    <w:rsid w:val="00904ED1"/>
    <w:rsid w:val="009074F8"/>
    <w:rsid w:val="00911FED"/>
    <w:rsid w:val="00924679"/>
    <w:rsid w:val="00925C90"/>
    <w:rsid w:val="0092627B"/>
    <w:rsid w:val="00927E91"/>
    <w:rsid w:val="0093409E"/>
    <w:rsid w:val="0093428C"/>
    <w:rsid w:val="00942F8E"/>
    <w:rsid w:val="00943BF1"/>
    <w:rsid w:val="0095346B"/>
    <w:rsid w:val="009543C0"/>
    <w:rsid w:val="0095544A"/>
    <w:rsid w:val="009627F8"/>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B586D"/>
    <w:rsid w:val="009C01F0"/>
    <w:rsid w:val="009D0017"/>
    <w:rsid w:val="009D0A1C"/>
    <w:rsid w:val="009E30C5"/>
    <w:rsid w:val="009E398E"/>
    <w:rsid w:val="009E6CF5"/>
    <w:rsid w:val="009F1ADA"/>
    <w:rsid w:val="009F2393"/>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C75C8"/>
    <w:rsid w:val="00AD1522"/>
    <w:rsid w:val="00AD351A"/>
    <w:rsid w:val="00AD3F3F"/>
    <w:rsid w:val="00AE172D"/>
    <w:rsid w:val="00AE47A5"/>
    <w:rsid w:val="00AE596E"/>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4B08"/>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365"/>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278F5"/>
    <w:rsid w:val="00F44308"/>
    <w:rsid w:val="00F44BD1"/>
    <w:rsid w:val="00F521EB"/>
    <w:rsid w:val="00F52F6C"/>
    <w:rsid w:val="00F60F15"/>
    <w:rsid w:val="00F61CC8"/>
    <w:rsid w:val="00F62E7E"/>
    <w:rsid w:val="00F64728"/>
    <w:rsid w:val="00F80465"/>
    <w:rsid w:val="00F8584E"/>
    <w:rsid w:val="00F85B1F"/>
    <w:rsid w:val="00F96708"/>
    <w:rsid w:val="00FB3498"/>
    <w:rsid w:val="00FB4E75"/>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24B08"/>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107</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108</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109</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110</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111</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
    <b:Tag>Parks1964</b:Tag>
    <b:SourceType>JournalArticle</b:SourceType>
    <b:Author>
      <b:Author>
        <b:NameList>
          <b:Person>
            <b:Last>Parks</b:Last>
            <b:First>G</b:First>
            <b:Middle>M</b:Middle>
          </b:Person>
        </b:NameList>
      </b:Author>
    </b:Author>
    <b:Title>Development and application of a model for suppression of forest fires</b:Title>
    <b:Year>1964</b:Year>
    <b:JournalName>Management Science</b:JournalName>
    <b:Guid>{7942237E-B877-4F79-891C-BB985A44E72C}</b:Guid>
    <b:Pages>760-766</b:Pages>
    <b:Volume>10</b:Volume>
    <b:Issue>4</b:Issue>
    <b:RefOrder>112</b:RefOrder>
  </b:Source>
  <b:Source>
    <b:Tag>FriedFried1996</b:Tag>
    <b:SourceType>JournalArticle</b:SourceType>
    <b:Author>
      <b:Author>
        <b:NameList>
          <b:Person>
            <b:Last>Fried</b:Last>
            <b:First>J</b:First>
            <b:Middle>S</b:Middle>
          </b:Person>
          <b:Person>
            <b:Last>Fried</b:Last>
            <b:First>B</b:First>
            <b:Middle>D</b:Middle>
          </b:Person>
        </b:NameList>
      </b:Author>
    </b:Author>
    <b:Title>Simulating wildfire containment with realistic tactics</b:Title>
    <b:Year>1996</b:Year>
    <b:JournalName>Forest Science</b:JournalName>
    <b:Guid>{7C9E34C1-7797-4700-BED6-7B463B968CFE}</b:Guid>
    <b:Pages>267-281</b:Pages>
    <b:Volume>42</b:Volume>
    <b:Issue>3</b:Issue>
    <b:RefOrder>113</b:RefOrder>
  </b:Source>
  <b:Source>
    <b:Tag>HirschMartell1996</b:Tag>
    <b:SourceType>JournalArticle</b:SourceType>
    <b:Author>
      <b:Author>
        <b:NameList>
          <b:Person>
            <b:Last>Hirsch</b:Last>
            <b:First>K</b:First>
            <b:Middle>G</b:Middle>
          </b:Person>
          <b:Person>
            <b:Last>Martell</b:Last>
            <b:First>D</b:First>
            <b:Middle>L</b:Middle>
          </b:Person>
        </b:NameList>
      </b:Author>
    </b:Author>
    <b:Title>A review of initial attack fire crew productivity and effectiveness</b:Title>
    <b:Year>1996</b:Year>
    <b:JournalName>International Journal of Wildland Fire</b:JournalName>
    <b:Guid>{C254FC9A-CD93-482B-87D3-91DE867E72FB}</b:Guid>
    <b:Pages>199-215</b:Pages>
    <b:Volume>6</b:Volume>
    <b:Issue>4</b:Issue>
    <b:RefOrder>114</b:RefOrder>
  </b:Source>
  <b:Source>
    <b:Tag>Gittins1979</b:Tag>
    <b:SourceType>JournalArticle</b:SourceType>
    <b:Author>
      <b:Author>
        <b:NameList>
          <b:Person>
            <b:Last>Gittins</b:Last>
            <b:First>J</b:First>
            <b:Middle>C</b:Middle>
          </b:Person>
        </b:NameList>
      </b:Author>
    </b:Author>
    <b:Title>Bandit processes and dynamic allocation indices</b:Title>
    <b:Year>1979</b:Year>
    <b:JournalName>Journal of the Royal Statistical Society: Series B (Methodological)</b:JournalName>
    <b:Guid>{766FD943-C774-46E6-BC69-0DB208E85451}</b:Guid>
    <b:Pages>148-177</b:Pages>
    <b:Volume>41</b:Volume>
    <b:Issue>2</b:Issue>
    <b:RefOrder>115</b:RefOrder>
  </b:Source>
  <b:Source>
    <b:Tag>Whittle1988</b:Tag>
    <b:SourceType>JournalArticle</b:SourceType>
    <b:Author>
      <b:Author>
        <b:NameList>
          <b:Person>
            <b:Last>Whittle</b:Last>
            <b:First>P</b:First>
          </b:Person>
        </b:NameList>
      </b:Author>
    </b:Author>
    <b:Title>Restless bandits: activity allocation in a changing world</b:Title>
    <b:Year>1988</b:Year>
    <b:JournalName>Journal of Applied Probability</b:JournalName>
    <b:Guid>{1D027658-5358-43B5-A594-F870D36F1D06}</b:Guid>
    <b:Pages>287-298</b:Pages>
    <b:Volume>25</b:Volume>
    <b:Issue>A</b:Issue>
    <b:RefOrder>116</b:RefOrder>
  </b:Source>
</b:Sources>
</file>

<file path=customXml/itemProps1.xml><?xml version="1.0" encoding="utf-8"?>
<ds:datastoreItem xmlns:ds="http://schemas.openxmlformats.org/officeDocument/2006/customXml" ds:itemID="{805DC2CC-6FD9-448B-AB63-B3B4A821B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8306</TotalTime>
  <Pages>1</Pages>
  <Words>54084</Words>
  <Characters>308283</Characters>
  <Application>Microsoft Office Word</Application>
  <DocSecurity>0</DocSecurity>
  <Lines>2569</Lines>
  <Paragraphs>723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139</cp:revision>
  <cp:lastPrinted>2026-04-16T20:32:00Z</cp:lastPrinted>
  <dcterms:created xsi:type="dcterms:W3CDTF">2026-07-18T15:37:00Z</dcterms:created>
  <dcterms:modified xsi:type="dcterms:W3CDTF">2026-08-02T11:59:00Z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