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sidRPr="008E4ED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w:t>
        </w:r>
        <w:r w:rsidRPr="00BA1179">
          <w:rPr>
            <w:rStyle w:val="Hyperlink"/>
            <w:color w:val="auto"/>
            <w:u w:val="none"/>
          </w:rPr>
          <w:t>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w:t>
        </w:r>
        <w:r w:rsidRPr="00BA1179">
          <w:rPr>
            <w:rStyle w:val="Hyperlink"/>
            <w:color w:val="auto"/>
            <w:u w:val="none"/>
          </w:rPr>
          <w:t>r</w:t>
        </w:r>
        <w:r w:rsidRPr="00BA1179">
          <w:rPr>
            <w:rStyle w:val="Hyperlink"/>
            <w:color w:val="auto"/>
            <w:u w:val="none"/>
          </w:rPr>
          <w:t>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704A2EBF" w:rsidR="00E97881" w:rsidRPr="00BA1179" w:rsidRDefault="009E7AB1" w:rsidP="00E97881">
      <w:pPr>
        <w:pStyle w:val="Caption"/>
      </w:pPr>
      <w:bookmarkStart w:id="35" w:name="_Ref223862101"/>
      <w:bookmarkStart w:id="36" w:name="_Toc236342228"/>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2931D683" w:rsidR="000F5259" w:rsidRPr="00BA1179" w:rsidRDefault="000F5259" w:rsidP="000F5259">
      <w:pPr>
        <w:pStyle w:val="Caption"/>
      </w:pPr>
      <w:bookmarkStart w:id="44" w:name="_Ref227630123"/>
      <w:bookmarkStart w:id="45" w:name="_Toc236342229"/>
      <w:r w:rsidRPr="00BA1179">
        <w:t xml:space="preserve">Figure </w:t>
      </w:r>
      <w:r w:rsidR="00AF4F14">
        <w:fldChar w:fldCharType="begin"/>
      </w:r>
      <w:r w:rsidR="00AF4F14">
        <w:instrText xml:space="preserve"> STYLEREF 1 \s </w:instrText>
      </w:r>
      <w:r w:rsidR="00AF4F14">
        <w:fldChar w:fldCharType="separate"/>
      </w:r>
      <w:r w:rsidR="00AF4F14">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25429BB6"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t>so it is preferred</w:t>
      </w:r>
      <w:r w:rsidR="00882033" w:rsidRPr="00BA1179">
        <w:t xml:space="preserve"> </w:t>
      </w:r>
      <w:r w:rsidRPr="00BA1179">
        <w:t xml:space="preserve">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3C23E6F0">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0F08CCD8" w:rsidR="009A2659" w:rsidRPr="00BA1179" w:rsidRDefault="00000000">
      <w:pPr>
        <w:pStyle w:val="Caption"/>
      </w:pPr>
      <w:bookmarkStart w:id="54" w:name="_Ref300000101"/>
      <w:bookmarkStart w:id="55" w:name="_Toc236342230"/>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6BA1E039">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718EFAF3" w:rsidR="00AD5C12" w:rsidRPr="00BA1179" w:rsidRDefault="00AD5C12" w:rsidP="00AD5C12">
      <w:pPr>
        <w:pStyle w:val="Caption"/>
      </w:pPr>
      <w:bookmarkStart w:id="60" w:name="_Ref300000204"/>
      <w:bookmarkStart w:id="61" w:name="_Toc236342231"/>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C524806">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530ABF24" w:rsidR="000B1A79" w:rsidRDefault="000B1A79" w:rsidP="000B1A79">
      <w:pPr>
        <w:pStyle w:val="Caption"/>
        <w:jc w:val="center"/>
      </w:pPr>
      <w:bookmarkStart w:id="74" w:name="_Ref235198619"/>
      <w:bookmarkStart w:id="75" w:name="_Toc236342232"/>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del w:id="11005" w:author="CLAUDE" w:date="2026-07-31T00:40:00Z"/>
                                <w:rFonts w:ascii="Cambria Math" w:hAnsi="Cambria Math"/>
                              </w:rPr>
                              <m:t>w</m:t>
                            </m:r>
                            <m:r>
                              <w:rPr>
                                <w:ins w:id="11006" w:author="CLAUDE" w:date="2026-07-31T00:40:00Z"/>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del w:id="11007" w:author="CLAUDE" w:date="2026-07-31T00:40:00Z"/>
                                    <w:rFonts w:ascii="Cambria Math" w:hAnsi="Cambria Math"/>
                                  </w:rPr>
                                  <m:t>w</m:t>
                                </m:r>
                                <m:r>
                                  <w:rPr>
                                    <w:ins w:id="11008" w:author="CLAUDE" w:date="2026-07-31T00:40:00Z"/>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del w:id="11001" w:author="CLAUDE" w:date="2026-07-31T00:40:00Z"/>
                <w:rFonts w:ascii="Cambria Math" w:hAnsi="Cambria Math"/>
              </w:rPr>
              <m:t>w</m:t>
            </m:r>
            <m:r>
              <w:rPr>
                <w:ins w:id="11002" w:author="CLAUDE" w:date="2026-07-31T00:40:00Z"/>
                <w:rFonts w:ascii="Cambria Math" w:hAnsi="Cambria Math"/>
              </w:rPr>
              <m:t>α</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8B28194" w:rsidR="00D25AA8" w:rsidRDefault="00D25AA8" w:rsidP="00D25AA8">
      <w:pPr>
        <w:jc w:val="center"/>
      </w:pPr>
      <w:bookmarkStart w:id="80" w:name="_RefFigMTS"/>
      <w:bookmarkStart w:id="81" w:name="_Toc236342233"/>
      <w:r>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48ACA9C1"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w:t>
      </w:r>
      <w:r w:rsidR="00761E08">
        <w:t>ns</w:t>
      </w:r>
      <w:r w:rsidR="00335093">
        <w:t>,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74A86D59"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lists each type, the concrete orders it represents, </w:t>
      </w:r>
      <w:r w:rsidR="00761E08">
        <w:t>the input-level effect through which it acts on the simulation input</w:t>
      </w:r>
      <w:r w:rsidRPr="00BA1179">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Section</w:t>
      </w:r>
      <w:r w:rsidR="00EE6BC5">
        <w:t xml:space="preserve">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w:t>
      </w:r>
      <w:r w:rsidR="00EE6BC5">
        <w:t xml:space="preserve">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0C086D0C" w:rsidR="00D854A7" w:rsidRPr="00BA1179" w:rsidRDefault="00D854A7" w:rsidP="00D854A7">
      <w:pPr>
        <w:pStyle w:val="Caption"/>
      </w:pPr>
      <w:bookmarkStart w:id="107" w:name="_RefFig24"/>
      <w:bookmarkStart w:id="108" w:name="_Toc236342234"/>
      <w:r w:rsidRPr="00BA1179">
        <w:t xml:space="preserve">Figure </w:t>
      </w:r>
      <w:r w:rsidR="00AF4F14">
        <w:fldChar w:fldCharType="begin"/>
      </w:r>
      <w:r w:rsidR="00AF4F14">
        <w:instrText xml:space="preserve"> STYLEREF 1 \s </w:instrText>
      </w:r>
      <w:r w:rsidR="00AF4F14">
        <w:fldChar w:fldCharType="separate"/>
      </w:r>
      <w:r w:rsidR="00AF4F14">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BB1BAA6">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63B1BBEF"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bookmarkStart w:id="173" w:name="_Toc236342155"/>
      <w:r>
        <w:rPr>
          <w:lang w:eastAsia="ja-JP"/>
        </w:rPr>
        <w:t xml:space="preserve">Simulation </w:t>
      </w:r>
      <w:r w:rsidRPr="00BA1179">
        <w:rPr>
          <w:lang w:eastAsia="ja-JP"/>
        </w:rPr>
        <w:t>Input and External Sources</w:t>
      </w:r>
      <w:bookmarkEnd w:id="173"/>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72E88772" w:rsidR="000E1725" w:rsidRPr="00BA1179" w:rsidRDefault="00000000" w:rsidP="00C438E2">
      <w:pPr>
        <w:pStyle w:val="Caption"/>
      </w:pPr>
      <w:bookmarkStart w:id="202" w:name="_Ref234402070"/>
      <w:bookmarkStart w:id="203" w:name="_Toc236342236"/>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31A5AB8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F19122E" w:rsidR="000E1725" w:rsidRPr="00BA1179" w:rsidRDefault="00000000" w:rsidP="00584BE7">
      <w:pPr>
        <w:pStyle w:val="Caption"/>
      </w:pPr>
      <w:bookmarkStart w:id="206" w:name="_Ref234404508"/>
      <w:bookmarkStart w:id="207" w:name="_Toc236342237"/>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2D40868E"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6"/>
      <w:bookmarkEnd w:id="167"/>
      <w:bookmarkEnd w:id="168"/>
      <w:bookmarkEnd w:id="169"/>
      <w:bookmarkEnd w:id="170"/>
      <w:bookmarkEnd w:id="171"/>
      <w:bookmarkEnd w:id="172"/>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0F4A4CB3" w:rsidR="00192E39" w:rsidRPr="00BA1179" w:rsidRDefault="00192E39" w:rsidP="00192E39">
      <w:pPr>
        <w:pStyle w:val="Caption"/>
      </w:pPr>
      <w:bookmarkStart w:id="228" w:name="_Ref227450920"/>
      <w:bookmarkStart w:id="229" w:name="_Toc236342239"/>
      <w:r w:rsidRPr="00BA1179">
        <w:t xml:space="preserve">Figure </w:t>
      </w:r>
      <w:r w:rsidR="00AF4F14">
        <w:fldChar w:fldCharType="begin"/>
      </w:r>
      <w:r w:rsidR="00AF4F14">
        <w:instrText xml:space="preserve"> STYLEREF 1 \s </w:instrText>
      </w:r>
      <w:r w:rsidR="00AF4F14">
        <w:fldChar w:fldCharType="separate"/>
      </w:r>
      <w:r w:rsidR="00AF4F14">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7E82884C" w:rsidR="000E1725" w:rsidRPr="00BA1179" w:rsidRDefault="00000000" w:rsidP="00877A9C">
      <w:pPr>
        <w:pStyle w:val="Caption"/>
      </w:pPr>
      <w:bookmarkStart w:id="235" w:name="_Ref234436472"/>
      <w:bookmarkStart w:id="236" w:name="_Toc236342240"/>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1F4F3188" w:rsidR="000E1725" w:rsidRPr="00BA1179" w:rsidRDefault="00000000">
      <w:pPr>
        <w:pStyle w:val="ParText"/>
      </w:pPr>
      <w:r w:rsidRPr="00BA1179">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t xml:space="preserve">so the treatment that follows is </w:t>
      </w:r>
      <w:r w:rsidRPr="00BA1179">
        <w:t>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0A773975" w:rsidR="000E1725" w:rsidRPr="00BA1179" w:rsidRDefault="00882033" w:rsidP="00BD34CA">
      <w:pPr>
        <w:pStyle w:val="ParText"/>
      </w:pPr>
      <w:r>
        <w:t>Rules cannot be written over the features directly</w:t>
      </w:r>
      <w:r w:rsidR="00000000" w:rsidRPr="00BA1179">
        <w:t xml:space="preserve">.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34E9C977"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75964F49" w:rsidR="000E1725" w:rsidRPr="00BA1179" w:rsidRDefault="00000000" w:rsidP="00BE53B2">
      <w:pPr>
        <w:pStyle w:val="Caption"/>
      </w:pPr>
      <w:bookmarkStart w:id="252" w:name="_Ref234606488"/>
      <w:bookmarkStart w:id="253" w:name="_Toc236342242"/>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252"/>
      <w:r w:rsidRPr="00BA1179">
        <w:t xml:space="preserve"> Hierarchical concept activation example</w:t>
      </w:r>
      <w:bookmarkEnd w:id="253"/>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73E4ED8E" w:rsidR="000E1725" w:rsidRPr="002C20B0" w:rsidRDefault="00000000" w:rsidP="00C64FAF">
      <w:pPr>
        <w:pStyle w:val="Caption"/>
        <w:rPr>
          <w:b/>
          <w:bCs/>
        </w:rPr>
      </w:pPr>
      <w:bookmarkStart w:id="255" w:name="_RefFigL3gate"/>
      <w:bookmarkStart w:id="256" w:name="_Toc236342243"/>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6B44AC07" w:rsidR="0086103F" w:rsidRPr="00BA1179" w:rsidRDefault="0086103F" w:rsidP="0086103F">
      <w:pPr>
        <w:pStyle w:val="ParText"/>
      </w:pPr>
      <w:bookmarkStart w:id="259" w:name="_RefFig43"/>
      <w:bookmarkStart w:id="260" w:name="_Toc236342244"/>
      <w:r w:rsidRPr="00BA1179">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del w:id="11003" w:author="CLAUDE" w:date="2026-07-31T00:40:00Z"/>
                <w:rFonts w:ascii="Cambria Math" w:hAnsi="Cambria Math"/>
              </w:rPr>
              <m:t>w</m:t>
            </m:r>
            <m:r>
              <w:rPr>
                <w:ins w:id="11004" w:author="CLAUDE" w:date="2026-07-31T00:40:00Z"/>
                <w:rFonts w:ascii="Cambria Math" w:hAnsi="Cambria Math"/>
              </w:rPr>
              <m:t>α</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1EB96484"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w:t>
      </w:r>
      <w:r w:rsidR="00F049D1">
        <w:t>Its activation states</w:t>
      </w:r>
      <w:r w:rsidR="00F049D1" w:rsidRPr="00BA1179">
        <w:t xml:space="preserve"> </w:t>
      </w:r>
      <w:r w:rsidRPr="00BA1179">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2226CA7D"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w:t>
      </w:r>
      <w:r w:rsidR="00F049D1">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4A5D6EA"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rsidRPr="00BA1179">
        <w:t xml:space="preserve"> The two acceptance tests and the consequence of failure</w:t>
      </w:r>
      <w:bookmarkEnd w:id="279"/>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80" w:name="OLD_Ref226192387"/>
      <w:bookmarkStart w:id="281" w:name="_Toc236342174"/>
      <w:r w:rsidRPr="00BA1179">
        <w:t>Open Decision Space: Staged Adaptation</w:t>
      </w:r>
      <w:bookmarkEnd w:id="281"/>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282"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282"/>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283"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283"/>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284"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284"/>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69D70731" w:rsidR="00C37A84" w:rsidRPr="00BA1179" w:rsidRDefault="00C37A84" w:rsidP="00C37A84">
      <w:pPr>
        <w:pStyle w:val="Caption"/>
        <w:jc w:val="center"/>
      </w:pPr>
      <w:bookmarkStart w:id="285" w:name="_RefFigEvFIS"/>
      <w:bookmarkStart w:id="286" w:name="_Toc236342245"/>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r>
        <w:t xml:space="preserve"> </w:t>
      </w:r>
      <w:bookmarkEnd w:id="285"/>
      <w:r>
        <w:t>Consequent step and boundary shift</w:t>
      </w:r>
      <w:bookmarkEnd w:id="28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287"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287"/>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288"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288"/>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26625693" w:rsidR="002C20B0" w:rsidRDefault="002C20B0" w:rsidP="002C20B0">
      <w:pPr>
        <w:pStyle w:val="Caption"/>
      </w:pPr>
      <w:bookmarkStart w:id="289" w:name="_RefFigRes"/>
      <w:bookmarkStart w:id="290" w:name="_Toc234879586"/>
      <w:bookmarkStart w:id="291" w:name="_Toc236342246"/>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289"/>
      <w:r>
        <w:t xml:space="preserve"> Resolution increase, rule instantiation and term insertion</w:t>
      </w:r>
      <w:bookmarkEnd w:id="290"/>
      <w:bookmarkEnd w:id="291"/>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4D9926AA" w:rsidR="0057217D" w:rsidRDefault="0057217D" w:rsidP="0057217D">
      <w:pPr>
        <w:pStyle w:val="Caption"/>
      </w:pPr>
      <w:bookmarkStart w:id="292" w:name="_RefFigGen"/>
      <w:bookmarkStart w:id="293" w:name="_Toc236342247"/>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292"/>
      <w:r>
        <w:t xml:space="preserve"> Generative proposal and the verification gates</w:t>
      </w:r>
      <w:bookmarkEnd w:id="293"/>
    </w:p>
    <w:p w14:paraId="5922808F" w14:textId="75A78655" w:rsidR="00CF2124" w:rsidRDefault="00CF2124" w:rsidP="004B52EC">
      <w:pPr>
        <w:pStyle w:val="ParText"/>
      </w:pPr>
      <w:r>
        <w:lastRenderedPageBreak/>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31694C">
        <w:t>The proposal is untrusted by construction so it passes six gates (G1, G2, G2c, G2d, G3, G4) and two further gates (G2b and G5) for packages before it can act.</w:t>
      </w:r>
    </w:p>
    <w:p w14:paraId="4CDDE247" w14:textId="0F82F4C0" w:rsidR="00A230A3" w:rsidRDefault="00A230A3" w:rsidP="00A230A3">
      <w:pPr>
        <w:pStyle w:val="ParText"/>
      </w:pPr>
      <w:r>
        <w:t xml:space="preserve">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w:t>
      </w:r>
      <w:r>
        <w:t xml:space="preserve">A third kind, the clause actuator, carries its own </w:t>
      </w:r>
      <w:r>
        <w:lastRenderedPageBreak/>
        <w:t>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294" w:name="_RefEqPkg"/>
            <w:r w:rsidRPr="003A5ED5">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294"/>
          </w:p>
        </w:tc>
      </w:tr>
    </w:tbl>
    <w:p w14:paraId="5260FF41" w14:textId="6E316191" w:rsidR="00F7741B" w:rsidRDefault="00F7741B" w:rsidP="00F7741B">
      <w:pPr>
        <w:pStyle w:val="ParText"/>
      </w:pPr>
      <w:commentRangeStart w:id="295"/>
      <w:r>
        <w:t xml:space="preserve">The vocabulary the generative stage receives is deliberately primitive. It is not a </w:t>
      </w:r>
      <w:commentRangeEnd w:id="295"/>
      <w:r>
        <w:rPr>
          <w:rStyle w:val="CommentReference"/>
          <w:sz w:val="24"/>
          <w:szCs w:val="22"/>
        </w:rPr>
        <w:commentReference w:id="295"/>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t>The action space stays closed at the level of physical effects yet open at the level of interventions.</w:t>
      </w:r>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B1FA0CA" w14:textId="77777777" w:rsidR="006C1FF4" w:rsidRDefault="006C1FF4" w:rsidP="006C1FF4">
      <w:pPr>
        <w:pStyle w:val="ParText"/>
        <w:keepNext/>
        <w:spacing w:after="0"/>
        <w:jc w:val="center"/>
      </w:pPr>
      <w:r>
        <w:rPr>
          <w:noProof/>
        </w:rPr>
        <w:lastRenderedPageBreak/>
        <w:drawing>
          <wp:inline distT="0" distB="0" distL="0" distR="0" wp14:anchorId="73C750F7" wp14:editId="407A04A6">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77683507" w14:textId="77777777" w:rsidR="006C1FF4" w:rsidRDefault="006C1FF4" w:rsidP="006C1FF4">
      <w:pPr>
        <w:pStyle w:val="Caption"/>
      </w:pPr>
      <w:bookmarkStart w:id="296" w:name="_Ref235186611"/>
      <w:bookmarkStart w:id="297" w:name="_Toc236342248"/>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9</w:t>
      </w:r>
      <w:r>
        <w:fldChar w:fldCharType="end"/>
      </w:r>
      <w:bookmarkEnd w:id="296"/>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7"/>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3ECABA99" w:rsidR="00620ACE" w:rsidRDefault="00620ACE" w:rsidP="00620ACE">
      <w:pPr>
        <w:pStyle w:val="ParText"/>
      </w:pPr>
      <w:r w:rsidRPr="008564D0">
        <w:rPr>
          <w:b/>
          <w:bCs/>
        </w:rPr>
        <w:lastRenderedPageBreak/>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059FC4DA" w14:textId="3894C259" w:rsidR="00620ACE" w:rsidRDefault="00620ACE" w:rsidP="00620ACE">
      <w:pPr>
        <w:pStyle w:val="ParText"/>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r w:rsidR="00847FDE">
        <w:t xml:space="preserve"> </w:t>
      </w: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E20C7AB" w14:textId="0D2DF03F" w:rsidR="00C05D90"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r w:rsidR="00847FDE">
        <w:t xml:space="preserve"> </w:t>
      </w:r>
      <w:r>
        <w:t>An example of G2</w:t>
      </w:r>
      <w:r>
        <w:t>c</w:t>
      </w:r>
      <w:r>
        <w:t xml:space="preserve">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D767559" w14:textId="7125A5A0" w:rsidR="00E81115" w:rsidRDefault="00C05D90" w:rsidP="00E81115">
      <w:pPr>
        <w:pStyle w:val="ParText"/>
      </w:pPr>
      <w:r w:rsidRPr="00C05D90">
        <w:rPr>
          <w:b/>
          <w:bCs/>
        </w:rPr>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t>An example of G2</w:t>
      </w:r>
      <w:r w:rsidR="00E81115">
        <w:t>d</w:t>
      </w:r>
      <w:r w:rsidR="00E81115">
        <w:t xml:space="preserve">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lastRenderedPageBreak/>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The forecast physical cost must not rise. A stage-three rule always lands on an uncovered combination, since any duplicate has already died at G2; even so, admission demands a strict improvement on both reseeded rollouts, so the base grows only where growth demonstrably pays.</w:t>
      </w:r>
      <w:r w:rsidR="00586E51">
        <w:t xml:space="preserve">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8CCB08D"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an A/B test on two independently drawn futures.</w:t>
      </w:r>
      <w:r w:rsidR="000B3A4C" w:rsidRPr="000B3A4C">
        <w:t xml:space="preserve"> </w:t>
      </w:r>
      <w:r w:rsidR="00847FDE">
        <w:t xml:space="preserve">A single rollout can </w:t>
      </w:r>
      <w:r w:rsidR="00847FDE" w:rsidRPr="000B3A4C">
        <w:t>favor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298"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298"/>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w:t>
      </w:r>
      <w:r w:rsidR="000B3A4C">
        <w:lastRenderedPageBreak/>
        <w:t xml:space="preserve">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299"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299"/>
          </w:p>
        </w:tc>
      </w:tr>
    </w:tbl>
    <w:p w14:paraId="72A94B72" w14:textId="43CAA876" w:rsidR="00805220" w:rsidRDefault="00805220" w:rsidP="00805220">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lastRenderedPageBreak/>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0" w:name="_RefTblRLState"/>
    <w:bookmarkStart w:id="301"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302"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302"/>
          </w:p>
        </w:tc>
      </w:tr>
    </w:tbl>
    <w:bookmarkEnd w:id="300"/>
    <w:bookmarkEnd w:id="301"/>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3" w:name="_Toc236342175"/>
      <w:r w:rsidRPr="00BA1179">
        <w:t xml:space="preserve">Local </w:t>
      </w:r>
      <w:r w:rsidR="00B804A0">
        <w:t>Layer</w:t>
      </w:r>
      <w:r w:rsidR="00BE3BA8">
        <w:t xml:space="preserve">, </w:t>
      </w:r>
      <w:r w:rsidRPr="00BA1179">
        <w:t>Graduated Fail-Safe</w:t>
      </w:r>
      <w:r w:rsidR="00BE3BA8">
        <w:t>, Global Coordination</w:t>
      </w:r>
      <w:bookmarkEnd w:id="303"/>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00C36516" w:rsidR="00B546FE" w:rsidRDefault="00B546FE" w:rsidP="00B546FE">
      <w:pPr>
        <w:pStyle w:val="Caption"/>
      </w:pPr>
      <w:bookmarkStart w:id="304" w:name="_Ref235263747"/>
      <w:bookmarkStart w:id="305" w:name="_Toc236342249"/>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04"/>
      <w:r>
        <w:t xml:space="preserve"> </w:t>
      </w:r>
      <w:r w:rsidRPr="00C903F2">
        <w:t>Local decision and graduated fail-safe</w:t>
      </w:r>
      <w:bookmarkEnd w:id="305"/>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w:t>
      </w:r>
      <w:r>
        <w:lastRenderedPageBreak/>
        <w:t xml:space="preserve">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306"/>
          </w:p>
        </w:tc>
      </w:tr>
    </w:tbl>
    <w:p w14:paraId="648BA39D" w14:textId="77777777" w:rsidR="00361373" w:rsidRDefault="00361373" w:rsidP="00361373">
      <w:pPr>
        <w:keepNext/>
        <w:jc w:val="center"/>
      </w:pPr>
      <w:r>
        <w:rPr>
          <w:noProof/>
        </w:rPr>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AF0B44A" w:rsidR="00361373" w:rsidRDefault="00361373" w:rsidP="00361373">
      <w:pPr>
        <w:pStyle w:val="Caption"/>
      </w:pPr>
      <w:bookmarkStart w:id="307" w:name="_Ref235263763"/>
      <w:bookmarkStart w:id="308" w:name="_Toc236342250"/>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07"/>
      <w:r>
        <w:t xml:space="preserve"> Global coordination and the no-harm fail-safe</w:t>
      </w:r>
      <w:bookmarkEnd w:id="308"/>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682C9D8" w:rsidR="001F0706" w:rsidRDefault="001F0706" w:rsidP="001F0706">
      <w:pPr>
        <w:pStyle w:val="ParText"/>
        <w:jc w:val="center"/>
      </w:pPr>
      <w:bookmarkStart w:id="309" w:name="_RefFig4X"/>
      <w:bookmarkStart w:id="310" w:name="_TocFig4X"/>
      <w:bookmarkStart w:id="311" w:name="_Toc236342251"/>
      <w:r>
        <w:t xml:space="preserve">Figure </w:t>
      </w:r>
      <w:r w:rsidR="00AF4F14">
        <w:fldChar w:fldCharType="begin"/>
      </w:r>
      <w:r w:rsidR="00AF4F14">
        <w:instrText xml:space="preserve"> STYLEREF 1 \s </w:instrText>
      </w:r>
      <w:r w:rsidR="00AF4F14">
        <w:fldChar w:fldCharType="separate"/>
      </w:r>
      <w:r w:rsidR="00AF4F14">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09"/>
      <w:r>
        <w:t xml:space="preserve"> Example of local decisions, global coordination, and the fail-safe</w:t>
      </w:r>
      <w:bookmarkEnd w:id="310"/>
      <w:bookmarkEnd w:id="311"/>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2" w:name="_Toc236342176"/>
      <w:r w:rsidRPr="00BA1179">
        <w:rPr>
          <w:lang w:val="en-US"/>
        </w:rPr>
        <w:t>SIMULATION AND PERFORMANCE RESULTS</w:t>
      </w:r>
      <w:bookmarkEnd w:id="280"/>
      <w:bookmarkEnd w:id="312"/>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3" w:name="_Toc236342177"/>
      <w:r w:rsidRPr="00BA1179">
        <w:t>Evaluation Criteria for Wildfire Decision Support Systems</w:t>
      </w:r>
      <w:bookmarkEnd w:id="313"/>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314" w:name="_Ref235544659"/>
      <w:bookmarkStart w:id="315"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14"/>
      <w:r w:rsidRPr="00BA1179">
        <w:t xml:space="preserve"> Evaluation criteria for wildfire </w:t>
      </w:r>
      <w:r>
        <w:t>DSS</w:t>
      </w:r>
      <w:bookmarkEnd w:id="315"/>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6" w:name="_Toc236342178"/>
      <w:r w:rsidRPr="00BA1179">
        <w:t>Simulation Environment, Parameters, and Assumptions</w:t>
      </w:r>
      <w:bookmarkEnd w:id="316"/>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317" w:name="_RefT52"/>
      <w:bookmarkStart w:id="318"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317"/>
      <w:r w:rsidRPr="00BA1179">
        <w:t xml:space="preserve"> Simulation and decision parameters of all experiments</w:t>
      </w:r>
      <w:bookmarkEnd w:id="318"/>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319" w:name="_Ref235360625"/>
      <w:bookmarkStart w:id="320"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319"/>
      <w:r>
        <w:t xml:space="preserve"> Environment and decision layer assumptions</w:t>
      </w:r>
      <w:bookmarkEnd w:id="320"/>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1" w:name="_Toc236342179"/>
      <w:r w:rsidRPr="00BA1179">
        <w:t>Validation of the Simulation Core Against Historical Fires</w:t>
      </w:r>
      <w:bookmarkEnd w:id="321"/>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322" w:name="_RefT53"/>
      <w:bookmarkStart w:id="323"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322"/>
      <w:r w:rsidRPr="00BA1179">
        <w:t xml:space="preserve"> Historical validation cases and their configuration</w:t>
      </w:r>
      <w:bookmarkEnd w:id="323"/>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324"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324"/>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325"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325"/>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326"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326"/>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327"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327"/>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328"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328"/>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329"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329"/>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330" w:name="_Ref235569232"/>
      <w:bookmarkStart w:id="331"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330"/>
      <w:r w:rsidRPr="00BA1179">
        <w:t xml:space="preserve"> Hindcast agreement metrics per historical case (mean over stochastic replicates)</w:t>
      </w:r>
      <w:bookmarkEnd w:id="331"/>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9282193" w:rsidR="00256C79" w:rsidRDefault="00256C79" w:rsidP="00C90DF9">
      <w:pPr>
        <w:pStyle w:val="Caption"/>
      </w:pPr>
      <w:bookmarkStart w:id="332" w:name="_Ref235572564"/>
      <w:bookmarkStart w:id="333" w:name="_Toc23634225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w:t>
      </w:r>
      <w:r w:rsidR="00AF4F14">
        <w:fldChar w:fldCharType="end"/>
      </w:r>
      <w:bookmarkEnd w:id="332"/>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3"/>
    </w:p>
    <w:p w14:paraId="56DD8E5A" w14:textId="77777777" w:rsidR="009E5EE7" w:rsidRDefault="009E5EE7" w:rsidP="009E5EE7">
      <w:pPr>
        <w:pStyle w:val="Heading2"/>
      </w:pPr>
      <w:bookmarkStart w:id="334" w:name="_Toc236342180"/>
      <w:r w:rsidRPr="00BA1179">
        <w:t>Performance of the Decision Layer</w:t>
      </w:r>
      <w:bookmarkEnd w:id="334"/>
    </w:p>
    <w:p w14:paraId="59E107B5" w14:textId="1FE24818" w:rsidR="009A0DE5" w:rsidRDefault="00C54646" w:rsidP="009E5EE7">
      <w:pPr>
        <w:pStyle w:val="ParText"/>
      </w:pPr>
      <w:r>
        <w:rPr>
          <w:rFonts w:eastAsiaTheme="majorEastAsia" w:cstheme="majorBidi"/>
          <w:iCs/>
        </w:rPr>
        <w:t xml:space="preserve">In the performance test, </w:t>
      </w:r>
      <w:r>
        <w:t>t</w:t>
      </w:r>
      <w:r>
        <w: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335" w:name="_Ref235986120"/>
      <w:bookmarkStart w:id="336"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335"/>
      <w:r>
        <w:t xml:space="preserve"> DSS test configurations</w:t>
      </w:r>
      <w:bookmarkEnd w:id="336"/>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337"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337"/>
          </w:p>
        </w:tc>
      </w:tr>
    </w:tbl>
    <w:p w14:paraId="764CFFB1" w14:textId="77777777" w:rsidR="009E5EE7" w:rsidRDefault="009E5EE7" w:rsidP="009E5EE7">
      <w:pPr>
        <w:pStyle w:val="Heading3"/>
      </w:pPr>
      <w:bookmarkStart w:id="338" w:name="_Toc236342181"/>
      <w:r w:rsidRPr="00BA1179">
        <w:t>Evaluation Scenarios</w:t>
      </w:r>
      <w:bookmarkEnd w:id="338"/>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339" w:name="_RefT54S"/>
      <w:bookmarkStart w:id="340"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339"/>
      <w:r w:rsidRPr="00BA1179">
        <w:t xml:space="preserve"> Evaluation scenarios</w:t>
      </w:r>
      <w:bookmarkEnd w:id="34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22BC6CC6">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3B2202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55750EED" w:rsidR="009E5EE7" w:rsidRDefault="009E5EE7" w:rsidP="009E5EE7">
      <w:pPr>
        <w:pStyle w:val="Caption"/>
      </w:pPr>
      <w:bookmarkStart w:id="341" w:name="_RefF54S1"/>
      <w:bookmarkStart w:id="342" w:name="_Toc23634225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2</w:t>
      </w:r>
      <w:r w:rsidR="00AF4F14">
        <w:fldChar w:fldCharType="end"/>
      </w:r>
      <w:bookmarkEnd w:id="341"/>
      <w:r w:rsidRPr="00BA1179">
        <w:t xml:space="preserve"> </w:t>
      </w:r>
      <w:r w:rsidR="0000037B">
        <w:t xml:space="preserve">Representative world of </w:t>
      </w:r>
      <w:r w:rsidR="0000037B" w:rsidRPr="00E93F0D">
        <w:t>S</w:t>
      </w:r>
      <w:r w:rsidR="0000037B">
        <w:t>1</w:t>
      </w:r>
      <w:r w:rsidR="001B659B">
        <w:t xml:space="preserve"> (left) and S2 (right)</w:t>
      </w:r>
      <w:bookmarkEnd w:id="3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1C246421">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1E180FD7">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1066BAC4" w:rsidR="0000037B" w:rsidRDefault="0000037B" w:rsidP="0000037B">
      <w:pPr>
        <w:pStyle w:val="TableText"/>
        <w:jc w:val="left"/>
      </w:pPr>
      <w:bookmarkStart w:id="343" w:name="_Ref236094469"/>
      <w:bookmarkStart w:id="344" w:name="_Toc236342254"/>
      <w:r w:rsidRPr="00E93F0D">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3</w:t>
      </w:r>
      <w:r w:rsidR="00AF4F14">
        <w:fldChar w:fldCharType="end"/>
      </w:r>
      <w:bookmarkEnd w:id="343"/>
      <w:r w:rsidRPr="00E93F0D">
        <w:t xml:space="preserve"> </w:t>
      </w:r>
      <w:r>
        <w:t xml:space="preserve">Representative world of </w:t>
      </w:r>
      <w:r w:rsidRPr="00E93F0D">
        <w:t>S</w:t>
      </w:r>
      <w:r w:rsidR="001B659B">
        <w:t>3 (left) S</w:t>
      </w:r>
      <w:r>
        <w:t>4</w:t>
      </w:r>
      <w:r w:rsidR="001B659B">
        <w:t xml:space="preserve"> (right)</w:t>
      </w:r>
      <w:bookmarkEnd w:id="344"/>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7C15FD66" w:rsidR="00554B3D" w:rsidRDefault="00554B3D" w:rsidP="00554B3D">
      <w:pPr>
        <w:pStyle w:val="Caption"/>
      </w:pPr>
      <w:bookmarkStart w:id="345" w:name="_Ref236094496"/>
      <w:bookmarkStart w:id="346" w:name="_Toc236342255"/>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4</w:t>
      </w:r>
      <w:r w:rsidR="00AF4F14">
        <w:fldChar w:fldCharType="end"/>
      </w:r>
      <w:bookmarkEnd w:id="345"/>
      <w:r>
        <w:t xml:space="preserve"> </w:t>
      </w:r>
      <w:r w:rsidR="004F1D72">
        <w:t>Sample interventions (full set) on a representative world</w:t>
      </w:r>
      <w:bookmarkEnd w:id="346"/>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909BE2A" w:rsidR="00337E89" w:rsidRDefault="00337E89" w:rsidP="00337E89">
      <w:pPr>
        <w:pStyle w:val="Caption"/>
      </w:pPr>
      <w:bookmarkStart w:id="347" w:name="_Ref236094512"/>
      <w:bookmarkStart w:id="348" w:name="_Toc236342256"/>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5</w:t>
      </w:r>
      <w:r w:rsidR="00AF4F14">
        <w:fldChar w:fldCharType="end"/>
      </w:r>
      <w:bookmarkEnd w:id="347"/>
      <w:r>
        <w:t xml:space="preserve"> Legends for representative world</w:t>
      </w:r>
      <w:bookmarkEnd w:id="348"/>
    </w:p>
    <w:p w14:paraId="62FC20B6" w14:textId="6B64A6F4" w:rsidR="009E5EE7" w:rsidRDefault="009E5EE7" w:rsidP="009E5EE7">
      <w:pPr>
        <w:pStyle w:val="Heading3"/>
      </w:pPr>
      <w:bookmarkStart w:id="349" w:name="_Ref236305592"/>
      <w:bookmarkStart w:id="350" w:name="_Toc236342182"/>
      <w:r w:rsidRPr="00BA1179">
        <w:lastRenderedPageBreak/>
        <w:t>Improvement Ladder</w:t>
      </w:r>
      <w:r w:rsidR="009E45CB">
        <w:t xml:space="preserve"> </w:t>
      </w:r>
      <w:r w:rsidR="009079F9">
        <w:t>Performance</w:t>
      </w:r>
      <w:bookmarkEnd w:id="349"/>
      <w:bookmarkEnd w:id="350"/>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per scenario</w:t>
      </w:r>
      <w:r w:rsidR="00C72EAD">
        <w:t xml:space="preserve">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C72EAD"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351" w:name="_Ref236172505"/>
      <w:bookmarkStart w:id="352"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351"/>
      <w:r>
        <w:t xml:space="preserve"> Physical outcome per scenario and configuration</w:t>
      </w:r>
      <w:r w:rsidR="00EF3BF2">
        <w:t xml:space="preserve"> </w:t>
      </w:r>
      <w:r w:rsidR="00F57997">
        <w:t>before</w:t>
      </w:r>
      <w:r w:rsidR="00F57997" w:rsidRPr="00BA1179">
        <w:t xml:space="preserve"> the six-hour checkpoint per scenario</w:t>
      </w:r>
      <w:bookmarkEnd w:id="35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3" w:name="_Ref236172513"/>
    </w:p>
    <w:p w14:paraId="2A71E9F6" w14:textId="4562ED42" w:rsidR="00A22191" w:rsidRPr="00FF70E3" w:rsidRDefault="00A22191" w:rsidP="00A22191">
      <w:pPr>
        <w:pStyle w:val="Caption"/>
      </w:pPr>
      <w:bookmarkStart w:id="354"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353"/>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32BEA5FF" w:rsidR="002D1570" w:rsidRDefault="002D1570" w:rsidP="002D1570">
      <w:pPr>
        <w:pStyle w:val="Caption"/>
      </w:pPr>
      <w:bookmarkStart w:id="355" w:name="_Ref236172698"/>
      <w:bookmarkStart w:id="356" w:name="_Toc236342257"/>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6</w:t>
      </w:r>
      <w:r w:rsidR="00AF4F14">
        <w:fldChar w:fldCharType="end"/>
      </w:r>
      <w:bookmarkEnd w:id="355"/>
      <w:r>
        <w:t xml:space="preserve"> </w:t>
      </w:r>
      <w:r w:rsidR="002034AC">
        <w:t>Average burned-area, burned-forest, and affected population evolution of the four configurations under the five scenarios</w:t>
      </w:r>
      <w:bookmarkEnd w:id="356"/>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616827B" w:rsidR="001C272A" w:rsidRDefault="001C272A" w:rsidP="001C272A">
      <w:pPr>
        <w:pStyle w:val="Caption"/>
      </w:pPr>
      <w:bookmarkStart w:id="357" w:name="_Ref236172998"/>
      <w:bookmarkStart w:id="358" w:name="_Toc236342258"/>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7</w:t>
      </w:r>
      <w:r w:rsidR="00AF4F14">
        <w:fldChar w:fldCharType="end"/>
      </w:r>
      <w:bookmarkEnd w:id="357"/>
      <w:r>
        <w:t xml:space="preserve"> </w:t>
      </w:r>
      <w:r w:rsidR="002034AC">
        <w:t>Average physical cost evolution of the four configurations under the five scenarios</w:t>
      </w:r>
      <w:bookmarkEnd w:id="358"/>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589624AA" w:rsidR="001C272A" w:rsidRPr="00185E4D" w:rsidRDefault="001C272A" w:rsidP="002D1570">
      <w:pPr>
        <w:pStyle w:val="Caption"/>
      </w:pPr>
      <w:bookmarkStart w:id="359" w:name="_Ref236172999"/>
      <w:bookmarkStart w:id="360" w:name="_Toc236342259"/>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8</w:t>
      </w:r>
      <w:r w:rsidR="00AF4F14">
        <w:fldChar w:fldCharType="end"/>
      </w:r>
      <w:bookmarkEnd w:id="359"/>
      <w:r>
        <w:t xml:space="preserve"> </w:t>
      </w:r>
      <w:r w:rsidR="002034AC">
        <w:t>Average total cost evolution of the four configurations under the five scenarios</w:t>
      </w:r>
      <w:bookmarkEnd w:id="360"/>
    </w:p>
    <w:p w14:paraId="16BC0A6F" w14:textId="7BFEFFE9" w:rsidR="0030733A" w:rsidRDefault="00F71839" w:rsidP="0030733A">
      <w:pPr>
        <w:pStyle w:val="Heading3"/>
      </w:pPr>
      <w:bookmarkStart w:id="361" w:name="_Toc236342183"/>
      <w:r w:rsidRPr="00F71839">
        <w:t>Open Decision Space</w:t>
      </w:r>
      <w:r>
        <w:t xml:space="preserve"> Performance</w:t>
      </w:r>
      <w:bookmarkEnd w:id="361"/>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4EF882CF" w:rsidR="004E5FF4" w:rsidRDefault="004E5FF4" w:rsidP="004E5FF4">
      <w:pPr>
        <w:pStyle w:val="Caption"/>
      </w:pPr>
      <w:bookmarkStart w:id="362" w:name="_Ref_fig10"/>
      <w:bookmarkStart w:id="363" w:name="_Toc236342260"/>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9</w:t>
      </w:r>
      <w:r w:rsidR="00AF4F14">
        <w:fldChar w:fldCharType="end"/>
      </w:r>
      <w:bookmarkEnd w:id="362"/>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rsidR="00896776" w:rsidRPr="00BA1179">
        <w:t>over proposals, with every rejection logged by its gate and reason</w:t>
      </w:r>
      <w:bookmarkEnd w:id="363"/>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w:t>
      </w:r>
      <w:r w:rsidR="002B16A5">
        <w:t xml:space="preserve"> </w:t>
      </w:r>
    </w:p>
    <w:p w14:paraId="4E3C3FAC" w14:textId="3917C626" w:rsidR="00AF13B6" w:rsidRDefault="00AF13B6" w:rsidP="00AF13B6">
      <w:pPr>
        <w:pStyle w:val="Caption"/>
      </w:pPr>
      <w:bookmarkStart w:id="364" w:name="_RefT54PROD"/>
      <w:bookmarkStart w:id="365"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364"/>
      <w:r w:rsidRPr="00BA1179">
        <w:t xml:space="preserve"> </w:t>
      </w:r>
      <w:r w:rsidRPr="007B3555">
        <w:t>The generative product ledger: every object created its definition, birth moment, and the rule that uses it</w:t>
      </w:r>
      <w:bookmarkEnd w:id="365"/>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60B82CDE" w:rsidR="00663447" w:rsidRDefault="00663447" w:rsidP="00663447">
      <w:pPr>
        <w:pStyle w:val="Caption"/>
      </w:pPr>
      <w:bookmarkStart w:id="366" w:name="_Ref236296138"/>
      <w:bookmarkStart w:id="367" w:name="_Toc236342261"/>
      <w:r>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10</w:t>
      </w:r>
      <w:r w:rsidR="00AF4F14">
        <w:fldChar w:fldCharType="end"/>
      </w:r>
      <w:bookmarkEnd w:id="366"/>
      <w:r>
        <w:t xml:space="preserve"> Generated intermediate concept and the admitted rule</w:t>
      </w:r>
      <w:bookmarkEnd w:id="367"/>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2B0831A5" w:rsidR="00AF13B6" w:rsidRDefault="00AF13B6" w:rsidP="00AF13B6">
      <w:pPr>
        <w:pStyle w:val="Caption"/>
      </w:pPr>
      <w:bookmarkStart w:id="368" w:name="_Ref_fig11"/>
      <w:bookmarkStart w:id="369" w:name="_RefF54PRD"/>
      <w:bookmarkStart w:id="370" w:name="_Toc236342262"/>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11</w:t>
      </w:r>
      <w:r w:rsidR="00AF4F14">
        <w:fldChar w:fldCharType="end"/>
      </w:r>
      <w:bookmarkEnd w:id="368"/>
      <w:r>
        <w:t xml:space="preserve"> Composition weights of the seven generated macro interventions over the base physical channels</w:t>
      </w:r>
      <w:bookmarkEnd w:id="369"/>
      <w:bookmarkEnd w:id="370"/>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371" w:name="_RefT54GRUL"/>
      <w:bookmarkStart w:id="372"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371"/>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2"/>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16C45974" w:rsidR="00D36541" w:rsidRDefault="00D36541" w:rsidP="00D36541">
      <w:pPr>
        <w:pStyle w:val="Caption"/>
      </w:pPr>
      <w:bookmarkStart w:id="373" w:name="_Ref_fig9"/>
      <w:bookmarkStart w:id="374" w:name="_RefF54RUN"/>
      <w:bookmarkStart w:id="375" w:name="_Toc236342263"/>
      <w:r w:rsidRPr="00BA1179">
        <w:t xml:space="preserve">Figure </w:t>
      </w:r>
      <w:r w:rsidR="00AF4F14">
        <w:fldChar w:fldCharType="begin"/>
      </w:r>
      <w:r w:rsidR="00AF4F14">
        <w:instrText xml:space="preserve"> STYLEREF 1 \s </w:instrText>
      </w:r>
      <w:r w:rsidR="00AF4F14">
        <w:fldChar w:fldCharType="separate"/>
      </w:r>
      <w:r w:rsidR="00AF4F14">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F4F14">
        <w:rPr>
          <w:noProof/>
        </w:rPr>
        <w:t>12</w:t>
      </w:r>
      <w:r w:rsidR="00AF4F14">
        <w:fldChar w:fldCharType="end"/>
      </w:r>
      <w:bookmarkEnd w:id="373"/>
      <w:r w:rsidR="00A0062C">
        <w:t xml:space="preserve"> </w:t>
      </w:r>
      <w:r>
        <w:t>One recorded incident from ignition to containment</w:t>
      </w:r>
      <w:bookmarkEnd w:id="374"/>
      <w:bookmarkEnd w:id="375"/>
    </w:p>
    <w:p w14:paraId="5A1B021C" w14:textId="77777777" w:rsidR="002408F0" w:rsidRDefault="00000000">
      <w:pPr>
        <w:pStyle w:val="Heading2"/>
      </w:pPr>
      <w:bookmarkStart w:id="376" w:name="_Toc236342184"/>
      <w:r w:rsidRPr="00BA1179">
        <w:t>Sensitivity Analysis</w:t>
      </w:r>
      <w:bookmarkEnd w:id="376"/>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w:t>
      </w:r>
      <w:r w:rsidRPr="00F453A0">
        <w:t xml:space="preserve">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DBD08C3"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w:t>
      </w:r>
      <w:commentRangeStart w:id="377"/>
      <w:r w:rsidRPr="00F453A0">
        <w:t xml:space="preserve">The sweeps use </w:t>
      </w:r>
      <w:r w:rsidR="00C96BB4">
        <w:t>3</w:t>
      </w:r>
      <w:r w:rsidRPr="00F453A0">
        <w:t xml:space="preserve"> worlds and the calibration grid </w:t>
      </w:r>
      <w:r w:rsidR="00C96BB4">
        <w:t>5</w:t>
      </w:r>
      <w:r w:rsidRPr="00F453A0">
        <w:t xml:space="preserve">, since the grid is what justifies every sweep that follows. </w:t>
      </w:r>
      <w:commentRangeEnd w:id="377"/>
      <w:r w:rsidR="00C96BB4" w:rsidRPr="00F453A0">
        <w:rPr>
          <w:rStyle w:val="CommentReference"/>
          <w:sz w:val="24"/>
          <w:szCs w:val="22"/>
        </w:rPr>
        <w:commentReference w:id="377"/>
      </w:r>
      <w:r w:rsidRPr="00F453A0">
        <w:t xml:space="preserve">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378" w:name="_RefTsens"/>
      <w:bookmarkStart w:id="379"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378"/>
      <w:r>
        <w:t xml:space="preserve"> Sensitivity design: parameters, base values and ranges</w:t>
      </w:r>
      <w:bookmarkEnd w:id="379"/>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1E70AC01" w:rsidR="00F453A0" w:rsidRDefault="00AF4F14" w:rsidP="00777DE2">
      <w:pPr>
        <w:pStyle w:val="ParText"/>
      </w:pPr>
      <w:r>
        <w:lastRenderedPageBreak/>
        <w:fldChar w:fldCharType="begin"/>
      </w:r>
      <w:r>
        <w:instrText xml:space="preserve"> REF _Ref236342841 \h </w:instrText>
      </w:r>
      <w:r>
        <w:fldChar w:fldCharType="separate"/>
      </w:r>
      <w:r>
        <w:t xml:space="preserve">Figure </w:t>
      </w:r>
      <w:r>
        <w:rPr>
          <w:noProof/>
        </w:rPr>
        <w:t>5</w:t>
      </w:r>
      <w:r>
        <w:t>.</w:t>
      </w:r>
      <w:r>
        <w:rPr>
          <w:noProof/>
        </w:rPr>
        <w:t>13</w:t>
      </w:r>
      <w:r>
        <w:fldChar w:fldCharType="end"/>
      </w:r>
      <w:r>
        <w:t xml:space="preserve"> </w:t>
      </w:r>
      <w:r w:rsidR="009E66D1" w:rsidRPr="009E66D1">
        <w:t>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296A9237" w14:textId="77777777" w:rsidR="00AF4F14" w:rsidRDefault="0023575B" w:rsidP="00AF4F14">
      <w:pPr>
        <w:pStyle w:val="ParText"/>
        <w:keepN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F5D2156" w:rsidR="00F21B14" w:rsidRDefault="00AF4F14" w:rsidP="00AF4F14">
      <w:pPr>
        <w:pStyle w:val="Caption"/>
      </w:pPr>
      <w:bookmarkStart w:id="380" w:name="_Ref236342841"/>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13</w:t>
      </w:r>
      <w:r>
        <w:fldChar w:fldCharType="end"/>
      </w:r>
      <w:bookmarkEnd w:id="380"/>
      <w:r>
        <w:t xml:space="preserve"> T</w:t>
      </w:r>
      <w:r w:rsidR="00777DE2">
        <w:t xml:space="preserve">he physical cost over </w:t>
      </w:r>
      <w:r w:rsidR="00F21B14" w:rsidRPr="00F21B14">
        <w:t xml:space="preserve">simultaneous </w:t>
      </w:r>
      <w:r w:rsidR="00F21B14" w:rsidRPr="00F21B14">
        <w:t>ignitions</w:t>
      </w:r>
      <w:r w:rsidR="00F21B14" w:rsidRPr="00F21B14">
        <w:t xml:space="preserve">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0A94C17D" w14:textId="7A0BFF84" w:rsidR="00913890" w:rsidRDefault="00913890" w:rsidP="00913890">
      <w:pPr>
        <w:jc w:val="center"/>
      </w:pPr>
    </w:p>
    <w:p w14:paraId="77B503B9" w14:textId="77777777" w:rsidR="00AF64F6" w:rsidRDefault="00AF64F6" w:rsidP="00913890">
      <w:pPr>
        <w:pStyle w:val="Caption"/>
      </w:pPr>
      <w:bookmarkStart w:id="381" w:name="_RefFcap"/>
    </w:p>
    <w:p w14:paraId="5A1B0277" w14:textId="0BE41B91" w:rsidR="002408F0" w:rsidRDefault="00000000">
      <w:pPr>
        <w:pStyle w:val="Heading2"/>
      </w:pPr>
      <w:bookmarkStart w:id="382" w:name="_Toc236342185"/>
      <w:bookmarkEnd w:id="381"/>
      <w:r w:rsidRPr="00BA1179">
        <w:t>Compliance with the Evaluation Criteria and Chapter Summary</w:t>
      </w:r>
      <w:bookmarkEnd w:id="382"/>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4"/>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3" w:name="_Ref226192388"/>
      <w:bookmarkStart w:id="384" w:name="_Toc236342186"/>
      <w:r w:rsidRPr="00BA1179">
        <w:rPr>
          <w:lang w:val="en-US"/>
        </w:rPr>
        <w:t>CONCLUSION AND FUTURE WORKS</w:t>
      </w:r>
      <w:bookmarkEnd w:id="383"/>
      <w:bookmarkEnd w:id="384"/>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5" w:name="_Toc236342187"/>
      <w:r w:rsidRPr="00BA1179">
        <w:t>Conclusions</w:t>
      </w:r>
      <w:bookmarkEnd w:id="385"/>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6" w:name="_Toc236342188"/>
      <w:r w:rsidRPr="00BA1179">
        <w:t>Future Works</w:t>
      </w:r>
      <w:bookmarkEnd w:id="386"/>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7" w:name="_Toc236342189"/>
      <w:r w:rsidRPr="00BA1179">
        <w:rPr>
          <w:lang w:val="en-US"/>
        </w:rPr>
        <w:lastRenderedPageBreak/>
        <w:t>REFERENCES</w:t>
      </w:r>
      <w:bookmarkEnd w:id="387"/>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8" w:name="_Toc508956019"/>
      <w:bookmarkStart w:id="389" w:name="_Toc508964959"/>
      <w:bookmarkStart w:id="390" w:name="_Toc509310144"/>
      <w:bookmarkStart w:id="391" w:name="_Toc236342190"/>
      <w:r w:rsidRPr="00BA1179">
        <w:rPr>
          <w:lang w:val="en-US"/>
        </w:rPr>
        <w:lastRenderedPageBreak/>
        <w:t>APPENDI</w:t>
      </w:r>
      <w:bookmarkEnd w:id="388"/>
      <w:bookmarkEnd w:id="389"/>
      <w:bookmarkEnd w:id="390"/>
      <w:r w:rsidRPr="00BA1179">
        <w:rPr>
          <w:lang w:val="en-US"/>
        </w:rPr>
        <w:t>CES</w:t>
      </w:r>
      <w:bookmarkEnd w:id="391"/>
    </w:p>
    <w:p w14:paraId="46ACD199" w14:textId="4384076B" w:rsidR="00762B29" w:rsidRPr="00BA1179" w:rsidRDefault="001E5F6D" w:rsidP="006601CA">
      <w:pPr>
        <w:pStyle w:val="Appendix"/>
      </w:pPr>
      <w:bookmarkStart w:id="392" w:name="_Ref223043555"/>
      <w:bookmarkStart w:id="393" w:name="_Ref223162216"/>
      <w:bookmarkStart w:id="394" w:name="_Ref223269282"/>
      <w:bookmarkStart w:id="395" w:name="_Toc236342191"/>
      <w:r w:rsidRPr="00BA1179">
        <w:t xml:space="preserve">Simulation Mathematics for </w:t>
      </w:r>
      <w:bookmarkEnd w:id="392"/>
      <w:bookmarkEnd w:id="393"/>
      <w:r w:rsidRPr="00BA1179">
        <w:t>Evolution of Burning Status</w:t>
      </w:r>
      <w:bookmarkEnd w:id="394"/>
      <w:bookmarkEnd w:id="395"/>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396"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396"/>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397"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397"/>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398"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398"/>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399"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399"/>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400"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400"/>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401"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401"/>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2"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2"/>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3" w:name="_Ref223263847"/>
      <w:bookmarkStart w:id="404" w:name="_Ref223263851"/>
      <w:bookmarkStart w:id="405" w:name="_Ref223263865"/>
      <w:bookmarkStart w:id="406" w:name="_Toc236342192"/>
      <w:r w:rsidRPr="00BA1179">
        <w:lastRenderedPageBreak/>
        <w:t>Simulation Mathematics for Fuel Mass Evolution</w:t>
      </w:r>
      <w:bookmarkEnd w:id="403"/>
      <w:bookmarkEnd w:id="404"/>
      <w:bookmarkEnd w:id="405"/>
      <w:bookmarkEnd w:id="406"/>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407"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407"/>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8"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8"/>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409"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409"/>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410"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410"/>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411"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411"/>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412"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412"/>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413"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413"/>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414"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414"/>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5"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5"/>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6" w:name="_Ref223266063"/>
      <w:bookmarkStart w:id="417" w:name="_Toc236342193"/>
      <w:r w:rsidRPr="00BA1179">
        <w:lastRenderedPageBreak/>
        <w:t>Simulation Mathematics for Fire Intensity Evolution</w:t>
      </w:r>
      <w:bookmarkEnd w:id="416"/>
      <w:bookmarkEnd w:id="417"/>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418"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418"/>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419"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419"/>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20" w:name="TableC1"/>
      <w:r w:rsidRPr="00BA1179">
        <w:t>Table C.1 Fire intensity evolution parameters</w:t>
      </w:r>
    </w:p>
    <w:bookmarkEnd w:id="420"/>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21" w:name="_Ref234617318"/>
      <w:bookmarkStart w:id="422" w:name="_Ref234617321"/>
      <w:bookmarkStart w:id="423" w:name="_Ref234520328"/>
      <w:bookmarkStart w:id="424" w:name="_Toc236342194"/>
      <w:r w:rsidRPr="00BA1179">
        <w:lastRenderedPageBreak/>
        <w:t>Complete Concept Mapping Specification</w:t>
      </w:r>
      <w:bookmarkEnd w:id="421"/>
      <w:bookmarkEnd w:id="422"/>
      <w:bookmarkEnd w:id="424"/>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5" w:name="_RefTblE1"/>
      <w:bookmarkStart w:id="426" w:name="TableD1"/>
      <w:r w:rsidRPr="00BA1179">
        <w:rPr>
          <w:rFonts w:cs="Times New Roman"/>
          <w:szCs w:val="24"/>
        </w:rPr>
        <w:t xml:space="preserve">Table D.1 Level 1 to 4 aggregation weights over the </w:t>
      </w:r>
      <w:bookmarkEnd w:id="425"/>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6"/>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7"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8" w:name="TableD2"/>
      <w:r w:rsidRPr="00BA1179">
        <w:rPr>
          <w:rFonts w:cs="Times New Roman"/>
          <w:szCs w:val="24"/>
        </w:rPr>
        <w:lastRenderedPageBreak/>
        <w:t>Table D.2 Parameters of the concept layer</w:t>
      </w:r>
      <w:bookmarkEnd w:id="427"/>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8"/>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9" w:name="_RefTblE4"/>
    </w:p>
    <w:p w14:paraId="0F33DE96" w14:textId="60381338" w:rsidR="000E1725" w:rsidRPr="00BA1179" w:rsidRDefault="00000000" w:rsidP="00852310">
      <w:pPr>
        <w:pStyle w:val="Caption"/>
        <w:keepNext/>
        <w:rPr>
          <w:rFonts w:cs="Times New Roman"/>
          <w:szCs w:val="24"/>
        </w:rPr>
      </w:pPr>
      <w:bookmarkStart w:id="430" w:name="TableD3"/>
      <w:r w:rsidRPr="00BA1179">
        <w:rPr>
          <w:rFonts w:cs="Times New Roman"/>
          <w:szCs w:val="24"/>
        </w:rPr>
        <w:t>Table D.3 Trapezoidal parameters</w:t>
      </w:r>
      <w:bookmarkEnd w:id="429"/>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30"/>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31" w:name="_RefAppE1"/>
      <w:bookmarkStart w:id="432" w:name="_Toc236342195"/>
      <w:r w:rsidRPr="00BA1179">
        <w:lastRenderedPageBreak/>
        <w:t>Representative Decision Rules</w:t>
      </w:r>
      <w:bookmarkEnd w:id="423"/>
      <w:bookmarkEnd w:id="431"/>
      <w:bookmarkEnd w:id="432"/>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3" w:name="_RefTblRules"/>
      <w:bookmarkStart w:id="434" w:name="TableE1"/>
      <w:r w:rsidRPr="00BA1179">
        <w:lastRenderedPageBreak/>
        <w:t>Table E.1 Representative decision rules by operational regime</w:t>
      </w:r>
      <w:bookmarkEnd w:id="433"/>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4"/>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6C279FC8"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t>the verification gates and the admission</w:t>
      </w:r>
      <w:r w:rsidRPr="00BA1179">
        <w:t xml:space="preserve">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w:t>
      </w:r>
      <w:r w:rsidR="00701951">
        <w:t>Table E.2</w:t>
      </w:r>
      <w:r w:rsidR="00701951">
        <w:t xml:space="preserve"> lists only a subset of the generated rules.</w:t>
      </w:r>
    </w:p>
    <w:p w14:paraId="57726D8C" w14:textId="003C250A" w:rsidR="001E3952" w:rsidRDefault="001E3952" w:rsidP="001E3952">
      <w:pPr>
        <w:pStyle w:val="Caption"/>
      </w:pPr>
      <w:bookmarkStart w:id="435"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5"/>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w:t>
            </w:r>
            <w:r w:rsidRPr="00701951">
              <w:rPr>
                <w:noProof/>
                <w:color w:val="000000"/>
                <w:szCs w:val="24"/>
              </w:rPr>
              <w:t>;</w:t>
            </w:r>
            <w:r w:rsidRPr="00701951">
              <w:rPr>
                <w:noProof/>
                <w:color w:val="000000"/>
                <w:szCs w:val="24"/>
              </w:rPr>
              <w:t xml:space="preserve"> containment line 0.80</w:t>
            </w:r>
            <w:r w:rsidRPr="00701951">
              <w:rPr>
                <w:noProof/>
                <w:color w:val="000000"/>
                <w:szCs w:val="24"/>
              </w:rPr>
              <w:t>;</w:t>
            </w:r>
            <w:r w:rsidRPr="00701951">
              <w:rPr>
                <w:noProof/>
                <w:color w:val="000000"/>
                <w:szCs w:val="24"/>
              </w:rPr>
              <w:t xml:space="preserve">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6" w:name="_Ref236091196"/>
      <w:bookmarkStart w:id="437" w:name="_Toc236342196"/>
      <w:r>
        <w:lastRenderedPageBreak/>
        <w:t>Generative AI Prompt Specifications</w:t>
      </w:r>
      <w:bookmarkEnd w:id="436"/>
      <w:bookmarkEnd w:id="437"/>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8" w:name="_Toc236342197"/>
      <w:commentRangeStart w:id="439"/>
      <w:r w:rsidRPr="00BA1179">
        <w:rPr>
          <w:lang w:val="en-US"/>
        </w:rPr>
        <w:lastRenderedPageBreak/>
        <w:t>CURRICULUM VITAE</w:t>
      </w:r>
      <w:bookmarkEnd w:id="438"/>
      <w:r w:rsidRPr="00BA1179">
        <w:rPr>
          <w:lang w:val="en-US"/>
        </w:rPr>
        <w:t xml:space="preserve"> </w:t>
      </w:r>
      <w:commentRangeEnd w:id="439"/>
      <w:r w:rsidR="002A7D4E" w:rsidRPr="00BA1179">
        <w:rPr>
          <w:rStyle w:val="CommentReference"/>
          <w:sz w:val="24"/>
          <w:szCs w:val="24"/>
          <w:lang w:val="en-US"/>
        </w:rPr>
        <w:commentReference w:id="439"/>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40" w:name="LastPage"/>
      <w:bookmarkEnd w:id="440"/>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295"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377" w:author="Çağlar Akman" w:date="2026-07-30T23:05:00Z" w:initials="ÇA">
    <w:p w14:paraId="2B600435" w14:textId="77777777" w:rsidR="00C96BB4" w:rsidRDefault="00C96BB4" w:rsidP="00C96BB4">
      <w:pPr>
        <w:pStyle w:val="CommentText"/>
        <w:jc w:val="left"/>
      </w:pPr>
      <w:r>
        <w:rPr>
          <w:rStyle w:val="CommentReference"/>
        </w:rPr>
        <w:annotationRef/>
      </w:r>
      <w:r>
        <w:t>Numbers</w:t>
      </w:r>
    </w:p>
  </w:comment>
  <w:comment w:id="439"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2B600435"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0A2691F6" w16cex:dateUtc="2026-07-30T20:0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2B600435" w16cid:durableId="0A2691F6"/>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380CE" w14:textId="77777777" w:rsidR="004F4FDC" w:rsidRPr="00BA1179" w:rsidRDefault="004F4FDC">
      <w:pPr>
        <w:spacing w:after="0" w:line="240" w:lineRule="auto"/>
      </w:pPr>
      <w:r w:rsidRPr="00BA1179">
        <w:separator/>
      </w:r>
    </w:p>
    <w:p w14:paraId="1471226D" w14:textId="77777777" w:rsidR="004F4FDC" w:rsidRPr="00BA1179" w:rsidRDefault="004F4FDC"/>
  </w:endnote>
  <w:endnote w:type="continuationSeparator" w:id="0">
    <w:p w14:paraId="33F3EC2E" w14:textId="77777777" w:rsidR="004F4FDC" w:rsidRPr="00BA1179" w:rsidRDefault="004F4FDC">
      <w:pPr>
        <w:spacing w:after="0" w:line="240" w:lineRule="auto"/>
      </w:pPr>
      <w:r w:rsidRPr="00BA1179">
        <w:continuationSeparator/>
      </w:r>
    </w:p>
    <w:p w14:paraId="2FB872C2" w14:textId="77777777" w:rsidR="004F4FDC" w:rsidRPr="00BA1179" w:rsidRDefault="004F4F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E3F2A" w14:textId="77777777" w:rsidR="004F4FDC" w:rsidRPr="00BA1179" w:rsidRDefault="004F4FDC">
      <w:pPr>
        <w:spacing w:after="0" w:line="240" w:lineRule="auto"/>
      </w:pPr>
      <w:r w:rsidRPr="00BA1179">
        <w:separator/>
      </w:r>
    </w:p>
    <w:p w14:paraId="5EEA2432" w14:textId="77777777" w:rsidR="004F4FDC" w:rsidRPr="00BA1179" w:rsidRDefault="004F4FDC"/>
  </w:footnote>
  <w:footnote w:type="continuationSeparator" w:id="0">
    <w:p w14:paraId="34613A3E" w14:textId="77777777" w:rsidR="004F4FDC" w:rsidRPr="00BA1179" w:rsidRDefault="004F4FDC">
      <w:pPr>
        <w:spacing w:after="0" w:line="240" w:lineRule="auto"/>
      </w:pPr>
      <w:r w:rsidRPr="00BA1179">
        <w:continuationSeparator/>
      </w:r>
    </w:p>
    <w:p w14:paraId="11043BE9" w14:textId="77777777" w:rsidR="004F4FDC" w:rsidRPr="00BA1179" w:rsidRDefault="004F4F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Changes/>
  <w:zoom w:percent="8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4FDC"/>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6BB4"/>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oter" Target="footer6.xml"/><Relationship Id="rId69"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microsoft.com/office/2011/relationships/people" Target="peop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0F0B"/>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6253</TotalTime>
  <Pages>203</Pages>
  <Words>51102</Words>
  <Characters>293841</Characters>
  <Application>Microsoft Office Word</Application>
  <DocSecurity>0</DocSecurity>
  <Lines>7166</Lines>
  <Paragraphs>3593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114</cp:revision>
  <cp:lastPrinted>2026-04-16T20:32:00Z</cp:lastPrinted>
  <dcterms:created xsi:type="dcterms:W3CDTF">2026-07-18T15:37:00Z</dcterms:created>
  <dcterms:modified xsi:type="dcterms:W3CDTF">2026-07-30T21:12:00Z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