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A2DC8">
        <w:rPr>
          <w:rFonts w:cs="Times New Roman"/>
          <w:noProof/>
          <w:szCs w:val="24"/>
        </w:rPr>
        <w:t>165</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A2DC8">
        <w:rPr>
          <w:rFonts w:cs="Times New Roman"/>
          <w:noProof/>
          <w:szCs w:val="24"/>
          <w:lang w:val="tr-TR"/>
        </w:rPr>
        <w:t>165</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5572403" w:history="1">
            <w:r w:rsidR="00AA2DC8" w:rsidRPr="005932E1">
              <w:rPr>
                <w:rStyle w:val="Hyperlink"/>
              </w:rPr>
              <w:t>ABSTRACT</w:t>
            </w:r>
            <w:r w:rsidR="00AA2DC8">
              <w:rPr>
                <w:webHidden/>
              </w:rPr>
              <w:tab/>
            </w:r>
            <w:r w:rsidR="00AA2DC8">
              <w:rPr>
                <w:webHidden/>
              </w:rPr>
              <w:fldChar w:fldCharType="begin"/>
            </w:r>
            <w:r w:rsidR="00AA2DC8">
              <w:rPr>
                <w:webHidden/>
              </w:rPr>
              <w:instrText xml:space="preserve"> PAGEREF _Toc235572403 \h </w:instrText>
            </w:r>
            <w:r w:rsidR="00AA2DC8">
              <w:rPr>
                <w:webHidden/>
              </w:rPr>
            </w:r>
            <w:r w:rsidR="00AA2DC8">
              <w:rPr>
                <w:webHidden/>
              </w:rPr>
              <w:fldChar w:fldCharType="separate"/>
            </w:r>
            <w:r w:rsidR="00AA2DC8">
              <w:rPr>
                <w:webHidden/>
              </w:rPr>
              <w:t>v</w:t>
            </w:r>
            <w:r w:rsidR="00AA2DC8">
              <w:rPr>
                <w:webHidden/>
              </w:rPr>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sidRPr="005932E1">
              <w:rPr>
                <w:rStyle w:val="Hyperlink"/>
                <w:lang w:val="tr-TR"/>
              </w:rPr>
              <w:t>ÖZ</w:t>
            </w:r>
            <w:r>
              <w:rPr>
                <w:webHidden/>
              </w:rPr>
              <w:tab/>
            </w:r>
            <w:r>
              <w:rPr>
                <w:webHidden/>
              </w:rPr>
              <w:fldChar w:fldCharType="begin"/>
            </w:r>
            <w:r>
              <w:rPr>
                <w:webHidden/>
              </w:rPr>
              <w:instrText xml:space="preserve"> PAGEREF _Toc235572404 \h </w:instrText>
            </w:r>
            <w:r>
              <w:rPr>
                <w:webHidden/>
              </w:rPr>
            </w:r>
            <w:r>
              <w:rPr>
                <w:webHidden/>
              </w:rPr>
              <w:fldChar w:fldCharType="separate"/>
            </w:r>
            <w:r>
              <w:rPr>
                <w:webHidden/>
              </w:rPr>
              <w:t>vii</w:t>
            </w:r>
            <w:r>
              <w:rPr>
                <w:webHidden/>
              </w:rPr>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sidRPr="005932E1">
              <w:rPr>
                <w:rStyle w:val="Hyperlink"/>
              </w:rPr>
              <w:t>ACKNOWLEDGMENTS</w:t>
            </w:r>
            <w:r>
              <w:rPr>
                <w:webHidden/>
              </w:rPr>
              <w:tab/>
            </w:r>
            <w:r>
              <w:rPr>
                <w:webHidden/>
              </w:rPr>
              <w:fldChar w:fldCharType="begin"/>
            </w:r>
            <w:r>
              <w:rPr>
                <w:webHidden/>
              </w:rPr>
              <w:instrText xml:space="preserve"> PAGEREF _Toc235572405 \h </w:instrText>
            </w:r>
            <w:r>
              <w:rPr>
                <w:webHidden/>
              </w:rPr>
            </w:r>
            <w:r>
              <w:rPr>
                <w:webHidden/>
              </w:rPr>
              <w:fldChar w:fldCharType="separate"/>
            </w:r>
            <w:r>
              <w:rPr>
                <w:webHidden/>
              </w:rPr>
              <w:t>x</w:t>
            </w:r>
            <w:r>
              <w:rPr>
                <w:webHidden/>
              </w:rPr>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sidRPr="005932E1">
              <w:rPr>
                <w:rStyle w:val="Hyperlink"/>
              </w:rPr>
              <w:t>TABLE OF CONTENTS</w:t>
            </w:r>
            <w:r>
              <w:rPr>
                <w:webHidden/>
              </w:rPr>
              <w:tab/>
            </w:r>
            <w:r>
              <w:rPr>
                <w:webHidden/>
              </w:rPr>
              <w:fldChar w:fldCharType="begin"/>
            </w:r>
            <w:r>
              <w:rPr>
                <w:webHidden/>
              </w:rPr>
              <w:instrText xml:space="preserve"> PAGEREF _Toc235572406 \h </w:instrText>
            </w:r>
            <w:r>
              <w:rPr>
                <w:webHidden/>
              </w:rPr>
            </w:r>
            <w:r>
              <w:rPr>
                <w:webHidden/>
              </w:rPr>
              <w:fldChar w:fldCharType="separate"/>
            </w:r>
            <w:r>
              <w:rPr>
                <w:webHidden/>
              </w:rPr>
              <w:t>xi</w:t>
            </w:r>
            <w:r>
              <w:rPr>
                <w:webHidden/>
              </w:rPr>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sidRPr="005932E1">
              <w:rPr>
                <w:rStyle w:val="Hyperlink"/>
              </w:rPr>
              <w:t>LIST OF TABLES</w:t>
            </w:r>
            <w:r>
              <w:rPr>
                <w:webHidden/>
              </w:rPr>
              <w:tab/>
            </w:r>
            <w:r>
              <w:rPr>
                <w:webHidden/>
              </w:rPr>
              <w:fldChar w:fldCharType="begin"/>
            </w:r>
            <w:r>
              <w:rPr>
                <w:webHidden/>
              </w:rPr>
              <w:instrText xml:space="preserve"> PAGEREF _Toc235572407 \h </w:instrText>
            </w:r>
            <w:r>
              <w:rPr>
                <w:webHidden/>
              </w:rPr>
            </w:r>
            <w:r>
              <w:rPr>
                <w:webHidden/>
              </w:rPr>
              <w:fldChar w:fldCharType="separate"/>
            </w:r>
            <w:r>
              <w:rPr>
                <w:webHidden/>
              </w:rPr>
              <w:t>xv</w:t>
            </w:r>
            <w:r>
              <w:rPr>
                <w:webHidden/>
              </w:rPr>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sidRPr="005932E1">
              <w:rPr>
                <w:rStyle w:val="Hyperlink"/>
              </w:rPr>
              <w:t>LIST OF FIGURES</w:t>
            </w:r>
            <w:r>
              <w:rPr>
                <w:webHidden/>
              </w:rPr>
              <w:tab/>
            </w:r>
            <w:r>
              <w:rPr>
                <w:webHidden/>
              </w:rPr>
              <w:fldChar w:fldCharType="begin"/>
            </w:r>
            <w:r>
              <w:rPr>
                <w:webHidden/>
              </w:rPr>
              <w:instrText xml:space="preserve"> PAGEREF _Toc235572408 \h </w:instrText>
            </w:r>
            <w:r>
              <w:rPr>
                <w:webHidden/>
              </w:rPr>
            </w:r>
            <w:r>
              <w:rPr>
                <w:webHidden/>
              </w:rPr>
              <w:fldChar w:fldCharType="separate"/>
            </w:r>
            <w:r>
              <w:rPr>
                <w:webHidden/>
              </w:rPr>
              <w:t>xvii</w:t>
            </w:r>
            <w:r>
              <w:rPr>
                <w:webHidden/>
              </w:rPr>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sidRPr="005932E1">
              <w:rPr>
                <w:rStyle w:val="Hyperlink"/>
              </w:rPr>
              <w:t>LIST OF ABBREVIATIONS</w:t>
            </w:r>
            <w:r>
              <w:rPr>
                <w:webHidden/>
              </w:rPr>
              <w:tab/>
            </w:r>
            <w:r>
              <w:rPr>
                <w:webHidden/>
              </w:rPr>
              <w:fldChar w:fldCharType="begin"/>
            </w:r>
            <w:r>
              <w:rPr>
                <w:webHidden/>
              </w:rPr>
              <w:instrText xml:space="preserve"> PAGEREF _Toc235572409 \h </w:instrText>
            </w:r>
            <w:r>
              <w:rPr>
                <w:webHidden/>
              </w:rPr>
            </w:r>
            <w:r>
              <w:rPr>
                <w:webHidden/>
              </w:rPr>
              <w:fldChar w:fldCharType="separate"/>
            </w:r>
            <w:r>
              <w:rPr>
                <w:webHidden/>
              </w:rPr>
              <w:t>xix</w:t>
            </w:r>
            <w:r>
              <w:rPr>
                <w:webHidden/>
              </w:rPr>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sidRPr="005932E1">
              <w:rPr>
                <w:rStyle w:val="Hyperlink"/>
              </w:rPr>
              <w:t>LIST OF SYMBOLS</w:t>
            </w:r>
            <w:r>
              <w:rPr>
                <w:webHidden/>
              </w:rPr>
              <w:tab/>
            </w:r>
            <w:r>
              <w:rPr>
                <w:webHidden/>
              </w:rPr>
              <w:fldChar w:fldCharType="begin"/>
            </w:r>
            <w:r>
              <w:rPr>
                <w:webHidden/>
              </w:rPr>
              <w:instrText xml:space="preserve"> PAGEREF _Toc235572410 \h </w:instrText>
            </w:r>
            <w:r>
              <w:rPr>
                <w:webHidden/>
              </w:rPr>
            </w:r>
            <w:r>
              <w:rPr>
                <w:webHidden/>
              </w:rPr>
              <w:fldChar w:fldCharType="separate"/>
            </w:r>
            <w:r>
              <w:rPr>
                <w:webHidden/>
              </w:rPr>
              <w:t>xxi</w:t>
            </w:r>
            <w:r>
              <w:rPr>
                <w:webHidden/>
              </w:rPr>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sidRPr="005932E1">
              <w:rPr>
                <w:rStyle w:val="Hyperlink"/>
              </w:rPr>
              <w:t>1</w:t>
            </w:r>
            <w:r>
              <w:rPr>
                <w:rFonts w:asciiTheme="minorHAnsi" w:eastAsiaTheme="minorEastAsia" w:hAnsiTheme="minorHAnsi"/>
                <w:kern w:val="2"/>
                <w:szCs w:val="24"/>
                <w:lang w:val="tr-TR" w:eastAsia="tr-TR"/>
                <w14:ligatures w14:val="standardContextual"/>
              </w:rPr>
              <w:tab/>
            </w:r>
            <w:r w:rsidRPr="005932E1">
              <w:rPr>
                <w:rStyle w:val="Hyperlink"/>
              </w:rPr>
              <w:t>INTRODUCTION</w:t>
            </w:r>
            <w:r>
              <w:rPr>
                <w:webHidden/>
              </w:rPr>
              <w:tab/>
            </w:r>
            <w:r>
              <w:rPr>
                <w:webHidden/>
              </w:rPr>
              <w:fldChar w:fldCharType="begin"/>
            </w:r>
            <w:r>
              <w:rPr>
                <w:webHidden/>
              </w:rPr>
              <w:instrText xml:space="preserve"> PAGEREF _Toc235572411 \h </w:instrText>
            </w:r>
            <w:r>
              <w:rPr>
                <w:webHidden/>
              </w:rPr>
            </w:r>
            <w:r>
              <w:rPr>
                <w:webHidden/>
              </w:rPr>
              <w:fldChar w:fldCharType="separate"/>
            </w:r>
            <w:r>
              <w:rPr>
                <w:webHidden/>
              </w:rPr>
              <w:t>1</w:t>
            </w:r>
            <w:r>
              <w:rPr>
                <w:webHidden/>
              </w:rPr>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sidRPr="005932E1">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Gap Analysis</w:t>
            </w:r>
            <w:r>
              <w:rPr>
                <w:noProof/>
                <w:webHidden/>
              </w:rPr>
              <w:tab/>
            </w:r>
            <w:r>
              <w:rPr>
                <w:noProof/>
                <w:webHidden/>
              </w:rPr>
              <w:fldChar w:fldCharType="begin"/>
            </w:r>
            <w:r>
              <w:rPr>
                <w:noProof/>
                <w:webHidden/>
              </w:rPr>
              <w:instrText xml:space="preserve"> PAGEREF _Toc235572412 \h </w:instrText>
            </w:r>
            <w:r>
              <w:rPr>
                <w:noProof/>
                <w:webHidden/>
              </w:rPr>
            </w:r>
            <w:r>
              <w:rPr>
                <w:noProof/>
                <w:webHidden/>
              </w:rPr>
              <w:fldChar w:fldCharType="separate"/>
            </w:r>
            <w:r>
              <w:rPr>
                <w:noProof/>
                <w:webHidden/>
              </w:rPr>
              <w:t>3</w:t>
            </w:r>
            <w:r>
              <w:rPr>
                <w:noProof/>
                <w:webHidden/>
              </w:rPr>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sidRPr="005932E1">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_Toc235572413 \h </w:instrText>
            </w:r>
            <w:r>
              <w:rPr>
                <w:noProof/>
                <w:webHidden/>
              </w:rPr>
            </w:r>
            <w:r>
              <w:rPr>
                <w:noProof/>
                <w:webHidden/>
              </w:rPr>
              <w:fldChar w:fldCharType="separate"/>
            </w:r>
            <w:r>
              <w:rPr>
                <w:noProof/>
                <w:webHidden/>
              </w:rPr>
              <w:t>7</w:t>
            </w:r>
            <w:r>
              <w:rPr>
                <w:noProof/>
                <w:webHidden/>
              </w:rPr>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sidRPr="005932E1">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_Toc235572414 \h </w:instrText>
            </w:r>
            <w:r>
              <w:rPr>
                <w:noProof/>
                <w:webHidden/>
              </w:rPr>
            </w:r>
            <w:r>
              <w:rPr>
                <w:noProof/>
                <w:webHidden/>
              </w:rPr>
              <w:fldChar w:fldCharType="separate"/>
            </w:r>
            <w:r>
              <w:rPr>
                <w:noProof/>
                <w:webHidden/>
              </w:rPr>
              <w:t>8</w:t>
            </w:r>
            <w:r>
              <w:rPr>
                <w:noProof/>
                <w:webHidden/>
              </w:rPr>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sidRPr="005932E1">
              <w:rPr>
                <w:rStyle w:val="Hyperlink"/>
                <w:noProof/>
              </w:rPr>
              <w:t>1.4</w:t>
            </w:r>
            <w:r>
              <w:rPr>
                <w:rFonts w:asciiTheme="minorHAnsi" w:eastAsiaTheme="minorEastAsia" w:hAnsiTheme="minorHAnsi"/>
                <w:noProof/>
                <w:kern w:val="2"/>
                <w:szCs w:val="24"/>
                <w:lang w:val="tr-TR" w:eastAsia="tr-TR"/>
                <w14:ligatures w14:val="standardContextual"/>
              </w:rPr>
              <w:tab/>
            </w:r>
            <w:r w:rsidRPr="005932E1">
              <w:rPr>
                <w:rStyle w:val="Hyperlink"/>
                <w:noProof/>
              </w:rPr>
              <w:t>Organization of the Thesis</w:t>
            </w:r>
            <w:r>
              <w:rPr>
                <w:noProof/>
                <w:webHidden/>
              </w:rPr>
              <w:tab/>
            </w:r>
            <w:r>
              <w:rPr>
                <w:noProof/>
                <w:webHidden/>
              </w:rPr>
              <w:fldChar w:fldCharType="begin"/>
            </w:r>
            <w:r>
              <w:rPr>
                <w:noProof/>
                <w:webHidden/>
              </w:rPr>
              <w:instrText xml:space="preserve"> PAGEREF _Toc235572415 \h </w:instrText>
            </w:r>
            <w:r>
              <w:rPr>
                <w:noProof/>
                <w:webHidden/>
              </w:rPr>
            </w:r>
            <w:r>
              <w:rPr>
                <w:noProof/>
                <w:webHidden/>
              </w:rPr>
              <w:fldChar w:fldCharType="separate"/>
            </w:r>
            <w:r>
              <w:rPr>
                <w:noProof/>
                <w:webHidden/>
              </w:rPr>
              <w:t>12</w:t>
            </w:r>
            <w:r>
              <w:rPr>
                <w:noProof/>
                <w:webHidden/>
              </w:rPr>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sidRPr="005932E1">
              <w:rPr>
                <w:rStyle w:val="Hyperlink"/>
              </w:rPr>
              <w:t>2</w:t>
            </w:r>
            <w:r>
              <w:rPr>
                <w:rFonts w:asciiTheme="minorHAnsi" w:eastAsiaTheme="minorEastAsia" w:hAnsiTheme="minorHAnsi"/>
                <w:kern w:val="2"/>
                <w:szCs w:val="24"/>
                <w:lang w:val="tr-TR" w:eastAsia="tr-TR"/>
                <w14:ligatures w14:val="standardContextual"/>
              </w:rPr>
              <w:tab/>
            </w:r>
            <w:r w:rsidRPr="005932E1">
              <w:rPr>
                <w:rStyle w:val="Hyperlink"/>
              </w:rPr>
              <w:t>BACKGROUND INFORMATION</w:t>
            </w:r>
            <w:r>
              <w:rPr>
                <w:webHidden/>
              </w:rPr>
              <w:tab/>
            </w:r>
            <w:r>
              <w:rPr>
                <w:webHidden/>
              </w:rPr>
              <w:fldChar w:fldCharType="begin"/>
            </w:r>
            <w:r>
              <w:rPr>
                <w:webHidden/>
              </w:rPr>
              <w:instrText xml:space="preserve"> PAGEREF _Toc235572416 \h </w:instrText>
            </w:r>
            <w:r>
              <w:rPr>
                <w:webHidden/>
              </w:rPr>
            </w:r>
            <w:r>
              <w:rPr>
                <w:webHidden/>
              </w:rPr>
              <w:fldChar w:fldCharType="separate"/>
            </w:r>
            <w:r>
              <w:rPr>
                <w:webHidden/>
              </w:rPr>
              <w:t>15</w:t>
            </w:r>
            <w:r>
              <w:rPr>
                <w:webHidden/>
              </w:rPr>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sidRPr="005932E1">
              <w:rPr>
                <w:rStyle w:val="Hyperlink"/>
                <w:noProof/>
              </w:rPr>
              <w:t>2.1</w:t>
            </w:r>
            <w:r>
              <w:rPr>
                <w:rFonts w:asciiTheme="minorHAnsi" w:eastAsiaTheme="minorEastAsia" w:hAnsiTheme="minorHAnsi"/>
                <w:noProof/>
                <w:kern w:val="2"/>
                <w:szCs w:val="24"/>
                <w:lang w:val="tr-TR" w:eastAsia="tr-TR"/>
                <w14:ligatures w14:val="standardContextual"/>
              </w:rPr>
              <w:tab/>
            </w:r>
            <w:r w:rsidRPr="005932E1">
              <w:rPr>
                <w:rStyle w:val="Hyperlink"/>
                <w:noProof/>
              </w:rPr>
              <w:t>Wildfire Dynamics and Spread Modeling</w:t>
            </w:r>
            <w:r>
              <w:rPr>
                <w:noProof/>
                <w:webHidden/>
              </w:rPr>
              <w:tab/>
            </w:r>
            <w:r>
              <w:rPr>
                <w:noProof/>
                <w:webHidden/>
              </w:rPr>
              <w:fldChar w:fldCharType="begin"/>
            </w:r>
            <w:r>
              <w:rPr>
                <w:noProof/>
                <w:webHidden/>
              </w:rPr>
              <w:instrText xml:space="preserve"> PAGEREF _Toc235572417 \h </w:instrText>
            </w:r>
            <w:r>
              <w:rPr>
                <w:noProof/>
                <w:webHidden/>
              </w:rPr>
            </w:r>
            <w:r>
              <w:rPr>
                <w:noProof/>
                <w:webHidden/>
              </w:rPr>
              <w:fldChar w:fldCharType="separate"/>
            </w:r>
            <w:r>
              <w:rPr>
                <w:noProof/>
                <w:webHidden/>
              </w:rPr>
              <w:t>15</w:t>
            </w:r>
            <w:r>
              <w:rPr>
                <w:noProof/>
                <w:webHidden/>
              </w:rPr>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sidRPr="005932E1">
              <w:rPr>
                <w:rStyle w:val="Hyperlink"/>
                <w:noProof/>
              </w:rPr>
              <w:t>2.1.1</w:t>
            </w:r>
            <w:r>
              <w:rPr>
                <w:rFonts w:asciiTheme="minorHAnsi" w:eastAsiaTheme="minorEastAsia" w:hAnsiTheme="minorHAnsi"/>
                <w:noProof/>
                <w:kern w:val="2"/>
                <w:szCs w:val="24"/>
                <w:lang w:val="tr-TR" w:eastAsia="tr-TR"/>
                <w14:ligatures w14:val="standardContextual"/>
              </w:rPr>
              <w:tab/>
            </w:r>
            <w:r w:rsidRPr="005932E1">
              <w:rPr>
                <w:rStyle w:val="Hyperlink"/>
                <w:noProof/>
              </w:rPr>
              <w:t>Drivers of Fire Behavior</w:t>
            </w:r>
            <w:r>
              <w:rPr>
                <w:noProof/>
                <w:webHidden/>
              </w:rPr>
              <w:tab/>
            </w:r>
            <w:r>
              <w:rPr>
                <w:noProof/>
                <w:webHidden/>
              </w:rPr>
              <w:fldChar w:fldCharType="begin"/>
            </w:r>
            <w:r>
              <w:rPr>
                <w:noProof/>
                <w:webHidden/>
              </w:rPr>
              <w:instrText xml:space="preserve"> PAGEREF _Toc235572418 \h </w:instrText>
            </w:r>
            <w:r>
              <w:rPr>
                <w:noProof/>
                <w:webHidden/>
              </w:rPr>
            </w:r>
            <w:r>
              <w:rPr>
                <w:noProof/>
                <w:webHidden/>
              </w:rPr>
              <w:fldChar w:fldCharType="separate"/>
            </w:r>
            <w:r>
              <w:rPr>
                <w:noProof/>
                <w:webHidden/>
              </w:rPr>
              <w:t>15</w:t>
            </w:r>
            <w:r>
              <w:rPr>
                <w:noProof/>
                <w:webHidden/>
              </w:rPr>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sidRPr="005932E1">
              <w:rPr>
                <w:rStyle w:val="Hyperlink"/>
                <w:noProof/>
              </w:rPr>
              <w:t>2.1.2</w:t>
            </w:r>
            <w:r>
              <w:rPr>
                <w:rFonts w:asciiTheme="minorHAnsi" w:eastAsiaTheme="minorEastAsia" w:hAnsiTheme="minorHAnsi"/>
                <w:noProof/>
                <w:kern w:val="2"/>
                <w:szCs w:val="24"/>
                <w:lang w:val="tr-TR" w:eastAsia="tr-TR"/>
                <w14:ligatures w14:val="standardContextual"/>
              </w:rPr>
              <w:tab/>
            </w:r>
            <w:r w:rsidRPr="005932E1">
              <w:rPr>
                <w:rStyle w:val="Hyperlink"/>
                <w:noProof/>
              </w:rPr>
              <w:t>Families of Spread Models</w:t>
            </w:r>
            <w:r>
              <w:rPr>
                <w:noProof/>
                <w:webHidden/>
              </w:rPr>
              <w:tab/>
            </w:r>
            <w:r>
              <w:rPr>
                <w:noProof/>
                <w:webHidden/>
              </w:rPr>
              <w:fldChar w:fldCharType="begin"/>
            </w:r>
            <w:r>
              <w:rPr>
                <w:noProof/>
                <w:webHidden/>
              </w:rPr>
              <w:instrText xml:space="preserve"> PAGEREF _Toc235572419 \h </w:instrText>
            </w:r>
            <w:r>
              <w:rPr>
                <w:noProof/>
                <w:webHidden/>
              </w:rPr>
            </w:r>
            <w:r>
              <w:rPr>
                <w:noProof/>
                <w:webHidden/>
              </w:rPr>
              <w:fldChar w:fldCharType="separate"/>
            </w:r>
            <w:r>
              <w:rPr>
                <w:noProof/>
                <w:webHidden/>
              </w:rPr>
              <w:t>16</w:t>
            </w:r>
            <w:r>
              <w:rPr>
                <w:noProof/>
                <w:webHidden/>
              </w:rPr>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sidRPr="005932E1">
              <w:rPr>
                <w:rStyle w:val="Hyperlink"/>
                <w:noProof/>
              </w:rPr>
              <w:t>2.1.3</w:t>
            </w:r>
            <w:r>
              <w:rPr>
                <w:rFonts w:asciiTheme="minorHAnsi" w:eastAsiaTheme="minorEastAsia" w:hAnsiTheme="minorHAnsi"/>
                <w:noProof/>
                <w:kern w:val="2"/>
                <w:szCs w:val="24"/>
                <w:lang w:val="tr-TR" w:eastAsia="tr-TR"/>
                <w14:ligatures w14:val="standardContextual"/>
              </w:rPr>
              <w:tab/>
            </w:r>
            <w:r w:rsidRPr="005932E1">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_Toc235572420 \h </w:instrText>
            </w:r>
            <w:r>
              <w:rPr>
                <w:noProof/>
                <w:webHidden/>
              </w:rPr>
            </w:r>
            <w:r>
              <w:rPr>
                <w:noProof/>
                <w:webHidden/>
              </w:rPr>
              <w:fldChar w:fldCharType="separate"/>
            </w:r>
            <w:r>
              <w:rPr>
                <w:noProof/>
                <w:webHidden/>
              </w:rPr>
              <w:t>17</w:t>
            </w:r>
            <w:r>
              <w:rPr>
                <w:noProof/>
                <w:webHidden/>
              </w:rPr>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sidRPr="005932E1">
              <w:rPr>
                <w:rStyle w:val="Hyperlink"/>
                <w:noProof/>
              </w:rPr>
              <w:t>2.2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Foundations</w:t>
            </w:r>
            <w:r>
              <w:rPr>
                <w:noProof/>
                <w:webHidden/>
              </w:rPr>
              <w:tab/>
            </w:r>
            <w:r>
              <w:rPr>
                <w:noProof/>
                <w:webHidden/>
              </w:rPr>
              <w:fldChar w:fldCharType="begin"/>
            </w:r>
            <w:r>
              <w:rPr>
                <w:noProof/>
                <w:webHidden/>
              </w:rPr>
              <w:instrText xml:space="preserve"> PAGEREF _Toc235572421 \h </w:instrText>
            </w:r>
            <w:r>
              <w:rPr>
                <w:noProof/>
                <w:webHidden/>
              </w:rPr>
            </w:r>
            <w:r>
              <w:rPr>
                <w:noProof/>
                <w:webHidden/>
              </w:rPr>
              <w:fldChar w:fldCharType="separate"/>
            </w:r>
            <w:r>
              <w:rPr>
                <w:noProof/>
                <w:webHidden/>
              </w:rPr>
              <w:t>18</w:t>
            </w:r>
            <w:r>
              <w:rPr>
                <w:noProof/>
                <w:webHidden/>
              </w:rPr>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sidRPr="005932E1">
              <w:rPr>
                <w:rStyle w:val="Hyperlink"/>
                <w:noProof/>
              </w:rPr>
              <w:t>2.2.1</w:t>
            </w:r>
            <w:r>
              <w:rPr>
                <w:rFonts w:asciiTheme="minorHAnsi" w:eastAsiaTheme="minorEastAsia" w:hAnsiTheme="minorHAnsi"/>
                <w:noProof/>
                <w:kern w:val="2"/>
                <w:szCs w:val="24"/>
                <w:lang w:val="tr-TR" w:eastAsia="tr-TR"/>
                <w14:ligatures w14:val="standardContextual"/>
              </w:rPr>
              <w:tab/>
            </w:r>
            <w:r w:rsidRPr="005932E1">
              <w:rPr>
                <w:rStyle w:val="Hyperlink"/>
                <w:noProof/>
              </w:rPr>
              <w:t>Core Elements of Decision Support Systems</w:t>
            </w:r>
            <w:r>
              <w:rPr>
                <w:noProof/>
                <w:webHidden/>
              </w:rPr>
              <w:tab/>
            </w:r>
            <w:r>
              <w:rPr>
                <w:noProof/>
                <w:webHidden/>
              </w:rPr>
              <w:fldChar w:fldCharType="begin"/>
            </w:r>
            <w:r>
              <w:rPr>
                <w:noProof/>
                <w:webHidden/>
              </w:rPr>
              <w:instrText xml:space="preserve"> PAGEREF _Toc235572422 \h </w:instrText>
            </w:r>
            <w:r>
              <w:rPr>
                <w:noProof/>
                <w:webHidden/>
              </w:rPr>
            </w:r>
            <w:r>
              <w:rPr>
                <w:noProof/>
                <w:webHidden/>
              </w:rPr>
              <w:fldChar w:fldCharType="separate"/>
            </w:r>
            <w:r>
              <w:rPr>
                <w:noProof/>
                <w:webHidden/>
              </w:rPr>
              <w:t>18</w:t>
            </w:r>
            <w:r>
              <w:rPr>
                <w:noProof/>
                <w:webHidden/>
              </w:rPr>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sidRPr="005932E1">
              <w:rPr>
                <w:rStyle w:val="Hyperlink"/>
                <w:noProof/>
              </w:rPr>
              <w:t>2.2.2</w:t>
            </w:r>
            <w:r>
              <w:rPr>
                <w:rFonts w:asciiTheme="minorHAnsi" w:eastAsiaTheme="minorEastAsia" w:hAnsiTheme="minorHAnsi"/>
                <w:noProof/>
                <w:kern w:val="2"/>
                <w:szCs w:val="24"/>
                <w:lang w:val="tr-TR" w:eastAsia="tr-TR"/>
                <w14:ligatures w14:val="standardContextual"/>
              </w:rPr>
              <w:tab/>
            </w:r>
            <w:r w:rsidRPr="005932E1">
              <w:rPr>
                <w:rStyle w:val="Hyperlink"/>
                <w:noProof/>
              </w:rPr>
              <w:t>Closed versus Open Decision Spaces</w:t>
            </w:r>
            <w:r>
              <w:rPr>
                <w:noProof/>
                <w:webHidden/>
              </w:rPr>
              <w:tab/>
            </w:r>
            <w:r>
              <w:rPr>
                <w:noProof/>
                <w:webHidden/>
              </w:rPr>
              <w:fldChar w:fldCharType="begin"/>
            </w:r>
            <w:r>
              <w:rPr>
                <w:noProof/>
                <w:webHidden/>
              </w:rPr>
              <w:instrText xml:space="preserve"> PAGEREF _Toc235572423 \h </w:instrText>
            </w:r>
            <w:r>
              <w:rPr>
                <w:noProof/>
                <w:webHidden/>
              </w:rPr>
            </w:r>
            <w:r>
              <w:rPr>
                <w:noProof/>
                <w:webHidden/>
              </w:rPr>
              <w:fldChar w:fldCharType="separate"/>
            </w:r>
            <w:r>
              <w:rPr>
                <w:noProof/>
                <w:webHidden/>
              </w:rPr>
              <w:t>20</w:t>
            </w:r>
            <w:r>
              <w:rPr>
                <w:noProof/>
                <w:webHidden/>
              </w:rPr>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sidRPr="005932E1">
              <w:rPr>
                <w:rStyle w:val="Hyperlink"/>
                <w:noProof/>
              </w:rPr>
              <w:t>2.2.3</w:t>
            </w:r>
            <w:r>
              <w:rPr>
                <w:rFonts w:asciiTheme="minorHAnsi" w:eastAsiaTheme="minorEastAsia" w:hAnsiTheme="minorHAnsi"/>
                <w:noProof/>
                <w:kern w:val="2"/>
                <w:szCs w:val="24"/>
                <w:lang w:val="tr-TR" w:eastAsia="tr-TR"/>
                <w14:ligatures w14:val="standardContextual"/>
              </w:rPr>
              <w:tab/>
            </w:r>
            <w:r w:rsidRPr="005932E1">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_Toc235572424 \h </w:instrText>
            </w:r>
            <w:r>
              <w:rPr>
                <w:noProof/>
                <w:webHidden/>
              </w:rPr>
            </w:r>
            <w:r>
              <w:rPr>
                <w:noProof/>
                <w:webHidden/>
              </w:rPr>
              <w:fldChar w:fldCharType="separate"/>
            </w:r>
            <w:r>
              <w:rPr>
                <w:noProof/>
                <w:webHidden/>
              </w:rPr>
              <w:t>21</w:t>
            </w:r>
            <w:r>
              <w:rPr>
                <w:noProof/>
                <w:webHidden/>
              </w:rPr>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sidRPr="005932E1">
              <w:rPr>
                <w:rStyle w:val="Hyperlink"/>
                <w:noProof/>
              </w:rPr>
              <w:t>2.3</w:t>
            </w:r>
            <w:r>
              <w:rPr>
                <w:rFonts w:asciiTheme="minorHAnsi" w:eastAsiaTheme="minorEastAsia" w:hAnsiTheme="minorHAnsi"/>
                <w:noProof/>
                <w:kern w:val="2"/>
                <w:szCs w:val="24"/>
                <w:lang w:val="tr-TR" w:eastAsia="tr-TR"/>
                <w14:ligatures w14:val="standardContextual"/>
              </w:rPr>
              <w:tab/>
            </w:r>
            <w:r w:rsidRPr="005932E1">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_Toc235572425 \h </w:instrText>
            </w:r>
            <w:r>
              <w:rPr>
                <w:noProof/>
                <w:webHidden/>
              </w:rPr>
            </w:r>
            <w:r>
              <w:rPr>
                <w:noProof/>
                <w:webHidden/>
              </w:rPr>
              <w:fldChar w:fldCharType="separate"/>
            </w:r>
            <w:r>
              <w:rPr>
                <w:noProof/>
                <w:webHidden/>
              </w:rPr>
              <w:t>22</w:t>
            </w:r>
            <w:r>
              <w:rPr>
                <w:noProof/>
                <w:webHidden/>
              </w:rPr>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sidRPr="005932E1">
              <w:rPr>
                <w:rStyle w:val="Hyperlink"/>
                <w:noProof/>
              </w:rPr>
              <w:t>2.4</w:t>
            </w:r>
            <w:r>
              <w:rPr>
                <w:rFonts w:asciiTheme="minorHAnsi" w:eastAsiaTheme="minorEastAsia" w:hAnsiTheme="minorHAnsi"/>
                <w:noProof/>
                <w:kern w:val="2"/>
                <w:szCs w:val="24"/>
                <w:lang w:val="tr-TR" w:eastAsia="tr-TR"/>
                <w14:ligatures w14:val="standardContextual"/>
              </w:rPr>
              <w:tab/>
            </w:r>
            <w:r w:rsidRPr="005932E1">
              <w:rPr>
                <w:rStyle w:val="Hyperlink"/>
                <w:noProof/>
              </w:rPr>
              <w:t>Concept-Driven Fuzzy Reasoning</w:t>
            </w:r>
            <w:r>
              <w:rPr>
                <w:noProof/>
                <w:webHidden/>
              </w:rPr>
              <w:tab/>
            </w:r>
            <w:r>
              <w:rPr>
                <w:noProof/>
                <w:webHidden/>
              </w:rPr>
              <w:fldChar w:fldCharType="begin"/>
            </w:r>
            <w:r>
              <w:rPr>
                <w:noProof/>
                <w:webHidden/>
              </w:rPr>
              <w:instrText xml:space="preserve"> PAGEREF _Toc235572426 \h </w:instrText>
            </w:r>
            <w:r>
              <w:rPr>
                <w:noProof/>
                <w:webHidden/>
              </w:rPr>
            </w:r>
            <w:r>
              <w:rPr>
                <w:noProof/>
                <w:webHidden/>
              </w:rPr>
              <w:fldChar w:fldCharType="separate"/>
            </w:r>
            <w:r>
              <w:rPr>
                <w:noProof/>
                <w:webHidden/>
              </w:rPr>
              <w:t>25</w:t>
            </w:r>
            <w:r>
              <w:rPr>
                <w:noProof/>
                <w:webHidden/>
              </w:rPr>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sidRPr="005932E1">
              <w:rPr>
                <w:rStyle w:val="Hyperlink"/>
                <w:noProof/>
              </w:rPr>
              <w:t>2.4.1</w:t>
            </w:r>
            <w:r>
              <w:rPr>
                <w:rFonts w:asciiTheme="minorHAnsi" w:eastAsiaTheme="minorEastAsia" w:hAnsiTheme="minorHAnsi"/>
                <w:noProof/>
                <w:kern w:val="2"/>
                <w:szCs w:val="24"/>
                <w:lang w:val="tr-TR" w:eastAsia="tr-TR"/>
                <w14:ligatures w14:val="standardContextual"/>
              </w:rPr>
              <w:tab/>
            </w:r>
            <w:r w:rsidRPr="005932E1">
              <w:rPr>
                <w:rStyle w:val="Hyperlink"/>
                <w:noProof/>
              </w:rPr>
              <w:t>Linguistic Uncertainty and Fuzzy Inference</w:t>
            </w:r>
            <w:r>
              <w:rPr>
                <w:noProof/>
                <w:webHidden/>
              </w:rPr>
              <w:tab/>
            </w:r>
            <w:r>
              <w:rPr>
                <w:noProof/>
                <w:webHidden/>
              </w:rPr>
              <w:fldChar w:fldCharType="begin"/>
            </w:r>
            <w:r>
              <w:rPr>
                <w:noProof/>
                <w:webHidden/>
              </w:rPr>
              <w:instrText xml:space="preserve"> PAGEREF _Toc235572427 \h </w:instrText>
            </w:r>
            <w:r>
              <w:rPr>
                <w:noProof/>
                <w:webHidden/>
              </w:rPr>
            </w:r>
            <w:r>
              <w:rPr>
                <w:noProof/>
                <w:webHidden/>
              </w:rPr>
              <w:fldChar w:fldCharType="separate"/>
            </w:r>
            <w:r>
              <w:rPr>
                <w:noProof/>
                <w:webHidden/>
              </w:rPr>
              <w:t>26</w:t>
            </w:r>
            <w:r>
              <w:rPr>
                <w:noProof/>
                <w:webHidden/>
              </w:rPr>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sidRPr="005932E1">
              <w:rPr>
                <w:rStyle w:val="Hyperlink"/>
                <w:noProof/>
              </w:rPr>
              <w:t>2.4.2</w:t>
            </w:r>
            <w:r>
              <w:rPr>
                <w:rFonts w:asciiTheme="minorHAnsi" w:eastAsiaTheme="minorEastAsia" w:hAnsiTheme="minorHAnsi"/>
                <w:noProof/>
                <w:kern w:val="2"/>
                <w:szCs w:val="24"/>
                <w:lang w:val="tr-TR" w:eastAsia="tr-TR"/>
                <w14:ligatures w14:val="standardContextual"/>
              </w:rPr>
              <w:tab/>
            </w:r>
            <w:r w:rsidRPr="005932E1">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_Toc235572428 \h </w:instrText>
            </w:r>
            <w:r>
              <w:rPr>
                <w:noProof/>
                <w:webHidden/>
              </w:rPr>
            </w:r>
            <w:r>
              <w:rPr>
                <w:noProof/>
                <w:webHidden/>
              </w:rPr>
              <w:fldChar w:fldCharType="separate"/>
            </w:r>
            <w:r>
              <w:rPr>
                <w:noProof/>
                <w:webHidden/>
              </w:rPr>
              <w:t>28</w:t>
            </w:r>
            <w:r>
              <w:rPr>
                <w:noProof/>
                <w:webHidden/>
              </w:rPr>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sidRPr="005932E1">
              <w:rPr>
                <w:rStyle w:val="Hyperlink"/>
                <w:noProof/>
              </w:rPr>
              <w:t>2.4.3</w:t>
            </w:r>
            <w:r>
              <w:rPr>
                <w:rFonts w:asciiTheme="minorHAnsi" w:eastAsiaTheme="minorEastAsia" w:hAnsiTheme="minorHAnsi"/>
                <w:noProof/>
                <w:kern w:val="2"/>
                <w:szCs w:val="24"/>
                <w:lang w:val="tr-TR" w:eastAsia="tr-TR"/>
                <w14:ligatures w14:val="standardContextual"/>
              </w:rPr>
              <w:tab/>
            </w:r>
            <w:r w:rsidRPr="005932E1">
              <w:rPr>
                <w:rStyle w:val="Hyperlink"/>
                <w:noProof/>
              </w:rPr>
              <w:t>The Rule Explosion Problem</w:t>
            </w:r>
            <w:r>
              <w:rPr>
                <w:noProof/>
                <w:webHidden/>
              </w:rPr>
              <w:tab/>
            </w:r>
            <w:r>
              <w:rPr>
                <w:noProof/>
                <w:webHidden/>
              </w:rPr>
              <w:fldChar w:fldCharType="begin"/>
            </w:r>
            <w:r>
              <w:rPr>
                <w:noProof/>
                <w:webHidden/>
              </w:rPr>
              <w:instrText xml:space="preserve"> PAGEREF _Toc235572429 \h </w:instrText>
            </w:r>
            <w:r>
              <w:rPr>
                <w:noProof/>
                <w:webHidden/>
              </w:rPr>
            </w:r>
            <w:r>
              <w:rPr>
                <w:noProof/>
                <w:webHidden/>
              </w:rPr>
              <w:fldChar w:fldCharType="separate"/>
            </w:r>
            <w:r>
              <w:rPr>
                <w:noProof/>
                <w:webHidden/>
              </w:rPr>
              <w:t>31</w:t>
            </w:r>
            <w:r>
              <w:rPr>
                <w:noProof/>
                <w:webHidden/>
              </w:rPr>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sidRPr="005932E1">
              <w:rPr>
                <w:rStyle w:val="Hyperlink"/>
                <w:noProof/>
              </w:rPr>
              <w:t>2.4.4</w:t>
            </w:r>
            <w:r>
              <w:rPr>
                <w:rFonts w:asciiTheme="minorHAnsi" w:eastAsiaTheme="minorEastAsia" w:hAnsiTheme="minorHAnsi"/>
                <w:noProof/>
                <w:kern w:val="2"/>
                <w:szCs w:val="24"/>
                <w:lang w:val="tr-TR" w:eastAsia="tr-TR"/>
                <w14:ligatures w14:val="standardContextual"/>
              </w:rPr>
              <w:tab/>
            </w:r>
            <w:r w:rsidRPr="005932E1">
              <w:rPr>
                <w:rStyle w:val="Hyperlink"/>
                <w:noProof/>
              </w:rPr>
              <w:t>Concepts as an Intermediate Abstraction</w:t>
            </w:r>
            <w:r>
              <w:rPr>
                <w:noProof/>
                <w:webHidden/>
              </w:rPr>
              <w:tab/>
            </w:r>
            <w:r>
              <w:rPr>
                <w:noProof/>
                <w:webHidden/>
              </w:rPr>
              <w:fldChar w:fldCharType="begin"/>
            </w:r>
            <w:r>
              <w:rPr>
                <w:noProof/>
                <w:webHidden/>
              </w:rPr>
              <w:instrText xml:space="preserve"> PAGEREF _Toc235572430 \h </w:instrText>
            </w:r>
            <w:r>
              <w:rPr>
                <w:noProof/>
                <w:webHidden/>
              </w:rPr>
            </w:r>
            <w:r>
              <w:rPr>
                <w:noProof/>
                <w:webHidden/>
              </w:rPr>
              <w:fldChar w:fldCharType="separate"/>
            </w:r>
            <w:r>
              <w:rPr>
                <w:noProof/>
                <w:webHidden/>
              </w:rPr>
              <w:t>31</w:t>
            </w:r>
            <w:r>
              <w:rPr>
                <w:noProof/>
                <w:webHidden/>
              </w:rPr>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sidRPr="005932E1">
              <w:rPr>
                <w:rStyle w:val="Hyperlink"/>
                <w:noProof/>
              </w:rPr>
              <w:t>2.5</w:t>
            </w:r>
            <w:r>
              <w:rPr>
                <w:rFonts w:asciiTheme="minorHAnsi" w:eastAsiaTheme="minorEastAsia" w:hAnsiTheme="minorHAnsi"/>
                <w:noProof/>
                <w:kern w:val="2"/>
                <w:szCs w:val="24"/>
                <w:lang w:val="tr-TR" w:eastAsia="tr-TR"/>
                <w14:ligatures w14:val="standardContextual"/>
              </w:rPr>
              <w:tab/>
            </w:r>
            <w:r w:rsidRPr="005932E1">
              <w:rPr>
                <w:rStyle w:val="Hyperlink"/>
                <w:noProof/>
              </w:rPr>
              <w:t>The Decision Space: Actions and Their Evaluation</w:t>
            </w:r>
            <w:r>
              <w:rPr>
                <w:noProof/>
                <w:webHidden/>
              </w:rPr>
              <w:tab/>
            </w:r>
            <w:r>
              <w:rPr>
                <w:noProof/>
                <w:webHidden/>
              </w:rPr>
              <w:fldChar w:fldCharType="begin"/>
            </w:r>
            <w:r>
              <w:rPr>
                <w:noProof/>
                <w:webHidden/>
              </w:rPr>
              <w:instrText xml:space="preserve"> PAGEREF _Toc235572431 \h </w:instrText>
            </w:r>
            <w:r>
              <w:rPr>
                <w:noProof/>
                <w:webHidden/>
              </w:rPr>
            </w:r>
            <w:r>
              <w:rPr>
                <w:noProof/>
                <w:webHidden/>
              </w:rPr>
              <w:fldChar w:fldCharType="separate"/>
            </w:r>
            <w:r>
              <w:rPr>
                <w:noProof/>
                <w:webHidden/>
              </w:rPr>
              <w:t>33</w:t>
            </w:r>
            <w:r>
              <w:rPr>
                <w:noProof/>
                <w:webHidden/>
              </w:rPr>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sidRPr="005932E1">
              <w:rPr>
                <w:rStyle w:val="Hyperlink"/>
                <w:noProof/>
              </w:rPr>
              <w:t>2.5.1</w:t>
            </w:r>
            <w:r>
              <w:rPr>
                <w:rFonts w:asciiTheme="minorHAnsi" w:eastAsiaTheme="minorEastAsia" w:hAnsiTheme="minorHAnsi"/>
                <w:noProof/>
                <w:kern w:val="2"/>
                <w:szCs w:val="24"/>
                <w:lang w:val="tr-TR" w:eastAsia="tr-TR"/>
                <w14:ligatures w14:val="standardContextual"/>
              </w:rPr>
              <w:tab/>
            </w:r>
            <w:r w:rsidRPr="005932E1">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_Toc235572432 \h </w:instrText>
            </w:r>
            <w:r>
              <w:rPr>
                <w:noProof/>
                <w:webHidden/>
              </w:rPr>
            </w:r>
            <w:r>
              <w:rPr>
                <w:noProof/>
                <w:webHidden/>
              </w:rPr>
              <w:fldChar w:fldCharType="separate"/>
            </w:r>
            <w:r>
              <w:rPr>
                <w:noProof/>
                <w:webHidden/>
              </w:rPr>
              <w:t>34</w:t>
            </w:r>
            <w:r>
              <w:rPr>
                <w:noProof/>
                <w:webHidden/>
              </w:rPr>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sidRPr="005932E1">
              <w:rPr>
                <w:rStyle w:val="Hyperlink"/>
                <w:noProof/>
              </w:rPr>
              <w:t>2.5.2</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Cost and Its Components</w:t>
            </w:r>
            <w:r>
              <w:rPr>
                <w:noProof/>
                <w:webHidden/>
              </w:rPr>
              <w:tab/>
            </w:r>
            <w:r>
              <w:rPr>
                <w:noProof/>
                <w:webHidden/>
              </w:rPr>
              <w:fldChar w:fldCharType="begin"/>
            </w:r>
            <w:r>
              <w:rPr>
                <w:noProof/>
                <w:webHidden/>
              </w:rPr>
              <w:instrText xml:space="preserve"> PAGEREF _Toc235572433 \h </w:instrText>
            </w:r>
            <w:r>
              <w:rPr>
                <w:noProof/>
                <w:webHidden/>
              </w:rPr>
            </w:r>
            <w:r>
              <w:rPr>
                <w:noProof/>
                <w:webHidden/>
              </w:rPr>
              <w:fldChar w:fldCharType="separate"/>
            </w:r>
            <w:r>
              <w:rPr>
                <w:noProof/>
                <w:webHidden/>
              </w:rPr>
              <w:t>36</w:t>
            </w:r>
            <w:r>
              <w:rPr>
                <w:noProof/>
                <w:webHidden/>
              </w:rPr>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sidRPr="005932E1">
              <w:rPr>
                <w:rStyle w:val="Hyperlink"/>
                <w:noProof/>
              </w:rPr>
              <w:t>2.5.3</w:t>
            </w:r>
            <w:r>
              <w:rPr>
                <w:rFonts w:asciiTheme="minorHAnsi" w:eastAsiaTheme="minorEastAsia" w:hAnsiTheme="minorHAnsi"/>
                <w:noProof/>
                <w:kern w:val="2"/>
                <w:szCs w:val="24"/>
                <w:lang w:val="tr-TR" w:eastAsia="tr-TR"/>
                <w14:ligatures w14:val="standardContextual"/>
              </w:rPr>
              <w:tab/>
            </w:r>
            <w:r w:rsidRPr="005932E1">
              <w:rPr>
                <w:rStyle w:val="Hyperlink"/>
                <w:noProof/>
              </w:rPr>
              <w:t>Satisficing Acceptance and the Graduated Fail-Safe</w:t>
            </w:r>
            <w:r>
              <w:rPr>
                <w:noProof/>
                <w:webHidden/>
              </w:rPr>
              <w:tab/>
            </w:r>
            <w:r>
              <w:rPr>
                <w:noProof/>
                <w:webHidden/>
              </w:rPr>
              <w:fldChar w:fldCharType="begin"/>
            </w:r>
            <w:r>
              <w:rPr>
                <w:noProof/>
                <w:webHidden/>
              </w:rPr>
              <w:instrText xml:space="preserve"> PAGEREF _Toc235572434 \h </w:instrText>
            </w:r>
            <w:r>
              <w:rPr>
                <w:noProof/>
                <w:webHidden/>
              </w:rPr>
            </w:r>
            <w:r>
              <w:rPr>
                <w:noProof/>
                <w:webHidden/>
              </w:rPr>
              <w:fldChar w:fldCharType="separate"/>
            </w:r>
            <w:r>
              <w:rPr>
                <w:noProof/>
                <w:webHidden/>
              </w:rPr>
              <w:t>39</w:t>
            </w:r>
            <w:r>
              <w:rPr>
                <w:noProof/>
                <w:webHidden/>
              </w:rPr>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sidRPr="005932E1">
              <w:rPr>
                <w:rStyle w:val="Hyperlink"/>
                <w:noProof/>
              </w:rPr>
              <w:t>2.5.4</w:t>
            </w:r>
            <w:r>
              <w:rPr>
                <w:rFonts w:asciiTheme="minorHAnsi" w:eastAsiaTheme="minorEastAsia" w:hAnsiTheme="minorHAnsi"/>
                <w:noProof/>
                <w:kern w:val="2"/>
                <w:szCs w:val="24"/>
                <w:lang w:val="tr-TR" w:eastAsia="tr-TR"/>
                <w14:ligatures w14:val="standardContextual"/>
              </w:rPr>
              <w:tab/>
            </w:r>
            <w:r w:rsidRPr="005932E1">
              <w:rPr>
                <w:rStyle w:val="Hyperlink"/>
                <w:noProof/>
              </w:rPr>
              <w:t>Epistemic Uncertainty, Traceability, and Sensitivity</w:t>
            </w:r>
            <w:r>
              <w:rPr>
                <w:noProof/>
                <w:webHidden/>
              </w:rPr>
              <w:tab/>
            </w:r>
            <w:r>
              <w:rPr>
                <w:noProof/>
                <w:webHidden/>
              </w:rPr>
              <w:fldChar w:fldCharType="begin"/>
            </w:r>
            <w:r>
              <w:rPr>
                <w:noProof/>
                <w:webHidden/>
              </w:rPr>
              <w:instrText xml:space="preserve"> PAGEREF _Toc235572435 \h </w:instrText>
            </w:r>
            <w:r>
              <w:rPr>
                <w:noProof/>
                <w:webHidden/>
              </w:rPr>
            </w:r>
            <w:r>
              <w:rPr>
                <w:noProof/>
                <w:webHidden/>
              </w:rPr>
              <w:fldChar w:fldCharType="separate"/>
            </w:r>
            <w:r>
              <w:rPr>
                <w:noProof/>
                <w:webHidden/>
              </w:rPr>
              <w:t>40</w:t>
            </w:r>
            <w:r>
              <w:rPr>
                <w:noProof/>
                <w:webHidden/>
              </w:rPr>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sidRPr="005932E1">
              <w:rPr>
                <w:rStyle w:val="Hyperlink"/>
                <w:noProof/>
              </w:rPr>
              <w:t>2.5.5</w:t>
            </w:r>
            <w:r>
              <w:rPr>
                <w:rFonts w:asciiTheme="minorHAnsi" w:eastAsiaTheme="minorEastAsia" w:hAnsiTheme="minorHAnsi"/>
                <w:noProof/>
                <w:kern w:val="2"/>
                <w:szCs w:val="24"/>
                <w:lang w:val="tr-TR" w:eastAsia="tr-TR"/>
                <w14:ligatures w14:val="standardContextual"/>
              </w:rPr>
              <w:tab/>
            </w:r>
            <w:r w:rsidRPr="005932E1">
              <w:rPr>
                <w:rStyle w:val="Hyperlink"/>
                <w:noProof/>
              </w:rPr>
              <w:t>Generative Models and Large Language Models</w:t>
            </w:r>
            <w:r>
              <w:rPr>
                <w:noProof/>
                <w:webHidden/>
              </w:rPr>
              <w:tab/>
            </w:r>
            <w:r>
              <w:rPr>
                <w:noProof/>
                <w:webHidden/>
              </w:rPr>
              <w:fldChar w:fldCharType="begin"/>
            </w:r>
            <w:r>
              <w:rPr>
                <w:noProof/>
                <w:webHidden/>
              </w:rPr>
              <w:instrText xml:space="preserve"> PAGEREF _Toc235572436 \h </w:instrText>
            </w:r>
            <w:r>
              <w:rPr>
                <w:noProof/>
                <w:webHidden/>
              </w:rPr>
            </w:r>
            <w:r>
              <w:rPr>
                <w:noProof/>
                <w:webHidden/>
              </w:rPr>
              <w:fldChar w:fldCharType="separate"/>
            </w:r>
            <w:r>
              <w:rPr>
                <w:noProof/>
                <w:webHidden/>
              </w:rPr>
              <w:t>41</w:t>
            </w:r>
            <w:r>
              <w:rPr>
                <w:noProof/>
                <w:webHidden/>
              </w:rPr>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sidRPr="005932E1">
              <w:rPr>
                <w:rStyle w:val="Hyperlink"/>
                <w:noProof/>
              </w:rPr>
              <w:t>2.5.6</w:t>
            </w:r>
            <w:r>
              <w:rPr>
                <w:rFonts w:asciiTheme="minorHAnsi" w:eastAsiaTheme="minorEastAsia" w:hAnsiTheme="minorHAnsi"/>
                <w:noProof/>
                <w:kern w:val="2"/>
                <w:szCs w:val="24"/>
                <w:lang w:val="tr-TR" w:eastAsia="tr-TR"/>
                <w14:ligatures w14:val="standardContextual"/>
              </w:rPr>
              <w:tab/>
            </w:r>
            <w:r w:rsidRPr="005932E1">
              <w:rPr>
                <w:rStyle w:val="Hyperlink"/>
                <w:noProof/>
              </w:rPr>
              <w:t>Adaptive and Generative Decision Loops</w:t>
            </w:r>
            <w:r>
              <w:rPr>
                <w:noProof/>
                <w:webHidden/>
              </w:rPr>
              <w:tab/>
            </w:r>
            <w:r>
              <w:rPr>
                <w:noProof/>
                <w:webHidden/>
              </w:rPr>
              <w:fldChar w:fldCharType="begin"/>
            </w:r>
            <w:r>
              <w:rPr>
                <w:noProof/>
                <w:webHidden/>
              </w:rPr>
              <w:instrText xml:space="preserve"> PAGEREF _Toc235572437 \h </w:instrText>
            </w:r>
            <w:r>
              <w:rPr>
                <w:noProof/>
                <w:webHidden/>
              </w:rPr>
            </w:r>
            <w:r>
              <w:rPr>
                <w:noProof/>
                <w:webHidden/>
              </w:rPr>
              <w:fldChar w:fldCharType="separate"/>
            </w:r>
            <w:r>
              <w:rPr>
                <w:noProof/>
                <w:webHidden/>
              </w:rPr>
              <w:t>42</w:t>
            </w:r>
            <w:r>
              <w:rPr>
                <w:noProof/>
                <w:webHidden/>
              </w:rPr>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sidRPr="005932E1">
              <w:rPr>
                <w:rStyle w:val="Hyperlink"/>
              </w:rPr>
              <w:t>3</w:t>
            </w:r>
            <w:r>
              <w:rPr>
                <w:rFonts w:asciiTheme="minorHAnsi" w:eastAsiaTheme="minorEastAsia" w:hAnsiTheme="minorHAnsi"/>
                <w:kern w:val="2"/>
                <w:szCs w:val="24"/>
                <w:lang w:val="tr-TR" w:eastAsia="tr-TR"/>
                <w14:ligatures w14:val="standardContextual"/>
              </w:rPr>
              <w:tab/>
            </w:r>
            <w:r w:rsidRPr="005932E1">
              <w:rPr>
                <w:rStyle w:val="Hyperlink"/>
              </w:rPr>
              <w:t>DISASTERAWARE SIMULATION FRAMEWORK</w:t>
            </w:r>
            <w:r>
              <w:rPr>
                <w:webHidden/>
              </w:rPr>
              <w:tab/>
            </w:r>
            <w:r>
              <w:rPr>
                <w:webHidden/>
              </w:rPr>
              <w:fldChar w:fldCharType="begin"/>
            </w:r>
            <w:r>
              <w:rPr>
                <w:webHidden/>
              </w:rPr>
              <w:instrText xml:space="preserve"> PAGEREF _Toc235572438 \h </w:instrText>
            </w:r>
            <w:r>
              <w:rPr>
                <w:webHidden/>
              </w:rPr>
            </w:r>
            <w:r>
              <w:rPr>
                <w:webHidden/>
              </w:rPr>
              <w:fldChar w:fldCharType="separate"/>
            </w:r>
            <w:r>
              <w:rPr>
                <w:webHidden/>
              </w:rPr>
              <w:t>45</w:t>
            </w:r>
            <w:r>
              <w:rPr>
                <w:webHidden/>
              </w:rPr>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sidRPr="005932E1">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Overall System Block Diagram</w:t>
            </w:r>
            <w:r>
              <w:rPr>
                <w:noProof/>
                <w:webHidden/>
              </w:rPr>
              <w:tab/>
            </w:r>
            <w:r>
              <w:rPr>
                <w:noProof/>
                <w:webHidden/>
              </w:rPr>
              <w:fldChar w:fldCharType="begin"/>
            </w:r>
            <w:r>
              <w:rPr>
                <w:noProof/>
                <w:webHidden/>
              </w:rPr>
              <w:instrText xml:space="preserve"> PAGEREF _Toc235572439 \h </w:instrText>
            </w:r>
            <w:r>
              <w:rPr>
                <w:noProof/>
                <w:webHidden/>
              </w:rPr>
            </w:r>
            <w:r>
              <w:rPr>
                <w:noProof/>
                <w:webHidden/>
              </w:rPr>
              <w:fldChar w:fldCharType="separate"/>
            </w:r>
            <w:r>
              <w:rPr>
                <w:noProof/>
                <w:webHidden/>
              </w:rPr>
              <w:t>46</w:t>
            </w:r>
            <w:r>
              <w:rPr>
                <w:noProof/>
                <w:webHidden/>
              </w:rPr>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sidRPr="005932E1">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_Toc235572440 \h </w:instrText>
            </w:r>
            <w:r>
              <w:rPr>
                <w:noProof/>
                <w:webHidden/>
              </w:rPr>
            </w:r>
            <w:r>
              <w:rPr>
                <w:noProof/>
                <w:webHidden/>
              </w:rPr>
              <w:fldChar w:fldCharType="separate"/>
            </w:r>
            <w:r>
              <w:rPr>
                <w:noProof/>
                <w:webHidden/>
              </w:rPr>
              <w:t>49</w:t>
            </w:r>
            <w:r>
              <w:rPr>
                <w:noProof/>
                <w:webHidden/>
              </w:rPr>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sidRPr="005932E1">
              <w:rPr>
                <w:rStyle w:val="Hyperlink"/>
                <w:noProof/>
              </w:rPr>
              <w:t>3.2.1</w:t>
            </w:r>
            <w:r>
              <w:rPr>
                <w:rFonts w:asciiTheme="minorHAnsi" w:eastAsiaTheme="minorEastAsia" w:hAnsiTheme="minorHAnsi"/>
                <w:noProof/>
                <w:kern w:val="2"/>
                <w:szCs w:val="24"/>
                <w:lang w:val="tr-TR" w:eastAsia="tr-TR"/>
                <w14:ligatures w14:val="standardContextual"/>
              </w:rPr>
              <w:tab/>
            </w:r>
            <w:r w:rsidRPr="005932E1">
              <w:rPr>
                <w:rStyle w:val="Hyperlink"/>
                <w:noProof/>
              </w:rPr>
              <w:t>Meteorology Data Layer</w:t>
            </w:r>
            <w:r>
              <w:rPr>
                <w:noProof/>
                <w:webHidden/>
              </w:rPr>
              <w:tab/>
            </w:r>
            <w:r>
              <w:rPr>
                <w:noProof/>
                <w:webHidden/>
              </w:rPr>
              <w:fldChar w:fldCharType="begin"/>
            </w:r>
            <w:r>
              <w:rPr>
                <w:noProof/>
                <w:webHidden/>
              </w:rPr>
              <w:instrText xml:space="preserve"> PAGEREF _Toc235572441 \h </w:instrText>
            </w:r>
            <w:r>
              <w:rPr>
                <w:noProof/>
                <w:webHidden/>
              </w:rPr>
            </w:r>
            <w:r>
              <w:rPr>
                <w:noProof/>
                <w:webHidden/>
              </w:rPr>
              <w:fldChar w:fldCharType="separate"/>
            </w:r>
            <w:r>
              <w:rPr>
                <w:noProof/>
                <w:webHidden/>
              </w:rPr>
              <w:t>50</w:t>
            </w:r>
            <w:r>
              <w:rPr>
                <w:noProof/>
                <w:webHidden/>
              </w:rPr>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sidRPr="005932E1">
              <w:rPr>
                <w:rStyle w:val="Hyperlink"/>
                <w:noProof/>
              </w:rPr>
              <w:t>3.2.2</w:t>
            </w:r>
            <w:r>
              <w:rPr>
                <w:rFonts w:asciiTheme="minorHAnsi" w:eastAsiaTheme="minorEastAsia" w:hAnsiTheme="minorHAnsi"/>
                <w:noProof/>
                <w:kern w:val="2"/>
                <w:szCs w:val="24"/>
                <w:lang w:val="tr-TR" w:eastAsia="tr-TR"/>
                <w14:ligatures w14:val="standardContextual"/>
              </w:rPr>
              <w:tab/>
            </w:r>
            <w:r w:rsidRPr="005932E1">
              <w:rPr>
                <w:rStyle w:val="Hyperlink"/>
                <w:noProof/>
              </w:rPr>
              <w:t>Topography Data Layer</w:t>
            </w:r>
            <w:r>
              <w:rPr>
                <w:noProof/>
                <w:webHidden/>
              </w:rPr>
              <w:tab/>
            </w:r>
            <w:r>
              <w:rPr>
                <w:noProof/>
                <w:webHidden/>
              </w:rPr>
              <w:fldChar w:fldCharType="begin"/>
            </w:r>
            <w:r>
              <w:rPr>
                <w:noProof/>
                <w:webHidden/>
              </w:rPr>
              <w:instrText xml:space="preserve"> PAGEREF _Toc235572442 \h </w:instrText>
            </w:r>
            <w:r>
              <w:rPr>
                <w:noProof/>
                <w:webHidden/>
              </w:rPr>
            </w:r>
            <w:r>
              <w:rPr>
                <w:noProof/>
                <w:webHidden/>
              </w:rPr>
              <w:fldChar w:fldCharType="separate"/>
            </w:r>
            <w:r>
              <w:rPr>
                <w:noProof/>
                <w:webHidden/>
              </w:rPr>
              <w:t>51</w:t>
            </w:r>
            <w:r>
              <w:rPr>
                <w:noProof/>
                <w:webHidden/>
              </w:rPr>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sidRPr="005932E1">
              <w:rPr>
                <w:rStyle w:val="Hyperlink"/>
                <w:noProof/>
              </w:rPr>
              <w:t>3.2.3</w:t>
            </w:r>
            <w:r>
              <w:rPr>
                <w:rFonts w:asciiTheme="minorHAnsi" w:eastAsiaTheme="minorEastAsia" w:hAnsiTheme="minorHAnsi"/>
                <w:noProof/>
                <w:kern w:val="2"/>
                <w:szCs w:val="24"/>
                <w:lang w:val="tr-TR" w:eastAsia="tr-TR"/>
                <w14:ligatures w14:val="standardContextual"/>
              </w:rPr>
              <w:tab/>
            </w:r>
            <w:r w:rsidRPr="005932E1">
              <w:rPr>
                <w:rStyle w:val="Hyperlink"/>
                <w:noProof/>
              </w:rPr>
              <w:t>Fuel Data Layer</w:t>
            </w:r>
            <w:r>
              <w:rPr>
                <w:noProof/>
                <w:webHidden/>
              </w:rPr>
              <w:tab/>
            </w:r>
            <w:r>
              <w:rPr>
                <w:noProof/>
                <w:webHidden/>
              </w:rPr>
              <w:fldChar w:fldCharType="begin"/>
            </w:r>
            <w:r>
              <w:rPr>
                <w:noProof/>
                <w:webHidden/>
              </w:rPr>
              <w:instrText xml:space="preserve"> PAGEREF _Toc235572443 \h </w:instrText>
            </w:r>
            <w:r>
              <w:rPr>
                <w:noProof/>
                <w:webHidden/>
              </w:rPr>
            </w:r>
            <w:r>
              <w:rPr>
                <w:noProof/>
                <w:webHidden/>
              </w:rPr>
              <w:fldChar w:fldCharType="separate"/>
            </w:r>
            <w:r>
              <w:rPr>
                <w:noProof/>
                <w:webHidden/>
              </w:rPr>
              <w:t>52</w:t>
            </w:r>
            <w:r>
              <w:rPr>
                <w:noProof/>
                <w:webHidden/>
              </w:rPr>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sidRPr="005932E1">
              <w:rPr>
                <w:rStyle w:val="Hyperlink"/>
                <w:noProof/>
              </w:rPr>
              <w:t>3.2.4</w:t>
            </w:r>
            <w:r>
              <w:rPr>
                <w:rFonts w:asciiTheme="minorHAnsi" w:eastAsiaTheme="minorEastAsia" w:hAnsiTheme="minorHAnsi"/>
                <w:noProof/>
                <w:kern w:val="2"/>
                <w:szCs w:val="24"/>
                <w:lang w:val="tr-TR" w:eastAsia="tr-TR"/>
                <w14:ligatures w14:val="standardContextual"/>
              </w:rPr>
              <w:tab/>
            </w:r>
            <w:r w:rsidRPr="005932E1">
              <w:rPr>
                <w:rStyle w:val="Hyperlink"/>
                <w:noProof/>
              </w:rPr>
              <w:t>Ignition Layer</w:t>
            </w:r>
            <w:r>
              <w:rPr>
                <w:noProof/>
                <w:webHidden/>
              </w:rPr>
              <w:tab/>
            </w:r>
            <w:r>
              <w:rPr>
                <w:noProof/>
                <w:webHidden/>
              </w:rPr>
              <w:fldChar w:fldCharType="begin"/>
            </w:r>
            <w:r>
              <w:rPr>
                <w:noProof/>
                <w:webHidden/>
              </w:rPr>
              <w:instrText xml:space="preserve"> PAGEREF _Toc235572444 \h </w:instrText>
            </w:r>
            <w:r>
              <w:rPr>
                <w:noProof/>
                <w:webHidden/>
              </w:rPr>
            </w:r>
            <w:r>
              <w:rPr>
                <w:noProof/>
                <w:webHidden/>
              </w:rPr>
              <w:fldChar w:fldCharType="separate"/>
            </w:r>
            <w:r>
              <w:rPr>
                <w:noProof/>
                <w:webHidden/>
              </w:rPr>
              <w:t>53</w:t>
            </w:r>
            <w:r>
              <w:rPr>
                <w:noProof/>
                <w:webHidden/>
              </w:rPr>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sidRPr="005932E1">
              <w:rPr>
                <w:rStyle w:val="Hyperlink"/>
                <w:noProof/>
              </w:rPr>
              <w:t>3.2.5</w:t>
            </w:r>
            <w:r>
              <w:rPr>
                <w:rFonts w:asciiTheme="minorHAnsi" w:eastAsiaTheme="minorEastAsia" w:hAnsiTheme="minorHAnsi"/>
                <w:noProof/>
                <w:kern w:val="2"/>
                <w:szCs w:val="24"/>
                <w:lang w:val="tr-TR" w:eastAsia="tr-TR"/>
                <w14:ligatures w14:val="standardContextual"/>
              </w:rPr>
              <w:tab/>
            </w:r>
            <w:r w:rsidRPr="005932E1">
              <w:rPr>
                <w:rStyle w:val="Hyperlink"/>
                <w:noProof/>
              </w:rPr>
              <w:t>Decisional Data Layers</w:t>
            </w:r>
            <w:r>
              <w:rPr>
                <w:noProof/>
                <w:webHidden/>
              </w:rPr>
              <w:tab/>
            </w:r>
            <w:r>
              <w:rPr>
                <w:noProof/>
                <w:webHidden/>
              </w:rPr>
              <w:fldChar w:fldCharType="begin"/>
            </w:r>
            <w:r>
              <w:rPr>
                <w:noProof/>
                <w:webHidden/>
              </w:rPr>
              <w:instrText xml:space="preserve"> PAGEREF _Toc235572445 \h </w:instrText>
            </w:r>
            <w:r>
              <w:rPr>
                <w:noProof/>
                <w:webHidden/>
              </w:rPr>
            </w:r>
            <w:r>
              <w:rPr>
                <w:noProof/>
                <w:webHidden/>
              </w:rPr>
              <w:fldChar w:fldCharType="separate"/>
            </w:r>
            <w:r>
              <w:rPr>
                <w:noProof/>
                <w:webHidden/>
              </w:rPr>
              <w:t>53</w:t>
            </w:r>
            <w:r>
              <w:rPr>
                <w:noProof/>
                <w:webHidden/>
              </w:rPr>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sidRPr="005932E1">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Simulation Core</w:t>
            </w:r>
            <w:r>
              <w:rPr>
                <w:noProof/>
                <w:webHidden/>
              </w:rPr>
              <w:tab/>
            </w:r>
            <w:r>
              <w:rPr>
                <w:noProof/>
                <w:webHidden/>
              </w:rPr>
              <w:fldChar w:fldCharType="begin"/>
            </w:r>
            <w:r>
              <w:rPr>
                <w:noProof/>
                <w:webHidden/>
              </w:rPr>
              <w:instrText xml:space="preserve"> PAGEREF _Toc235572446 \h </w:instrText>
            </w:r>
            <w:r>
              <w:rPr>
                <w:noProof/>
                <w:webHidden/>
              </w:rPr>
            </w:r>
            <w:r>
              <w:rPr>
                <w:noProof/>
                <w:webHidden/>
              </w:rPr>
              <w:fldChar w:fldCharType="separate"/>
            </w:r>
            <w:r>
              <w:rPr>
                <w:noProof/>
                <w:webHidden/>
              </w:rPr>
              <w:t>57</w:t>
            </w:r>
            <w:r>
              <w:rPr>
                <w:noProof/>
                <w:webHidden/>
              </w:rPr>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sidRPr="005932E1">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_Toc235572447 \h </w:instrText>
            </w:r>
            <w:r>
              <w:rPr>
                <w:noProof/>
                <w:webHidden/>
              </w:rPr>
            </w:r>
            <w:r>
              <w:rPr>
                <w:noProof/>
                <w:webHidden/>
              </w:rPr>
              <w:fldChar w:fldCharType="separate"/>
            </w:r>
            <w:r>
              <w:rPr>
                <w:noProof/>
                <w:webHidden/>
              </w:rPr>
              <w:t>57</w:t>
            </w:r>
            <w:r>
              <w:rPr>
                <w:noProof/>
                <w:webHidden/>
              </w:rPr>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sidRPr="005932E1">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5932E1">
              <w:rPr>
                <w:rStyle w:val="Hyperlink"/>
                <w:noProof/>
                <w:lang w:eastAsia="ja-JP"/>
              </w:rPr>
              <w:t>Hybrid Fire Spread Model</w:t>
            </w:r>
            <w:r>
              <w:rPr>
                <w:noProof/>
                <w:webHidden/>
              </w:rPr>
              <w:tab/>
            </w:r>
            <w:r>
              <w:rPr>
                <w:noProof/>
                <w:webHidden/>
              </w:rPr>
              <w:fldChar w:fldCharType="begin"/>
            </w:r>
            <w:r>
              <w:rPr>
                <w:noProof/>
                <w:webHidden/>
              </w:rPr>
              <w:instrText xml:space="preserve"> PAGEREF _Toc235572448 \h </w:instrText>
            </w:r>
            <w:r>
              <w:rPr>
                <w:noProof/>
                <w:webHidden/>
              </w:rPr>
            </w:r>
            <w:r>
              <w:rPr>
                <w:noProof/>
                <w:webHidden/>
              </w:rPr>
              <w:fldChar w:fldCharType="separate"/>
            </w:r>
            <w:r>
              <w:rPr>
                <w:noProof/>
                <w:webHidden/>
              </w:rPr>
              <w:t>58</w:t>
            </w:r>
            <w:r>
              <w:rPr>
                <w:noProof/>
                <w:webHidden/>
              </w:rPr>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sidRPr="005932E1">
              <w:rPr>
                <w:rStyle w:val="Hyperlink"/>
                <w:noProof/>
              </w:rPr>
              <w:t>3.3.3</w:t>
            </w:r>
            <w:r>
              <w:rPr>
                <w:rFonts w:asciiTheme="minorHAnsi" w:eastAsiaTheme="minorEastAsia" w:hAnsiTheme="minorHAnsi"/>
                <w:noProof/>
                <w:kern w:val="2"/>
                <w:szCs w:val="24"/>
                <w:lang w:val="tr-TR" w:eastAsia="tr-TR"/>
                <w14:ligatures w14:val="standardContextual"/>
              </w:rPr>
              <w:tab/>
            </w:r>
            <w:r w:rsidRPr="005932E1">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_Toc235572449 \h </w:instrText>
            </w:r>
            <w:r>
              <w:rPr>
                <w:noProof/>
                <w:webHidden/>
              </w:rPr>
            </w:r>
            <w:r>
              <w:rPr>
                <w:noProof/>
                <w:webHidden/>
              </w:rPr>
              <w:fldChar w:fldCharType="separate"/>
            </w:r>
            <w:r>
              <w:rPr>
                <w:noProof/>
                <w:webHidden/>
              </w:rPr>
              <w:t>66</w:t>
            </w:r>
            <w:r>
              <w:rPr>
                <w:noProof/>
                <w:webHidden/>
              </w:rPr>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sidRPr="005932E1">
              <w:rPr>
                <w:rStyle w:val="Hyperlink"/>
                <w:noProof/>
              </w:rPr>
              <w:t>3.4</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Core</w:t>
            </w:r>
            <w:r>
              <w:rPr>
                <w:noProof/>
                <w:webHidden/>
              </w:rPr>
              <w:tab/>
            </w:r>
            <w:r>
              <w:rPr>
                <w:noProof/>
                <w:webHidden/>
              </w:rPr>
              <w:fldChar w:fldCharType="begin"/>
            </w:r>
            <w:r>
              <w:rPr>
                <w:noProof/>
                <w:webHidden/>
              </w:rPr>
              <w:instrText xml:space="preserve"> PAGEREF _Toc235572450 \h </w:instrText>
            </w:r>
            <w:r>
              <w:rPr>
                <w:noProof/>
                <w:webHidden/>
              </w:rPr>
            </w:r>
            <w:r>
              <w:rPr>
                <w:noProof/>
                <w:webHidden/>
              </w:rPr>
              <w:fldChar w:fldCharType="separate"/>
            </w:r>
            <w:r>
              <w:rPr>
                <w:noProof/>
                <w:webHidden/>
              </w:rPr>
              <w:t>69</w:t>
            </w:r>
            <w:r>
              <w:rPr>
                <w:noProof/>
                <w:webHidden/>
              </w:rPr>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sidRPr="005932E1">
              <w:rPr>
                <w:rStyle w:val="Hyperlink"/>
              </w:rPr>
              <w:t>4</w:t>
            </w:r>
            <w:r>
              <w:rPr>
                <w:rFonts w:asciiTheme="minorHAnsi" w:eastAsiaTheme="minorEastAsia" w:hAnsiTheme="minorHAnsi"/>
                <w:kern w:val="2"/>
                <w:szCs w:val="24"/>
                <w:lang w:val="tr-TR" w:eastAsia="tr-TR"/>
                <w14:ligatures w14:val="standardContextual"/>
              </w:rPr>
              <w:tab/>
            </w:r>
            <w:r w:rsidRPr="005932E1">
              <w:rPr>
                <w:rStyle w:val="Hyperlink"/>
              </w:rPr>
              <w:t>DISASTERAWARE DECISION SUPPORT FRAMEWORK</w:t>
            </w:r>
            <w:r>
              <w:rPr>
                <w:webHidden/>
              </w:rPr>
              <w:tab/>
            </w:r>
            <w:r>
              <w:rPr>
                <w:webHidden/>
              </w:rPr>
              <w:fldChar w:fldCharType="begin"/>
            </w:r>
            <w:r>
              <w:rPr>
                <w:webHidden/>
              </w:rPr>
              <w:instrText xml:space="preserve"> PAGEREF _Toc235572451 \h </w:instrText>
            </w:r>
            <w:r>
              <w:rPr>
                <w:webHidden/>
              </w:rPr>
            </w:r>
            <w:r>
              <w:rPr>
                <w:webHidden/>
              </w:rPr>
              <w:fldChar w:fldCharType="separate"/>
            </w:r>
            <w:r>
              <w:rPr>
                <w:webHidden/>
              </w:rPr>
              <w:t>71</w:t>
            </w:r>
            <w:r>
              <w:rPr>
                <w:webHidden/>
              </w:rPr>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sidRPr="005932E1">
              <w:rPr>
                <w:rStyle w:val="Hyperlink"/>
                <w:noProof/>
              </w:rPr>
              <w:t>4.1</w:t>
            </w:r>
            <w:r>
              <w:rPr>
                <w:rFonts w:asciiTheme="minorHAnsi" w:eastAsiaTheme="minorEastAsia" w:hAnsiTheme="minorHAnsi"/>
                <w:noProof/>
                <w:kern w:val="2"/>
                <w:szCs w:val="24"/>
                <w:lang w:val="tr-TR" w:eastAsia="tr-TR"/>
                <w14:ligatures w14:val="standardContextual"/>
              </w:rPr>
              <w:tab/>
            </w:r>
            <w:r w:rsidRPr="005932E1">
              <w:rPr>
                <w:rStyle w:val="Hyperlink"/>
                <w:noProof/>
              </w:rPr>
              <w:t>Decision Support System Block Diagram</w:t>
            </w:r>
            <w:r>
              <w:rPr>
                <w:noProof/>
                <w:webHidden/>
              </w:rPr>
              <w:tab/>
            </w:r>
            <w:r>
              <w:rPr>
                <w:noProof/>
                <w:webHidden/>
              </w:rPr>
              <w:fldChar w:fldCharType="begin"/>
            </w:r>
            <w:r>
              <w:rPr>
                <w:noProof/>
                <w:webHidden/>
              </w:rPr>
              <w:instrText xml:space="preserve"> PAGEREF _Toc235572452 \h </w:instrText>
            </w:r>
            <w:r>
              <w:rPr>
                <w:noProof/>
                <w:webHidden/>
              </w:rPr>
            </w:r>
            <w:r>
              <w:rPr>
                <w:noProof/>
                <w:webHidden/>
              </w:rPr>
              <w:fldChar w:fldCharType="separate"/>
            </w:r>
            <w:r>
              <w:rPr>
                <w:noProof/>
                <w:webHidden/>
              </w:rPr>
              <w:t>72</w:t>
            </w:r>
            <w:r>
              <w:rPr>
                <w:noProof/>
                <w:webHidden/>
              </w:rPr>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sidRPr="005932E1">
              <w:rPr>
                <w:rStyle w:val="Hyperlink"/>
                <w:noProof/>
              </w:rPr>
              <w:t>4.2</w:t>
            </w:r>
            <w:r>
              <w:rPr>
                <w:rFonts w:asciiTheme="minorHAnsi" w:eastAsiaTheme="minorEastAsia" w:hAnsiTheme="minorHAnsi"/>
                <w:noProof/>
                <w:kern w:val="2"/>
                <w:szCs w:val="24"/>
                <w:lang w:val="tr-TR" w:eastAsia="tr-TR"/>
                <w14:ligatures w14:val="standardContextual"/>
              </w:rPr>
              <w:tab/>
            </w:r>
            <w:r w:rsidRPr="005932E1">
              <w:rPr>
                <w:rStyle w:val="Hyperlink"/>
                <w:noProof/>
              </w:rPr>
              <w:t>Layer 1: Input Space</w:t>
            </w:r>
            <w:r>
              <w:rPr>
                <w:noProof/>
                <w:webHidden/>
              </w:rPr>
              <w:tab/>
            </w:r>
            <w:r>
              <w:rPr>
                <w:noProof/>
                <w:webHidden/>
              </w:rPr>
              <w:fldChar w:fldCharType="begin"/>
            </w:r>
            <w:r>
              <w:rPr>
                <w:noProof/>
                <w:webHidden/>
              </w:rPr>
              <w:instrText xml:space="preserve"> PAGEREF _Toc235572453 \h </w:instrText>
            </w:r>
            <w:r>
              <w:rPr>
                <w:noProof/>
                <w:webHidden/>
              </w:rPr>
            </w:r>
            <w:r>
              <w:rPr>
                <w:noProof/>
                <w:webHidden/>
              </w:rPr>
              <w:fldChar w:fldCharType="separate"/>
            </w:r>
            <w:r>
              <w:rPr>
                <w:noProof/>
                <w:webHidden/>
              </w:rPr>
              <w:t>73</w:t>
            </w:r>
            <w:r>
              <w:rPr>
                <w:noProof/>
                <w:webHidden/>
              </w:rPr>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sidRPr="005932E1">
              <w:rPr>
                <w:rStyle w:val="Hyperlink"/>
                <w:noProof/>
              </w:rPr>
              <w:t>4.3</w:t>
            </w:r>
            <w:r>
              <w:rPr>
                <w:rFonts w:asciiTheme="minorHAnsi" w:eastAsiaTheme="minorEastAsia" w:hAnsiTheme="minorHAnsi"/>
                <w:noProof/>
                <w:kern w:val="2"/>
                <w:szCs w:val="24"/>
                <w:lang w:val="tr-TR" w:eastAsia="tr-TR"/>
                <w14:ligatures w14:val="standardContextual"/>
              </w:rPr>
              <w:tab/>
            </w:r>
            <w:r w:rsidRPr="005932E1">
              <w:rPr>
                <w:rStyle w:val="Hyperlink"/>
                <w:noProof/>
              </w:rPr>
              <w:t>Layer 2: Observation, Features, and Confidence</w:t>
            </w:r>
            <w:r>
              <w:rPr>
                <w:noProof/>
                <w:webHidden/>
              </w:rPr>
              <w:tab/>
            </w:r>
            <w:r>
              <w:rPr>
                <w:noProof/>
                <w:webHidden/>
              </w:rPr>
              <w:fldChar w:fldCharType="begin"/>
            </w:r>
            <w:r>
              <w:rPr>
                <w:noProof/>
                <w:webHidden/>
              </w:rPr>
              <w:instrText xml:space="preserve"> PAGEREF _Toc235572454 \h </w:instrText>
            </w:r>
            <w:r>
              <w:rPr>
                <w:noProof/>
                <w:webHidden/>
              </w:rPr>
            </w:r>
            <w:r>
              <w:rPr>
                <w:noProof/>
                <w:webHidden/>
              </w:rPr>
              <w:fldChar w:fldCharType="separate"/>
            </w:r>
            <w:r>
              <w:rPr>
                <w:noProof/>
                <w:webHidden/>
              </w:rPr>
              <w:t>74</w:t>
            </w:r>
            <w:r>
              <w:rPr>
                <w:noProof/>
                <w:webHidden/>
              </w:rPr>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sidRPr="005932E1">
              <w:rPr>
                <w:rStyle w:val="Hyperlink"/>
                <w:noProof/>
              </w:rPr>
              <w:t>4.4</w:t>
            </w:r>
            <w:r>
              <w:rPr>
                <w:rFonts w:asciiTheme="minorHAnsi" w:eastAsiaTheme="minorEastAsia" w:hAnsiTheme="minorHAnsi"/>
                <w:noProof/>
                <w:kern w:val="2"/>
                <w:szCs w:val="24"/>
                <w:lang w:val="tr-TR" w:eastAsia="tr-TR"/>
                <w14:ligatures w14:val="standardContextual"/>
              </w:rPr>
              <w:tab/>
            </w:r>
            <w:r w:rsidRPr="005932E1">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_Toc235572455 \h </w:instrText>
            </w:r>
            <w:r>
              <w:rPr>
                <w:noProof/>
                <w:webHidden/>
              </w:rPr>
            </w:r>
            <w:r>
              <w:rPr>
                <w:noProof/>
                <w:webHidden/>
              </w:rPr>
              <w:fldChar w:fldCharType="separate"/>
            </w:r>
            <w:r>
              <w:rPr>
                <w:noProof/>
                <w:webHidden/>
              </w:rPr>
              <w:t>76</w:t>
            </w:r>
            <w:r>
              <w:rPr>
                <w:noProof/>
                <w:webHidden/>
              </w:rPr>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sidRPr="005932E1">
              <w:rPr>
                <w:rStyle w:val="Hyperlink"/>
                <w:noProof/>
              </w:rPr>
              <w:t>4.5</w:t>
            </w:r>
            <w:r>
              <w:rPr>
                <w:rFonts w:asciiTheme="minorHAnsi" w:eastAsiaTheme="minorEastAsia" w:hAnsiTheme="minorHAnsi"/>
                <w:noProof/>
                <w:kern w:val="2"/>
                <w:szCs w:val="24"/>
                <w:lang w:val="tr-TR" w:eastAsia="tr-TR"/>
                <w14:ligatures w14:val="standardContextual"/>
              </w:rPr>
              <w:tab/>
            </w:r>
            <w:r w:rsidRPr="005932E1">
              <w:rPr>
                <w:rStyle w:val="Hyperlink"/>
                <w:noProof/>
              </w:rPr>
              <w:t>Layer 4: Decision Generation and Coordination</w:t>
            </w:r>
            <w:r>
              <w:rPr>
                <w:noProof/>
                <w:webHidden/>
              </w:rPr>
              <w:tab/>
            </w:r>
            <w:r>
              <w:rPr>
                <w:noProof/>
                <w:webHidden/>
              </w:rPr>
              <w:fldChar w:fldCharType="begin"/>
            </w:r>
            <w:r>
              <w:rPr>
                <w:noProof/>
                <w:webHidden/>
              </w:rPr>
              <w:instrText xml:space="preserve"> PAGEREF _Toc235572456 \h </w:instrText>
            </w:r>
            <w:r>
              <w:rPr>
                <w:noProof/>
                <w:webHidden/>
              </w:rPr>
            </w:r>
            <w:r>
              <w:rPr>
                <w:noProof/>
                <w:webHidden/>
              </w:rPr>
              <w:fldChar w:fldCharType="separate"/>
            </w:r>
            <w:r>
              <w:rPr>
                <w:noProof/>
                <w:webHidden/>
              </w:rPr>
              <w:t>81</w:t>
            </w:r>
            <w:r>
              <w:rPr>
                <w:noProof/>
                <w:webHidden/>
              </w:rPr>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sidRPr="005932E1">
              <w:rPr>
                <w:rStyle w:val="Hyperlink"/>
                <w:noProof/>
              </w:rPr>
              <w:t>4.5.1</w:t>
            </w:r>
            <w:r>
              <w:rPr>
                <w:rFonts w:asciiTheme="minorHAnsi" w:eastAsiaTheme="minorEastAsia" w:hAnsiTheme="minorHAnsi"/>
                <w:noProof/>
                <w:kern w:val="2"/>
                <w:szCs w:val="24"/>
                <w:lang w:val="tr-TR" w:eastAsia="tr-TR"/>
                <w14:ligatures w14:val="standardContextual"/>
              </w:rPr>
              <w:tab/>
            </w:r>
            <w:r w:rsidRPr="005932E1">
              <w:rPr>
                <w:rStyle w:val="Hyperlink"/>
                <w:noProof/>
              </w:rPr>
              <w:t>Rule Base and Candidate Intervention</w:t>
            </w:r>
            <w:r>
              <w:rPr>
                <w:noProof/>
                <w:webHidden/>
              </w:rPr>
              <w:tab/>
            </w:r>
            <w:r>
              <w:rPr>
                <w:noProof/>
                <w:webHidden/>
              </w:rPr>
              <w:fldChar w:fldCharType="begin"/>
            </w:r>
            <w:r>
              <w:rPr>
                <w:noProof/>
                <w:webHidden/>
              </w:rPr>
              <w:instrText xml:space="preserve"> PAGEREF _Toc235572457 \h </w:instrText>
            </w:r>
            <w:r>
              <w:rPr>
                <w:noProof/>
                <w:webHidden/>
              </w:rPr>
            </w:r>
            <w:r>
              <w:rPr>
                <w:noProof/>
                <w:webHidden/>
              </w:rPr>
              <w:fldChar w:fldCharType="separate"/>
            </w:r>
            <w:r>
              <w:rPr>
                <w:noProof/>
                <w:webHidden/>
              </w:rPr>
              <w:t>85</w:t>
            </w:r>
            <w:r>
              <w:rPr>
                <w:noProof/>
                <w:webHidden/>
              </w:rPr>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sidRPr="005932E1">
              <w:rPr>
                <w:rStyle w:val="Hyperlink"/>
                <w:noProof/>
              </w:rPr>
              <w:t>4.5.2</w:t>
            </w:r>
            <w:r>
              <w:rPr>
                <w:rFonts w:asciiTheme="minorHAnsi" w:eastAsiaTheme="minorEastAsia" w:hAnsiTheme="minorHAnsi"/>
                <w:noProof/>
                <w:kern w:val="2"/>
                <w:szCs w:val="24"/>
                <w:lang w:val="tr-TR" w:eastAsia="tr-TR"/>
                <w14:ligatures w14:val="standardContextual"/>
              </w:rPr>
              <w:tab/>
            </w:r>
            <w:r w:rsidRPr="005932E1">
              <w:rPr>
                <w:rStyle w:val="Hyperlink"/>
                <w:noProof/>
              </w:rPr>
              <w:t>Cost, Quality, and the Satisficing Test</w:t>
            </w:r>
            <w:r>
              <w:rPr>
                <w:noProof/>
                <w:webHidden/>
              </w:rPr>
              <w:tab/>
            </w:r>
            <w:r>
              <w:rPr>
                <w:noProof/>
                <w:webHidden/>
              </w:rPr>
              <w:fldChar w:fldCharType="begin"/>
            </w:r>
            <w:r>
              <w:rPr>
                <w:noProof/>
                <w:webHidden/>
              </w:rPr>
              <w:instrText xml:space="preserve"> PAGEREF _Toc235572458 \h </w:instrText>
            </w:r>
            <w:r>
              <w:rPr>
                <w:noProof/>
                <w:webHidden/>
              </w:rPr>
            </w:r>
            <w:r>
              <w:rPr>
                <w:noProof/>
                <w:webHidden/>
              </w:rPr>
              <w:fldChar w:fldCharType="separate"/>
            </w:r>
            <w:r>
              <w:rPr>
                <w:noProof/>
                <w:webHidden/>
              </w:rPr>
              <w:t>88</w:t>
            </w:r>
            <w:r>
              <w:rPr>
                <w:noProof/>
                <w:webHidden/>
              </w:rPr>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sidRPr="005932E1">
              <w:rPr>
                <w:rStyle w:val="Hyperlink"/>
                <w:noProof/>
              </w:rPr>
              <w:t>4.5.3</w:t>
            </w:r>
            <w:r>
              <w:rPr>
                <w:rFonts w:asciiTheme="minorHAnsi" w:eastAsiaTheme="minorEastAsia" w:hAnsiTheme="minorHAnsi"/>
                <w:noProof/>
                <w:kern w:val="2"/>
                <w:szCs w:val="24"/>
                <w:lang w:val="tr-TR" w:eastAsia="tr-TR"/>
                <w14:ligatures w14:val="standardContextual"/>
              </w:rPr>
              <w:tab/>
            </w:r>
            <w:r w:rsidRPr="005932E1">
              <w:rPr>
                <w:rStyle w:val="Hyperlink"/>
                <w:noProof/>
              </w:rPr>
              <w:t>Open Decision Space: Staged Adaptation</w:t>
            </w:r>
            <w:r>
              <w:rPr>
                <w:noProof/>
                <w:webHidden/>
              </w:rPr>
              <w:tab/>
            </w:r>
            <w:r>
              <w:rPr>
                <w:noProof/>
                <w:webHidden/>
              </w:rPr>
              <w:fldChar w:fldCharType="begin"/>
            </w:r>
            <w:r>
              <w:rPr>
                <w:noProof/>
                <w:webHidden/>
              </w:rPr>
              <w:instrText xml:space="preserve"> PAGEREF _Toc235572459 \h </w:instrText>
            </w:r>
            <w:r>
              <w:rPr>
                <w:noProof/>
                <w:webHidden/>
              </w:rPr>
            </w:r>
            <w:r>
              <w:rPr>
                <w:noProof/>
                <w:webHidden/>
              </w:rPr>
              <w:fldChar w:fldCharType="separate"/>
            </w:r>
            <w:r>
              <w:rPr>
                <w:noProof/>
                <w:webHidden/>
              </w:rPr>
              <w:t>92</w:t>
            </w:r>
            <w:r>
              <w:rPr>
                <w:noProof/>
                <w:webHidden/>
              </w:rPr>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sidRPr="005932E1">
              <w:rPr>
                <w:rStyle w:val="Hyperlink"/>
                <w:noProof/>
              </w:rPr>
              <w:t>4.6</w:t>
            </w:r>
            <w:r>
              <w:rPr>
                <w:rFonts w:asciiTheme="minorHAnsi" w:eastAsiaTheme="minorEastAsia" w:hAnsiTheme="minorHAnsi"/>
                <w:noProof/>
                <w:kern w:val="2"/>
                <w:szCs w:val="24"/>
                <w:lang w:val="tr-TR" w:eastAsia="tr-TR"/>
                <w14:ligatures w14:val="standardContextual"/>
              </w:rPr>
              <w:tab/>
            </w:r>
            <w:r w:rsidRPr="005932E1">
              <w:rPr>
                <w:rStyle w:val="Hyperlink"/>
                <w:noProof/>
              </w:rPr>
              <w:t>Local Layer, Graduated Fail-Safe, Global Coordination</w:t>
            </w:r>
            <w:r>
              <w:rPr>
                <w:noProof/>
                <w:webHidden/>
              </w:rPr>
              <w:tab/>
            </w:r>
            <w:r>
              <w:rPr>
                <w:noProof/>
                <w:webHidden/>
              </w:rPr>
              <w:fldChar w:fldCharType="begin"/>
            </w:r>
            <w:r>
              <w:rPr>
                <w:noProof/>
                <w:webHidden/>
              </w:rPr>
              <w:instrText xml:space="preserve"> PAGEREF _Toc235572460 \h </w:instrText>
            </w:r>
            <w:r>
              <w:rPr>
                <w:noProof/>
                <w:webHidden/>
              </w:rPr>
            </w:r>
            <w:r>
              <w:rPr>
                <w:noProof/>
                <w:webHidden/>
              </w:rPr>
              <w:fldChar w:fldCharType="separate"/>
            </w:r>
            <w:r>
              <w:rPr>
                <w:noProof/>
                <w:webHidden/>
              </w:rPr>
              <w:t>104</w:t>
            </w:r>
            <w:r>
              <w:rPr>
                <w:noProof/>
                <w:webHidden/>
              </w:rPr>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sidRPr="005932E1">
              <w:rPr>
                <w:rStyle w:val="Hyperlink"/>
              </w:rPr>
              <w:t>5</w:t>
            </w:r>
            <w:r>
              <w:rPr>
                <w:rFonts w:asciiTheme="minorHAnsi" w:eastAsiaTheme="minorEastAsia" w:hAnsiTheme="minorHAnsi"/>
                <w:kern w:val="2"/>
                <w:szCs w:val="24"/>
                <w:lang w:val="tr-TR" w:eastAsia="tr-TR"/>
                <w14:ligatures w14:val="standardContextual"/>
              </w:rPr>
              <w:tab/>
            </w:r>
            <w:r w:rsidRPr="005932E1">
              <w:rPr>
                <w:rStyle w:val="Hyperlink"/>
              </w:rPr>
              <w:t>SIMULATION AND PERFORMANCE RESULTS</w:t>
            </w:r>
            <w:r>
              <w:rPr>
                <w:webHidden/>
              </w:rPr>
              <w:tab/>
            </w:r>
            <w:r>
              <w:rPr>
                <w:webHidden/>
              </w:rPr>
              <w:fldChar w:fldCharType="begin"/>
            </w:r>
            <w:r>
              <w:rPr>
                <w:webHidden/>
              </w:rPr>
              <w:instrText xml:space="preserve"> PAGEREF _Toc235572461 \h </w:instrText>
            </w:r>
            <w:r>
              <w:rPr>
                <w:webHidden/>
              </w:rPr>
            </w:r>
            <w:r>
              <w:rPr>
                <w:webHidden/>
              </w:rPr>
              <w:fldChar w:fldCharType="separate"/>
            </w:r>
            <w:r>
              <w:rPr>
                <w:webHidden/>
              </w:rPr>
              <w:t>109</w:t>
            </w:r>
            <w:r>
              <w:rPr>
                <w:webHidden/>
              </w:rPr>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sidRPr="005932E1">
              <w:rPr>
                <w:rStyle w:val="Hyperlink"/>
                <w:noProof/>
              </w:rPr>
              <w:t>5.1</w:t>
            </w:r>
            <w:r>
              <w:rPr>
                <w:rFonts w:asciiTheme="minorHAnsi" w:eastAsiaTheme="minorEastAsia" w:hAnsiTheme="minorHAnsi"/>
                <w:noProof/>
                <w:kern w:val="2"/>
                <w:szCs w:val="24"/>
                <w:lang w:val="tr-TR" w:eastAsia="tr-TR"/>
                <w14:ligatures w14:val="standardContextual"/>
              </w:rPr>
              <w:tab/>
            </w:r>
            <w:r w:rsidRPr="005932E1">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_Toc235572462 \h </w:instrText>
            </w:r>
            <w:r>
              <w:rPr>
                <w:noProof/>
                <w:webHidden/>
              </w:rPr>
            </w:r>
            <w:r>
              <w:rPr>
                <w:noProof/>
                <w:webHidden/>
              </w:rPr>
              <w:fldChar w:fldCharType="separate"/>
            </w:r>
            <w:r>
              <w:rPr>
                <w:noProof/>
                <w:webHidden/>
              </w:rPr>
              <w:t>109</w:t>
            </w:r>
            <w:r>
              <w:rPr>
                <w:noProof/>
                <w:webHidden/>
              </w:rPr>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sidRPr="005932E1">
              <w:rPr>
                <w:rStyle w:val="Hyperlink"/>
                <w:noProof/>
              </w:rPr>
              <w:t>5.2</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Environment, Parameters, and Assumptions</w:t>
            </w:r>
            <w:r>
              <w:rPr>
                <w:noProof/>
                <w:webHidden/>
              </w:rPr>
              <w:tab/>
            </w:r>
            <w:r>
              <w:rPr>
                <w:noProof/>
                <w:webHidden/>
              </w:rPr>
              <w:fldChar w:fldCharType="begin"/>
            </w:r>
            <w:r>
              <w:rPr>
                <w:noProof/>
                <w:webHidden/>
              </w:rPr>
              <w:instrText xml:space="preserve"> PAGEREF _Toc235572463 \h </w:instrText>
            </w:r>
            <w:r>
              <w:rPr>
                <w:noProof/>
                <w:webHidden/>
              </w:rPr>
            </w:r>
            <w:r>
              <w:rPr>
                <w:noProof/>
                <w:webHidden/>
              </w:rPr>
              <w:fldChar w:fldCharType="separate"/>
            </w:r>
            <w:r>
              <w:rPr>
                <w:noProof/>
                <w:webHidden/>
              </w:rPr>
              <w:t>111</w:t>
            </w:r>
            <w:r>
              <w:rPr>
                <w:noProof/>
                <w:webHidden/>
              </w:rPr>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sidRPr="005932E1">
              <w:rPr>
                <w:rStyle w:val="Hyperlink"/>
                <w:noProof/>
              </w:rPr>
              <w:t>5.3</w:t>
            </w:r>
            <w:r>
              <w:rPr>
                <w:rFonts w:asciiTheme="minorHAnsi" w:eastAsiaTheme="minorEastAsia" w:hAnsiTheme="minorHAnsi"/>
                <w:noProof/>
                <w:kern w:val="2"/>
                <w:szCs w:val="24"/>
                <w:lang w:val="tr-TR" w:eastAsia="tr-TR"/>
                <w14:ligatures w14:val="standardContextual"/>
              </w:rPr>
              <w:tab/>
            </w:r>
            <w:r w:rsidRPr="005932E1">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_Toc235572464 \h </w:instrText>
            </w:r>
            <w:r>
              <w:rPr>
                <w:noProof/>
                <w:webHidden/>
              </w:rPr>
            </w:r>
            <w:r>
              <w:rPr>
                <w:noProof/>
                <w:webHidden/>
              </w:rPr>
              <w:fldChar w:fldCharType="separate"/>
            </w:r>
            <w:r>
              <w:rPr>
                <w:noProof/>
                <w:webHidden/>
              </w:rPr>
              <w:t>113</w:t>
            </w:r>
            <w:r>
              <w:rPr>
                <w:noProof/>
                <w:webHidden/>
              </w:rPr>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sidRPr="005932E1">
              <w:rPr>
                <w:rStyle w:val="Hyperlink"/>
                <w:noProof/>
              </w:rPr>
              <w:t>5.4</w:t>
            </w:r>
            <w:r>
              <w:rPr>
                <w:rFonts w:asciiTheme="minorHAnsi" w:eastAsiaTheme="minorEastAsia" w:hAnsiTheme="minorHAnsi"/>
                <w:noProof/>
                <w:kern w:val="2"/>
                <w:szCs w:val="24"/>
                <w:lang w:val="tr-TR" w:eastAsia="tr-TR"/>
                <w14:ligatures w14:val="standardContextual"/>
              </w:rPr>
              <w:tab/>
            </w:r>
            <w:r w:rsidRPr="005932E1">
              <w:rPr>
                <w:rStyle w:val="Hyperlink"/>
                <w:noProof/>
              </w:rPr>
              <w:t>Performance of the Decision Layer</w:t>
            </w:r>
            <w:r>
              <w:rPr>
                <w:noProof/>
                <w:webHidden/>
              </w:rPr>
              <w:tab/>
            </w:r>
            <w:r>
              <w:rPr>
                <w:noProof/>
                <w:webHidden/>
              </w:rPr>
              <w:fldChar w:fldCharType="begin"/>
            </w:r>
            <w:r>
              <w:rPr>
                <w:noProof/>
                <w:webHidden/>
              </w:rPr>
              <w:instrText xml:space="preserve"> PAGEREF _Toc235572465 \h </w:instrText>
            </w:r>
            <w:r>
              <w:rPr>
                <w:noProof/>
                <w:webHidden/>
              </w:rPr>
            </w:r>
            <w:r>
              <w:rPr>
                <w:noProof/>
                <w:webHidden/>
              </w:rPr>
              <w:fldChar w:fldCharType="separate"/>
            </w:r>
            <w:r>
              <w:rPr>
                <w:noProof/>
                <w:webHidden/>
              </w:rPr>
              <w:t>118</w:t>
            </w:r>
            <w:r>
              <w:rPr>
                <w:noProof/>
                <w:webHidden/>
              </w:rPr>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sidRPr="005932E1">
              <w:rPr>
                <w:rStyle w:val="Hyperlink"/>
                <w:noProof/>
              </w:rPr>
              <w:t>5.4.1</w:t>
            </w:r>
            <w:r>
              <w:rPr>
                <w:rFonts w:asciiTheme="minorHAnsi" w:eastAsiaTheme="minorEastAsia" w:hAnsiTheme="minorHAnsi"/>
                <w:noProof/>
                <w:kern w:val="2"/>
                <w:szCs w:val="24"/>
                <w:lang w:val="tr-TR" w:eastAsia="tr-TR"/>
                <w14:ligatures w14:val="standardContextual"/>
              </w:rPr>
              <w:tab/>
            </w:r>
            <w:r w:rsidRPr="005932E1">
              <w:rPr>
                <w:rStyle w:val="Hyperlink"/>
                <w:noProof/>
              </w:rPr>
              <w:t>C1 — Open Decision Space and Adaptive Rule Generation</w:t>
            </w:r>
            <w:r>
              <w:rPr>
                <w:noProof/>
                <w:webHidden/>
              </w:rPr>
              <w:tab/>
            </w:r>
            <w:r>
              <w:rPr>
                <w:noProof/>
                <w:webHidden/>
              </w:rPr>
              <w:fldChar w:fldCharType="begin"/>
            </w:r>
            <w:r>
              <w:rPr>
                <w:noProof/>
                <w:webHidden/>
              </w:rPr>
              <w:instrText xml:space="preserve"> PAGEREF _Toc235572466 \h </w:instrText>
            </w:r>
            <w:r>
              <w:rPr>
                <w:noProof/>
                <w:webHidden/>
              </w:rPr>
            </w:r>
            <w:r>
              <w:rPr>
                <w:noProof/>
                <w:webHidden/>
              </w:rPr>
              <w:fldChar w:fldCharType="separate"/>
            </w:r>
            <w:r>
              <w:rPr>
                <w:noProof/>
                <w:webHidden/>
              </w:rPr>
              <w:t>118</w:t>
            </w:r>
            <w:r>
              <w:rPr>
                <w:noProof/>
                <w:webHidden/>
              </w:rPr>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sidRPr="005932E1">
              <w:rPr>
                <w:rStyle w:val="Hyperlink"/>
                <w:noProof/>
              </w:rPr>
              <w:t>5.4.2</w:t>
            </w:r>
            <w:r>
              <w:rPr>
                <w:rFonts w:asciiTheme="minorHAnsi" w:eastAsiaTheme="minorEastAsia" w:hAnsiTheme="minorHAnsi"/>
                <w:noProof/>
                <w:kern w:val="2"/>
                <w:szCs w:val="24"/>
                <w:lang w:val="tr-TR" w:eastAsia="tr-TR"/>
                <w14:ligatures w14:val="standardContextual"/>
              </w:rPr>
              <w:tab/>
            </w:r>
            <w:r w:rsidRPr="005932E1">
              <w:rPr>
                <w:rStyle w:val="Hyperlink"/>
                <w:noProof/>
              </w:rPr>
              <w:t>C2 — Confidence-Gated Uncertainty and Traceability</w:t>
            </w:r>
            <w:r>
              <w:rPr>
                <w:noProof/>
                <w:webHidden/>
              </w:rPr>
              <w:tab/>
            </w:r>
            <w:r>
              <w:rPr>
                <w:noProof/>
                <w:webHidden/>
              </w:rPr>
              <w:fldChar w:fldCharType="begin"/>
            </w:r>
            <w:r>
              <w:rPr>
                <w:noProof/>
                <w:webHidden/>
              </w:rPr>
              <w:instrText xml:space="preserve"> PAGEREF _Toc235572467 \h </w:instrText>
            </w:r>
            <w:r>
              <w:rPr>
                <w:noProof/>
                <w:webHidden/>
              </w:rPr>
            </w:r>
            <w:r>
              <w:rPr>
                <w:noProof/>
                <w:webHidden/>
              </w:rPr>
              <w:fldChar w:fldCharType="separate"/>
            </w:r>
            <w:r>
              <w:rPr>
                <w:noProof/>
                <w:webHidden/>
              </w:rPr>
              <w:t>120</w:t>
            </w:r>
            <w:r>
              <w:rPr>
                <w:noProof/>
                <w:webHidden/>
              </w:rPr>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sidRPr="005932E1">
              <w:rPr>
                <w:rStyle w:val="Hyperlink"/>
                <w:noProof/>
              </w:rPr>
              <w:t>5.4.3</w:t>
            </w:r>
            <w:r>
              <w:rPr>
                <w:rFonts w:asciiTheme="minorHAnsi" w:eastAsiaTheme="minorEastAsia" w:hAnsiTheme="minorHAnsi"/>
                <w:noProof/>
                <w:kern w:val="2"/>
                <w:szCs w:val="24"/>
                <w:lang w:val="tr-TR" w:eastAsia="tr-TR"/>
                <w14:ligatures w14:val="standardContextual"/>
              </w:rPr>
              <w:tab/>
            </w:r>
            <w:r w:rsidRPr="005932E1">
              <w:rPr>
                <w:rStyle w:val="Hyperlink"/>
                <w:noProof/>
              </w:rPr>
              <w:t>C3 — End-to-End Operational Use Case</w:t>
            </w:r>
            <w:r>
              <w:rPr>
                <w:noProof/>
                <w:webHidden/>
              </w:rPr>
              <w:tab/>
            </w:r>
            <w:r>
              <w:rPr>
                <w:noProof/>
                <w:webHidden/>
              </w:rPr>
              <w:fldChar w:fldCharType="begin"/>
            </w:r>
            <w:r>
              <w:rPr>
                <w:noProof/>
                <w:webHidden/>
              </w:rPr>
              <w:instrText xml:space="preserve"> PAGEREF _Toc235572468 \h </w:instrText>
            </w:r>
            <w:r>
              <w:rPr>
                <w:noProof/>
                <w:webHidden/>
              </w:rPr>
            </w:r>
            <w:r>
              <w:rPr>
                <w:noProof/>
                <w:webHidden/>
              </w:rPr>
              <w:fldChar w:fldCharType="separate"/>
            </w:r>
            <w:r>
              <w:rPr>
                <w:noProof/>
                <w:webHidden/>
              </w:rPr>
              <w:t>121</w:t>
            </w:r>
            <w:r>
              <w:rPr>
                <w:noProof/>
                <w:webHidden/>
              </w:rPr>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sidRPr="005932E1">
              <w:rPr>
                <w:rStyle w:val="Hyperlink"/>
                <w:noProof/>
              </w:rPr>
              <w:t>5.4.4</w:t>
            </w:r>
            <w:r>
              <w:rPr>
                <w:rFonts w:asciiTheme="minorHAnsi" w:eastAsiaTheme="minorEastAsia" w:hAnsiTheme="minorHAnsi"/>
                <w:noProof/>
                <w:kern w:val="2"/>
                <w:szCs w:val="24"/>
                <w:lang w:val="tr-TR" w:eastAsia="tr-TR"/>
                <w14:ligatures w14:val="standardContextual"/>
              </w:rPr>
              <w:tab/>
            </w:r>
            <w:r w:rsidRPr="005932E1">
              <w:rPr>
                <w:rStyle w:val="Hyperlink"/>
                <w:noProof/>
              </w:rPr>
              <w:t>Summary of Contribution-Level Evidence</w:t>
            </w:r>
            <w:r>
              <w:rPr>
                <w:noProof/>
                <w:webHidden/>
              </w:rPr>
              <w:tab/>
            </w:r>
            <w:r>
              <w:rPr>
                <w:noProof/>
                <w:webHidden/>
              </w:rPr>
              <w:fldChar w:fldCharType="begin"/>
            </w:r>
            <w:r>
              <w:rPr>
                <w:noProof/>
                <w:webHidden/>
              </w:rPr>
              <w:instrText xml:space="preserve"> PAGEREF _Toc235572469 \h </w:instrText>
            </w:r>
            <w:r>
              <w:rPr>
                <w:noProof/>
                <w:webHidden/>
              </w:rPr>
            </w:r>
            <w:r>
              <w:rPr>
                <w:noProof/>
                <w:webHidden/>
              </w:rPr>
              <w:fldChar w:fldCharType="separate"/>
            </w:r>
            <w:r>
              <w:rPr>
                <w:noProof/>
                <w:webHidden/>
              </w:rPr>
              <w:t>122</w:t>
            </w:r>
            <w:r>
              <w:rPr>
                <w:noProof/>
                <w:webHidden/>
              </w:rPr>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sidRPr="005932E1">
              <w:rPr>
                <w:rStyle w:val="Hyperlink"/>
                <w:noProof/>
              </w:rPr>
              <w:t>5.5</w:t>
            </w:r>
            <w:r>
              <w:rPr>
                <w:rFonts w:asciiTheme="minorHAnsi" w:eastAsiaTheme="minorEastAsia" w:hAnsiTheme="minorHAnsi"/>
                <w:noProof/>
                <w:kern w:val="2"/>
                <w:szCs w:val="24"/>
                <w:lang w:val="tr-TR" w:eastAsia="tr-TR"/>
                <w14:ligatures w14:val="standardContextual"/>
              </w:rPr>
              <w:tab/>
            </w:r>
            <w:r w:rsidRPr="005932E1">
              <w:rPr>
                <w:rStyle w:val="Hyperlink"/>
                <w:noProof/>
              </w:rPr>
              <w:t>Benchmark Against Baselines and Published Systems</w:t>
            </w:r>
            <w:r>
              <w:rPr>
                <w:noProof/>
                <w:webHidden/>
              </w:rPr>
              <w:tab/>
            </w:r>
            <w:r>
              <w:rPr>
                <w:noProof/>
                <w:webHidden/>
              </w:rPr>
              <w:fldChar w:fldCharType="begin"/>
            </w:r>
            <w:r>
              <w:rPr>
                <w:noProof/>
                <w:webHidden/>
              </w:rPr>
              <w:instrText xml:space="preserve"> PAGEREF _Toc235572470 \h </w:instrText>
            </w:r>
            <w:r>
              <w:rPr>
                <w:noProof/>
                <w:webHidden/>
              </w:rPr>
            </w:r>
            <w:r>
              <w:rPr>
                <w:noProof/>
                <w:webHidden/>
              </w:rPr>
              <w:fldChar w:fldCharType="separate"/>
            </w:r>
            <w:r>
              <w:rPr>
                <w:noProof/>
                <w:webHidden/>
              </w:rPr>
              <w:t>122</w:t>
            </w:r>
            <w:r>
              <w:rPr>
                <w:noProof/>
                <w:webHidden/>
              </w:rPr>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sidRPr="005932E1">
              <w:rPr>
                <w:rStyle w:val="Hyperlink"/>
                <w:noProof/>
              </w:rPr>
              <w:t>5.5.1</w:t>
            </w:r>
            <w:r>
              <w:rPr>
                <w:rFonts w:asciiTheme="minorHAnsi" w:eastAsiaTheme="minorEastAsia" w:hAnsiTheme="minorHAnsi"/>
                <w:noProof/>
                <w:kern w:val="2"/>
                <w:szCs w:val="24"/>
                <w:lang w:val="tr-TR" w:eastAsia="tr-TR"/>
                <w14:ligatures w14:val="standardContextual"/>
              </w:rPr>
              <w:tab/>
            </w:r>
            <w:r w:rsidRPr="005932E1">
              <w:rPr>
                <w:rStyle w:val="Hyperlink"/>
                <w:noProof/>
              </w:rPr>
              <w:t>Baselines and Fair-Comparison Protocol</w:t>
            </w:r>
            <w:r>
              <w:rPr>
                <w:noProof/>
                <w:webHidden/>
              </w:rPr>
              <w:tab/>
            </w:r>
            <w:r>
              <w:rPr>
                <w:noProof/>
                <w:webHidden/>
              </w:rPr>
              <w:fldChar w:fldCharType="begin"/>
            </w:r>
            <w:r>
              <w:rPr>
                <w:noProof/>
                <w:webHidden/>
              </w:rPr>
              <w:instrText xml:space="preserve"> PAGEREF _Toc235572471 \h </w:instrText>
            </w:r>
            <w:r>
              <w:rPr>
                <w:noProof/>
                <w:webHidden/>
              </w:rPr>
            </w:r>
            <w:r>
              <w:rPr>
                <w:noProof/>
                <w:webHidden/>
              </w:rPr>
              <w:fldChar w:fldCharType="separate"/>
            </w:r>
            <w:r>
              <w:rPr>
                <w:noProof/>
                <w:webHidden/>
              </w:rPr>
              <w:t>122</w:t>
            </w:r>
            <w:r>
              <w:rPr>
                <w:noProof/>
                <w:webHidden/>
              </w:rPr>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sidRPr="005932E1">
              <w:rPr>
                <w:rStyle w:val="Hyperlink"/>
                <w:noProof/>
              </w:rPr>
              <w:t>5.5.2</w:t>
            </w:r>
            <w:r>
              <w:rPr>
                <w:rFonts w:asciiTheme="minorHAnsi" w:eastAsiaTheme="minorEastAsia" w:hAnsiTheme="minorHAnsi"/>
                <w:noProof/>
                <w:kern w:val="2"/>
                <w:szCs w:val="24"/>
                <w:lang w:val="tr-TR" w:eastAsia="tr-TR"/>
                <w14:ligatures w14:val="standardContextual"/>
              </w:rPr>
              <w:tab/>
            </w:r>
            <w:r w:rsidRPr="005932E1">
              <w:rPr>
                <w:rStyle w:val="Hyperlink"/>
                <w:noProof/>
              </w:rPr>
              <w:t>Comparative Results</w:t>
            </w:r>
            <w:r>
              <w:rPr>
                <w:noProof/>
                <w:webHidden/>
              </w:rPr>
              <w:tab/>
            </w:r>
            <w:r>
              <w:rPr>
                <w:noProof/>
                <w:webHidden/>
              </w:rPr>
              <w:fldChar w:fldCharType="begin"/>
            </w:r>
            <w:r>
              <w:rPr>
                <w:noProof/>
                <w:webHidden/>
              </w:rPr>
              <w:instrText xml:space="preserve"> PAGEREF _Toc235572472 \h </w:instrText>
            </w:r>
            <w:r>
              <w:rPr>
                <w:noProof/>
                <w:webHidden/>
              </w:rPr>
            </w:r>
            <w:r>
              <w:rPr>
                <w:noProof/>
                <w:webHidden/>
              </w:rPr>
              <w:fldChar w:fldCharType="separate"/>
            </w:r>
            <w:r>
              <w:rPr>
                <w:noProof/>
                <w:webHidden/>
              </w:rPr>
              <w:t>124</w:t>
            </w:r>
            <w:r>
              <w:rPr>
                <w:noProof/>
                <w:webHidden/>
              </w:rPr>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sidRPr="005932E1">
              <w:rPr>
                <w:rStyle w:val="Hyperlink"/>
                <w:noProof/>
              </w:rPr>
              <w:t>5.6</w:t>
            </w:r>
            <w:r>
              <w:rPr>
                <w:rFonts w:asciiTheme="minorHAnsi" w:eastAsiaTheme="minorEastAsia" w:hAnsiTheme="minorHAnsi"/>
                <w:noProof/>
                <w:kern w:val="2"/>
                <w:szCs w:val="24"/>
                <w:lang w:val="tr-TR" w:eastAsia="tr-TR"/>
                <w14:ligatures w14:val="standardContextual"/>
              </w:rPr>
              <w:tab/>
            </w:r>
            <w:r w:rsidRPr="005932E1">
              <w:rPr>
                <w:rStyle w:val="Hyperlink"/>
                <w:noProof/>
              </w:rPr>
              <w:t>Sensitivity Analysis</w:t>
            </w:r>
            <w:r>
              <w:rPr>
                <w:noProof/>
                <w:webHidden/>
              </w:rPr>
              <w:tab/>
            </w:r>
            <w:r>
              <w:rPr>
                <w:noProof/>
                <w:webHidden/>
              </w:rPr>
              <w:fldChar w:fldCharType="begin"/>
            </w:r>
            <w:r>
              <w:rPr>
                <w:noProof/>
                <w:webHidden/>
              </w:rPr>
              <w:instrText xml:space="preserve"> PAGEREF _Toc235572473 \h </w:instrText>
            </w:r>
            <w:r>
              <w:rPr>
                <w:noProof/>
                <w:webHidden/>
              </w:rPr>
            </w:r>
            <w:r>
              <w:rPr>
                <w:noProof/>
                <w:webHidden/>
              </w:rPr>
              <w:fldChar w:fldCharType="separate"/>
            </w:r>
            <w:r>
              <w:rPr>
                <w:noProof/>
                <w:webHidden/>
              </w:rPr>
              <w:t>125</w:t>
            </w:r>
            <w:r>
              <w:rPr>
                <w:noProof/>
                <w:webHidden/>
              </w:rPr>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sidRPr="005932E1">
              <w:rPr>
                <w:rStyle w:val="Hyperlink"/>
                <w:noProof/>
              </w:rPr>
              <w:t>5.6.1</w:t>
            </w:r>
            <w:r>
              <w:rPr>
                <w:rFonts w:asciiTheme="minorHAnsi" w:eastAsiaTheme="minorEastAsia" w:hAnsiTheme="minorHAnsi"/>
                <w:noProof/>
                <w:kern w:val="2"/>
                <w:szCs w:val="24"/>
                <w:lang w:val="tr-TR" w:eastAsia="tr-TR"/>
                <w14:ligatures w14:val="standardContextual"/>
              </w:rPr>
              <w:tab/>
            </w:r>
            <w:r w:rsidRPr="005932E1">
              <w:rPr>
                <w:rStyle w:val="Hyperlink"/>
                <w:noProof/>
              </w:rPr>
              <w:t>Method</w:t>
            </w:r>
            <w:r>
              <w:rPr>
                <w:noProof/>
                <w:webHidden/>
              </w:rPr>
              <w:tab/>
            </w:r>
            <w:r>
              <w:rPr>
                <w:noProof/>
                <w:webHidden/>
              </w:rPr>
              <w:fldChar w:fldCharType="begin"/>
            </w:r>
            <w:r>
              <w:rPr>
                <w:noProof/>
                <w:webHidden/>
              </w:rPr>
              <w:instrText xml:space="preserve"> PAGEREF _Toc235572474 \h </w:instrText>
            </w:r>
            <w:r>
              <w:rPr>
                <w:noProof/>
                <w:webHidden/>
              </w:rPr>
            </w:r>
            <w:r>
              <w:rPr>
                <w:noProof/>
                <w:webHidden/>
              </w:rPr>
              <w:fldChar w:fldCharType="separate"/>
            </w:r>
            <w:r>
              <w:rPr>
                <w:noProof/>
                <w:webHidden/>
              </w:rPr>
              <w:t>125</w:t>
            </w:r>
            <w:r>
              <w:rPr>
                <w:noProof/>
                <w:webHidden/>
              </w:rPr>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sidRPr="005932E1">
              <w:rPr>
                <w:rStyle w:val="Hyperlink"/>
                <w:noProof/>
              </w:rPr>
              <w:t>5.6.2</w:t>
            </w:r>
            <w:r>
              <w:rPr>
                <w:rFonts w:asciiTheme="minorHAnsi" w:eastAsiaTheme="minorEastAsia" w:hAnsiTheme="minorHAnsi"/>
                <w:noProof/>
                <w:kern w:val="2"/>
                <w:szCs w:val="24"/>
                <w:lang w:val="tr-TR" w:eastAsia="tr-TR"/>
                <w14:ligatures w14:val="standardContextual"/>
              </w:rPr>
              <w:tab/>
            </w:r>
            <w:r w:rsidRPr="005932E1">
              <w:rPr>
                <w:rStyle w:val="Hyperlink"/>
                <w:noProof/>
              </w:rPr>
              <w:t>Results and Interpretation</w:t>
            </w:r>
            <w:r>
              <w:rPr>
                <w:noProof/>
                <w:webHidden/>
              </w:rPr>
              <w:tab/>
            </w:r>
            <w:r>
              <w:rPr>
                <w:noProof/>
                <w:webHidden/>
              </w:rPr>
              <w:fldChar w:fldCharType="begin"/>
            </w:r>
            <w:r>
              <w:rPr>
                <w:noProof/>
                <w:webHidden/>
              </w:rPr>
              <w:instrText xml:space="preserve"> PAGEREF _Toc235572475 \h </w:instrText>
            </w:r>
            <w:r>
              <w:rPr>
                <w:noProof/>
                <w:webHidden/>
              </w:rPr>
            </w:r>
            <w:r>
              <w:rPr>
                <w:noProof/>
                <w:webHidden/>
              </w:rPr>
              <w:fldChar w:fldCharType="separate"/>
            </w:r>
            <w:r>
              <w:rPr>
                <w:noProof/>
                <w:webHidden/>
              </w:rPr>
              <w:t>126</w:t>
            </w:r>
            <w:r>
              <w:rPr>
                <w:noProof/>
                <w:webHidden/>
              </w:rPr>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sidRPr="005932E1">
              <w:rPr>
                <w:rStyle w:val="Hyperlink"/>
                <w:noProof/>
              </w:rPr>
              <w:t>5.7</w:t>
            </w:r>
            <w:r>
              <w:rPr>
                <w:rFonts w:asciiTheme="minorHAnsi" w:eastAsiaTheme="minorEastAsia" w:hAnsiTheme="minorHAnsi"/>
                <w:noProof/>
                <w:kern w:val="2"/>
                <w:szCs w:val="24"/>
                <w:lang w:val="tr-TR" w:eastAsia="tr-TR"/>
                <w14:ligatures w14:val="standardContextual"/>
              </w:rPr>
              <w:tab/>
            </w:r>
            <w:r w:rsidRPr="005932E1">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_Toc235572476 \h </w:instrText>
            </w:r>
            <w:r>
              <w:rPr>
                <w:noProof/>
                <w:webHidden/>
              </w:rPr>
            </w:r>
            <w:r>
              <w:rPr>
                <w:noProof/>
                <w:webHidden/>
              </w:rPr>
              <w:fldChar w:fldCharType="separate"/>
            </w:r>
            <w:r>
              <w:rPr>
                <w:noProof/>
                <w:webHidden/>
              </w:rPr>
              <w:t>127</w:t>
            </w:r>
            <w:r>
              <w:rPr>
                <w:noProof/>
                <w:webHidden/>
              </w:rPr>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sidRPr="005932E1">
              <w:rPr>
                <w:rStyle w:val="Hyperlink"/>
              </w:rPr>
              <w:t>6</w:t>
            </w:r>
            <w:r>
              <w:rPr>
                <w:rFonts w:asciiTheme="minorHAnsi" w:eastAsiaTheme="minorEastAsia" w:hAnsiTheme="minorHAnsi"/>
                <w:kern w:val="2"/>
                <w:szCs w:val="24"/>
                <w:lang w:val="tr-TR" w:eastAsia="tr-TR"/>
                <w14:ligatures w14:val="standardContextual"/>
              </w:rPr>
              <w:tab/>
            </w:r>
            <w:r w:rsidRPr="005932E1">
              <w:rPr>
                <w:rStyle w:val="Hyperlink"/>
              </w:rPr>
              <w:t>CONCLUSION AND FUTURE WORKS</w:t>
            </w:r>
            <w:r>
              <w:rPr>
                <w:webHidden/>
              </w:rPr>
              <w:tab/>
            </w:r>
            <w:r>
              <w:rPr>
                <w:webHidden/>
              </w:rPr>
              <w:fldChar w:fldCharType="begin"/>
            </w:r>
            <w:r>
              <w:rPr>
                <w:webHidden/>
              </w:rPr>
              <w:instrText xml:space="preserve"> PAGEREF _Toc235572477 \h </w:instrText>
            </w:r>
            <w:r>
              <w:rPr>
                <w:webHidden/>
              </w:rPr>
            </w:r>
            <w:r>
              <w:rPr>
                <w:webHidden/>
              </w:rPr>
              <w:fldChar w:fldCharType="separate"/>
            </w:r>
            <w:r>
              <w:rPr>
                <w:webHidden/>
              </w:rPr>
              <w:t>129</w:t>
            </w:r>
            <w:r>
              <w:rPr>
                <w:webHidden/>
              </w:rPr>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sidRPr="005932E1">
              <w:rPr>
                <w:rStyle w:val="Hyperlink"/>
                <w:noProof/>
              </w:rPr>
              <w:t>6.1</w:t>
            </w:r>
            <w:r>
              <w:rPr>
                <w:rFonts w:asciiTheme="minorHAnsi" w:eastAsiaTheme="minorEastAsia" w:hAnsiTheme="minorHAnsi"/>
                <w:noProof/>
                <w:kern w:val="2"/>
                <w:szCs w:val="24"/>
                <w:lang w:val="tr-TR" w:eastAsia="tr-TR"/>
                <w14:ligatures w14:val="standardContextual"/>
              </w:rPr>
              <w:tab/>
            </w:r>
            <w:r w:rsidRPr="005932E1">
              <w:rPr>
                <w:rStyle w:val="Hyperlink"/>
                <w:noProof/>
              </w:rPr>
              <w:t>Conclusions</w:t>
            </w:r>
            <w:r>
              <w:rPr>
                <w:noProof/>
                <w:webHidden/>
              </w:rPr>
              <w:tab/>
            </w:r>
            <w:r>
              <w:rPr>
                <w:noProof/>
                <w:webHidden/>
              </w:rPr>
              <w:fldChar w:fldCharType="begin"/>
            </w:r>
            <w:r>
              <w:rPr>
                <w:noProof/>
                <w:webHidden/>
              </w:rPr>
              <w:instrText xml:space="preserve"> PAGEREF _Toc235572478 \h </w:instrText>
            </w:r>
            <w:r>
              <w:rPr>
                <w:noProof/>
                <w:webHidden/>
              </w:rPr>
            </w:r>
            <w:r>
              <w:rPr>
                <w:noProof/>
                <w:webHidden/>
              </w:rPr>
              <w:fldChar w:fldCharType="separate"/>
            </w:r>
            <w:r>
              <w:rPr>
                <w:noProof/>
                <w:webHidden/>
              </w:rPr>
              <w:t>129</w:t>
            </w:r>
            <w:r>
              <w:rPr>
                <w:noProof/>
                <w:webHidden/>
              </w:rPr>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sidRPr="005932E1">
              <w:rPr>
                <w:rStyle w:val="Hyperlink"/>
                <w:noProof/>
              </w:rPr>
              <w:t>6.2</w:t>
            </w:r>
            <w:r>
              <w:rPr>
                <w:rFonts w:asciiTheme="minorHAnsi" w:eastAsiaTheme="minorEastAsia" w:hAnsiTheme="minorHAnsi"/>
                <w:noProof/>
                <w:kern w:val="2"/>
                <w:szCs w:val="24"/>
                <w:lang w:val="tr-TR" w:eastAsia="tr-TR"/>
                <w14:ligatures w14:val="standardContextual"/>
              </w:rPr>
              <w:tab/>
            </w:r>
            <w:r w:rsidRPr="005932E1">
              <w:rPr>
                <w:rStyle w:val="Hyperlink"/>
                <w:noProof/>
              </w:rPr>
              <w:t>Future Works</w:t>
            </w:r>
            <w:r>
              <w:rPr>
                <w:noProof/>
                <w:webHidden/>
              </w:rPr>
              <w:tab/>
            </w:r>
            <w:r>
              <w:rPr>
                <w:noProof/>
                <w:webHidden/>
              </w:rPr>
              <w:fldChar w:fldCharType="begin"/>
            </w:r>
            <w:r>
              <w:rPr>
                <w:noProof/>
                <w:webHidden/>
              </w:rPr>
              <w:instrText xml:space="preserve"> PAGEREF _Toc235572479 \h </w:instrText>
            </w:r>
            <w:r>
              <w:rPr>
                <w:noProof/>
                <w:webHidden/>
              </w:rPr>
            </w:r>
            <w:r>
              <w:rPr>
                <w:noProof/>
                <w:webHidden/>
              </w:rPr>
              <w:fldChar w:fldCharType="separate"/>
            </w:r>
            <w:r>
              <w:rPr>
                <w:noProof/>
                <w:webHidden/>
              </w:rPr>
              <w:t>129</w:t>
            </w:r>
            <w:r>
              <w:rPr>
                <w:noProof/>
                <w:webHidden/>
              </w:rPr>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sidRPr="005932E1">
              <w:rPr>
                <w:rStyle w:val="Hyperlink"/>
              </w:rPr>
              <w:t>REFERENCES</w:t>
            </w:r>
            <w:r>
              <w:rPr>
                <w:webHidden/>
              </w:rPr>
              <w:tab/>
            </w:r>
            <w:r>
              <w:rPr>
                <w:webHidden/>
              </w:rPr>
              <w:fldChar w:fldCharType="begin"/>
            </w:r>
            <w:r>
              <w:rPr>
                <w:webHidden/>
              </w:rPr>
              <w:instrText xml:space="preserve"> PAGEREF _Toc235572480 \h </w:instrText>
            </w:r>
            <w:r>
              <w:rPr>
                <w:webHidden/>
              </w:rPr>
            </w:r>
            <w:r>
              <w:rPr>
                <w:webHidden/>
              </w:rPr>
              <w:fldChar w:fldCharType="separate"/>
            </w:r>
            <w:r>
              <w:rPr>
                <w:webHidden/>
              </w:rPr>
              <w:t>131</w:t>
            </w:r>
            <w:r>
              <w:rPr>
                <w:webHidden/>
              </w:rPr>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sidRPr="005932E1">
              <w:rPr>
                <w:rStyle w:val="Hyperlink"/>
              </w:rPr>
              <w:t>APPENDICES</w:t>
            </w:r>
            <w:r>
              <w:rPr>
                <w:webHidden/>
              </w:rPr>
              <w:tab/>
            </w:r>
            <w:r>
              <w:rPr>
                <w:webHidden/>
              </w:rPr>
              <w:fldChar w:fldCharType="begin"/>
            </w:r>
            <w:r>
              <w:rPr>
                <w:webHidden/>
              </w:rPr>
              <w:instrText xml:space="preserve"> PAGEREF _Toc235572481 \h </w:instrText>
            </w:r>
            <w:r>
              <w:rPr>
                <w:webHidden/>
              </w:rPr>
            </w:r>
            <w:r>
              <w:rPr>
                <w:webHidden/>
              </w:rPr>
              <w:fldChar w:fldCharType="separate"/>
            </w:r>
            <w:r>
              <w:rPr>
                <w:webHidden/>
              </w:rPr>
              <w:t>143</w:t>
            </w:r>
            <w:r>
              <w:rPr>
                <w:webHidden/>
              </w:rPr>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sidRPr="005932E1">
              <w:rPr>
                <w:rStyle w:val="Hyperlink"/>
                <w:noProof/>
              </w:rPr>
              <w:t>A.</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_Toc235572482 \h </w:instrText>
            </w:r>
            <w:r>
              <w:rPr>
                <w:noProof/>
                <w:webHidden/>
              </w:rPr>
            </w:r>
            <w:r>
              <w:rPr>
                <w:noProof/>
                <w:webHidden/>
              </w:rPr>
              <w:fldChar w:fldCharType="separate"/>
            </w:r>
            <w:r>
              <w:rPr>
                <w:noProof/>
                <w:webHidden/>
              </w:rPr>
              <w:t>143</w:t>
            </w:r>
            <w:r>
              <w:rPr>
                <w:noProof/>
                <w:webHidden/>
              </w:rPr>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sidRPr="005932E1">
              <w:rPr>
                <w:rStyle w:val="Hyperlink"/>
                <w:noProof/>
              </w:rPr>
              <w:t>B.</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Fuel Mass Evolution</w:t>
            </w:r>
            <w:r>
              <w:rPr>
                <w:noProof/>
                <w:webHidden/>
              </w:rPr>
              <w:tab/>
            </w:r>
            <w:r>
              <w:rPr>
                <w:noProof/>
                <w:webHidden/>
              </w:rPr>
              <w:fldChar w:fldCharType="begin"/>
            </w:r>
            <w:r>
              <w:rPr>
                <w:noProof/>
                <w:webHidden/>
              </w:rPr>
              <w:instrText xml:space="preserve"> PAGEREF _Toc235572483 \h </w:instrText>
            </w:r>
            <w:r>
              <w:rPr>
                <w:noProof/>
                <w:webHidden/>
              </w:rPr>
            </w:r>
            <w:r>
              <w:rPr>
                <w:noProof/>
                <w:webHidden/>
              </w:rPr>
              <w:fldChar w:fldCharType="separate"/>
            </w:r>
            <w:r>
              <w:rPr>
                <w:noProof/>
                <w:webHidden/>
              </w:rPr>
              <w:t>146</w:t>
            </w:r>
            <w:r>
              <w:rPr>
                <w:noProof/>
                <w:webHidden/>
              </w:rPr>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sidRPr="005932E1">
              <w:rPr>
                <w:rStyle w:val="Hyperlink"/>
                <w:noProof/>
              </w:rPr>
              <w:t>C.</w:t>
            </w:r>
            <w:r>
              <w:rPr>
                <w:rFonts w:asciiTheme="minorHAnsi" w:eastAsiaTheme="minorEastAsia" w:hAnsiTheme="minorHAnsi"/>
                <w:noProof/>
                <w:kern w:val="2"/>
                <w:szCs w:val="24"/>
                <w:lang w:val="tr-TR" w:eastAsia="tr-TR"/>
                <w14:ligatures w14:val="standardContextual"/>
              </w:rPr>
              <w:tab/>
            </w:r>
            <w:r w:rsidRPr="005932E1">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_Toc235572484 \h </w:instrText>
            </w:r>
            <w:r>
              <w:rPr>
                <w:noProof/>
                <w:webHidden/>
              </w:rPr>
            </w:r>
            <w:r>
              <w:rPr>
                <w:noProof/>
                <w:webHidden/>
              </w:rPr>
              <w:fldChar w:fldCharType="separate"/>
            </w:r>
            <w:r>
              <w:rPr>
                <w:noProof/>
                <w:webHidden/>
              </w:rPr>
              <w:t>151</w:t>
            </w:r>
            <w:r>
              <w:rPr>
                <w:noProof/>
                <w:webHidden/>
              </w:rPr>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sidRPr="005932E1">
              <w:rPr>
                <w:rStyle w:val="Hyperlink"/>
                <w:noProof/>
              </w:rPr>
              <w:t>D.</w:t>
            </w:r>
            <w:r>
              <w:rPr>
                <w:rFonts w:asciiTheme="minorHAnsi" w:eastAsiaTheme="minorEastAsia" w:hAnsiTheme="minorHAnsi"/>
                <w:noProof/>
                <w:kern w:val="2"/>
                <w:szCs w:val="24"/>
                <w:lang w:val="tr-TR" w:eastAsia="tr-TR"/>
                <w14:ligatures w14:val="standardContextual"/>
              </w:rPr>
              <w:tab/>
            </w:r>
            <w:r w:rsidRPr="005932E1">
              <w:rPr>
                <w:rStyle w:val="Hyperlink"/>
                <w:noProof/>
              </w:rPr>
              <w:t>Complete Concept Mapping Specification</w:t>
            </w:r>
            <w:r>
              <w:rPr>
                <w:noProof/>
                <w:webHidden/>
              </w:rPr>
              <w:tab/>
            </w:r>
            <w:r>
              <w:rPr>
                <w:noProof/>
                <w:webHidden/>
              </w:rPr>
              <w:fldChar w:fldCharType="begin"/>
            </w:r>
            <w:r>
              <w:rPr>
                <w:noProof/>
                <w:webHidden/>
              </w:rPr>
              <w:instrText xml:space="preserve"> PAGEREF _Toc235572485 \h </w:instrText>
            </w:r>
            <w:r>
              <w:rPr>
                <w:noProof/>
                <w:webHidden/>
              </w:rPr>
            </w:r>
            <w:r>
              <w:rPr>
                <w:noProof/>
                <w:webHidden/>
              </w:rPr>
              <w:fldChar w:fldCharType="separate"/>
            </w:r>
            <w:r>
              <w:rPr>
                <w:noProof/>
                <w:webHidden/>
              </w:rPr>
              <w:t>153</w:t>
            </w:r>
            <w:r>
              <w:rPr>
                <w:noProof/>
                <w:webHidden/>
              </w:rPr>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sidRPr="005932E1">
              <w:rPr>
                <w:rStyle w:val="Hyperlink"/>
                <w:noProof/>
              </w:rPr>
              <w:t>E.</w:t>
            </w:r>
            <w:r>
              <w:rPr>
                <w:rFonts w:asciiTheme="minorHAnsi" w:eastAsiaTheme="minorEastAsia" w:hAnsiTheme="minorHAnsi"/>
                <w:noProof/>
                <w:kern w:val="2"/>
                <w:szCs w:val="24"/>
                <w:lang w:val="tr-TR" w:eastAsia="tr-TR"/>
                <w14:ligatures w14:val="standardContextual"/>
              </w:rPr>
              <w:tab/>
            </w:r>
            <w:r w:rsidRPr="005932E1">
              <w:rPr>
                <w:rStyle w:val="Hyperlink"/>
                <w:noProof/>
              </w:rPr>
              <w:t>Representative Decision Rules</w:t>
            </w:r>
            <w:r>
              <w:rPr>
                <w:noProof/>
                <w:webHidden/>
              </w:rPr>
              <w:tab/>
            </w:r>
            <w:r>
              <w:rPr>
                <w:noProof/>
                <w:webHidden/>
              </w:rPr>
              <w:fldChar w:fldCharType="begin"/>
            </w:r>
            <w:r>
              <w:rPr>
                <w:noProof/>
                <w:webHidden/>
              </w:rPr>
              <w:instrText xml:space="preserve"> PAGEREF _Toc235572486 \h </w:instrText>
            </w:r>
            <w:r>
              <w:rPr>
                <w:noProof/>
                <w:webHidden/>
              </w:rPr>
            </w:r>
            <w:r>
              <w:rPr>
                <w:noProof/>
                <w:webHidden/>
              </w:rPr>
              <w:fldChar w:fldCharType="separate"/>
            </w:r>
            <w:r>
              <w:rPr>
                <w:noProof/>
                <w:webHidden/>
              </w:rPr>
              <w:t>157</w:t>
            </w:r>
            <w:r>
              <w:rPr>
                <w:noProof/>
                <w:webHidden/>
              </w:rPr>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sidRPr="005932E1">
              <w:rPr>
                <w:rStyle w:val="Hyperlink"/>
              </w:rPr>
              <w:t>CURRICULUM VITAE</w:t>
            </w:r>
            <w:r>
              <w:rPr>
                <w:webHidden/>
              </w:rPr>
              <w:tab/>
            </w:r>
            <w:r>
              <w:rPr>
                <w:webHidden/>
              </w:rPr>
              <w:fldChar w:fldCharType="begin"/>
            </w:r>
            <w:r>
              <w:rPr>
                <w:webHidden/>
              </w:rPr>
              <w:instrText xml:space="preserve"> PAGEREF _Toc235572487 \h </w:instrText>
            </w:r>
            <w:r>
              <w:rPr>
                <w:webHidden/>
              </w:rPr>
            </w:r>
            <w:r>
              <w:rPr>
                <w:webHidden/>
              </w:rPr>
              <w:fldChar w:fldCharType="separate"/>
            </w:r>
            <w:r>
              <w:rPr>
                <w:webHidden/>
              </w:rPr>
              <w:t>163</w:t>
            </w:r>
            <w:r>
              <w:rPr>
                <w:webHidden/>
              </w:rPr>
              <w:fldChar w:fldCharType="end"/>
            </w:r>
          </w:hyperlink>
        </w:p>
        <w:p w14:paraId="63CFF278" w14:textId="61A8B1D9"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sidRPr="00BA1179">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5572488" w:history="1">
        <w:r w:rsidR="00AA2DC8" w:rsidRPr="008D1C39">
          <w:rPr>
            <w:rStyle w:val="Hyperlink"/>
            <w:noProof/>
          </w:rPr>
          <w:t>Table 1.1 DSS gaps identified in wildfire decision support literature</w:t>
        </w:r>
        <w:r w:rsidR="00AA2DC8">
          <w:rPr>
            <w:noProof/>
            <w:webHidden/>
          </w:rPr>
          <w:tab/>
        </w:r>
        <w:r w:rsidR="00AA2DC8">
          <w:rPr>
            <w:noProof/>
            <w:webHidden/>
          </w:rPr>
          <w:fldChar w:fldCharType="begin"/>
        </w:r>
        <w:r w:rsidR="00AA2DC8">
          <w:rPr>
            <w:noProof/>
            <w:webHidden/>
          </w:rPr>
          <w:instrText xml:space="preserve"> PAGEREF _Toc235572488 \h </w:instrText>
        </w:r>
        <w:r w:rsidR="00AA2DC8">
          <w:rPr>
            <w:noProof/>
            <w:webHidden/>
          </w:rPr>
        </w:r>
        <w:r w:rsidR="00AA2DC8">
          <w:rPr>
            <w:noProof/>
            <w:webHidden/>
          </w:rPr>
          <w:fldChar w:fldCharType="separate"/>
        </w:r>
        <w:r w:rsidR="00AA2DC8">
          <w:rPr>
            <w:noProof/>
            <w:webHidden/>
          </w:rPr>
          <w:t>4</w:t>
        </w:r>
        <w:r w:rsidR="00AA2DC8">
          <w:rPr>
            <w:noProof/>
            <w:webHidden/>
          </w:rPr>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sidRPr="008D1C39">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_Toc235572489 \h </w:instrText>
        </w:r>
        <w:r>
          <w:rPr>
            <w:noProof/>
            <w:webHidden/>
          </w:rPr>
        </w:r>
        <w:r>
          <w:rPr>
            <w:noProof/>
            <w:webHidden/>
          </w:rPr>
          <w:fldChar w:fldCharType="separate"/>
        </w:r>
        <w:r>
          <w:rPr>
            <w:noProof/>
            <w:webHidden/>
          </w:rPr>
          <w:t>9</w:t>
        </w:r>
        <w:r>
          <w:rPr>
            <w:noProof/>
            <w:webHidden/>
          </w:rPr>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sidRPr="008D1C39">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_Toc235572490 \h </w:instrText>
        </w:r>
        <w:r>
          <w:rPr>
            <w:noProof/>
            <w:webHidden/>
          </w:rPr>
        </w:r>
        <w:r>
          <w:rPr>
            <w:noProof/>
            <w:webHidden/>
          </w:rPr>
          <w:fldChar w:fldCharType="separate"/>
        </w:r>
        <w:r>
          <w:rPr>
            <w:noProof/>
            <w:webHidden/>
          </w:rPr>
          <w:t>23</w:t>
        </w:r>
        <w:r>
          <w:rPr>
            <w:noProof/>
            <w:webHidden/>
          </w:rPr>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sidRPr="008D1C39">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_Toc235572491 \h </w:instrText>
        </w:r>
        <w:r>
          <w:rPr>
            <w:noProof/>
            <w:webHidden/>
          </w:rPr>
        </w:r>
        <w:r>
          <w:rPr>
            <w:noProof/>
            <w:webHidden/>
          </w:rPr>
          <w:fldChar w:fldCharType="separate"/>
        </w:r>
        <w:r>
          <w:rPr>
            <w:noProof/>
            <w:webHidden/>
          </w:rPr>
          <w:t>29</w:t>
        </w:r>
        <w:r>
          <w:rPr>
            <w:noProof/>
            <w:webHidden/>
          </w:rPr>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sidRPr="008D1C39">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_Toc235572492 \h </w:instrText>
        </w:r>
        <w:r>
          <w:rPr>
            <w:noProof/>
            <w:webHidden/>
          </w:rPr>
        </w:r>
        <w:r>
          <w:rPr>
            <w:noProof/>
            <w:webHidden/>
          </w:rPr>
          <w:fldChar w:fldCharType="separate"/>
        </w:r>
        <w:r>
          <w:rPr>
            <w:noProof/>
            <w:webHidden/>
          </w:rPr>
          <w:t>32</w:t>
        </w:r>
        <w:r>
          <w:rPr>
            <w:noProof/>
            <w:webHidden/>
          </w:rPr>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sidRPr="008D1C39">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_Toc235572493 \h </w:instrText>
        </w:r>
        <w:r>
          <w:rPr>
            <w:noProof/>
            <w:webHidden/>
          </w:rPr>
        </w:r>
        <w:r>
          <w:rPr>
            <w:noProof/>
            <w:webHidden/>
          </w:rPr>
          <w:fldChar w:fldCharType="separate"/>
        </w:r>
        <w:r>
          <w:rPr>
            <w:noProof/>
            <w:webHidden/>
          </w:rPr>
          <w:t>34</w:t>
        </w:r>
        <w:r>
          <w:rPr>
            <w:noProof/>
            <w:webHidden/>
          </w:rPr>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sidRPr="008D1C39">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_Toc235572494 \h </w:instrText>
        </w:r>
        <w:r>
          <w:rPr>
            <w:noProof/>
            <w:webHidden/>
          </w:rPr>
        </w:r>
        <w:r>
          <w:rPr>
            <w:noProof/>
            <w:webHidden/>
          </w:rPr>
          <w:fldChar w:fldCharType="separate"/>
        </w:r>
        <w:r>
          <w:rPr>
            <w:noProof/>
            <w:webHidden/>
          </w:rPr>
          <w:t>37</w:t>
        </w:r>
        <w:r>
          <w:rPr>
            <w:noProof/>
            <w:webHidden/>
          </w:rPr>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sidRPr="008D1C39">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_Toc235572495 \h </w:instrText>
        </w:r>
        <w:r>
          <w:rPr>
            <w:noProof/>
            <w:webHidden/>
          </w:rPr>
        </w:r>
        <w:r>
          <w:rPr>
            <w:noProof/>
            <w:webHidden/>
          </w:rPr>
          <w:fldChar w:fldCharType="separate"/>
        </w:r>
        <w:r>
          <w:rPr>
            <w:noProof/>
            <w:webHidden/>
          </w:rPr>
          <w:t>41</w:t>
        </w:r>
        <w:r>
          <w:rPr>
            <w:noProof/>
            <w:webHidden/>
          </w:rPr>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sidRPr="008D1C39">
          <w:rPr>
            <w:rStyle w:val="Hyperlink"/>
            <w:noProof/>
          </w:rPr>
          <w:t>Table 3.1 Meteorology data layer parameters</w:t>
        </w:r>
        <w:r>
          <w:rPr>
            <w:noProof/>
            <w:webHidden/>
          </w:rPr>
          <w:tab/>
        </w:r>
        <w:r>
          <w:rPr>
            <w:noProof/>
            <w:webHidden/>
          </w:rPr>
          <w:fldChar w:fldCharType="begin"/>
        </w:r>
        <w:r>
          <w:rPr>
            <w:noProof/>
            <w:webHidden/>
          </w:rPr>
          <w:instrText xml:space="preserve"> PAGEREF _Toc235572496 \h </w:instrText>
        </w:r>
        <w:r>
          <w:rPr>
            <w:noProof/>
            <w:webHidden/>
          </w:rPr>
        </w:r>
        <w:r>
          <w:rPr>
            <w:noProof/>
            <w:webHidden/>
          </w:rPr>
          <w:fldChar w:fldCharType="separate"/>
        </w:r>
        <w:r>
          <w:rPr>
            <w:noProof/>
            <w:webHidden/>
          </w:rPr>
          <w:t>51</w:t>
        </w:r>
        <w:r>
          <w:rPr>
            <w:noProof/>
            <w:webHidden/>
          </w:rPr>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sidRPr="008D1C39">
          <w:rPr>
            <w:rStyle w:val="Hyperlink"/>
            <w:noProof/>
          </w:rPr>
          <w:t>Table 3.2 Geometry (topography) data layer parameters</w:t>
        </w:r>
        <w:r>
          <w:rPr>
            <w:noProof/>
            <w:webHidden/>
          </w:rPr>
          <w:tab/>
        </w:r>
        <w:r>
          <w:rPr>
            <w:noProof/>
            <w:webHidden/>
          </w:rPr>
          <w:fldChar w:fldCharType="begin"/>
        </w:r>
        <w:r>
          <w:rPr>
            <w:noProof/>
            <w:webHidden/>
          </w:rPr>
          <w:instrText xml:space="preserve"> PAGEREF _Toc235572497 \h </w:instrText>
        </w:r>
        <w:r>
          <w:rPr>
            <w:noProof/>
            <w:webHidden/>
          </w:rPr>
        </w:r>
        <w:r>
          <w:rPr>
            <w:noProof/>
            <w:webHidden/>
          </w:rPr>
          <w:fldChar w:fldCharType="separate"/>
        </w:r>
        <w:r>
          <w:rPr>
            <w:noProof/>
            <w:webHidden/>
          </w:rPr>
          <w:t>52</w:t>
        </w:r>
        <w:r>
          <w:rPr>
            <w:noProof/>
            <w:webHidden/>
          </w:rPr>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sidRPr="008D1C39">
          <w:rPr>
            <w:rStyle w:val="Hyperlink"/>
            <w:noProof/>
          </w:rPr>
          <w:t>Table 3.3 Fuel data layer parameters</w:t>
        </w:r>
        <w:r>
          <w:rPr>
            <w:noProof/>
            <w:webHidden/>
          </w:rPr>
          <w:tab/>
        </w:r>
        <w:r>
          <w:rPr>
            <w:noProof/>
            <w:webHidden/>
          </w:rPr>
          <w:fldChar w:fldCharType="begin"/>
        </w:r>
        <w:r>
          <w:rPr>
            <w:noProof/>
            <w:webHidden/>
          </w:rPr>
          <w:instrText xml:space="preserve"> PAGEREF _Toc235572498 \h </w:instrText>
        </w:r>
        <w:r>
          <w:rPr>
            <w:noProof/>
            <w:webHidden/>
          </w:rPr>
        </w:r>
        <w:r>
          <w:rPr>
            <w:noProof/>
            <w:webHidden/>
          </w:rPr>
          <w:fldChar w:fldCharType="separate"/>
        </w:r>
        <w:r>
          <w:rPr>
            <w:noProof/>
            <w:webHidden/>
          </w:rPr>
          <w:t>53</w:t>
        </w:r>
        <w:r>
          <w:rPr>
            <w:noProof/>
            <w:webHidden/>
          </w:rPr>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sidRPr="008D1C39">
          <w:rPr>
            <w:rStyle w:val="Hyperlink"/>
            <w:noProof/>
          </w:rPr>
          <w:t>Table 3.4 Value data layer parameters</w:t>
        </w:r>
        <w:r>
          <w:rPr>
            <w:noProof/>
            <w:webHidden/>
          </w:rPr>
          <w:tab/>
        </w:r>
        <w:r>
          <w:rPr>
            <w:noProof/>
            <w:webHidden/>
          </w:rPr>
          <w:fldChar w:fldCharType="begin"/>
        </w:r>
        <w:r>
          <w:rPr>
            <w:noProof/>
            <w:webHidden/>
          </w:rPr>
          <w:instrText xml:space="preserve"> PAGEREF _Toc235572499 \h </w:instrText>
        </w:r>
        <w:r>
          <w:rPr>
            <w:noProof/>
            <w:webHidden/>
          </w:rPr>
        </w:r>
        <w:r>
          <w:rPr>
            <w:noProof/>
            <w:webHidden/>
          </w:rPr>
          <w:fldChar w:fldCharType="separate"/>
        </w:r>
        <w:r>
          <w:rPr>
            <w:noProof/>
            <w:webHidden/>
          </w:rPr>
          <w:t>55</w:t>
        </w:r>
        <w:r>
          <w:rPr>
            <w:noProof/>
            <w:webHidden/>
          </w:rPr>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sidRPr="008D1C39">
          <w:rPr>
            <w:rStyle w:val="Hyperlink"/>
            <w:noProof/>
          </w:rPr>
          <w:t>Table 3.5 Resource data layer parameters</w:t>
        </w:r>
        <w:r>
          <w:rPr>
            <w:noProof/>
            <w:webHidden/>
          </w:rPr>
          <w:tab/>
        </w:r>
        <w:r>
          <w:rPr>
            <w:noProof/>
            <w:webHidden/>
          </w:rPr>
          <w:fldChar w:fldCharType="begin"/>
        </w:r>
        <w:r>
          <w:rPr>
            <w:noProof/>
            <w:webHidden/>
          </w:rPr>
          <w:instrText xml:space="preserve"> PAGEREF _Toc235572500 \h </w:instrText>
        </w:r>
        <w:r>
          <w:rPr>
            <w:noProof/>
            <w:webHidden/>
          </w:rPr>
        </w:r>
        <w:r>
          <w:rPr>
            <w:noProof/>
            <w:webHidden/>
          </w:rPr>
          <w:fldChar w:fldCharType="separate"/>
        </w:r>
        <w:r>
          <w:rPr>
            <w:noProof/>
            <w:webHidden/>
          </w:rPr>
          <w:t>56</w:t>
        </w:r>
        <w:r>
          <w:rPr>
            <w:noProof/>
            <w:webHidden/>
          </w:rPr>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sidRPr="008D1C39">
          <w:rPr>
            <w:rStyle w:val="Hyperlink"/>
            <w:noProof/>
          </w:rPr>
          <w:t xml:space="preserve">Table 3.6 </w:t>
        </w:r>
        <w:r w:rsidRPr="008D1C39">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_Toc235572501 \h </w:instrText>
        </w:r>
        <w:r>
          <w:rPr>
            <w:noProof/>
            <w:webHidden/>
          </w:rPr>
        </w:r>
        <w:r>
          <w:rPr>
            <w:noProof/>
            <w:webHidden/>
          </w:rPr>
          <w:fldChar w:fldCharType="separate"/>
        </w:r>
        <w:r>
          <w:rPr>
            <w:noProof/>
            <w:webHidden/>
          </w:rPr>
          <w:t>67</w:t>
        </w:r>
        <w:r>
          <w:rPr>
            <w:noProof/>
            <w:webHidden/>
          </w:rPr>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sidRPr="008D1C39">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_Toc235572502 \h </w:instrText>
        </w:r>
        <w:r>
          <w:rPr>
            <w:noProof/>
            <w:webHidden/>
          </w:rPr>
        </w:r>
        <w:r>
          <w:rPr>
            <w:noProof/>
            <w:webHidden/>
          </w:rPr>
          <w:fldChar w:fldCharType="separate"/>
        </w:r>
        <w:r>
          <w:rPr>
            <w:noProof/>
            <w:webHidden/>
          </w:rPr>
          <w:t>74</w:t>
        </w:r>
        <w:r>
          <w:rPr>
            <w:noProof/>
            <w:webHidden/>
          </w:rPr>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sidRPr="008D1C39">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_Toc235572503 \h </w:instrText>
        </w:r>
        <w:r>
          <w:rPr>
            <w:noProof/>
            <w:webHidden/>
          </w:rPr>
        </w:r>
        <w:r>
          <w:rPr>
            <w:noProof/>
            <w:webHidden/>
          </w:rPr>
          <w:fldChar w:fldCharType="separate"/>
        </w:r>
        <w:r>
          <w:rPr>
            <w:noProof/>
            <w:webHidden/>
          </w:rPr>
          <w:t>87</w:t>
        </w:r>
        <w:r>
          <w:rPr>
            <w:noProof/>
            <w:webHidden/>
          </w:rPr>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sidRPr="008D1C39">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_Toc235572504 \h </w:instrText>
        </w:r>
        <w:r>
          <w:rPr>
            <w:noProof/>
            <w:webHidden/>
          </w:rPr>
        </w:r>
        <w:r>
          <w:rPr>
            <w:noProof/>
            <w:webHidden/>
          </w:rPr>
          <w:fldChar w:fldCharType="separate"/>
        </w:r>
        <w:r>
          <w:rPr>
            <w:noProof/>
            <w:webHidden/>
          </w:rPr>
          <w:t>87</w:t>
        </w:r>
        <w:r>
          <w:rPr>
            <w:noProof/>
            <w:webHidden/>
          </w:rPr>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sidRPr="008D1C39">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_Toc235572505 \h </w:instrText>
        </w:r>
        <w:r>
          <w:rPr>
            <w:noProof/>
            <w:webHidden/>
          </w:rPr>
        </w:r>
        <w:r>
          <w:rPr>
            <w:noProof/>
            <w:webHidden/>
          </w:rPr>
          <w:fldChar w:fldCharType="separate"/>
        </w:r>
        <w:r>
          <w:rPr>
            <w:noProof/>
            <w:webHidden/>
          </w:rPr>
          <w:t>92</w:t>
        </w:r>
        <w:r>
          <w:rPr>
            <w:noProof/>
            <w:webHidden/>
          </w:rPr>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sidRPr="008D1C39">
          <w:rPr>
            <w:rStyle w:val="Hyperlink"/>
            <w:noProof/>
          </w:rPr>
          <w:t>Table 5.1 Evaluation criteria for wildfire DSS</w:t>
        </w:r>
        <w:r>
          <w:rPr>
            <w:noProof/>
            <w:webHidden/>
          </w:rPr>
          <w:tab/>
        </w:r>
        <w:r>
          <w:rPr>
            <w:noProof/>
            <w:webHidden/>
          </w:rPr>
          <w:fldChar w:fldCharType="begin"/>
        </w:r>
        <w:r>
          <w:rPr>
            <w:noProof/>
            <w:webHidden/>
          </w:rPr>
          <w:instrText xml:space="preserve"> PAGEREF _Toc235572506 \h </w:instrText>
        </w:r>
        <w:r>
          <w:rPr>
            <w:noProof/>
            <w:webHidden/>
          </w:rPr>
        </w:r>
        <w:r>
          <w:rPr>
            <w:noProof/>
            <w:webHidden/>
          </w:rPr>
          <w:fldChar w:fldCharType="separate"/>
        </w:r>
        <w:r>
          <w:rPr>
            <w:noProof/>
            <w:webHidden/>
          </w:rPr>
          <w:t>110</w:t>
        </w:r>
        <w:r>
          <w:rPr>
            <w:noProof/>
            <w:webHidden/>
          </w:rPr>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sidRPr="008D1C39">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_Toc235572507 \h </w:instrText>
        </w:r>
        <w:r>
          <w:rPr>
            <w:noProof/>
            <w:webHidden/>
          </w:rPr>
        </w:r>
        <w:r>
          <w:rPr>
            <w:noProof/>
            <w:webHidden/>
          </w:rPr>
          <w:fldChar w:fldCharType="separate"/>
        </w:r>
        <w:r>
          <w:rPr>
            <w:noProof/>
            <w:webHidden/>
          </w:rPr>
          <w:t>112</w:t>
        </w:r>
        <w:r>
          <w:rPr>
            <w:noProof/>
            <w:webHidden/>
          </w:rPr>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sidRPr="008D1C39">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_Toc235572508 \h </w:instrText>
        </w:r>
        <w:r>
          <w:rPr>
            <w:noProof/>
            <w:webHidden/>
          </w:rPr>
        </w:r>
        <w:r>
          <w:rPr>
            <w:noProof/>
            <w:webHidden/>
          </w:rPr>
          <w:fldChar w:fldCharType="separate"/>
        </w:r>
        <w:r>
          <w:rPr>
            <w:noProof/>
            <w:webHidden/>
          </w:rPr>
          <w:t>113</w:t>
        </w:r>
        <w:r>
          <w:rPr>
            <w:noProof/>
            <w:webHidden/>
          </w:rPr>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sidRPr="008D1C39">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_Toc235572509 \h </w:instrText>
        </w:r>
        <w:r>
          <w:rPr>
            <w:noProof/>
            <w:webHidden/>
          </w:rPr>
        </w:r>
        <w:r>
          <w:rPr>
            <w:noProof/>
            <w:webHidden/>
          </w:rPr>
          <w:fldChar w:fldCharType="separate"/>
        </w:r>
        <w:r>
          <w:rPr>
            <w:noProof/>
            <w:webHidden/>
          </w:rPr>
          <w:t>114</w:t>
        </w:r>
        <w:r>
          <w:rPr>
            <w:noProof/>
            <w:webHidden/>
          </w:rPr>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sidRPr="008D1C39">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_Toc235572510 \h </w:instrText>
        </w:r>
        <w:r>
          <w:rPr>
            <w:noProof/>
            <w:webHidden/>
          </w:rPr>
        </w:r>
        <w:r>
          <w:rPr>
            <w:noProof/>
            <w:webHidden/>
          </w:rPr>
          <w:fldChar w:fldCharType="separate"/>
        </w:r>
        <w:r>
          <w:rPr>
            <w:noProof/>
            <w:webHidden/>
          </w:rPr>
          <w:t>117</w:t>
        </w:r>
        <w:r>
          <w:rPr>
            <w:noProof/>
            <w:webHidden/>
          </w:rPr>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sidRPr="008D1C39">
          <w:rPr>
            <w:rStyle w:val="Hyperlink"/>
            <w:noProof/>
          </w:rPr>
          <w:t>Table 5.8 Rule-base growth experiment: outcome by arm</w:t>
        </w:r>
        <w:r>
          <w:rPr>
            <w:noProof/>
            <w:webHidden/>
          </w:rPr>
          <w:tab/>
        </w:r>
        <w:r>
          <w:rPr>
            <w:noProof/>
            <w:webHidden/>
          </w:rPr>
          <w:fldChar w:fldCharType="begin"/>
        </w:r>
        <w:r>
          <w:rPr>
            <w:noProof/>
            <w:webHidden/>
          </w:rPr>
          <w:instrText xml:space="preserve"> PAGEREF _Toc235572511 \h </w:instrText>
        </w:r>
        <w:r>
          <w:rPr>
            <w:noProof/>
            <w:webHidden/>
          </w:rPr>
        </w:r>
        <w:r>
          <w:rPr>
            <w:noProof/>
            <w:webHidden/>
          </w:rPr>
          <w:fldChar w:fldCharType="separate"/>
        </w:r>
        <w:r>
          <w:rPr>
            <w:noProof/>
            <w:webHidden/>
          </w:rPr>
          <w:t>119</w:t>
        </w:r>
        <w:r>
          <w:rPr>
            <w:noProof/>
            <w:webHidden/>
          </w:rPr>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sidRPr="008D1C39">
          <w:rPr>
            <w:rStyle w:val="Hyperlink"/>
            <w:noProof/>
          </w:rPr>
          <w:t>Table 5.9 Robustness under degraded observation, with and without confidence gating</w:t>
        </w:r>
        <w:r>
          <w:rPr>
            <w:noProof/>
            <w:webHidden/>
          </w:rPr>
          <w:tab/>
        </w:r>
        <w:r>
          <w:rPr>
            <w:noProof/>
            <w:webHidden/>
          </w:rPr>
          <w:fldChar w:fldCharType="begin"/>
        </w:r>
        <w:r>
          <w:rPr>
            <w:noProof/>
            <w:webHidden/>
          </w:rPr>
          <w:instrText xml:space="preserve"> PAGEREF _Toc235572512 \h </w:instrText>
        </w:r>
        <w:r>
          <w:rPr>
            <w:noProof/>
            <w:webHidden/>
          </w:rPr>
        </w:r>
        <w:r>
          <w:rPr>
            <w:noProof/>
            <w:webHidden/>
          </w:rPr>
          <w:fldChar w:fldCharType="separate"/>
        </w:r>
        <w:r>
          <w:rPr>
            <w:noProof/>
            <w:webHidden/>
          </w:rPr>
          <w:t>120</w:t>
        </w:r>
        <w:r>
          <w:rPr>
            <w:noProof/>
            <w:webHidden/>
          </w:rPr>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sidRPr="008D1C39">
          <w:rPr>
            <w:rStyle w:val="Hyperlink"/>
            <w:noProof/>
          </w:rPr>
          <w:t>Table 5.10 End-to-end use case: with-DSS run versus counterfactual replay</w:t>
        </w:r>
        <w:r>
          <w:rPr>
            <w:noProof/>
            <w:webHidden/>
          </w:rPr>
          <w:tab/>
        </w:r>
        <w:r>
          <w:rPr>
            <w:noProof/>
            <w:webHidden/>
          </w:rPr>
          <w:fldChar w:fldCharType="begin"/>
        </w:r>
        <w:r>
          <w:rPr>
            <w:noProof/>
            <w:webHidden/>
          </w:rPr>
          <w:instrText xml:space="preserve"> PAGEREF _Toc235572513 \h </w:instrText>
        </w:r>
        <w:r>
          <w:rPr>
            <w:noProof/>
            <w:webHidden/>
          </w:rPr>
        </w:r>
        <w:r>
          <w:rPr>
            <w:noProof/>
            <w:webHidden/>
          </w:rPr>
          <w:fldChar w:fldCharType="separate"/>
        </w:r>
        <w:r>
          <w:rPr>
            <w:noProof/>
            <w:webHidden/>
          </w:rPr>
          <w:t>121</w:t>
        </w:r>
        <w:r>
          <w:rPr>
            <w:noProof/>
            <w:webHidden/>
          </w:rPr>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sidRPr="008D1C39">
          <w:rPr>
            <w:rStyle w:val="Hyperlink"/>
            <w:noProof/>
          </w:rPr>
          <w:t>Table 5.11 Contribution-to-metric summary matrix</w:t>
        </w:r>
        <w:r>
          <w:rPr>
            <w:noProof/>
            <w:webHidden/>
          </w:rPr>
          <w:tab/>
        </w:r>
        <w:r>
          <w:rPr>
            <w:noProof/>
            <w:webHidden/>
          </w:rPr>
          <w:fldChar w:fldCharType="begin"/>
        </w:r>
        <w:r>
          <w:rPr>
            <w:noProof/>
            <w:webHidden/>
          </w:rPr>
          <w:instrText xml:space="preserve"> PAGEREF _Toc235572514 \h </w:instrText>
        </w:r>
        <w:r>
          <w:rPr>
            <w:noProof/>
            <w:webHidden/>
          </w:rPr>
        </w:r>
        <w:r>
          <w:rPr>
            <w:noProof/>
            <w:webHidden/>
          </w:rPr>
          <w:fldChar w:fldCharType="separate"/>
        </w:r>
        <w:r>
          <w:rPr>
            <w:noProof/>
            <w:webHidden/>
          </w:rPr>
          <w:t>122</w:t>
        </w:r>
        <w:r>
          <w:rPr>
            <w:noProof/>
            <w:webHidden/>
          </w:rPr>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sidRPr="008D1C39">
          <w:rPr>
            <w:rStyle w:val="Hyperlink"/>
            <w:noProof/>
          </w:rPr>
          <w:t>Table 5.12 Qualitative positioning against published systems</w:t>
        </w:r>
        <w:r>
          <w:rPr>
            <w:noProof/>
            <w:webHidden/>
          </w:rPr>
          <w:tab/>
        </w:r>
        <w:r>
          <w:rPr>
            <w:noProof/>
            <w:webHidden/>
          </w:rPr>
          <w:fldChar w:fldCharType="begin"/>
        </w:r>
        <w:r>
          <w:rPr>
            <w:noProof/>
            <w:webHidden/>
          </w:rPr>
          <w:instrText xml:space="preserve"> PAGEREF _Toc235572515 \h </w:instrText>
        </w:r>
        <w:r>
          <w:rPr>
            <w:noProof/>
            <w:webHidden/>
          </w:rPr>
        </w:r>
        <w:r>
          <w:rPr>
            <w:noProof/>
            <w:webHidden/>
          </w:rPr>
          <w:fldChar w:fldCharType="separate"/>
        </w:r>
        <w:r>
          <w:rPr>
            <w:noProof/>
            <w:webHidden/>
          </w:rPr>
          <w:t>124</w:t>
        </w:r>
        <w:r>
          <w:rPr>
            <w:noProof/>
            <w:webHidden/>
          </w:rPr>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sidRPr="008D1C39">
          <w:rPr>
            <w:rStyle w:val="Hyperlink"/>
            <w:noProof/>
          </w:rPr>
          <w:t>Table 5.13 Quantitative benchmark over the common scenario set</w:t>
        </w:r>
        <w:r>
          <w:rPr>
            <w:noProof/>
            <w:webHidden/>
          </w:rPr>
          <w:tab/>
        </w:r>
        <w:r>
          <w:rPr>
            <w:noProof/>
            <w:webHidden/>
          </w:rPr>
          <w:fldChar w:fldCharType="begin"/>
        </w:r>
        <w:r>
          <w:rPr>
            <w:noProof/>
            <w:webHidden/>
          </w:rPr>
          <w:instrText xml:space="preserve"> PAGEREF _Toc235572516 \h </w:instrText>
        </w:r>
        <w:r>
          <w:rPr>
            <w:noProof/>
            <w:webHidden/>
          </w:rPr>
        </w:r>
        <w:r>
          <w:rPr>
            <w:noProof/>
            <w:webHidden/>
          </w:rPr>
          <w:fldChar w:fldCharType="separate"/>
        </w:r>
        <w:r>
          <w:rPr>
            <w:noProof/>
            <w:webHidden/>
          </w:rPr>
          <w:t>125</w:t>
        </w:r>
        <w:r>
          <w:rPr>
            <w:noProof/>
            <w:webHidden/>
          </w:rPr>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sidRPr="008D1C39">
          <w:rPr>
            <w:rStyle w:val="Hyperlink"/>
            <w:noProof/>
          </w:rPr>
          <w:t>Table 5.14 Sensitivity design: swept parameters, defaults, and ranges</w:t>
        </w:r>
        <w:r>
          <w:rPr>
            <w:noProof/>
            <w:webHidden/>
          </w:rPr>
          <w:tab/>
        </w:r>
        <w:r>
          <w:rPr>
            <w:noProof/>
            <w:webHidden/>
          </w:rPr>
          <w:fldChar w:fldCharType="begin"/>
        </w:r>
        <w:r>
          <w:rPr>
            <w:noProof/>
            <w:webHidden/>
          </w:rPr>
          <w:instrText xml:space="preserve"> PAGEREF _Toc235572517 \h </w:instrText>
        </w:r>
        <w:r>
          <w:rPr>
            <w:noProof/>
            <w:webHidden/>
          </w:rPr>
        </w:r>
        <w:r>
          <w:rPr>
            <w:noProof/>
            <w:webHidden/>
          </w:rPr>
          <w:fldChar w:fldCharType="separate"/>
        </w:r>
        <w:r>
          <w:rPr>
            <w:noProof/>
            <w:webHidden/>
          </w:rPr>
          <w:t>126</w:t>
        </w:r>
        <w:r>
          <w:rPr>
            <w:noProof/>
            <w:webHidden/>
          </w:rPr>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sidRPr="008D1C39">
          <w:rPr>
            <w:rStyle w:val="Hyperlink"/>
            <w:noProof/>
          </w:rPr>
          <w:t>Table 5.15 Sensitivity results: outcome spread per parameter</w:t>
        </w:r>
        <w:r>
          <w:rPr>
            <w:noProof/>
            <w:webHidden/>
          </w:rPr>
          <w:tab/>
        </w:r>
        <w:r>
          <w:rPr>
            <w:noProof/>
            <w:webHidden/>
          </w:rPr>
          <w:fldChar w:fldCharType="begin"/>
        </w:r>
        <w:r>
          <w:rPr>
            <w:noProof/>
            <w:webHidden/>
          </w:rPr>
          <w:instrText xml:space="preserve"> PAGEREF _Toc235572518 \h </w:instrText>
        </w:r>
        <w:r>
          <w:rPr>
            <w:noProof/>
            <w:webHidden/>
          </w:rPr>
        </w:r>
        <w:r>
          <w:rPr>
            <w:noProof/>
            <w:webHidden/>
          </w:rPr>
          <w:fldChar w:fldCharType="separate"/>
        </w:r>
        <w:r>
          <w:rPr>
            <w:noProof/>
            <w:webHidden/>
          </w:rPr>
          <w:t>127</w:t>
        </w:r>
        <w:r>
          <w:rPr>
            <w:noProof/>
            <w:webHidden/>
          </w:rPr>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sidRPr="008D1C39">
          <w:rPr>
            <w:rStyle w:val="Hyperlink"/>
            <w:noProof/>
          </w:rPr>
          <w:t>Table 5.16 Compliance map: evaluation criteria versus evidence</w:t>
        </w:r>
        <w:r>
          <w:rPr>
            <w:noProof/>
            <w:webHidden/>
          </w:rPr>
          <w:tab/>
        </w:r>
        <w:r>
          <w:rPr>
            <w:noProof/>
            <w:webHidden/>
          </w:rPr>
          <w:fldChar w:fldCharType="begin"/>
        </w:r>
        <w:r>
          <w:rPr>
            <w:noProof/>
            <w:webHidden/>
          </w:rPr>
          <w:instrText xml:space="preserve"> PAGEREF _Toc235572519 \h </w:instrText>
        </w:r>
        <w:r>
          <w:rPr>
            <w:noProof/>
            <w:webHidden/>
          </w:rPr>
        </w:r>
        <w:r>
          <w:rPr>
            <w:noProof/>
            <w:webHidden/>
          </w:rPr>
          <w:fldChar w:fldCharType="separate"/>
        </w:r>
        <w:r>
          <w:rPr>
            <w:noProof/>
            <w:webHidden/>
          </w:rPr>
          <w:t>128</w:t>
        </w:r>
        <w:r>
          <w:rPr>
            <w:noProof/>
            <w:webHidden/>
          </w:rPr>
          <w:fldChar w:fldCharType="end"/>
        </w:r>
      </w:hyperlink>
    </w:p>
    <w:p w14:paraId="3202BBD3" w14:textId="2248942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A2DC8">
          <w:rPr>
            <w:rStyle w:val="Hyperlink"/>
            <w:noProof/>
            <w:color w:val="auto"/>
            <w:u w:val="none"/>
            <w:lang w:eastAsia="ja-JP"/>
          </w:rPr>
          <w:t>145</w:t>
        </w:r>
        <w:r w:rsidRPr="00BA1179">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A2DC8">
          <w:rPr>
            <w:rStyle w:val="Hyperlink"/>
            <w:noProof/>
            <w:color w:val="auto"/>
            <w:u w:val="none"/>
          </w:rPr>
          <w:t>147</w:t>
        </w:r>
        <w:r w:rsidRPr="00BA1179">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A2DC8">
          <w:rPr>
            <w:rStyle w:val="Hyperlink"/>
            <w:noProof/>
            <w:color w:val="auto"/>
            <w:u w:val="none"/>
          </w:rPr>
          <w:t>150</w:t>
        </w:r>
        <w:r w:rsidRPr="00BA1179">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A2DC8">
          <w:rPr>
            <w:rStyle w:val="Hyperlink"/>
            <w:noProof/>
            <w:color w:val="auto"/>
            <w:u w:val="none"/>
          </w:rPr>
          <w:t>151</w:t>
        </w:r>
        <w:r w:rsidRPr="00BA1179">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A2DC8">
          <w:rPr>
            <w:rStyle w:val="Hyperlink"/>
            <w:noProof/>
            <w:color w:val="auto"/>
            <w:u w:val="none"/>
          </w:rPr>
          <w:t>153</w:t>
        </w:r>
        <w:r w:rsidRPr="00BA1179">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A2DC8">
          <w:rPr>
            <w:rStyle w:val="Hyperlink"/>
            <w:noProof/>
            <w:color w:val="auto"/>
            <w:u w:val="none"/>
          </w:rPr>
          <w:t>154</w:t>
        </w:r>
        <w:r w:rsidRPr="00BA1179">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A2DC8">
          <w:rPr>
            <w:rStyle w:val="Hyperlink"/>
            <w:noProof/>
            <w:color w:val="auto"/>
            <w:u w:val="none"/>
          </w:rPr>
          <w:t>158</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sidRPr="00BA1179">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5572520" w:history="1">
        <w:r w:rsidR="00AA2DC8" w:rsidRPr="009F593D">
          <w:rPr>
            <w:rStyle w:val="Hyperlink"/>
            <w:noProof/>
          </w:rPr>
          <w:t>Figure 1.1 Global trend in reported natural disasters, 1900 to 2022</w:t>
        </w:r>
        <w:r w:rsidR="00AA2DC8">
          <w:rPr>
            <w:noProof/>
            <w:webHidden/>
          </w:rPr>
          <w:tab/>
        </w:r>
        <w:r w:rsidR="00AA2DC8">
          <w:rPr>
            <w:noProof/>
            <w:webHidden/>
          </w:rPr>
          <w:fldChar w:fldCharType="begin"/>
        </w:r>
        <w:r w:rsidR="00AA2DC8">
          <w:rPr>
            <w:noProof/>
            <w:webHidden/>
          </w:rPr>
          <w:instrText xml:space="preserve"> PAGEREF _Toc235572520 \h </w:instrText>
        </w:r>
        <w:r w:rsidR="00AA2DC8">
          <w:rPr>
            <w:noProof/>
            <w:webHidden/>
          </w:rPr>
        </w:r>
        <w:r w:rsidR="00AA2DC8">
          <w:rPr>
            <w:noProof/>
            <w:webHidden/>
          </w:rPr>
          <w:fldChar w:fldCharType="separate"/>
        </w:r>
        <w:r w:rsidR="00AA2DC8">
          <w:rPr>
            <w:noProof/>
            <w:webHidden/>
          </w:rPr>
          <w:t>2</w:t>
        </w:r>
        <w:r w:rsidR="00AA2DC8">
          <w:rPr>
            <w:noProof/>
            <w:webHidden/>
          </w:rPr>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sidRPr="009F593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_Toc235572521 \h </w:instrText>
        </w:r>
        <w:r>
          <w:rPr>
            <w:noProof/>
            <w:webHidden/>
          </w:rPr>
        </w:r>
        <w:r>
          <w:rPr>
            <w:noProof/>
            <w:webHidden/>
          </w:rPr>
          <w:fldChar w:fldCharType="separate"/>
        </w:r>
        <w:r>
          <w:rPr>
            <w:noProof/>
            <w:webHidden/>
          </w:rPr>
          <w:t>12</w:t>
        </w:r>
        <w:r>
          <w:rPr>
            <w:noProof/>
            <w:webHidden/>
          </w:rPr>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sidRPr="009F593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_Toc235572522 \h </w:instrText>
        </w:r>
        <w:r>
          <w:rPr>
            <w:noProof/>
            <w:webHidden/>
          </w:rPr>
        </w:r>
        <w:r>
          <w:rPr>
            <w:noProof/>
            <w:webHidden/>
          </w:rPr>
          <w:fldChar w:fldCharType="separate"/>
        </w:r>
        <w:r>
          <w:rPr>
            <w:noProof/>
            <w:webHidden/>
          </w:rPr>
          <w:t>18</w:t>
        </w:r>
        <w:r>
          <w:rPr>
            <w:noProof/>
            <w:webHidden/>
          </w:rPr>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sidRPr="009F593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_Toc235572523 \h </w:instrText>
        </w:r>
        <w:r>
          <w:rPr>
            <w:noProof/>
            <w:webHidden/>
          </w:rPr>
        </w:r>
        <w:r>
          <w:rPr>
            <w:noProof/>
            <w:webHidden/>
          </w:rPr>
          <w:fldChar w:fldCharType="separate"/>
        </w:r>
        <w:r>
          <w:rPr>
            <w:noProof/>
            <w:webHidden/>
          </w:rPr>
          <w:t>22</w:t>
        </w:r>
        <w:r>
          <w:rPr>
            <w:noProof/>
            <w:webHidden/>
          </w:rPr>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sidRPr="009F593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_Toc235572524 \h </w:instrText>
        </w:r>
        <w:r>
          <w:rPr>
            <w:noProof/>
            <w:webHidden/>
          </w:rPr>
        </w:r>
        <w:r>
          <w:rPr>
            <w:noProof/>
            <w:webHidden/>
          </w:rPr>
          <w:fldChar w:fldCharType="separate"/>
        </w:r>
        <w:r>
          <w:rPr>
            <w:noProof/>
            <w:webHidden/>
          </w:rPr>
          <w:t>27</w:t>
        </w:r>
        <w:r>
          <w:rPr>
            <w:noProof/>
            <w:webHidden/>
          </w:rPr>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sidRPr="009F593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_Toc235572525 \h </w:instrText>
        </w:r>
        <w:r>
          <w:rPr>
            <w:noProof/>
            <w:webHidden/>
          </w:rPr>
        </w:r>
        <w:r>
          <w:rPr>
            <w:noProof/>
            <w:webHidden/>
          </w:rPr>
          <w:fldChar w:fldCharType="separate"/>
        </w:r>
        <w:r>
          <w:rPr>
            <w:noProof/>
            <w:webHidden/>
          </w:rPr>
          <w:t>30</w:t>
        </w:r>
        <w:r>
          <w:rPr>
            <w:noProof/>
            <w:webHidden/>
          </w:rPr>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sidRPr="009F593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_Toc235572526 \h </w:instrText>
        </w:r>
        <w:r>
          <w:rPr>
            <w:noProof/>
            <w:webHidden/>
          </w:rPr>
        </w:r>
        <w:r>
          <w:rPr>
            <w:noProof/>
            <w:webHidden/>
          </w:rPr>
          <w:fldChar w:fldCharType="separate"/>
        </w:r>
        <w:r>
          <w:rPr>
            <w:noProof/>
            <w:webHidden/>
          </w:rPr>
          <w:t>43</w:t>
        </w:r>
        <w:r>
          <w:rPr>
            <w:noProof/>
            <w:webHidden/>
          </w:rPr>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sidRPr="009F593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_Toc235572527 \h </w:instrText>
        </w:r>
        <w:r>
          <w:rPr>
            <w:noProof/>
            <w:webHidden/>
          </w:rPr>
        </w:r>
        <w:r>
          <w:rPr>
            <w:noProof/>
            <w:webHidden/>
          </w:rPr>
          <w:fldChar w:fldCharType="separate"/>
        </w:r>
        <w:r>
          <w:rPr>
            <w:noProof/>
            <w:webHidden/>
          </w:rPr>
          <w:t>47</w:t>
        </w:r>
        <w:r>
          <w:rPr>
            <w:noProof/>
            <w:webHidden/>
          </w:rPr>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sidRPr="009F593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_Toc235572528 \h </w:instrText>
        </w:r>
        <w:r>
          <w:rPr>
            <w:noProof/>
            <w:webHidden/>
          </w:rPr>
        </w:r>
        <w:r>
          <w:rPr>
            <w:noProof/>
            <w:webHidden/>
          </w:rPr>
          <w:fldChar w:fldCharType="separate"/>
        </w:r>
        <w:r>
          <w:rPr>
            <w:noProof/>
            <w:webHidden/>
          </w:rPr>
          <w:t>58</w:t>
        </w:r>
        <w:r>
          <w:rPr>
            <w:noProof/>
            <w:webHidden/>
          </w:rPr>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sidRPr="009F593D">
          <w:rPr>
            <w:rStyle w:val="Hyperlink"/>
            <w:noProof/>
          </w:rPr>
          <w:t>Figure 3.3 State transition block diagram</w:t>
        </w:r>
        <w:r>
          <w:rPr>
            <w:noProof/>
            <w:webHidden/>
          </w:rPr>
          <w:tab/>
        </w:r>
        <w:r>
          <w:rPr>
            <w:noProof/>
            <w:webHidden/>
          </w:rPr>
          <w:fldChar w:fldCharType="begin"/>
        </w:r>
        <w:r>
          <w:rPr>
            <w:noProof/>
            <w:webHidden/>
          </w:rPr>
          <w:instrText xml:space="preserve"> PAGEREF _Toc235572529 \h </w:instrText>
        </w:r>
        <w:r>
          <w:rPr>
            <w:noProof/>
            <w:webHidden/>
          </w:rPr>
        </w:r>
        <w:r>
          <w:rPr>
            <w:noProof/>
            <w:webHidden/>
          </w:rPr>
          <w:fldChar w:fldCharType="separate"/>
        </w:r>
        <w:r>
          <w:rPr>
            <w:noProof/>
            <w:webHidden/>
          </w:rPr>
          <w:t>59</w:t>
        </w:r>
        <w:r>
          <w:rPr>
            <w:noProof/>
            <w:webHidden/>
          </w:rPr>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sidRPr="009F593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_Toc235572530 \h </w:instrText>
        </w:r>
        <w:r>
          <w:rPr>
            <w:noProof/>
            <w:webHidden/>
          </w:rPr>
        </w:r>
        <w:r>
          <w:rPr>
            <w:noProof/>
            <w:webHidden/>
          </w:rPr>
          <w:fldChar w:fldCharType="separate"/>
        </w:r>
        <w:r>
          <w:rPr>
            <w:noProof/>
            <w:webHidden/>
          </w:rPr>
          <w:t>61</w:t>
        </w:r>
        <w:r>
          <w:rPr>
            <w:noProof/>
            <w:webHidden/>
          </w:rPr>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sidRPr="009F593D">
          <w:rPr>
            <w:rStyle w:val="Hyperlink"/>
            <w:noProof/>
          </w:rPr>
          <w:t>Figure 3.5 DSS Simulation Core Interface</w:t>
        </w:r>
        <w:r>
          <w:rPr>
            <w:noProof/>
            <w:webHidden/>
          </w:rPr>
          <w:tab/>
        </w:r>
        <w:r>
          <w:rPr>
            <w:noProof/>
            <w:webHidden/>
          </w:rPr>
          <w:fldChar w:fldCharType="begin"/>
        </w:r>
        <w:r>
          <w:rPr>
            <w:noProof/>
            <w:webHidden/>
          </w:rPr>
          <w:instrText xml:space="preserve"> PAGEREF _Toc235572531 \h </w:instrText>
        </w:r>
        <w:r>
          <w:rPr>
            <w:noProof/>
            <w:webHidden/>
          </w:rPr>
        </w:r>
        <w:r>
          <w:rPr>
            <w:noProof/>
            <w:webHidden/>
          </w:rPr>
          <w:fldChar w:fldCharType="separate"/>
        </w:r>
        <w:r>
          <w:rPr>
            <w:noProof/>
            <w:webHidden/>
          </w:rPr>
          <w:t>69</w:t>
        </w:r>
        <w:r>
          <w:rPr>
            <w:noProof/>
            <w:webHidden/>
          </w:rPr>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sidRPr="009F593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_Toc235572532 \h </w:instrText>
        </w:r>
        <w:r>
          <w:rPr>
            <w:noProof/>
            <w:webHidden/>
          </w:rPr>
        </w:r>
        <w:r>
          <w:rPr>
            <w:noProof/>
            <w:webHidden/>
          </w:rPr>
          <w:fldChar w:fldCharType="separate"/>
        </w:r>
        <w:r>
          <w:rPr>
            <w:noProof/>
            <w:webHidden/>
          </w:rPr>
          <w:t>72</w:t>
        </w:r>
        <w:r>
          <w:rPr>
            <w:noProof/>
            <w:webHidden/>
          </w:rPr>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sidRPr="009F593D">
          <w:rPr>
            <w:rStyle w:val="Hyperlink"/>
            <w:noProof/>
          </w:rPr>
          <w:t>Figure 4.2 Feature-concept hierarchy</w:t>
        </w:r>
        <w:r>
          <w:rPr>
            <w:noProof/>
            <w:webHidden/>
          </w:rPr>
          <w:tab/>
        </w:r>
        <w:r>
          <w:rPr>
            <w:noProof/>
            <w:webHidden/>
          </w:rPr>
          <w:fldChar w:fldCharType="begin"/>
        </w:r>
        <w:r>
          <w:rPr>
            <w:noProof/>
            <w:webHidden/>
          </w:rPr>
          <w:instrText xml:space="preserve"> PAGEREF _Toc235572533 \h </w:instrText>
        </w:r>
        <w:r>
          <w:rPr>
            <w:noProof/>
            <w:webHidden/>
          </w:rPr>
        </w:r>
        <w:r>
          <w:rPr>
            <w:noProof/>
            <w:webHidden/>
          </w:rPr>
          <w:fldChar w:fldCharType="separate"/>
        </w:r>
        <w:r>
          <w:rPr>
            <w:noProof/>
            <w:webHidden/>
          </w:rPr>
          <w:t>77</w:t>
        </w:r>
        <w:r>
          <w:rPr>
            <w:noProof/>
            <w:webHidden/>
          </w:rPr>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sidRPr="009F593D">
          <w:rPr>
            <w:rStyle w:val="Hyperlink"/>
            <w:noProof/>
          </w:rPr>
          <w:t>Figure 4.3 Hierarchical concept activation example.</w:t>
        </w:r>
        <w:r>
          <w:rPr>
            <w:noProof/>
            <w:webHidden/>
          </w:rPr>
          <w:tab/>
        </w:r>
        <w:r>
          <w:rPr>
            <w:noProof/>
            <w:webHidden/>
          </w:rPr>
          <w:fldChar w:fldCharType="begin"/>
        </w:r>
        <w:r>
          <w:rPr>
            <w:noProof/>
            <w:webHidden/>
          </w:rPr>
          <w:instrText xml:space="preserve"> PAGEREF _Toc235572534 \h </w:instrText>
        </w:r>
        <w:r>
          <w:rPr>
            <w:noProof/>
            <w:webHidden/>
          </w:rPr>
        </w:r>
        <w:r>
          <w:rPr>
            <w:noProof/>
            <w:webHidden/>
          </w:rPr>
          <w:fldChar w:fldCharType="separate"/>
        </w:r>
        <w:r>
          <w:rPr>
            <w:noProof/>
            <w:webHidden/>
          </w:rPr>
          <w:t>79</w:t>
        </w:r>
        <w:r>
          <w:rPr>
            <w:noProof/>
            <w:webHidden/>
          </w:rPr>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sidRPr="009F593D">
          <w:rPr>
            <w:rStyle w:val="Hyperlink"/>
            <w:noProof/>
          </w:rPr>
          <w:t>Figure 4.4 Confidence gating (a) persistence decay (b)</w:t>
        </w:r>
        <w:r>
          <w:rPr>
            <w:noProof/>
            <w:webHidden/>
          </w:rPr>
          <w:tab/>
        </w:r>
        <w:r>
          <w:rPr>
            <w:noProof/>
            <w:webHidden/>
          </w:rPr>
          <w:fldChar w:fldCharType="begin"/>
        </w:r>
        <w:r>
          <w:rPr>
            <w:noProof/>
            <w:webHidden/>
          </w:rPr>
          <w:instrText xml:space="preserve"> PAGEREF _Toc235572535 \h </w:instrText>
        </w:r>
        <w:r>
          <w:rPr>
            <w:noProof/>
            <w:webHidden/>
          </w:rPr>
        </w:r>
        <w:r>
          <w:rPr>
            <w:noProof/>
            <w:webHidden/>
          </w:rPr>
          <w:fldChar w:fldCharType="separate"/>
        </w:r>
        <w:r>
          <w:rPr>
            <w:noProof/>
            <w:webHidden/>
          </w:rPr>
          <w:t>80</w:t>
        </w:r>
        <w:r>
          <w:rPr>
            <w:noProof/>
            <w:webHidden/>
          </w:rPr>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sidRPr="009F593D">
          <w:rPr>
            <w:rStyle w:val="Hyperlink"/>
            <w:noProof/>
          </w:rPr>
          <w:t>Figure 4.5 Layer 4 decision and adaptation flow</w:t>
        </w:r>
        <w:r>
          <w:rPr>
            <w:noProof/>
            <w:webHidden/>
          </w:rPr>
          <w:tab/>
        </w:r>
        <w:r>
          <w:rPr>
            <w:noProof/>
            <w:webHidden/>
          </w:rPr>
          <w:fldChar w:fldCharType="begin"/>
        </w:r>
        <w:r>
          <w:rPr>
            <w:noProof/>
            <w:webHidden/>
          </w:rPr>
          <w:instrText xml:space="preserve"> PAGEREF _Toc235572536 \h </w:instrText>
        </w:r>
        <w:r>
          <w:rPr>
            <w:noProof/>
            <w:webHidden/>
          </w:rPr>
        </w:r>
        <w:r>
          <w:rPr>
            <w:noProof/>
            <w:webHidden/>
          </w:rPr>
          <w:fldChar w:fldCharType="separate"/>
        </w:r>
        <w:r>
          <w:rPr>
            <w:noProof/>
            <w:webHidden/>
          </w:rPr>
          <w:t>81</w:t>
        </w:r>
        <w:r>
          <w:rPr>
            <w:noProof/>
            <w:webHidden/>
          </w:rPr>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sidRPr="009F593D">
          <w:rPr>
            <w:rStyle w:val="Hyperlink"/>
            <w:noProof/>
          </w:rPr>
          <w:t>Figure 4.6 Consequent step and boundary shift</w:t>
        </w:r>
        <w:r>
          <w:rPr>
            <w:noProof/>
            <w:webHidden/>
          </w:rPr>
          <w:tab/>
        </w:r>
        <w:r>
          <w:rPr>
            <w:noProof/>
            <w:webHidden/>
          </w:rPr>
          <w:fldChar w:fldCharType="begin"/>
        </w:r>
        <w:r>
          <w:rPr>
            <w:noProof/>
            <w:webHidden/>
          </w:rPr>
          <w:instrText xml:space="preserve"> PAGEREF _Toc235572537 \h </w:instrText>
        </w:r>
        <w:r>
          <w:rPr>
            <w:noProof/>
            <w:webHidden/>
          </w:rPr>
        </w:r>
        <w:r>
          <w:rPr>
            <w:noProof/>
            <w:webHidden/>
          </w:rPr>
          <w:fldChar w:fldCharType="separate"/>
        </w:r>
        <w:r>
          <w:rPr>
            <w:noProof/>
            <w:webHidden/>
          </w:rPr>
          <w:t>95</w:t>
        </w:r>
        <w:r>
          <w:rPr>
            <w:noProof/>
            <w:webHidden/>
          </w:rPr>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sidRPr="009F593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_Toc235572538 \h </w:instrText>
        </w:r>
        <w:r>
          <w:rPr>
            <w:noProof/>
            <w:webHidden/>
          </w:rPr>
        </w:r>
        <w:r>
          <w:rPr>
            <w:noProof/>
            <w:webHidden/>
          </w:rPr>
          <w:fldChar w:fldCharType="separate"/>
        </w:r>
        <w:r>
          <w:rPr>
            <w:noProof/>
            <w:webHidden/>
          </w:rPr>
          <w:t>96</w:t>
        </w:r>
        <w:r>
          <w:rPr>
            <w:noProof/>
            <w:webHidden/>
          </w:rPr>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sidRPr="009F593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_Toc235572539 \h </w:instrText>
        </w:r>
        <w:r>
          <w:rPr>
            <w:noProof/>
            <w:webHidden/>
          </w:rPr>
        </w:r>
        <w:r>
          <w:rPr>
            <w:noProof/>
            <w:webHidden/>
          </w:rPr>
          <w:fldChar w:fldCharType="separate"/>
        </w:r>
        <w:r>
          <w:rPr>
            <w:noProof/>
            <w:webHidden/>
          </w:rPr>
          <w:t>97</w:t>
        </w:r>
        <w:r>
          <w:rPr>
            <w:noProof/>
            <w:webHidden/>
          </w:rPr>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sidRPr="009F593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_Toc235572540 \h </w:instrText>
        </w:r>
        <w:r>
          <w:rPr>
            <w:noProof/>
            <w:webHidden/>
          </w:rPr>
        </w:r>
        <w:r>
          <w:rPr>
            <w:noProof/>
            <w:webHidden/>
          </w:rPr>
          <w:fldChar w:fldCharType="separate"/>
        </w:r>
        <w:r>
          <w:rPr>
            <w:noProof/>
            <w:webHidden/>
          </w:rPr>
          <w:t>99</w:t>
        </w:r>
        <w:r>
          <w:rPr>
            <w:noProof/>
            <w:webHidden/>
          </w:rPr>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sidRPr="009F593D">
          <w:rPr>
            <w:rStyle w:val="Hyperlink"/>
            <w:noProof/>
          </w:rPr>
          <w:t>Figure 4.10 Local decision and graduated fail-safe</w:t>
        </w:r>
        <w:r>
          <w:rPr>
            <w:noProof/>
            <w:webHidden/>
          </w:rPr>
          <w:tab/>
        </w:r>
        <w:r>
          <w:rPr>
            <w:noProof/>
            <w:webHidden/>
          </w:rPr>
          <w:fldChar w:fldCharType="begin"/>
        </w:r>
        <w:r>
          <w:rPr>
            <w:noProof/>
            <w:webHidden/>
          </w:rPr>
          <w:instrText xml:space="preserve"> PAGEREF _Toc235572541 \h </w:instrText>
        </w:r>
        <w:r>
          <w:rPr>
            <w:noProof/>
            <w:webHidden/>
          </w:rPr>
        </w:r>
        <w:r>
          <w:rPr>
            <w:noProof/>
            <w:webHidden/>
          </w:rPr>
          <w:fldChar w:fldCharType="separate"/>
        </w:r>
        <w:r>
          <w:rPr>
            <w:noProof/>
            <w:webHidden/>
          </w:rPr>
          <w:t>104</w:t>
        </w:r>
        <w:r>
          <w:rPr>
            <w:noProof/>
            <w:webHidden/>
          </w:rPr>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sidRPr="009F593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_Toc235572542 \h </w:instrText>
        </w:r>
        <w:r>
          <w:rPr>
            <w:noProof/>
            <w:webHidden/>
          </w:rPr>
        </w:r>
        <w:r>
          <w:rPr>
            <w:noProof/>
            <w:webHidden/>
          </w:rPr>
          <w:fldChar w:fldCharType="separate"/>
        </w:r>
        <w:r>
          <w:rPr>
            <w:noProof/>
            <w:webHidden/>
          </w:rPr>
          <w:t>106</w:t>
        </w:r>
        <w:r>
          <w:rPr>
            <w:noProof/>
            <w:webHidden/>
          </w:rPr>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sidRPr="009F593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_Toc235572543 \h </w:instrText>
        </w:r>
        <w:r>
          <w:rPr>
            <w:noProof/>
            <w:webHidden/>
          </w:rPr>
        </w:r>
        <w:r>
          <w:rPr>
            <w:noProof/>
            <w:webHidden/>
          </w:rPr>
          <w:fldChar w:fldCharType="separate"/>
        </w:r>
        <w:r>
          <w:rPr>
            <w:noProof/>
            <w:webHidden/>
          </w:rPr>
          <w:t>107</w:t>
        </w:r>
        <w:r>
          <w:rPr>
            <w:noProof/>
            <w:webHidden/>
          </w:rPr>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sidRPr="009F593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_Toc235572544 \h </w:instrText>
        </w:r>
        <w:r>
          <w:rPr>
            <w:noProof/>
            <w:webHidden/>
          </w:rPr>
        </w:r>
        <w:r>
          <w:rPr>
            <w:noProof/>
            <w:webHidden/>
          </w:rPr>
          <w:fldChar w:fldCharType="separate"/>
        </w:r>
        <w:r>
          <w:rPr>
            <w:noProof/>
            <w:webHidden/>
          </w:rPr>
          <w:t>117</w:t>
        </w:r>
        <w:r>
          <w:rPr>
            <w:noProof/>
            <w:webHidden/>
          </w:rPr>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sidRPr="009F593D">
          <w:rPr>
            <w:rStyle w:val="Hyperlink"/>
            <w:noProof/>
          </w:rPr>
          <w:t>Figure 5.6 Per-episode physical cost by arm: thin static, thin adaptive, full doctrine</w:t>
        </w:r>
        <w:r>
          <w:rPr>
            <w:noProof/>
            <w:webHidden/>
          </w:rPr>
          <w:tab/>
        </w:r>
        <w:r>
          <w:rPr>
            <w:noProof/>
            <w:webHidden/>
          </w:rPr>
          <w:fldChar w:fldCharType="begin"/>
        </w:r>
        <w:r>
          <w:rPr>
            <w:noProof/>
            <w:webHidden/>
          </w:rPr>
          <w:instrText xml:space="preserve"> PAGEREF _Toc235572545 \h </w:instrText>
        </w:r>
        <w:r>
          <w:rPr>
            <w:noProof/>
            <w:webHidden/>
          </w:rPr>
        </w:r>
        <w:r>
          <w:rPr>
            <w:noProof/>
            <w:webHidden/>
          </w:rPr>
          <w:fldChar w:fldCharType="separate"/>
        </w:r>
        <w:r>
          <w:rPr>
            <w:noProof/>
            <w:webHidden/>
          </w:rPr>
          <w:t>119</w:t>
        </w:r>
        <w:r>
          <w:rPr>
            <w:noProof/>
            <w:webHidden/>
          </w:rPr>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sidRPr="009F593D">
          <w:rPr>
            <w:rStyle w:val="Hyperlink"/>
            <w:noProof/>
          </w:rPr>
          <w:t>Figure 5.7 Rule count and coverage across episodes for the adaptive arm</w:t>
        </w:r>
        <w:r>
          <w:rPr>
            <w:noProof/>
            <w:webHidden/>
          </w:rPr>
          <w:tab/>
        </w:r>
        <w:r>
          <w:rPr>
            <w:noProof/>
            <w:webHidden/>
          </w:rPr>
          <w:fldChar w:fldCharType="begin"/>
        </w:r>
        <w:r>
          <w:rPr>
            <w:noProof/>
            <w:webHidden/>
          </w:rPr>
          <w:instrText xml:space="preserve"> PAGEREF _Toc235572546 \h </w:instrText>
        </w:r>
        <w:r>
          <w:rPr>
            <w:noProof/>
            <w:webHidden/>
          </w:rPr>
        </w:r>
        <w:r>
          <w:rPr>
            <w:noProof/>
            <w:webHidden/>
          </w:rPr>
          <w:fldChar w:fldCharType="separate"/>
        </w:r>
        <w:r>
          <w:rPr>
            <w:noProof/>
            <w:webHidden/>
          </w:rPr>
          <w:t>119</w:t>
        </w:r>
        <w:r>
          <w:rPr>
            <w:noProof/>
            <w:webHidden/>
          </w:rPr>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sidRPr="009F593D">
          <w:rPr>
            <w:rStyle w:val="Hyperlink"/>
            <w:noProof/>
          </w:rPr>
          <w:t>Figure 5.8 Physical cost and decision quality versus observation degradation, with and without gating</w:t>
        </w:r>
        <w:r>
          <w:rPr>
            <w:noProof/>
            <w:webHidden/>
          </w:rPr>
          <w:tab/>
        </w:r>
        <w:r>
          <w:rPr>
            <w:noProof/>
            <w:webHidden/>
          </w:rPr>
          <w:fldChar w:fldCharType="begin"/>
        </w:r>
        <w:r>
          <w:rPr>
            <w:noProof/>
            <w:webHidden/>
          </w:rPr>
          <w:instrText xml:space="preserve"> PAGEREF _Toc235572547 \h </w:instrText>
        </w:r>
        <w:r>
          <w:rPr>
            <w:noProof/>
            <w:webHidden/>
          </w:rPr>
        </w:r>
        <w:r>
          <w:rPr>
            <w:noProof/>
            <w:webHidden/>
          </w:rPr>
          <w:fldChar w:fldCharType="separate"/>
        </w:r>
        <w:r>
          <w:rPr>
            <w:noProof/>
            <w:webHidden/>
          </w:rPr>
          <w:t>120</w:t>
        </w:r>
        <w:r>
          <w:rPr>
            <w:noProof/>
            <w:webHidden/>
          </w:rPr>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sidRPr="009F593D">
          <w:rPr>
            <w:rStyle w:val="Hyperlink"/>
            <w:noProof/>
          </w:rPr>
          <w:t>Figure 5.9 Burned-area evolution with DSS and in the counterfactual replay of the identical fire history</w:t>
        </w:r>
        <w:r>
          <w:rPr>
            <w:noProof/>
            <w:webHidden/>
          </w:rPr>
          <w:tab/>
        </w:r>
        <w:r>
          <w:rPr>
            <w:noProof/>
            <w:webHidden/>
          </w:rPr>
          <w:fldChar w:fldCharType="begin"/>
        </w:r>
        <w:r>
          <w:rPr>
            <w:noProof/>
            <w:webHidden/>
          </w:rPr>
          <w:instrText xml:space="preserve"> PAGEREF _Toc235572548 \h </w:instrText>
        </w:r>
        <w:r>
          <w:rPr>
            <w:noProof/>
            <w:webHidden/>
          </w:rPr>
        </w:r>
        <w:r>
          <w:rPr>
            <w:noProof/>
            <w:webHidden/>
          </w:rPr>
          <w:fldChar w:fldCharType="separate"/>
        </w:r>
        <w:r>
          <w:rPr>
            <w:noProof/>
            <w:webHidden/>
          </w:rPr>
          <w:t>121</w:t>
        </w:r>
        <w:r>
          <w:rPr>
            <w:noProof/>
            <w:webHidden/>
          </w:rPr>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sidRPr="009F593D">
          <w:rPr>
            <w:rStyle w:val="Hyperlink"/>
            <w:noProof/>
          </w:rPr>
          <w:t>Figure 5.10 Benchmark comparison across methods and metrics</w:t>
        </w:r>
        <w:r>
          <w:rPr>
            <w:noProof/>
            <w:webHidden/>
          </w:rPr>
          <w:tab/>
        </w:r>
        <w:r>
          <w:rPr>
            <w:noProof/>
            <w:webHidden/>
          </w:rPr>
          <w:fldChar w:fldCharType="begin"/>
        </w:r>
        <w:r>
          <w:rPr>
            <w:noProof/>
            <w:webHidden/>
          </w:rPr>
          <w:instrText xml:space="preserve"> PAGEREF _Toc235572549 \h </w:instrText>
        </w:r>
        <w:r>
          <w:rPr>
            <w:noProof/>
            <w:webHidden/>
          </w:rPr>
        </w:r>
        <w:r>
          <w:rPr>
            <w:noProof/>
            <w:webHidden/>
          </w:rPr>
          <w:fldChar w:fldCharType="separate"/>
        </w:r>
        <w:r>
          <w:rPr>
            <w:noProof/>
            <w:webHidden/>
          </w:rPr>
          <w:t>125</w:t>
        </w:r>
        <w:r>
          <w:rPr>
            <w:noProof/>
            <w:webHidden/>
          </w:rPr>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sidRPr="009F593D">
          <w:rPr>
            <w:rStyle w:val="Hyperlink"/>
            <w:noProof/>
          </w:rPr>
          <w:t>Figure 5.11 Tornado ranking: spread of the physical cost induced by each parameter sweep</w:t>
        </w:r>
        <w:r>
          <w:rPr>
            <w:noProof/>
            <w:webHidden/>
          </w:rPr>
          <w:tab/>
        </w:r>
        <w:r>
          <w:rPr>
            <w:noProof/>
            <w:webHidden/>
          </w:rPr>
          <w:fldChar w:fldCharType="begin"/>
        </w:r>
        <w:r>
          <w:rPr>
            <w:noProof/>
            <w:webHidden/>
          </w:rPr>
          <w:instrText xml:space="preserve"> PAGEREF _Toc235572550 \h </w:instrText>
        </w:r>
        <w:r>
          <w:rPr>
            <w:noProof/>
            <w:webHidden/>
          </w:rPr>
        </w:r>
        <w:r>
          <w:rPr>
            <w:noProof/>
            <w:webHidden/>
          </w:rPr>
          <w:fldChar w:fldCharType="separate"/>
        </w:r>
        <w:r>
          <w:rPr>
            <w:noProof/>
            <w:webHidden/>
          </w:rPr>
          <w:t>127</w:t>
        </w:r>
        <w:r>
          <w:rPr>
            <w:noProof/>
            <w:webHidden/>
          </w:rPr>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sidRPr="009F593D">
          <w:rPr>
            <w:rStyle w:val="Hyperlink"/>
            <w:noProof/>
          </w:rPr>
          <w:t>Figure 5.12 Response of the physical cost to each swept parameter (one-at-a-time)</w:t>
        </w:r>
        <w:r>
          <w:rPr>
            <w:noProof/>
            <w:webHidden/>
          </w:rPr>
          <w:tab/>
        </w:r>
        <w:r>
          <w:rPr>
            <w:noProof/>
            <w:webHidden/>
          </w:rPr>
          <w:fldChar w:fldCharType="begin"/>
        </w:r>
        <w:r>
          <w:rPr>
            <w:noProof/>
            <w:webHidden/>
          </w:rPr>
          <w:instrText xml:space="preserve"> PAGEREF _Toc235572551 \h </w:instrText>
        </w:r>
        <w:r>
          <w:rPr>
            <w:noProof/>
            <w:webHidden/>
          </w:rPr>
        </w:r>
        <w:r>
          <w:rPr>
            <w:noProof/>
            <w:webHidden/>
          </w:rPr>
          <w:fldChar w:fldCharType="separate"/>
        </w:r>
        <w:r>
          <w:rPr>
            <w:noProof/>
            <w:webHidden/>
          </w:rPr>
          <w:t>127</w:t>
        </w:r>
        <w:r>
          <w:rPr>
            <w:noProof/>
            <w:webHidden/>
          </w:rPr>
          <w:fldChar w:fldCharType="end"/>
        </w:r>
      </w:hyperlink>
    </w:p>
    <w:p w14:paraId="32252435" w14:textId="33E5A5F3"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lastRenderedPageBreak/>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77777777" w:rsidR="002408F0" w:rsidRDefault="00000000">
            <w:r w:rsidRPr="00BA1179">
              <w:t>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sidRPr="00BA1179">
        <w:rPr>
          <w:lang w:val="en-US"/>
        </w:rPr>
        <w:t>INTRODUCTION</w:t>
      </w:r>
      <w:bookmarkEnd w:id="33"/>
      <w:bookmarkEnd w:id="34"/>
    </w:p>
    <w:p w14:paraId="19AEEE92" w14:textId="75E5C01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A2DC8">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A2DC8">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A2DC8">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A2DC8">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169949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A2DC8">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A2DC8">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A2DC8">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A2DC8">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35"/>
      <w:r w:rsidRPr="00BA1179">
        <w:t xml:space="preserve"> Global trend in reported natural disasters, 1900</w:t>
      </w:r>
      <w:r w:rsidR="00036250">
        <w:t xml:space="preserve"> to </w:t>
      </w:r>
      <w:r w:rsidRPr="00BA1179">
        <w:t>2022</w:t>
      </w:r>
      <w:bookmarkEnd w:id="36"/>
    </w:p>
    <w:p w14:paraId="16581925" w14:textId="448E48C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A2DC8" w:rsidRPr="00BA1179">
        <w:t xml:space="preserve">Figure </w:t>
      </w:r>
      <w:r w:rsidR="00AA2DC8">
        <w:rPr>
          <w:noProof/>
        </w:rPr>
        <w:t>1</w:t>
      </w:r>
      <w:r w:rsidR="00AA2DC8">
        <w:t>.</w:t>
      </w:r>
      <w:r w:rsidR="00AA2DC8">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A2DC8">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A2DC8">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A2DC8">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F583033"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A2DC8">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B4310A6"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A2DC8">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A2DC8">
            <w:rPr>
              <w:noProof/>
              <w:lang w:eastAsia="tr-TR"/>
            </w:rPr>
            <w:t>(Thompson &amp; Calkin, 2011; Pacheco, 2015)</w:t>
          </w:r>
          <w:r w:rsidRPr="00BA1179">
            <w:rPr>
              <w:lang w:eastAsia="tr-TR"/>
            </w:rPr>
            <w:fldChar w:fldCharType="end"/>
          </w:r>
        </w:sdtContent>
      </w:sdt>
      <w:r w:rsidRPr="00BA1179">
        <w:rPr>
          <w:lang w:eastAsia="ja-JP"/>
        </w:rPr>
        <w:t>.</w:t>
      </w:r>
    </w:p>
    <w:p w14:paraId="7E1BE9C4" w14:textId="5A34C98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A2DC8">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A2DC8">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sidRPr="00BA1179">
        <w:rPr>
          <w:lang w:eastAsia="tr-TR"/>
        </w:rPr>
        <w:t>Gap Analysis</w:t>
      </w:r>
      <w:bookmarkEnd w:id="37"/>
    </w:p>
    <w:p w14:paraId="50CC8809" w14:textId="69C336F3"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1</w:t>
      </w:r>
      <w:r w:rsidRPr="00BA1179">
        <w:rPr>
          <w:lang w:eastAsia="tr-TR"/>
        </w:rPr>
        <w:fldChar w:fldCharType="end"/>
      </w:r>
      <w:r w:rsidRPr="00BA1179">
        <w:t>,each reflecting a structural rather than incidental shortcoming of current architectures.</w:t>
      </w:r>
    </w:p>
    <w:p w14:paraId="12468BF3" w14:textId="6E6E0746" w:rsidR="00D04603" w:rsidRPr="00BA1179" w:rsidRDefault="00D04603" w:rsidP="00D04603">
      <w:pPr>
        <w:pStyle w:val="Caption"/>
        <w:keepNext/>
      </w:pPr>
      <w:bookmarkStart w:id="38" w:name="_Ref223793965"/>
      <w:bookmarkStart w:id="39" w:name="_Toc235572488"/>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4ED22103"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A2DC8">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A2DC8">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A2DC8">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01A00E9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A2DC8">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A2DC8">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A2DC8">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A2DC8">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4C02F974"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A2DC8">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A2DC8">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A2DC8">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A2DC8">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A2DC8">
            <w:rPr>
              <w:noProof/>
            </w:rPr>
            <w:t>(Rapp, Rabung, Wilson, &amp; Toman, 2020)</w:t>
          </w:r>
          <w:r w:rsidRPr="00BA1179">
            <w:fldChar w:fldCharType="end"/>
          </w:r>
        </w:sdtContent>
      </w:sdt>
      <w:r w:rsidRPr="00BA1179">
        <w:t>.</w:t>
      </w:r>
    </w:p>
    <w:p w14:paraId="27A3D6C1" w14:textId="7E6ED06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A2DC8">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A2DC8">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A2DC8">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A2DC8">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A2DC8">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A2DC8">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EE1601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A2DC8">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A2DC8">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A2DC8">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A2DC8">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A2DC8">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A2DC8">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A2DC8">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A2DC8">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sidRPr="00BA1179">
        <w:rPr>
          <w:lang w:eastAsia="tr-TR"/>
        </w:rPr>
        <w:t>Main Contributions of the Thesis</w:t>
      </w:r>
      <w:bookmarkEnd w:id="41"/>
    </w:p>
    <w:p w14:paraId="0024568E" w14:textId="362BE4D7"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A2DC8" w:rsidRPr="00BA1179">
        <w:t xml:space="preserve">Table </w:t>
      </w:r>
      <w:r w:rsidR="00AA2DC8">
        <w:rPr>
          <w:noProof/>
        </w:rPr>
        <w:t>1</w:t>
      </w:r>
      <w:r w:rsidR="00AA2DC8">
        <w:t>.</w:t>
      </w:r>
      <w:r w:rsidR="00AA2DC8">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34EE9A95" w:rsidR="00663182" w:rsidRPr="00BA1179" w:rsidRDefault="00663182" w:rsidP="00663182">
      <w:pPr>
        <w:pStyle w:val="Caption"/>
        <w:keepNext/>
      </w:pPr>
      <w:bookmarkStart w:id="42" w:name="_Ref223821474"/>
      <w:bookmarkStart w:id="43" w:name="_Toc235572489"/>
      <w:r w:rsidRPr="00BA1179">
        <w:t xml:space="preserve">Table </w:t>
      </w:r>
      <w:r w:rsidR="006B3E1A">
        <w:fldChar w:fldCharType="begin"/>
      </w:r>
      <w:r w:rsidR="006B3E1A">
        <w:instrText xml:space="preserve"> STYLEREF 1 \s </w:instrText>
      </w:r>
      <w:r w:rsidR="006B3E1A">
        <w:fldChar w:fldCharType="separate"/>
      </w:r>
      <w:r w:rsidR="00AA2DC8">
        <w:rPr>
          <w:noProof/>
        </w:rPr>
        <w:t>1</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CB56F18"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A2DC8">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30347908"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A2DC8" w:rsidRPr="00BA1179">
        <w:t xml:space="preserve">Figure </w:t>
      </w:r>
      <w:r w:rsidR="00AA2DC8">
        <w:rPr>
          <w:noProof/>
        </w:rPr>
        <w:t>1</w:t>
      </w:r>
      <w:r w:rsidR="00AA2DC8">
        <w:t>.</w:t>
      </w:r>
      <w:r w:rsidR="00AA2DC8">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rsidRPr="00BA1179">
        <w:t xml:space="preserve">Figure </w:t>
      </w:r>
      <w:r w:rsidR="007C6708">
        <w:fldChar w:fldCharType="begin"/>
      </w:r>
      <w:r w:rsidR="007C6708">
        <w:instrText xml:space="preserve"> STYLEREF 1 \s </w:instrText>
      </w:r>
      <w:r w:rsidR="007C6708">
        <w:fldChar w:fldCharType="separate"/>
      </w:r>
      <w:r w:rsidR="00AA2DC8">
        <w:rPr>
          <w:noProof/>
        </w:rPr>
        <w:t>1</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rsidRPr="00BA1179">
        <w:t>Drivers of Fire Behavior</w:t>
      </w:r>
      <w:bookmarkEnd w:id="50"/>
    </w:p>
    <w:p w14:paraId="4A03F816" w14:textId="4A4C770B"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A2DC8">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A2DC8">
            <w:rPr>
              <w:noProof/>
            </w:rPr>
            <w:t>(Scott &amp; Burgan, 2005)</w:t>
          </w:r>
          <w:r w:rsidRPr="00BA1179">
            <w:fldChar w:fldCharType="end"/>
          </w:r>
        </w:sdtContent>
      </w:sdt>
      <w:r w:rsidRPr="00BA1179">
        <w:t>.</w:t>
      </w:r>
    </w:p>
    <w:p w14:paraId="15512DA6" w14:textId="7E69B79D"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A2DC8">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rsidRPr="00BA1179">
        <w:t>Families of Spread Models</w:t>
      </w:r>
      <w:bookmarkEnd w:id="51"/>
    </w:p>
    <w:p w14:paraId="4CC601BA" w14:textId="4116C477"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A2DC8">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A2DC8">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A2DC8">
            <w:rPr>
              <w:noProof/>
            </w:rPr>
            <w:t xml:space="preserve">(Sullivan, Wildland surface fire spread modelling 3: Simulation and mathematical </w:t>
          </w:r>
          <w:r w:rsidR="00AA2DC8">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rsidRPr="00BA1179">
        <w:t>Requirements of the Decision Layer on the Spread Model</w:t>
      </w:r>
      <w:bookmarkEnd w:id="52"/>
    </w:p>
    <w:p w14:paraId="48782B68" w14:textId="27222DF7"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A2DC8">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A2DC8" w:rsidRPr="00BA1179">
        <w:t xml:space="preserve">Figure </w:t>
      </w:r>
      <w:r w:rsidR="00AA2DC8">
        <w:rPr>
          <w:noProof/>
        </w:rPr>
        <w:t>2</w:t>
      </w:r>
      <w:r w:rsidR="00AA2DC8">
        <w:t>.</w:t>
      </w:r>
      <w:r w:rsidR="00AA2DC8">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07694A63">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A2DC8">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A2DC8">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A2DC8">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A2DC8">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5572423"/>
      <w:r w:rsidRPr="00BA1179">
        <w:lastRenderedPageBreak/>
        <w:t>Closed versus Open Decision Spaces</w:t>
      </w:r>
      <w:bookmarkEnd w:id="57"/>
    </w:p>
    <w:p w14:paraId="3949F2E5" w14:textId="211CE20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A2DC8">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A2DC8">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A2DC8">
            <w:rPr>
              <w:noProof/>
            </w:rPr>
            <w:t>(Fillmore &amp; Paveglio, 2023; Rapp, Rabung, Wilson, &amp; Toman, 2020)</w:t>
          </w:r>
          <w:r w:rsidRPr="00BA1179">
            <w:fldChar w:fldCharType="end"/>
          </w:r>
        </w:sdtContent>
      </w:sdt>
      <w:r w:rsidRPr="00BA1179">
        <w:t>.</w:t>
      </w:r>
    </w:p>
    <w:p w14:paraId="64F809CA" w14:textId="2FE4820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p>
    <w:p w14:paraId="6AE8F5B2" w14:textId="0C1E380F"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A2DC8">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A2DC8">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7FD9EC8D" w14:textId="2000801D"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A2DC8">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A2DC8">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rsidRPr="00BA1179">
        <w:t>Centralized and Distributed Decision Support Architectures</w:t>
      </w:r>
      <w:bookmarkEnd w:id="58"/>
    </w:p>
    <w:p w14:paraId="195125FF" w14:textId="24F95074"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A2DC8">
            <w:rPr>
              <w:noProof/>
            </w:rPr>
            <w:t>(Shim, et al., 2002; Arnott &amp; Pervan, 2005)</w:t>
          </w:r>
          <w:r w:rsidRPr="00BA1179">
            <w:fldChar w:fldCharType="end"/>
          </w:r>
        </w:sdtContent>
      </w:sdt>
      <w:r w:rsidRPr="00BA1179">
        <w:t>.</w:t>
      </w:r>
    </w:p>
    <w:p w14:paraId="592B709E" w14:textId="426041A5"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A2DC8">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A2DC8">
            <w:rPr>
              <w:noProof/>
            </w:rPr>
            <w:t>(Vásquez, 2021)</w:t>
          </w:r>
          <w:r w:rsidRPr="00BA1179">
            <w:fldChar w:fldCharType="end"/>
          </w:r>
        </w:sdtContent>
      </w:sdt>
      <w:r w:rsidRPr="00BA1179">
        <w:t>.</w:t>
      </w:r>
    </w:p>
    <w:p w14:paraId="48E45368" w14:textId="0FDDFC9E"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A2DC8" w:rsidRPr="00BA1179">
        <w:t xml:space="preserve">Figure </w:t>
      </w:r>
      <w:r w:rsidR="00AA2DC8">
        <w:rPr>
          <w:noProof/>
        </w:rPr>
        <w:t>2</w:t>
      </w:r>
      <w:r w:rsidR="00AA2DC8">
        <w:t>.</w:t>
      </w:r>
      <w:r w:rsidR="00AA2DC8">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1A2B3A53">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A2DC8">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A2DC8">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A2DC8">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304B9D0" w:rsidR="00DC608C" w:rsidRPr="00BA1179" w:rsidRDefault="00000000">
      <w:pPr>
        <w:pStyle w:val="Caption"/>
      </w:pPr>
      <w:bookmarkStart w:id="62" w:name="_RefTblF"/>
      <w:bookmarkStart w:id="63" w:name="_Toc235572490"/>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rsidRPr="00BA1179">
        <w:lastRenderedPageBreak/>
        <w:t>Linguistic Uncertainty and Fuzzy Inference</w:t>
      </w:r>
      <w:bookmarkEnd w:id="65"/>
    </w:p>
    <w:p w14:paraId="33002CDE" w14:textId="4697CCD1"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A2DC8">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A2DC8" w:rsidRPr="00BA1179">
        <w:t xml:space="preserve">( </w:t>
      </w:r>
      <w:r w:rsidR="00AA2DC8">
        <w:rPr>
          <w:noProof/>
        </w:rPr>
        <w:t>1</w:t>
      </w:r>
      <w:r w:rsidR="00AA2DC8"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A2DC8">
            <w:rPr>
              <w:noProof/>
            </w:rPr>
            <w:t>(Pedrycz, 1993)</w:t>
          </w:r>
          <w:r w:rsidRPr="00BA1179">
            <w:fldChar w:fldCharType="end"/>
          </w:r>
        </w:sdtContent>
      </w:sdt>
      <w:r w:rsidRPr="00BA1179">
        <w:t>.</w:t>
      </w:r>
    </w:p>
    <w:p w14:paraId="58D90584" w14:textId="7585CD92"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AA2DC8">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AA2DC8">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AA2DC8">
              <w:rPr>
                <w:noProof/>
              </w:rPr>
              <w:t>3</w:t>
            </w:r>
            <w:r w:rsidRPr="00BA1179">
              <w:fldChar w:fldCharType="end"/>
            </w:r>
            <w:r w:rsidRPr="00BA1179">
              <w:t xml:space="preserve"> )</w:t>
            </w:r>
            <w:bookmarkEnd w:id="69"/>
          </w:p>
        </w:tc>
      </w:tr>
    </w:tbl>
    <w:p w14:paraId="2EAFF339" w14:textId="390970C8"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A2DC8" w:rsidRPr="00BA1179">
        <w:t xml:space="preserve">( </w:t>
      </w:r>
      <w:r w:rsidR="00AA2DC8">
        <w:rPr>
          <w:noProof/>
        </w:rPr>
        <w:t>2</w:t>
      </w:r>
      <w:r w:rsidR="00AA2DC8"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A2DC8" w:rsidRPr="00BA1179">
        <w:t xml:space="preserve">( </w:t>
      </w:r>
      <w:r w:rsidR="00AA2DC8">
        <w:rPr>
          <w:noProof/>
        </w:rPr>
        <w:t>3</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688EFD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A2DC8">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AA2DC8">
              <w:rPr>
                <w:noProof/>
              </w:rPr>
              <w:t>4</w:t>
            </w:r>
            <w:r w:rsidRPr="00BA1179">
              <w:fldChar w:fldCharType="end"/>
            </w:r>
            <w:r w:rsidRPr="00BA1179">
              <w:t xml:space="preserve"> )</w:t>
            </w:r>
            <w:bookmarkEnd w:id="70"/>
          </w:p>
        </w:tc>
      </w:tr>
    </w:tbl>
    <w:p w14:paraId="1968ED9F" w14:textId="2CC0AA4C"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AA2DC8" w:rsidRPr="00BA1179">
        <w:t xml:space="preserve">( </w:t>
      </w:r>
      <w:r w:rsidR="00AA2DC8">
        <w:rPr>
          <w:noProof/>
        </w:rPr>
        <w:t>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AA2DC8">
              <w:rPr>
                <w:noProof/>
              </w:rPr>
              <w:t>5</w:t>
            </w:r>
            <w:r w:rsidRPr="00BA1179">
              <w:fldChar w:fldCharType="end"/>
            </w:r>
            <w:r w:rsidRPr="00BA1179">
              <w:t xml:space="preserve"> )</w:t>
            </w:r>
            <w:bookmarkEnd w:id="71"/>
          </w:p>
        </w:tc>
      </w:tr>
    </w:tbl>
    <w:p w14:paraId="0517DA95" w14:textId="69D90539"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A2DC8" w:rsidRPr="00BA1179">
            <w:t xml:space="preserve">( </w:t>
          </w:r>
          <w:r w:rsidR="00AA2DC8">
            <w:rPr>
              <w:noProof/>
            </w:rPr>
            <w:t>5</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A2DC8">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13B4CD0D">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73"/>
      <w:r>
        <w:t xml:space="preserve"> </w:t>
      </w:r>
      <w:r w:rsidRPr="00BA1179">
        <w:t>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r>
      <w:r>
        <w:instrText xml:space="preserve"> REF _Ref235198619 \h </w:instrText>
      </w:r>
      <w:r>
        <w:fldChar w:fldCharType="separate"/>
      </w:r>
      <w:r w:rsidR="00AA2DC8">
        <w:t xml:space="preserve">Figure </w:t>
      </w:r>
      <w:r w:rsidR="00AA2DC8">
        <w:rPr>
          <w:noProof/>
        </w:rPr>
        <w:t>2</w:t>
      </w:r>
      <w:r w:rsidR="00AA2DC8">
        <w:t>.</w:t>
      </w:r>
      <w:r w:rsidR="00AA2DC8">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A2DC8">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A2DC8">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44B9A8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A2DC8" w:rsidRPr="00BA1179">
        <w:t xml:space="preserve">( </w:t>
      </w:r>
      <w:r w:rsidR="00AA2DC8">
        <w:rPr>
          <w:noProof/>
        </w:rPr>
        <w:t>4</w:t>
      </w:r>
      <w:r w:rsidR="00AA2DC8"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A2DC8" w:rsidRPr="00BA1179">
        <w:t xml:space="preserve">( </w:t>
      </w:r>
      <w:r w:rsidR="00AA2DC8">
        <w:rPr>
          <w:noProof/>
        </w:rPr>
        <w:t>5</w:t>
      </w:r>
      <w:r w:rsidR="00AA2DC8"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AA2DC8">
              <w:rPr>
                <w:noProof/>
              </w:rPr>
              <w:t>6</w:t>
            </w:r>
            <w:r w:rsidRPr="00F63DAD">
              <w:fldChar w:fldCharType="end"/>
            </w:r>
            <w:r w:rsidRPr="00F63DAD">
              <w:t xml:space="preserve"> )</w:t>
            </w:r>
            <w:bookmarkEnd w:id="76"/>
          </w:p>
        </w:tc>
      </w:tr>
    </w:tbl>
    <w:p w14:paraId="7FE9F96F" w14:textId="2C4DBC57" w:rsidR="00D25AA8" w:rsidRDefault="00D25AA8" w:rsidP="00D25AA8">
      <w:pPr>
        <w:pStyle w:val="ParText"/>
      </w:pPr>
      <w:r>
        <w:t xml:space="preserve">In </w:t>
      </w:r>
      <w:r>
        <w:fldChar w:fldCharType="begin"/>
      </w:r>
      <w:r>
        <w:instrText xml:space="preserve"> REF _RefEqTS0 \h </w:instrText>
      </w:r>
      <w:r>
        <w:fldChar w:fldCharType="separate"/>
      </w:r>
      <w:r w:rsidR="00AA2DC8" w:rsidRPr="00F63DAD">
        <w:t xml:space="preserve">( </w:t>
      </w:r>
      <w:r w:rsidR="00AA2DC8">
        <w:rPr>
          <w:noProof/>
        </w:rPr>
        <w:t>6</w:t>
      </w:r>
      <w:r w:rsidR="00AA2DC8"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A2DC8" w:rsidRPr="00BA1179">
        <w:t xml:space="preserve">( </w:t>
      </w:r>
      <w:r w:rsidR="00AA2DC8">
        <w:rPr>
          <w:noProof/>
        </w:rPr>
        <w:t>3</w:t>
      </w:r>
      <w:r w:rsidR="00AA2DC8"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r>
      <w:r>
        <w:instrText xml:space="preserve"> REF _RefFigMTS \h </w:instrText>
      </w:r>
      <w:r>
        <w:fldChar w:fldCharType="separate"/>
      </w:r>
      <w:r w:rsidR="00AA2DC8">
        <w:t xml:space="preserve">Figure </w:t>
      </w:r>
      <w:r w:rsidR="00AA2DC8">
        <w:rPr>
          <w:noProof/>
        </w:rPr>
        <w:t>2</w:t>
      </w:r>
      <w:r w:rsidR="00AA2DC8">
        <w:t>.</w:t>
      </w:r>
      <w:r w:rsidR="00AA2DC8">
        <w:rPr>
          <w:noProof/>
        </w:rPr>
        <w:t>4</w:t>
      </w:r>
      <w:r>
        <w:fldChar w:fldCharType="end"/>
      </w:r>
      <w:r>
        <w:t xml:space="preserve"> contrasts the two pipelines stage by stage, and </w:t>
      </w:r>
      <w:r>
        <w:fldChar w:fldCharType="begin"/>
      </w:r>
      <w:r>
        <w:instrText xml:space="preserve"> REF _RefTblMTS \h </w:instrText>
      </w:r>
      <w:r>
        <w:fldChar w:fldCharType="separate"/>
      </w:r>
      <w:r w:rsidR="00AA2DC8">
        <w:t xml:space="preserve">Table </w:t>
      </w:r>
      <w:r w:rsidR="00AA2DC8">
        <w:rPr>
          <w:noProof/>
        </w:rPr>
        <w:t>2</w:t>
      </w:r>
      <w:r w:rsidR="00AA2DC8">
        <w:t>.</w:t>
      </w:r>
      <w:r w:rsidR="00AA2DC8">
        <w:rPr>
          <w:noProof/>
        </w:rPr>
        <w:t>2</w:t>
      </w:r>
      <w:r>
        <w:fldChar w:fldCharType="end"/>
      </w:r>
      <w:r>
        <w:t xml:space="preserve"> condenses the comparison. The front of the pipeline is identical; everything that differs follows from the consequent form.</w:t>
      </w:r>
    </w:p>
    <w:p w14:paraId="3FC2F046" w14:textId="7FD162CC" w:rsidR="00A54CE9" w:rsidRDefault="00A54CE9" w:rsidP="00A54CE9">
      <w:pPr>
        <w:pStyle w:val="Caption"/>
        <w:keepNext/>
      </w:pPr>
      <w:bookmarkStart w:id="77" w:name="_RefTblMTS"/>
      <w:bookmarkStart w:id="78" w:name="_Toc235572491"/>
      <w:r>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BE4C7A9"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A2DC8" w:rsidRPr="00F63DAD">
        <w:t xml:space="preserve">( </w:t>
      </w:r>
      <w:r w:rsidR="00AA2DC8">
        <w:rPr>
          <w:noProof/>
        </w:rPr>
        <w:t>6</w:t>
      </w:r>
      <w:r w:rsidR="00AA2DC8"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5572429"/>
      <w:r w:rsidRPr="00BA1179">
        <w:t>The Rule Explosion Problem</w:t>
      </w:r>
      <w:bookmarkEnd w:id="81"/>
    </w:p>
    <w:p w14:paraId="625D519B" w14:textId="52626178"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A2DC8" w:rsidRPr="00022A64">
        <w:t xml:space="preserve">( </w:t>
      </w:r>
      <w:r w:rsidR="00AA2DC8">
        <w:rPr>
          <w:noProof/>
        </w:rPr>
        <w:t>7</w:t>
      </w:r>
      <w:r w:rsidR="00AA2DC8"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A2DC8">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AA2DC8">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5572430"/>
      <w:r w:rsidRPr="00BA1179">
        <w:t>Concepts as an Intermediate Abstraction</w:t>
      </w:r>
      <w:bookmarkEnd w:id="83"/>
    </w:p>
    <w:p w14:paraId="7CC104A8" w14:textId="2769DB71"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w:t>
      </w:r>
    </w:p>
    <w:p w14:paraId="4DEED09D" w14:textId="7304037C" w:rsidR="000E1725" w:rsidRPr="00BA1179" w:rsidRDefault="00000000" w:rsidP="00E216D6">
      <w:pPr>
        <w:pStyle w:val="Caption"/>
      </w:pPr>
      <w:bookmarkStart w:id="84" w:name="_RefTblQ"/>
      <w:bookmarkStart w:id="85" w:name="_Ref234529138"/>
      <w:bookmarkStart w:id="86" w:name="_Toc235572492"/>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A2DC8">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0F3846D"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A2DC8" w:rsidRPr="00022A64">
        <w:t xml:space="preserve">( </w:t>
      </w:r>
      <w:r w:rsidR="00AA2DC8">
        <w:rPr>
          <w:noProof/>
        </w:rPr>
        <w:t>8</w:t>
      </w:r>
      <w:r w:rsidR="00AA2DC8"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AA2DC8">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rsidRPr="00BA1179">
        <w:lastRenderedPageBreak/>
        <w:t>Actions and Interventions in Wildfire Decision Support</w:t>
      </w:r>
      <w:bookmarkEnd w:id="89"/>
    </w:p>
    <w:p w14:paraId="19F52DBF" w14:textId="140D1E64"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A2DC8">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23DCAEC6"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6009BB99" w:rsidR="00156FCD" w:rsidRPr="00BA1179" w:rsidRDefault="00000000">
      <w:pPr>
        <w:pStyle w:val="Caption"/>
      </w:pPr>
      <w:bookmarkStart w:id="90" w:name="_Ref300000202"/>
      <w:bookmarkStart w:id="91" w:name="_Toc235572493"/>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A2DC8" w:rsidRPr="00AA2DC8">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A2DC8">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A2DC8">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A2DC8">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A2DC8">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A2DC8">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rsidRPr="00BA1179">
        <w:lastRenderedPageBreak/>
        <w:t>Decision Cost and Its Components</w:t>
      </w:r>
      <w:bookmarkEnd w:id="92"/>
    </w:p>
    <w:p w14:paraId="080DD1C3" w14:textId="5D7C80E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A2DC8">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AA2DC8">
              <w:rPr>
                <w:noProof/>
              </w:rPr>
              <w:t>9</w:t>
            </w:r>
            <w:r w:rsidRPr="00BA1179">
              <w:fldChar w:fldCharType="end"/>
            </w:r>
            <w:r w:rsidRPr="00BA1179">
              <w:t xml:space="preserve"> )</w:t>
            </w:r>
            <w:bookmarkEnd w:id="93"/>
          </w:p>
        </w:tc>
      </w:tr>
    </w:tbl>
    <w:p w14:paraId="1534EA7A" w14:textId="49CF6446"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A2DC8">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A2DC8" w:rsidRPr="00BA1179">
        <w:t xml:space="preserve">Table </w:t>
      </w:r>
      <w:r w:rsidR="00AA2DC8">
        <w:rPr>
          <w:noProof/>
        </w:rPr>
        <w:t>2</w:t>
      </w:r>
      <w:r w:rsidR="00AA2DC8">
        <w:t>.</w:t>
      </w:r>
      <w:r w:rsidR="00AA2DC8">
        <w:rPr>
          <w:noProof/>
        </w:rPr>
        <w:t>5</w:t>
      </w:r>
      <w:r w:rsidRPr="00BA1179">
        <w:fldChar w:fldCharType="end"/>
      </w:r>
      <w:r w:rsidRPr="00BA1179">
        <w:t>.</w:t>
      </w:r>
    </w:p>
    <w:p w14:paraId="6738C78D" w14:textId="2D8FC06C"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A2DC8">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A2DC8">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7DD25AD8" w:rsidR="001545DC" w:rsidRPr="00BA1179" w:rsidRDefault="00000000">
      <w:pPr>
        <w:pStyle w:val="Caption"/>
      </w:pPr>
      <w:bookmarkStart w:id="94" w:name="_RefTblC"/>
      <w:bookmarkStart w:id="95" w:name="_Toc235572494"/>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A2DC8">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A2DC8">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A2DC8">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A2DC8">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AA2DC8" w:rsidRPr="00BA1179">
        <w:t xml:space="preserve">( </w:t>
      </w:r>
      <w:r w:rsidR="00AA2DC8">
        <w:rPr>
          <w:noProof/>
        </w:rPr>
        <w:t>9</w:t>
      </w:r>
      <w:r w:rsidR="00AA2DC8"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rsidRPr="00BA1179">
        <w:t>Satisficing Acceptance and the Graduated Fail-Safe</w:t>
      </w:r>
      <w:bookmarkEnd w:id="96"/>
    </w:p>
    <w:p w14:paraId="5C7A6298" w14:textId="093B57E0"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A2DC8">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A2DC8">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AA2DC8">
              <w:rPr>
                <w:noProof/>
              </w:rPr>
              <w:t>10</w:t>
            </w:r>
            <w:r w:rsidRPr="00444FDD">
              <w:fldChar w:fldCharType="end"/>
            </w:r>
            <w:r w:rsidRPr="00444FDD">
              <w:t xml:space="preserve"> )</w:t>
            </w:r>
            <w:bookmarkEnd w:id="97"/>
          </w:p>
        </w:tc>
      </w:tr>
    </w:tbl>
    <w:p w14:paraId="3610275F" w14:textId="5651440F"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A2DC8" w:rsidRPr="00444FDD">
        <w:t xml:space="preserve">( </w:t>
      </w:r>
      <w:r w:rsidR="00AA2DC8">
        <w:rPr>
          <w:noProof/>
        </w:rPr>
        <w:t>10</w:t>
      </w:r>
      <w:r w:rsidR="00AA2DC8"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AA2DC8">
              <w:rPr>
                <w:noProof/>
              </w:rPr>
              <w:t>11</w:t>
            </w:r>
            <w:r w:rsidRPr="00D854A7">
              <w:fldChar w:fldCharType="end"/>
            </w:r>
            <w:r w:rsidRPr="00D854A7">
              <w:t xml:space="preserve"> )</w:t>
            </w:r>
            <w:bookmarkEnd w:id="98"/>
          </w:p>
        </w:tc>
      </w:tr>
    </w:tbl>
    <w:p w14:paraId="5C9F5E92" w14:textId="206B4945"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A2DC8" w:rsidRPr="00D854A7">
        <w:t xml:space="preserve">( </w:t>
      </w:r>
      <w:r w:rsidR="00AA2DC8">
        <w:rPr>
          <w:noProof/>
        </w:rPr>
        <w:t>11</w:t>
      </w:r>
      <w:r w:rsidR="00AA2DC8"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rsidRPr="00BA1179">
        <w:t>Epistemic Uncertainty, Traceability, and Sensitivity</w:t>
      </w:r>
      <w:bookmarkEnd w:id="99"/>
    </w:p>
    <w:p w14:paraId="24840BAB" w14:textId="278405BC"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A2DC8">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A2DC8">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A2DC8" w:rsidRPr="00A20B34">
        <w:t xml:space="preserve">( </w:t>
      </w:r>
      <w:r w:rsidR="00AA2DC8">
        <w:rPr>
          <w:noProof/>
        </w:rPr>
        <w:t>12</w:t>
      </w:r>
      <w:r w:rsidR="00AA2DC8"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AA2DC8">
              <w:rPr>
                <w:noProof/>
              </w:rPr>
              <w:t>12</w:t>
            </w:r>
            <w:r w:rsidRPr="00A20B34">
              <w:fldChar w:fldCharType="end"/>
            </w:r>
            <w:r w:rsidRPr="00A20B34">
              <w:t xml:space="preserve"> )</w:t>
            </w:r>
            <w:bookmarkEnd w:id="100"/>
          </w:p>
        </w:tc>
      </w:tr>
    </w:tbl>
    <w:p w14:paraId="47CB328A" w14:textId="5A408A90"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A2DC8">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A2DC8" w:rsidRPr="0085040B">
        <w:t xml:space="preserve">( </w:t>
      </w:r>
      <w:r w:rsidR="00AA2DC8">
        <w:rPr>
          <w:noProof/>
        </w:rPr>
        <w:t>13</w:t>
      </w:r>
      <w:r w:rsidR="00AA2DC8"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A2DC8" w:rsidRPr="00BA1179">
        <w:t xml:space="preserve">Table </w:t>
      </w:r>
      <w:r w:rsidR="00AA2DC8">
        <w:rPr>
          <w:noProof/>
        </w:rPr>
        <w:t>2</w:t>
      </w:r>
      <w:r w:rsidR="00AA2DC8">
        <w:t>.</w:t>
      </w:r>
      <w:r w:rsidR="00AA2DC8">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AA2DC8">
              <w:rPr>
                <w:noProof/>
              </w:rPr>
              <w:t>13</w:t>
            </w:r>
            <w:r w:rsidRPr="0085040B">
              <w:fldChar w:fldCharType="end"/>
            </w:r>
            <w:r w:rsidRPr="0085040B">
              <w:t xml:space="preserve"> )</w:t>
            </w:r>
            <w:bookmarkEnd w:id="101"/>
          </w:p>
        </w:tc>
      </w:tr>
    </w:tbl>
    <w:p w14:paraId="282EC340" w14:textId="3AFD9AE9" w:rsidR="00DC608C" w:rsidRPr="00BA1179" w:rsidRDefault="00000000">
      <w:pPr>
        <w:pStyle w:val="Caption"/>
      </w:pPr>
      <w:bookmarkStart w:id="102" w:name="_RefTblT"/>
      <w:bookmarkStart w:id="103" w:name="_Toc235572495"/>
      <w:r w:rsidRPr="00BA1179">
        <w:t xml:space="preserve">Table </w:t>
      </w:r>
      <w:r w:rsidR="006B3E1A">
        <w:fldChar w:fldCharType="begin"/>
      </w:r>
      <w:r w:rsidR="006B3E1A">
        <w:instrText xml:space="preserve"> STYLEREF 1 \s </w:instrText>
      </w:r>
      <w:r w:rsidR="006B3E1A">
        <w:fldChar w:fldCharType="separate"/>
      </w:r>
      <w:r w:rsidR="00AA2DC8">
        <w:rPr>
          <w:noProof/>
        </w:rPr>
        <w:t>2</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5572436"/>
      <w:r w:rsidRPr="00AF56FF">
        <w:t>Generative Models and Large Language Models</w:t>
      </w:r>
      <w:bookmarkEnd w:id="104"/>
    </w:p>
    <w:p w14:paraId="278ACAC2" w14:textId="49B763D5"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A2DC8">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A2DC8">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A2DC8">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A2DC8">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A2DC8">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5572437"/>
      <w:r w:rsidRPr="00BA1179">
        <w:t>Adaptive and Generative Decision Loops</w:t>
      </w:r>
      <w:bookmarkEnd w:id="105"/>
    </w:p>
    <w:p w14:paraId="5F0BF59F" w14:textId="768D2E10"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A2DC8">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A2DC8">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rsidRPr="00BA1179">
        <w:t xml:space="preserve">Figure </w:t>
      </w:r>
      <w:r w:rsidR="007C6708">
        <w:fldChar w:fldCharType="begin"/>
      </w:r>
      <w:r w:rsidR="007C6708">
        <w:instrText xml:space="preserve"> STYLEREF 1 \s </w:instrText>
      </w:r>
      <w:r w:rsidR="007C6708">
        <w:fldChar w:fldCharType="separate"/>
      </w:r>
      <w:r w:rsidR="00AA2DC8">
        <w:rPr>
          <w:noProof/>
        </w:rPr>
        <w:t>2</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106"/>
      <w:r w:rsidRPr="00BA1179">
        <w:t xml:space="preserve"> Staged adaptation loop with generative proposal and verification</w:t>
      </w:r>
      <w:bookmarkEnd w:id="107"/>
    </w:p>
    <w:p w14:paraId="027E4575" w14:textId="2DB8124E"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AA2DC8" w:rsidRPr="00BA1179">
        <w:t xml:space="preserve">Figure </w:t>
      </w:r>
      <w:r w:rsidR="00AA2DC8">
        <w:rPr>
          <w:noProof/>
        </w:rPr>
        <w:t>2</w:t>
      </w:r>
      <w:r w:rsidR="00AA2DC8">
        <w:t>.</w:t>
      </w:r>
      <w:r w:rsidR="00AA2DC8">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A2DC8">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AA2DC8">
              <w:rPr>
                <w:noProof/>
              </w:rPr>
              <w:t>14</w:t>
            </w:r>
            <w:r w:rsidRPr="00BA1179">
              <w:fldChar w:fldCharType="end"/>
            </w:r>
            <w:r w:rsidRPr="00BA1179">
              <w:t xml:space="preserve"> )</w:t>
            </w:r>
            <w:bookmarkEnd w:id="108"/>
          </w:p>
        </w:tc>
      </w:tr>
    </w:tbl>
    <w:p w14:paraId="6FB8674F" w14:textId="466A717A"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AA2DC8" w:rsidRPr="00BA1179">
        <w:t xml:space="preserve">( </w:t>
      </w:r>
      <w:r w:rsidR="00AA2DC8">
        <w:rPr>
          <w:noProof/>
        </w:rPr>
        <w:t>14</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A2DC8">
            <w:rPr>
              <w:noProof/>
            </w:rPr>
            <w:t>(Seshia, Sadigh, &amp; Sastry, 2022)</w:t>
          </w:r>
          <w:r w:rsidRPr="00BA1179">
            <w:fldChar w:fldCharType="end"/>
          </w:r>
        </w:sdtContent>
      </w:sdt>
      <w:r w:rsidRPr="00BA1179">
        <w:t>.</w:t>
      </w:r>
      <w:ins w:id="8001" w:author="CLAUDE" w:date="2026-07-23T22:00:00Z">
        <w:r>
          <w:t xml:space="preserve"> A rule proposed to fill a coverage gap is held to the same test: closing the gap does not qualify it, and it is admitted only when it lowers the cost by the margin δ on both reseeded rollouts, exactly like any other candidate. </w:t>
        </w:r>
      </w:ins>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sidRPr="00BA1179">
        <w:rPr>
          <w:lang w:eastAsia="ja-JP"/>
        </w:rPr>
        <w:t>Overall System Block Diagram</w:t>
      </w:r>
      <w:bookmarkEnd w:id="159"/>
      <w:bookmarkEnd w:id="160"/>
      <w:bookmarkEnd w:id="161"/>
    </w:p>
    <w:p w14:paraId="372400D7" w14:textId="675BF4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7545D978">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w:t>
      </w:r>
      <w:r w:rsidRPr="00BA1179">
        <w:rPr>
          <w:lang w:eastAsia="ja-JP"/>
        </w:rPr>
        <w:t>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A2DC8" w:rsidRPr="00BA1179">
        <w:t xml:space="preserve">( </w:t>
      </w:r>
      <w:r w:rsidR="00AA2DC8">
        <w:rPr>
          <w:noProof/>
        </w:rPr>
        <w:t>19</w:t>
      </w:r>
      <w:r w:rsidR="00AA2DC8"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AA2DC8">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rsidRPr="00BA1179">
        <w:t>Meteorology Data Layer</w:t>
      </w:r>
      <w:bookmarkEnd w:id="174"/>
    </w:p>
    <w:p w14:paraId="6ADA812D" w14:textId="5DF45B17"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16</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AA2DC8">
              <w:rPr>
                <w:noProof/>
              </w:rPr>
              <w:t>16</w:t>
            </w:r>
            <w:r w:rsidRPr="00BA1179">
              <w:fldChar w:fldCharType="end"/>
            </w:r>
            <w:r w:rsidRPr="00BA1179">
              <w:t xml:space="preserve"> )</w:t>
            </w:r>
            <w:bookmarkEnd w:id="175"/>
          </w:p>
        </w:tc>
      </w:tr>
    </w:tbl>
    <w:p w14:paraId="0A428347" w14:textId="4E9CC5D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6106D5BC" w:rsidR="000E1725" w:rsidRDefault="00000000" w:rsidP="00AA04D1">
      <w:pPr>
        <w:pStyle w:val="Caption"/>
        <w:keepNext/>
      </w:pPr>
      <w:bookmarkStart w:id="176" w:name="_Ref234400882"/>
      <w:bookmarkStart w:id="177" w:name="_Toc235572496"/>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rsidRPr="00BA1179">
        <w:t>Topography Data Layer</w:t>
      </w:r>
      <w:bookmarkEnd w:id="178"/>
    </w:p>
    <w:p w14:paraId="028A027E" w14:textId="54BC8B60"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17</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AA2DC8">
              <w:rPr>
                <w:noProof/>
              </w:rPr>
              <w:t>17</w:t>
            </w:r>
            <w:r w:rsidRPr="00BA1179">
              <w:fldChar w:fldCharType="end"/>
            </w:r>
            <w:r w:rsidRPr="00BA1179">
              <w:t xml:space="preserve"> )</w:t>
            </w:r>
            <w:bookmarkEnd w:id="179"/>
          </w:p>
        </w:tc>
      </w:tr>
    </w:tbl>
    <w:p w14:paraId="4C2C01C4" w14:textId="002DC1B8" w:rsidR="000E1725" w:rsidRDefault="00000000" w:rsidP="00756D50">
      <w:pPr>
        <w:pStyle w:val="Caption"/>
        <w:keepNext/>
      </w:pPr>
      <w:bookmarkStart w:id="180" w:name="_Ref234400893"/>
      <w:bookmarkStart w:id="181" w:name="_Toc235572497"/>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rsidRPr="00BA1179">
        <w:t>Fuel Data Layer</w:t>
      </w:r>
      <w:bookmarkEnd w:id="182"/>
    </w:p>
    <w:p w14:paraId="79D99325" w14:textId="4BB01028"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A2DC8" w:rsidRPr="00BA1179">
        <w:t xml:space="preserve">( </w:t>
      </w:r>
      <w:r w:rsidR="00AA2DC8">
        <w:rPr>
          <w:noProof/>
        </w:rPr>
        <w:t>18</w:t>
      </w:r>
      <w:r w:rsidR="00AA2DC8"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A2DC8" w:rsidRPr="00BA1179">
        <w:t xml:space="preserve">Table </w:t>
      </w:r>
      <w:r w:rsidR="00AA2DC8">
        <w:rPr>
          <w:noProof/>
        </w:rPr>
        <w:t>3</w:t>
      </w:r>
      <w:r w:rsidR="00AA2DC8">
        <w:t>.</w:t>
      </w:r>
      <w:r w:rsidR="00AA2DC8">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AA2DC8">
              <w:rPr>
                <w:noProof/>
              </w:rPr>
              <w:t>18</w:t>
            </w:r>
            <w:r w:rsidRPr="00BA1179">
              <w:fldChar w:fldCharType="end"/>
            </w:r>
            <w:r w:rsidRPr="00BA1179">
              <w:t xml:space="preserve"> )</w:t>
            </w:r>
            <w:bookmarkEnd w:id="184"/>
          </w:p>
        </w:tc>
      </w:tr>
    </w:tbl>
    <w:p w14:paraId="1E853935" w14:textId="0A8D1943" w:rsidR="000E1725" w:rsidRDefault="00000000" w:rsidP="00060D4F">
      <w:pPr>
        <w:pStyle w:val="Caption"/>
        <w:keepNext/>
      </w:pPr>
      <w:bookmarkStart w:id="185" w:name="_Ref235058102"/>
      <w:bookmarkStart w:id="186" w:name="_Toc235572498"/>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rsidRPr="00BA1179">
        <w:t>Ignition Layer</w:t>
      </w:r>
      <w:bookmarkEnd w:id="187"/>
    </w:p>
    <w:p w14:paraId="6BE7B6BA" w14:textId="59E4CA89"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A2DC8" w:rsidRPr="00BA1179">
        <w:t xml:space="preserve">( </w:t>
      </w:r>
      <w:r w:rsidR="00AA2DC8">
        <w:rPr>
          <w:noProof/>
        </w:rPr>
        <w:t>19</w:t>
      </w:r>
      <w:r w:rsidR="00AA2DC8"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AA2DC8">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5572445"/>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A2DC8" w:rsidRPr="00BA1179">
        <w:rPr>
          <w:i/>
          <w:iCs/>
        </w:rPr>
        <w:t xml:space="preserve">( </w:t>
      </w:r>
      <w:r w:rsidR="00AA2DC8">
        <w:rPr>
          <w:i/>
          <w:iCs/>
          <w:noProof/>
        </w:rPr>
        <w:t>20</w:t>
      </w:r>
      <w:r w:rsidR="00AA2DC8"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A2DC8">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0C7018"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6A927FFE" w:rsidR="000E1725" w:rsidRPr="00BA1179" w:rsidRDefault="00000000" w:rsidP="00C67F9C">
      <w:pPr>
        <w:pStyle w:val="Caption"/>
        <w:keepNext/>
      </w:pPr>
      <w:bookmarkStart w:id="191" w:name="_Ref234401011"/>
      <w:bookmarkStart w:id="192" w:name="_Toc235572499"/>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A2DC8" w:rsidRPr="00BA1179">
        <w:t xml:space="preserve">( </w:t>
      </w:r>
      <w:r w:rsidR="00AA2DC8">
        <w:rPr>
          <w:noProof/>
        </w:rPr>
        <w:t>21</w:t>
      </w:r>
      <w:r w:rsidR="00AA2DC8"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AA2DC8">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72B85E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A2DC8" w:rsidRPr="00BA1179">
        <w:t xml:space="preserve">Table </w:t>
      </w:r>
      <w:r w:rsidR="00AA2DC8">
        <w:rPr>
          <w:noProof/>
        </w:rPr>
        <w:t>3</w:t>
      </w:r>
      <w:r w:rsidR="00AA2DC8">
        <w:t>.</w:t>
      </w:r>
      <w:r w:rsidR="00AA2DC8">
        <w:rPr>
          <w:noProof/>
        </w:rPr>
        <w:t>5</w:t>
      </w:r>
      <w:r w:rsidRPr="00BA1179">
        <w:rPr>
          <w:lang w:eastAsia="tr-TR"/>
        </w:rPr>
        <w:fldChar w:fldCharType="end"/>
      </w:r>
      <w:r w:rsidRPr="00BA1179">
        <w:rPr>
          <w:lang w:eastAsia="tr-TR"/>
        </w:rPr>
        <w:t>.</w:t>
      </w:r>
    </w:p>
    <w:p w14:paraId="205739E6" w14:textId="6652F2E9" w:rsidR="000E1725" w:rsidRPr="00BA1179" w:rsidRDefault="00000000" w:rsidP="0078234F">
      <w:pPr>
        <w:pStyle w:val="Caption"/>
        <w:keepNext/>
      </w:pPr>
      <w:bookmarkStart w:id="194" w:name="_Ref234401135"/>
      <w:bookmarkStart w:id="195" w:name="_Toc235572500"/>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5</w:t>
      </w:r>
      <w:r w:rsidR="006B3E1A">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5572447"/>
      <w:r w:rsidRPr="00BA1179">
        <w:rPr>
          <w:lang w:eastAsia="ja-JP"/>
        </w:rPr>
        <w:t>Spatio-Temporal State Transition</w:t>
      </w:r>
      <w:bookmarkEnd w:id="197"/>
    </w:p>
    <w:p w14:paraId="4B155A8E" w14:textId="461CE598"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A2DC8" w:rsidRPr="00BA1179">
        <w:t xml:space="preserve">( </w:t>
      </w:r>
      <w:r w:rsidR="00AA2DC8">
        <w:rPr>
          <w:noProof/>
        </w:rPr>
        <w:t>22</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AA2DC8">
              <w:rPr>
                <w:noProof/>
              </w:rPr>
              <w:t>22</w:t>
            </w:r>
            <w:r w:rsidRPr="00BA1179">
              <w:fldChar w:fldCharType="end"/>
            </w:r>
            <w:bookmarkEnd w:id="198"/>
            <w:r w:rsidRPr="00BA1179">
              <w:t xml:space="preserve"> )</w:t>
            </w:r>
            <w:bookmarkEnd w:id="199"/>
          </w:p>
        </w:tc>
      </w:tr>
    </w:tbl>
    <w:p w14:paraId="7B91C7B4" w14:textId="2BDF9364"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A2DC8" w:rsidRPr="00BA1179">
        <w:t xml:space="preserve">( </w:t>
      </w:r>
      <w:r w:rsidR="00AA2DC8">
        <w:rPr>
          <w:noProof/>
        </w:rPr>
        <w:t>23</w:t>
      </w:r>
      <w:r w:rsidR="00AA2DC8"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AA2DC8">
              <w:rPr>
                <w:noProof/>
              </w:rPr>
              <w:t>23</w:t>
            </w:r>
            <w:r w:rsidRPr="00BA1179">
              <w:fldChar w:fldCharType="end"/>
            </w:r>
            <w:r w:rsidRPr="00BA1179">
              <w:t xml:space="preserve"> )</w:t>
            </w:r>
            <w:bookmarkEnd w:id="200"/>
          </w:p>
        </w:tc>
      </w:tr>
    </w:tbl>
    <w:p w14:paraId="31974140" w14:textId="1EEB2548"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A2DC8" w:rsidRPr="00BA1179">
        <w:t xml:space="preserve">Figure </w:t>
      </w:r>
      <w:r w:rsidR="00AA2DC8">
        <w:rPr>
          <w:noProof/>
        </w:rPr>
        <w:t>3</w:t>
      </w:r>
      <w:r w:rsidR="00AA2DC8">
        <w:t>.</w:t>
      </w:r>
      <w:r w:rsidR="00AA2DC8">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2</w:t>
      </w:r>
      <w:r w:rsidR="007C6708">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sidRPr="00BA1179">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A2DC8" w:rsidRPr="00AA2DC8">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15</w:t>
      </w:r>
      <w:r w:rsidR="00AA2DC8"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AA2DC8">
              <w:rPr>
                <w:noProof/>
              </w:rPr>
              <w:t>24</w:t>
            </w:r>
            <w:r w:rsidRPr="00BA1179">
              <w:fldChar w:fldCharType="end"/>
            </w:r>
            <w:r w:rsidRPr="00BA1179">
              <w:t xml:space="preserve"> )</w:t>
            </w:r>
            <w:bookmarkEnd w:id="204"/>
          </w:p>
        </w:tc>
      </w:tr>
    </w:tbl>
    <w:p w14:paraId="11DDFBA2" w14:textId="35FC6562"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A2DC8" w:rsidRPr="00BA1179">
        <w:t xml:space="preserve">Figure </w:t>
      </w:r>
      <w:r w:rsidR="00AA2DC8">
        <w:rPr>
          <w:noProof/>
        </w:rPr>
        <w:t>3</w:t>
      </w:r>
      <w:r w:rsidR="00AA2DC8">
        <w:t>.</w:t>
      </w:r>
      <w:r w:rsidR="00AA2DC8">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5B48071D">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61232A7D"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25</w:t>
      </w:r>
      <w:r w:rsidR="00AA2DC8"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26</w:t>
      </w:r>
      <w:r w:rsidR="00AA2DC8"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A2DC8" w:rsidRPr="00BA1179">
        <w:t xml:space="preserve">( </w:t>
      </w:r>
      <w:r w:rsidR="00AA2DC8">
        <w:rPr>
          <w:noProof/>
        </w:rPr>
        <w:t>25</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AA2DC8">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A2DC8" w:rsidRPr="00BA1179">
        <w:t xml:space="preserve">( </w:t>
      </w:r>
      <w:r w:rsidR="00AA2DC8">
        <w:rPr>
          <w:noProof/>
        </w:rPr>
        <w:t>26</w:t>
      </w:r>
      <w:r w:rsidR="00AA2DC8"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AA2DC8">
              <w:rPr>
                <w:noProof/>
              </w:rPr>
              <w:t>26</w:t>
            </w:r>
            <w:r w:rsidRPr="00BA1179">
              <w:fldChar w:fldCharType="end"/>
            </w:r>
            <w:r w:rsidRPr="00BA1179">
              <w:t xml:space="preserve"> )</w:t>
            </w:r>
            <w:bookmarkEnd w:id="208"/>
          </w:p>
        </w:tc>
      </w:tr>
    </w:tbl>
    <w:p w14:paraId="658A1CF0" w14:textId="064B77D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AA2DC8">
              <w:rPr>
                <w:noProof/>
              </w:rPr>
              <w:t>27</w:t>
            </w:r>
            <w:r w:rsidRPr="00BA1179">
              <w:fldChar w:fldCharType="end"/>
            </w:r>
            <w:r w:rsidRPr="00BA1179">
              <w:t xml:space="preserve"> )</w:t>
            </w:r>
            <w:bookmarkEnd w:id="209"/>
          </w:p>
        </w:tc>
      </w:tr>
    </w:tbl>
    <w:p w14:paraId="7C35376E" w14:textId="1B29096F"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A2DC8">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A2DC8">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AA2DC8">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AA2DC8">
              <w:rPr>
                <w:noProof/>
              </w:rPr>
              <w:t>29</w:t>
            </w:r>
            <w:r w:rsidRPr="00BA1179">
              <w:fldChar w:fldCharType="end"/>
            </w:r>
            <w:r w:rsidRPr="00BA1179">
              <w:t xml:space="preserve"> )</w:t>
            </w:r>
            <w:bookmarkEnd w:id="211"/>
          </w:p>
        </w:tc>
      </w:tr>
    </w:tbl>
    <w:p w14:paraId="11463179" w14:textId="5FFE973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30</w:t>
      </w:r>
      <w:r w:rsidR="00AA2DC8"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AA2DC8">
              <w:rPr>
                <w:noProof/>
              </w:rPr>
              <w:t>30</w:t>
            </w:r>
            <w:r w:rsidRPr="00BA1179">
              <w:fldChar w:fldCharType="end"/>
            </w:r>
            <w:r w:rsidRPr="00BA1179">
              <w:t xml:space="preserve"> )</w:t>
            </w:r>
            <w:bookmarkEnd w:id="212"/>
          </w:p>
        </w:tc>
      </w:tr>
    </w:tbl>
    <w:p w14:paraId="126CF960" w14:textId="6F752474"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A2DC8" w:rsidRPr="00BA1179">
        <w:t xml:space="preserve">Figure </w:t>
      </w:r>
      <w:r w:rsidR="00AA2DC8">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rsidRPr="00BA1179">
        <w:t xml:space="preserve">Figure </w:t>
      </w:r>
      <w:r>
        <w:fldChar w:fldCharType="begin"/>
      </w:r>
      <w:r>
        <w:instrText xml:space="preserve"> STYLEREF 1 \s </w:instrText>
      </w:r>
      <w:r>
        <w:fldChar w:fldCharType="separate"/>
      </w:r>
      <w:r w:rsidR="00AA2DC8">
        <w:rPr>
          <w:noProof/>
        </w:rPr>
        <w:t>3</w:t>
      </w:r>
      <w:r>
        <w:fldChar w:fldCharType="end"/>
      </w:r>
      <w:r>
        <w:t>.</w:t>
      </w:r>
      <w:r>
        <w:fldChar w:fldCharType="begin"/>
      </w:r>
      <w:r>
        <w:instrText xml:space="preserve"> SEQ Figure \* ARABIC \s 1 </w:instrText>
      </w:r>
      <w:r>
        <w:fldChar w:fldCharType="separate"/>
      </w:r>
      <w:r w:rsidR="00AA2DC8">
        <w:rPr>
          <w:noProof/>
        </w:rPr>
        <w:t>4</w:t>
      </w:r>
      <w:r>
        <w:fldChar w:fldCharType="end"/>
      </w:r>
      <w:bookmarkEnd w:id="213"/>
      <w:r w:rsidRPr="00BA1179">
        <w:t xml:space="preserve"> Wind-dependent directional propagation into target cell</w:t>
      </w:r>
      <w:bookmarkEnd w:id="214"/>
      <w:r w:rsidRPr="00BA1179">
        <w:t xml:space="preserve"> </w:t>
      </w:r>
    </w:p>
    <w:p w14:paraId="03319F82" w14:textId="09A90B4D"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A2DC8" w:rsidRPr="00BA1179">
        <w:t xml:space="preserve">( </w:t>
      </w:r>
      <w:r w:rsidR="00AA2DC8">
        <w:rPr>
          <w:noProof/>
        </w:rPr>
        <w:t>28</w:t>
      </w:r>
      <w:r w:rsidR="00AA2DC8"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A2DC8" w:rsidRPr="00BA1179">
        <w:t xml:space="preserve">( </w:t>
      </w:r>
      <w:r w:rsidR="00AA2DC8">
        <w:rPr>
          <w:noProof/>
        </w:rPr>
        <w:t>27</w:t>
      </w:r>
      <w:r w:rsidR="00AA2DC8"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BCC921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A2DC8" w:rsidRPr="00BA1179">
        <w:t xml:space="preserve">( </w:t>
      </w:r>
      <w:r w:rsidR="00AA2DC8">
        <w:rPr>
          <w:noProof/>
        </w:rPr>
        <w:t>31</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A2DC8">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AA2DC8">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77A7B45F"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A2DC8">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AA2DC8">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1D4D176"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A2DC8" w:rsidRPr="00BA1179">
        <w:t xml:space="preserve">( </w:t>
      </w:r>
      <w:r w:rsidR="00AA2DC8">
        <w:rPr>
          <w:noProof/>
        </w:rPr>
        <w:t>33</w:t>
      </w:r>
      <w:r w:rsidR="00AA2DC8"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A2DC8">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AA2DC8">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24D0311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A2DC8" w:rsidRPr="00BA1179">
        <w:t xml:space="preserve">( </w:t>
      </w:r>
      <w:r w:rsidR="00AA2DC8">
        <w:rPr>
          <w:noProof/>
        </w:rPr>
        <w:t>34</w:t>
      </w:r>
      <w:r w:rsidR="00AA2DC8"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AA2DC8">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rsidRPr="00BA1179">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A2DC8" w:rsidRPr="00BA1179">
        <w:t xml:space="preserve">( </w:t>
      </w:r>
      <w:r w:rsidR="00AA2DC8">
        <w:rPr>
          <w:noProof/>
        </w:rPr>
        <w:t>35</w:t>
      </w:r>
      <w:r w:rsidR="00AA2DC8"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AA2DC8">
              <w:rPr>
                <w:noProof/>
              </w:rPr>
              <w:t>35</w:t>
            </w:r>
            <w:r w:rsidRPr="00BA1179">
              <w:fldChar w:fldCharType="end"/>
            </w:r>
            <w:r w:rsidRPr="00BA1179">
              <w:t xml:space="preserve"> )</w:t>
            </w:r>
            <w:bookmarkEnd w:id="221"/>
          </w:p>
        </w:tc>
      </w:tr>
    </w:tbl>
    <w:p w14:paraId="2C07F705" w14:textId="75B0A940"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A2DC8" w:rsidRPr="00BA1179">
        <w:t xml:space="preserve">Table </w:t>
      </w:r>
      <w:r w:rsidR="00AA2DC8">
        <w:rPr>
          <w:noProof/>
        </w:rPr>
        <w:t>3</w:t>
      </w:r>
      <w:r w:rsidR="00AA2DC8">
        <w:t>.</w:t>
      </w:r>
      <w:r w:rsidR="00AA2DC8">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970584F" w:rsidR="00705014" w:rsidRPr="00BA1179" w:rsidRDefault="00705014" w:rsidP="00705014">
      <w:pPr>
        <w:pStyle w:val="Caption"/>
        <w:keepNext/>
      </w:pPr>
      <w:bookmarkStart w:id="222" w:name="_Ref226592179"/>
      <w:bookmarkStart w:id="223" w:name="_Toc235572501"/>
      <w:r w:rsidRPr="00BA1179">
        <w:t xml:space="preserve">Table </w:t>
      </w:r>
      <w:r w:rsidR="006B3E1A">
        <w:fldChar w:fldCharType="begin"/>
      </w:r>
      <w:r w:rsidR="006B3E1A">
        <w:instrText xml:space="preserve"> STYLEREF 1 \s </w:instrText>
      </w:r>
      <w:r w:rsidR="006B3E1A">
        <w:fldChar w:fldCharType="separate"/>
      </w:r>
      <w:r w:rsidR="00AA2DC8">
        <w:rPr>
          <w:noProof/>
        </w:rPr>
        <w:t>3</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6</w:t>
      </w:r>
      <w:r w:rsidR="006B3E1A">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rsidRPr="00BA1179">
        <w:t xml:space="preserve">Figure </w:t>
      </w:r>
      <w:r w:rsidR="007C6708">
        <w:fldChar w:fldCharType="begin"/>
      </w:r>
      <w:r w:rsidR="007C6708">
        <w:instrText xml:space="preserve"> STYLEREF 1 \s </w:instrText>
      </w:r>
      <w:r w:rsidR="007C6708">
        <w:fldChar w:fldCharType="separate"/>
      </w:r>
      <w:r w:rsidR="00AA2DC8">
        <w:rPr>
          <w:noProof/>
        </w:rPr>
        <w:t>3</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5</w:t>
      </w:r>
      <w:r w:rsidR="007C6708">
        <w:fldChar w:fldCharType="end"/>
      </w:r>
      <w:bookmarkEnd w:id="227"/>
      <w:r w:rsidRPr="00BA1179">
        <w:t xml:space="preserve"> DSS</w:t>
      </w:r>
      <w:r w:rsidR="00CB786C">
        <w:t xml:space="preserve"> </w:t>
      </w:r>
      <w:r w:rsidRPr="00BA1179">
        <w:t>Simulation Core Interface</w:t>
      </w:r>
      <w:bookmarkEnd w:id="228"/>
    </w:p>
    <w:bookmarkEnd w:id="226"/>
    <w:p w14:paraId="3D6F3A35" w14:textId="7C0D6F7E"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A2DC8" w:rsidRPr="00BA1179">
        <w:t xml:space="preserve">( </w:t>
      </w:r>
      <w:r w:rsidR="00AA2DC8">
        <w:rPr>
          <w:noProof/>
        </w:rPr>
        <w:t>36</w:t>
      </w:r>
      <w:r w:rsidR="00AA2DC8"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A2DC8" w:rsidRPr="00BA1179">
        <w:t xml:space="preserve">Figure </w:t>
      </w:r>
      <w:r w:rsidR="00AA2DC8">
        <w:rPr>
          <w:noProof/>
        </w:rPr>
        <w:t>3</w:t>
      </w:r>
      <w:r w:rsidR="00AA2DC8">
        <w:t>.</w:t>
      </w:r>
      <w:r w:rsidR="00AA2DC8">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AA2DC8">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1</w:t>
      </w:r>
      <w:r w:rsidR="007C6708">
        <w:fldChar w:fldCharType="end"/>
      </w:r>
      <w:bookmarkEnd w:id="234"/>
      <w:r w:rsidRPr="00BA1179">
        <w:t xml:space="preserve"> DisasterAware system block diagram (DSS focused)</w:t>
      </w:r>
      <w:bookmarkEnd w:id="235"/>
    </w:p>
    <w:p w14:paraId="2EBD3390" w14:textId="159264A8"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A2DC8" w:rsidRPr="00BA1179">
        <w:t xml:space="preserve">Figure </w:t>
      </w:r>
      <w:r w:rsidR="00AA2DC8">
        <w:rPr>
          <w:noProof/>
        </w:rPr>
        <w:t>3</w:t>
      </w:r>
      <w:r w:rsidR="00AA2DC8">
        <w:t>.</w:t>
      </w:r>
      <w:r w:rsidR="00AA2DC8">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3A7947C6"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A2DC8">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rsidRPr="00BA1179">
        <w:t>Layer 1: Input Space</w:t>
      </w:r>
      <w:bookmarkEnd w:id="236"/>
    </w:p>
    <w:p w14:paraId="20FC8C60" w14:textId="1EFF2769"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A2DC8" w:rsidRPr="00BA1179">
        <w:t xml:space="preserve">Figure </w:t>
      </w:r>
      <w:r w:rsidR="00AA2DC8">
        <w:rPr>
          <w:noProof/>
        </w:rPr>
        <w:t>4</w:t>
      </w:r>
      <w:r w:rsidR="00AA2DC8">
        <w:t>.</w:t>
      </w:r>
      <w:r w:rsidR="00AA2DC8">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rsidRPr="00BA1179">
        <w:t>Layer 2: Observation, Features, and Confidence</w:t>
      </w:r>
      <w:bookmarkEnd w:id="237"/>
    </w:p>
    <w:p w14:paraId="4B33A651" w14:textId="753759F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A2DC8" w:rsidRPr="00BA1179">
        <w:t xml:space="preserve">( </w:t>
      </w:r>
      <w:r w:rsidR="00AA2DC8">
        <w:rPr>
          <w:noProof/>
        </w:rPr>
        <w:t>37</w:t>
      </w:r>
      <w:r w:rsidR="00AA2DC8"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AA2DC8">
              <w:rPr>
                <w:noProof/>
              </w:rPr>
              <w:t>37</w:t>
            </w:r>
            <w:r w:rsidRPr="00BA1179">
              <w:fldChar w:fldCharType="end"/>
            </w:r>
            <w:r w:rsidRPr="00BA1179">
              <w:t xml:space="preserve"> )</w:t>
            </w:r>
            <w:bookmarkEnd w:id="238"/>
          </w:p>
        </w:tc>
      </w:tr>
    </w:tbl>
    <w:p w14:paraId="01DEED2F" w14:textId="7350780D"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A2DC8" w:rsidRPr="00BA1179">
        <w:t xml:space="preserve">Table </w:t>
      </w:r>
      <w:r w:rsidR="00AA2DC8">
        <w:rPr>
          <w:noProof/>
        </w:rPr>
        <w:t>4</w:t>
      </w:r>
      <w:r w:rsidR="00AA2DC8">
        <w:t>.</w:t>
      </w:r>
      <w:r w:rsidR="00AA2DC8">
        <w:rPr>
          <w:noProof/>
        </w:rPr>
        <w:t>1</w:t>
      </w:r>
      <w:r w:rsidRPr="00BA1179">
        <w:fldChar w:fldCharType="end"/>
      </w:r>
      <w:r w:rsidRPr="00BA1179">
        <w:t xml:space="preserve">. </w:t>
      </w:r>
    </w:p>
    <w:p w14:paraId="6BFF6E12" w14:textId="0AFEFA22" w:rsidR="000E1725" w:rsidRPr="00BA1179" w:rsidRDefault="00000000">
      <w:pPr>
        <w:pStyle w:val="Caption"/>
        <w:keepNext/>
      </w:pPr>
      <w:bookmarkStart w:id="239" w:name="_Ref234666636"/>
      <w:bookmarkStart w:id="240" w:name="_RefTblConf"/>
      <w:bookmarkStart w:id="241" w:name="_Toc235572502"/>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AA2DC8">
              <w:rPr>
                <w:noProof/>
              </w:rPr>
              <w:t>38</w:t>
            </w:r>
            <w:r w:rsidRPr="00BA1179">
              <w:fldChar w:fldCharType="end"/>
            </w:r>
            <w:r w:rsidRPr="00BA1179">
              <w:t xml:space="preserve"> )</w:t>
            </w:r>
            <w:bookmarkEnd w:id="242"/>
          </w:p>
        </w:tc>
      </w:tr>
    </w:tbl>
    <w:p w14:paraId="2B4460DE" w14:textId="233223F3"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A2DC8" w:rsidRPr="00BA1179">
        <w:t xml:space="preserve">( </w:t>
      </w:r>
      <w:r w:rsidR="00AA2DC8">
        <w:rPr>
          <w:noProof/>
        </w:rPr>
        <w:t>39</w:t>
      </w:r>
      <w:r w:rsidR="00AA2DC8"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AA2DC8">
              <w:rPr>
                <w:noProof/>
              </w:rPr>
              <w:t>39</w:t>
            </w:r>
            <w:r w:rsidRPr="00BA1179">
              <w:fldChar w:fldCharType="end"/>
            </w:r>
            <w:r w:rsidRPr="00BA1179">
              <w:t xml:space="preserve"> )</w:t>
            </w:r>
            <w:bookmarkEnd w:id="243"/>
          </w:p>
        </w:tc>
      </w:tr>
    </w:tbl>
    <w:p w14:paraId="52F67562" w14:textId="3F3EA3F9"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A2DC8" w:rsidRPr="00BA1179">
        <w:t xml:space="preserve">( </w:t>
      </w:r>
      <w:r w:rsidR="00AA2DC8">
        <w:rPr>
          <w:noProof/>
        </w:rPr>
        <w:t>40</w:t>
      </w:r>
      <w:r w:rsidR="00AA2DC8"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AA2DC8">
              <w:rPr>
                <w:noProof/>
              </w:rPr>
              <w:t>40</w:t>
            </w:r>
            <w:r w:rsidRPr="00BA1179">
              <w:fldChar w:fldCharType="end"/>
            </w:r>
            <w:r w:rsidRPr="00BA1179">
              <w:t xml:space="preserve"> )</w:t>
            </w:r>
            <w:bookmarkEnd w:id="244"/>
          </w:p>
        </w:tc>
      </w:tr>
    </w:tbl>
    <w:p w14:paraId="0D05C8F1" w14:textId="43ED8D42"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A2DC8" w:rsidRPr="00BA1179">
        <w:t xml:space="preserve">Table </w:t>
      </w:r>
      <w:r w:rsidR="00AA2DC8">
        <w:rPr>
          <w:noProof/>
        </w:rPr>
        <w:t>2</w:t>
      </w:r>
      <w:r w:rsidR="00AA2DC8">
        <w:t>.</w:t>
      </w:r>
      <w:r w:rsidR="00AA2DC8">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A2DC8" w:rsidRPr="00BA1179">
        <w:t xml:space="preserve">Figure </w:t>
      </w:r>
      <w:r w:rsidR="00AA2DC8">
        <w:rPr>
          <w:noProof/>
        </w:rPr>
        <w:t>4</w:t>
      </w:r>
      <w:r w:rsidR="00AA2DC8">
        <w:t>.</w:t>
      </w:r>
      <w:r w:rsidR="00AA2DC8">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2</w:t>
      </w:r>
      <w:r>
        <w:fldChar w:fldCharType="end"/>
      </w:r>
      <w:bookmarkEnd w:id="246"/>
      <w:r w:rsidRPr="00BA1179">
        <w:t xml:space="preserve"> Feature-concept hierarchy</w:t>
      </w:r>
      <w:bookmarkEnd w:id="247"/>
      <w:bookmarkEnd w:id="248"/>
    </w:p>
    <w:p w14:paraId="5928B0AE" w14:textId="7663E915"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w:t>
      </w:r>
    </w:p>
    <w:p w14:paraId="36C59CC6" w14:textId="7F457815"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A2DC8" w:rsidRPr="00BA1179">
        <w:t xml:space="preserve">( </w:t>
      </w:r>
      <w:r w:rsidR="00AA2DC8">
        <w:rPr>
          <w:noProof/>
        </w:rPr>
        <w:t>41</w:t>
      </w:r>
      <w:r w:rsidR="00AA2DC8"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A2DC8">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AA2DC8">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AA2DC8">
              <w:rPr>
                <w:noProof/>
              </w:rPr>
              <w:t>42</w:t>
            </w:r>
            <w:r w:rsidRPr="00BA1179">
              <w:fldChar w:fldCharType="end"/>
            </w:r>
            <w:r w:rsidRPr="00BA1179">
              <w:t xml:space="preserve"> )</w:t>
            </w:r>
            <w:bookmarkEnd w:id="250"/>
          </w:p>
        </w:tc>
      </w:tr>
    </w:tbl>
    <w:p w14:paraId="546F608E" w14:textId="6F9E7AB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719FD59F"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A2DC8" w:rsidRPr="00BA1179">
        <w:t xml:space="preserve">Figure </w:t>
      </w:r>
      <w:r w:rsidR="00AA2DC8">
        <w:rPr>
          <w:noProof/>
        </w:rPr>
        <w:t>4</w:t>
      </w:r>
      <w:r w:rsidR="00AA2DC8">
        <w:t>.</w:t>
      </w:r>
      <w:r w:rsidR="00AA2DC8">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3</w:t>
      </w:r>
      <w:r w:rsidR="007C6708">
        <w:fldChar w:fldCharType="end"/>
      </w:r>
      <w:bookmarkEnd w:id="251"/>
      <w:r w:rsidRPr="00BA1179">
        <w:t xml:space="preserve"> Hierarchical concept activation example.</w:t>
      </w:r>
      <w:bookmarkEnd w:id="252"/>
      <w:r w:rsidRPr="00BA1179">
        <w:t xml:space="preserve"> </w:t>
      </w:r>
    </w:p>
    <w:p w14:paraId="596C8306" w14:textId="1427211B"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AA2DC8">
              <w:rPr>
                <w:noProof/>
              </w:rPr>
              <w:t>43</w:t>
            </w:r>
            <w:r w:rsidRPr="00BA1179">
              <w:fldChar w:fldCharType="end"/>
            </w:r>
            <w:r w:rsidRPr="00BA1179">
              <w:t xml:space="preserve"> )</w:t>
            </w:r>
            <w:bookmarkEnd w:id="253"/>
          </w:p>
        </w:tc>
      </w:tr>
    </w:tbl>
    <w:p w14:paraId="08D533BC" w14:textId="48879F45"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A2DC8" w:rsidRPr="00BA1179">
        <w:t xml:space="preserve">( </w:t>
      </w:r>
      <w:r w:rsidR="00AA2DC8">
        <w:rPr>
          <w:noProof/>
        </w:rPr>
        <w:t>43</w:t>
      </w:r>
      <w:r w:rsidR="00AA2DC8"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A2DC8" w:rsidRPr="00BA1179">
        <w:t xml:space="preserve">( </w:t>
      </w:r>
      <w:r w:rsidR="00AA2DC8">
        <w:rPr>
          <w:noProof/>
        </w:rPr>
        <w:t>42</w:t>
      </w:r>
      <w:r w:rsidR="00AA2DC8"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A2DC8" w:rsidRPr="00BA1179">
        <w:t xml:space="preserve">( </w:t>
      </w:r>
      <w:r w:rsidR="00AA2DC8">
        <w:rPr>
          <w:noProof/>
        </w:rPr>
        <w:t>38</w:t>
      </w:r>
      <w:r w:rsidR="00AA2DC8"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A2DC8" w:rsidRPr="00BA1179">
        <w:t xml:space="preserve">Figure </w:t>
      </w:r>
      <w:r w:rsidR="00AA2DC8">
        <w:rPr>
          <w:noProof/>
        </w:rPr>
        <w:t>4</w:t>
      </w:r>
      <w:r w:rsidR="00AA2DC8">
        <w:t>.</w:t>
      </w:r>
      <w:r w:rsidR="00AA2DC8">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rsidRPr="00BA1179">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4</w:t>
      </w:r>
      <w:r w:rsidR="007C6708">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Toc235572456"/>
      <w:r w:rsidRPr="00BA1179">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rsidRPr="00BA1179">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5</w:t>
      </w:r>
      <w:r>
        <w:fldChar w:fldCharType="end"/>
      </w:r>
      <w:bookmarkEnd w:id="257"/>
      <w:r w:rsidRPr="00BA1179">
        <w:t xml:space="preserve"> Layer 4 decision and adaptation flow</w:t>
      </w:r>
      <w:bookmarkEnd w:id="258"/>
    </w:p>
    <w:p w14:paraId="5E510001" w14:textId="469497F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A2DC8" w:rsidRPr="00BA1179">
        <w:t xml:space="preserve">Table </w:t>
      </w:r>
      <w:r w:rsidR="00AA2DC8">
        <w:rPr>
          <w:noProof/>
        </w:rPr>
        <w:t>2</w:t>
      </w:r>
      <w:r w:rsidR="00AA2DC8">
        <w:t>.</w:t>
      </w:r>
      <w:r w:rsidR="00AA2DC8">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A2DC8" w:rsidRPr="00BA1179">
        <w:t xml:space="preserve">Table </w:t>
      </w:r>
      <w:r w:rsidR="00AA2DC8">
        <w:rPr>
          <w:noProof/>
        </w:rPr>
        <w:t>2</w:t>
      </w:r>
      <w:r w:rsidR="00AA2DC8">
        <w:t>.</w:t>
      </w:r>
      <w:r w:rsidR="00AA2DC8">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26CCE413"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AA2DC8">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76F66513"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59" w:name="_Toc235572457"/>
      <w:r w:rsidRPr="00BA1179">
        <w:lastRenderedPageBreak/>
        <w:t>Rule Base and Candidate Intervention</w:t>
      </w:r>
      <w:bookmarkEnd w:id="259"/>
    </w:p>
    <w:p w14:paraId="2EBE5B9C" w14:textId="2D227B7C"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rsidRPr="00BA1179">
              <w:t xml:space="preserve">( </w:t>
            </w:r>
            <w:r w:rsidRPr="00BA1179">
              <w:fldChar w:fldCharType="begin"/>
            </w:r>
            <w:r w:rsidRPr="00BA1179">
              <w:instrText xml:space="preserve"> SEQ ( \* ARABIC </w:instrText>
            </w:r>
            <w:r w:rsidRPr="00BA1179">
              <w:fldChar w:fldCharType="separate"/>
            </w:r>
            <w:r w:rsidR="00AA2DC8">
              <w:rPr>
                <w:noProof/>
              </w:rPr>
              <w:t>44</w:t>
            </w:r>
            <w:r w:rsidRPr="00BA1179">
              <w:fldChar w:fldCharType="end"/>
            </w:r>
            <w:r w:rsidRPr="00BA1179">
              <w:t xml:space="preserve"> )</w:t>
            </w:r>
            <w:bookmarkEnd w:id="260"/>
          </w:p>
        </w:tc>
      </w:tr>
    </w:tbl>
    <w:p w14:paraId="4A6CAC80" w14:textId="478B947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A2DC8" w:rsidRPr="00BA1179">
        <w:t xml:space="preserve">( </w:t>
      </w:r>
      <w:r w:rsidR="00AA2DC8">
        <w:rPr>
          <w:noProof/>
        </w:rPr>
        <w:t>44</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rsidRPr="00BA1179">
              <w:t xml:space="preserve">( </w:t>
            </w:r>
            <w:r w:rsidRPr="00BA1179">
              <w:fldChar w:fldCharType="begin"/>
            </w:r>
            <w:r w:rsidRPr="00BA1179">
              <w:instrText xml:space="preserve"> SEQ ( \* ARABIC </w:instrText>
            </w:r>
            <w:r w:rsidRPr="00BA1179">
              <w:fldChar w:fldCharType="separate"/>
            </w:r>
            <w:r w:rsidR="00AA2DC8">
              <w:rPr>
                <w:noProof/>
              </w:rPr>
              <w:t>45</w:t>
            </w:r>
            <w:r w:rsidRPr="00BA1179">
              <w:fldChar w:fldCharType="end"/>
            </w:r>
            <w:r w:rsidRPr="00BA1179">
              <w:t xml:space="preserve"> )</w:t>
            </w:r>
            <w:bookmarkEnd w:id="261"/>
            <w:bookmarkEnd w:id="262"/>
          </w:p>
        </w:tc>
      </w:tr>
    </w:tbl>
    <w:p w14:paraId="7C8B17DA" w14:textId="34BB4D1B"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rsidRPr="00BA1179">
              <w:t xml:space="preserve">( </w:t>
            </w:r>
            <w:r w:rsidRPr="00BA1179">
              <w:fldChar w:fldCharType="begin"/>
            </w:r>
            <w:r w:rsidRPr="00BA1179">
              <w:instrText xml:space="preserve"> SEQ ( \* ARABIC </w:instrText>
            </w:r>
            <w:r w:rsidRPr="00BA1179">
              <w:fldChar w:fldCharType="separate"/>
            </w:r>
            <w:r w:rsidR="00AA2DC8">
              <w:rPr>
                <w:noProof/>
              </w:rPr>
              <w:t>46</w:t>
            </w:r>
            <w:r w:rsidRPr="00BA1179">
              <w:fldChar w:fldCharType="end"/>
            </w:r>
            <w:r w:rsidRPr="00BA1179">
              <w:t xml:space="preserve"> )</w:t>
            </w:r>
            <w:bookmarkEnd w:id="263"/>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3CF8484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A2DC8" w:rsidRPr="00BA1179">
        <w:t xml:space="preserve">( </w:t>
      </w:r>
      <w:r w:rsidR="00AA2DC8">
        <w:rPr>
          <w:noProof/>
        </w:rPr>
        <w:t>46</w:t>
      </w:r>
      <w:r w:rsidR="00AA2DC8"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rsidRPr="00BA1179">
              <w:t xml:space="preserve">( </w:t>
            </w:r>
            <w:r w:rsidRPr="00BA1179">
              <w:fldChar w:fldCharType="begin"/>
            </w:r>
            <w:r w:rsidRPr="00BA1179">
              <w:instrText xml:space="preserve"> SEQ ( \* ARABIC </w:instrText>
            </w:r>
            <w:r w:rsidRPr="00BA1179">
              <w:fldChar w:fldCharType="separate"/>
            </w:r>
            <w:r w:rsidR="00AA2DC8">
              <w:rPr>
                <w:noProof/>
              </w:rPr>
              <w:t>47</w:t>
            </w:r>
            <w:r w:rsidRPr="00BA1179">
              <w:fldChar w:fldCharType="end"/>
            </w:r>
            <w:r w:rsidRPr="00BA1179">
              <w:t xml:space="preserve"> )</w:t>
            </w:r>
            <w:bookmarkEnd w:id="264"/>
            <w:bookmarkEnd w:id="265"/>
          </w:p>
        </w:tc>
      </w:tr>
    </w:tbl>
    <w:p w14:paraId="6122C6A0" w14:textId="52A7596A"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A2DC8" w:rsidRPr="00BA1179">
        <w:t xml:space="preserve">( </w:t>
      </w:r>
      <w:r w:rsidR="00AA2DC8">
        <w:rPr>
          <w:noProof/>
        </w:rPr>
        <w:t>45</w:t>
      </w:r>
      <w:r w:rsidR="00AA2DC8"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A2DC8" w:rsidRPr="00BA1179">
        <w:t xml:space="preserve">Table </w:t>
      </w:r>
      <w:r w:rsidR="00AA2DC8">
        <w:rPr>
          <w:noProof/>
        </w:rPr>
        <w:t>4</w:t>
      </w:r>
      <w:r w:rsidR="00AA2DC8">
        <w:t>.</w:t>
      </w:r>
      <w:r w:rsidR="00AA2DC8">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8A693E7" w:rsidR="000E1725" w:rsidRPr="00BA1179" w:rsidRDefault="00000000" w:rsidP="00DD04B7">
      <w:pPr>
        <w:pStyle w:val="Caption"/>
        <w:keepNext/>
      </w:pPr>
      <w:bookmarkStart w:id="266" w:name="_Ref234770844"/>
      <w:bookmarkStart w:id="267" w:name="_Toc235572503"/>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266"/>
      <w:r w:rsidRPr="00BA1179">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48A08179" w:rsidR="000E1725" w:rsidRPr="00BA1179" w:rsidRDefault="00000000" w:rsidP="00DD04B7">
      <w:pPr>
        <w:pStyle w:val="Caption"/>
        <w:keepNext/>
      </w:pPr>
      <w:bookmarkStart w:id="268" w:name="_Toc235572504"/>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3</w:t>
      </w:r>
      <w:r w:rsidR="006B3E1A">
        <w:fldChar w:fldCharType="end"/>
      </w:r>
      <w:r w:rsidRPr="00BA1179">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50DFF394" w:rsidR="000E1725" w:rsidRPr="00BA1179" w:rsidRDefault="00000000" w:rsidP="00DD04B7">
      <w:pPr>
        <w:pStyle w:val="ParText"/>
      </w:pPr>
      <w:r w:rsidRPr="00BA1179">
        <w:t>A run may start from three profiles of that base</w:t>
      </w:r>
      <w:r w:rsidR="000F3283">
        <w:t xml:space="preserve"> in </w:t>
      </w:r>
      <w:r w:rsidR="000F3283" w:rsidRPr="00BA1179">
        <w:t xml:space="preserve">Appendix </w:t>
      </w:r>
      <w:r w:rsidR="000F3283" w:rsidRPr="00BA1179">
        <w:fldChar w:fldCharType="begin"/>
      </w:r>
      <w:r w:rsidR="000F3283" w:rsidRPr="00BA1179">
        <w:instrText xml:space="preserve"> REF _RefAppE1 \r \h </w:instrText>
      </w:r>
      <w:r w:rsidR="000F3283" w:rsidRPr="00BA1179">
        <w:fldChar w:fldCharType="separate"/>
      </w:r>
      <w:r w:rsidR="00AA2DC8">
        <w:t>E</w:t>
      </w:r>
      <w:r w:rsidR="000F3283" w:rsidRPr="00BA1179">
        <w:fldChar w:fldCharType="end"/>
      </w:r>
      <w:r w:rsidRPr="00BA1179">
        <w:t xml:space="preserv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69" w:name="_Toc235572458"/>
      <w:r w:rsidRPr="00BA1179">
        <w:t>Cost, Quality, and the Satisficing Test</w:t>
      </w:r>
      <w:bookmarkEnd w:id="269"/>
    </w:p>
    <w:p w14:paraId="7CC7DCAD" w14:textId="5ED158CF"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A2DC8" w:rsidRPr="00BA1179">
        <w:t xml:space="preserve">Figure </w:t>
      </w:r>
      <w:r w:rsidR="00AA2DC8">
        <w:rPr>
          <w:noProof/>
        </w:rPr>
        <w:t>4</w:t>
      </w:r>
      <w:r w:rsidR="00AA2DC8">
        <w:t>.</w:t>
      </w:r>
      <w:r w:rsidR="00AA2DC8">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330DE80F"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w:t>
      </w:r>
      <w:r w:rsidRPr="00BA1179">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0" w:name="_RefEqJcomp"/>
            <w:r w:rsidRPr="00BA1179">
              <w:t xml:space="preserve">( </w:t>
            </w:r>
            <w:r w:rsidRPr="00BA1179">
              <w:fldChar w:fldCharType="begin"/>
            </w:r>
            <w:r w:rsidRPr="00BA1179">
              <w:instrText xml:space="preserve"> SEQ ( \* ARABIC </w:instrText>
            </w:r>
            <w:r w:rsidRPr="00BA1179">
              <w:fldChar w:fldCharType="separate"/>
            </w:r>
            <w:r w:rsidR="00AA2DC8">
              <w:rPr>
                <w:noProof/>
              </w:rPr>
              <w:t>48</w:t>
            </w:r>
            <w:r w:rsidRPr="00BA1179">
              <w:fldChar w:fldCharType="end"/>
            </w:r>
            <w:r w:rsidRPr="00BA1179">
              <w:t xml:space="preserve"> )</w:t>
            </w:r>
            <w:bookmarkEnd w:id="270"/>
          </w:p>
        </w:tc>
      </w:tr>
    </w:tbl>
    <w:p w14:paraId="313BBFA0" w14:textId="07DD823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A2DC8" w:rsidRPr="00BA1179">
        <w:t xml:space="preserve">( </w:t>
      </w:r>
      <w:r w:rsidR="00AA2DC8">
        <w:rPr>
          <w:noProof/>
        </w:rPr>
        <w:t>48</w:t>
      </w:r>
      <w:r w:rsidR="00AA2DC8"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1" w:name="_RefEqB4503"/>
            <w:r w:rsidRPr="00BA1179">
              <w:t xml:space="preserve">( </w:t>
            </w:r>
            <w:r w:rsidRPr="00BA1179">
              <w:fldChar w:fldCharType="begin"/>
            </w:r>
            <w:r w:rsidRPr="00BA1179">
              <w:instrText xml:space="preserve"> SEQ ( \* ARABIC </w:instrText>
            </w:r>
            <w:r w:rsidRPr="00BA1179">
              <w:fldChar w:fldCharType="separate"/>
            </w:r>
            <w:r w:rsidR="00AA2DC8">
              <w:rPr>
                <w:noProof/>
              </w:rPr>
              <w:t>49</w:t>
            </w:r>
            <w:r w:rsidRPr="00BA1179">
              <w:fldChar w:fldCharType="end"/>
            </w:r>
            <w:r w:rsidRPr="00BA1179">
              <w:t xml:space="preserve"> )</w:t>
            </w:r>
            <w:bookmarkEnd w:id="271"/>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2" w:name="_RefEqB4504"/>
            <w:r w:rsidRPr="00BA1179">
              <w:t xml:space="preserve">( </w:t>
            </w:r>
            <w:r w:rsidRPr="00BA1179">
              <w:fldChar w:fldCharType="begin"/>
            </w:r>
            <w:r w:rsidRPr="00BA1179">
              <w:instrText xml:space="preserve"> SEQ ( \* ARABIC </w:instrText>
            </w:r>
            <w:r w:rsidRPr="00BA1179">
              <w:fldChar w:fldCharType="separate"/>
            </w:r>
            <w:r w:rsidR="00AA2DC8">
              <w:rPr>
                <w:noProof/>
              </w:rPr>
              <w:t>50</w:t>
            </w:r>
            <w:r w:rsidRPr="00BA1179">
              <w:fldChar w:fldCharType="end"/>
            </w:r>
            <w:r w:rsidRPr="00BA1179">
              <w:t xml:space="preserve"> )</w:t>
            </w:r>
            <w:bookmarkEnd w:id="272"/>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A2DC8" w:rsidRPr="00BA1179">
        <w:t xml:space="preserve">( </w:t>
      </w:r>
      <w:r w:rsidR="00AA2DC8">
        <w:rPr>
          <w:noProof/>
        </w:rPr>
        <w:t>50</w:t>
      </w:r>
      <w:r w:rsidR="00AA2DC8" w:rsidRPr="00BA1179">
        <w:t xml:space="preserve"> )</w:t>
      </w:r>
      <w:r w:rsidRPr="00BA1179">
        <w:fldChar w:fldCharType="end"/>
      </w:r>
      <w:r w:rsidRPr="00BA1179">
        <w:t>.</w:t>
      </w:r>
    </w:p>
    <w:p w14:paraId="733AF36B" w14:textId="355DA63C" w:rsidR="000E1725" w:rsidRPr="00BA1179" w:rsidRDefault="00000000" w:rsidP="00DD3275">
      <w:pPr>
        <w:pStyle w:val="ParText"/>
      </w:pPr>
      <w:bookmarkStart w:id="273"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A2DC8" w:rsidRPr="00BA1179">
        <w:t xml:space="preserve">Table </w:t>
      </w:r>
      <w:r w:rsidR="00AA2DC8">
        <w:rPr>
          <w:noProof/>
        </w:rPr>
        <w:t>4</w:t>
      </w:r>
      <w:r w:rsidR="00AA2DC8">
        <w:t>.</w:t>
      </w:r>
      <w:r w:rsidR="00AA2DC8">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ABED7A3" w:rsidR="000E1725" w:rsidRPr="00BA1179" w:rsidRDefault="00000000" w:rsidP="006C6E7A">
      <w:pPr>
        <w:pStyle w:val="Caption"/>
        <w:keepNext/>
      </w:pPr>
      <w:bookmarkStart w:id="274" w:name="_Ref234778593"/>
      <w:bookmarkStart w:id="275" w:name="_Toc235572505"/>
      <w:r w:rsidRPr="00BA1179">
        <w:t xml:space="preserve">Table </w:t>
      </w:r>
      <w:r w:rsidR="006B3E1A">
        <w:fldChar w:fldCharType="begin"/>
      </w:r>
      <w:r w:rsidR="006B3E1A">
        <w:instrText xml:space="preserve"> STYLEREF 1 \s </w:instrText>
      </w:r>
      <w:r w:rsidR="006B3E1A">
        <w:fldChar w:fldCharType="separate"/>
      </w:r>
      <w:r w:rsidR="00AA2DC8">
        <w:rPr>
          <w:noProof/>
        </w:rPr>
        <w:t>4</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4</w:t>
      </w:r>
      <w:r w:rsidR="006B3E1A">
        <w:fldChar w:fldCharType="end"/>
      </w:r>
      <w:bookmarkEnd w:id="273"/>
      <w:bookmarkEnd w:id="274"/>
      <w:r w:rsidRPr="00BA1179">
        <w:t xml:space="preserve"> The two acceptance tests and the consequence of failure.</w:t>
      </w:r>
      <w:bookmarkEnd w:id="275"/>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6" w:name="_Toc235572459"/>
      <w:bookmarkStart w:id="277" w:name="OLD_Ref226192387"/>
      <w:r w:rsidRPr="00BA1179">
        <w:t>Open Decision Space: Staged Adaptation</w:t>
      </w:r>
      <w:bookmarkEnd w:id="276"/>
    </w:p>
    <w:p w14:paraId="7C54C9A6" w14:textId="691F5908"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A2DC8" w:rsidRPr="00BA1179">
        <w:t xml:space="preserve">( </w:t>
      </w:r>
      <w:r w:rsidR="00AA2DC8">
        <w:t>48</w:t>
      </w:r>
      <w:r w:rsidR="00AA2DC8"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3A1750FB"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A2DC8" w:rsidRPr="00BA1179">
        <w:t xml:space="preserve">( </w:t>
      </w:r>
      <w:r w:rsidR="00AA2DC8">
        <w:rPr>
          <w:noProof/>
        </w:rPr>
        <w:t>51</w:t>
      </w:r>
      <w:r w:rsidR="00AA2DC8"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78" w:name="_Ref235049901"/>
            <w:r w:rsidRPr="00BA1179">
              <w:t xml:space="preserve">( </w:t>
            </w:r>
            <w:r w:rsidRPr="00BA1179">
              <w:fldChar w:fldCharType="begin"/>
            </w:r>
            <w:r w:rsidRPr="00BA1179">
              <w:instrText xml:space="preserve"> SEQ ( \* ARABIC </w:instrText>
            </w:r>
            <w:r w:rsidRPr="00BA1179">
              <w:fldChar w:fldCharType="separate"/>
            </w:r>
            <w:r w:rsidR="00AA2DC8">
              <w:rPr>
                <w:noProof/>
              </w:rPr>
              <w:t>51</w:t>
            </w:r>
            <w:r w:rsidRPr="00BA1179">
              <w:fldChar w:fldCharType="end"/>
            </w:r>
            <w:r w:rsidRPr="00BA1179">
              <w:t xml:space="preserve"> )</w:t>
            </w:r>
            <w:bookmarkEnd w:id="278"/>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A2DC8" w:rsidRPr="001E4A69">
        <w:t xml:space="preserve">( </w:t>
      </w:r>
      <w:r w:rsidR="00AA2DC8">
        <w:rPr>
          <w:noProof/>
        </w:rPr>
        <w:t>52</w:t>
      </w:r>
      <w:r w:rsidR="00AA2DC8"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A2DC8" w:rsidRPr="00BA1179">
        <w:t xml:space="preserve">( </w:t>
      </w:r>
      <w:r w:rsidR="00AA2DC8">
        <w:rPr>
          <w:noProof/>
        </w:rPr>
        <w:t>45</w:t>
      </w:r>
      <w:r w:rsidR="00AA2DC8"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79" w:name="_Ref235049910"/>
            <w:r w:rsidRPr="001E4A69">
              <w:t xml:space="preserve">( </w:t>
            </w:r>
            <w:r w:rsidRPr="001E4A69">
              <w:fldChar w:fldCharType="begin"/>
            </w:r>
            <w:r w:rsidRPr="001E4A69">
              <w:instrText xml:space="preserve"> SEQ ( \* ARABIC </w:instrText>
            </w:r>
            <w:r w:rsidRPr="001E4A69">
              <w:fldChar w:fldCharType="separate"/>
            </w:r>
            <w:r w:rsidR="00AA2DC8">
              <w:rPr>
                <w:noProof/>
              </w:rPr>
              <w:t>52</w:t>
            </w:r>
            <w:r w:rsidRPr="001E4A69">
              <w:fldChar w:fldCharType="end"/>
            </w:r>
            <w:r w:rsidRPr="001E4A69">
              <w:t xml:space="preserve"> )</w:t>
            </w:r>
            <w:bookmarkEnd w:id="279"/>
          </w:p>
        </w:tc>
      </w:tr>
    </w:tbl>
    <w:p w14:paraId="1185E5A2" w14:textId="0DE40C49" w:rsidR="006966EB" w:rsidRDefault="00BA16DE" w:rsidP="00BA16DE">
      <w:pPr>
        <w:pStyle w:val="ParText"/>
      </w:pPr>
      <w:r>
        <w:t>Every trial is a hypothesis. It is judged on the forecast physical cost at a basis of at least forty-five minutes,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A2DC8" w:rsidRPr="00B6342D">
        <w:t xml:space="preserve">( </w:t>
      </w:r>
      <w:r w:rsidR="00AA2DC8">
        <w:rPr>
          <w:noProof/>
        </w:rPr>
        <w:t>53</w:t>
      </w:r>
      <w:r w:rsidR="00AA2DC8"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0" w:name="_Ref235059424"/>
            <w:r w:rsidRPr="00B6342D">
              <w:t xml:space="preserve">( </w:t>
            </w:r>
            <w:r w:rsidRPr="00B6342D">
              <w:fldChar w:fldCharType="begin"/>
            </w:r>
            <w:r w:rsidRPr="00B6342D">
              <w:instrText xml:space="preserve"> SEQ ( \* ARABIC </w:instrText>
            </w:r>
            <w:r w:rsidRPr="00B6342D">
              <w:fldChar w:fldCharType="separate"/>
            </w:r>
            <w:r w:rsidR="00AA2DC8">
              <w:rPr>
                <w:noProof/>
              </w:rPr>
              <w:t>53</w:t>
            </w:r>
            <w:r w:rsidRPr="00B6342D">
              <w:fldChar w:fldCharType="end"/>
            </w:r>
            <w:r w:rsidRPr="00B6342D">
              <w:t xml:space="preserve"> )</w:t>
            </w:r>
            <w:bookmarkEnd w:id="280"/>
          </w:p>
        </w:tc>
      </w:tr>
    </w:tbl>
    <w:p w14:paraId="0D0C4BA0" w14:textId="61A1F58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A2DC8">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A2DC8">
        <w:t xml:space="preserve">Figure </w:t>
      </w:r>
      <w:r w:rsidR="00AA2DC8">
        <w:rPr>
          <w:noProof/>
        </w:rPr>
        <w:t>4</w:t>
      </w:r>
      <w:r w:rsidR="00AA2DC8">
        <w:t>.</w:t>
      </w:r>
      <w:r w:rsidR="00AA2DC8">
        <w:rPr>
          <w:noProof/>
        </w:rPr>
        <w:t>6</w:t>
      </w:r>
      <w:r w:rsidR="00AA2DC8">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1" w:name="_RefFigEvFIS"/>
      <w:bookmarkStart w:id="282" w:name="_Toc235572537"/>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6</w:t>
      </w:r>
      <w:r w:rsidR="007C6708">
        <w:fldChar w:fldCharType="end"/>
      </w:r>
      <w:r>
        <w:t xml:space="preserve"> </w:t>
      </w:r>
      <w:bookmarkEnd w:id="281"/>
      <w:r>
        <w:t>Consequent step and boundary shift</w:t>
      </w:r>
      <w:bookmarkEnd w:id="282"/>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6B9D83D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A2DC8" w:rsidRPr="00260E93">
        <w:t xml:space="preserve">( </w:t>
      </w:r>
      <w:r w:rsidR="00AA2DC8">
        <w:rPr>
          <w:noProof/>
        </w:rPr>
        <w:t>55</w:t>
      </w:r>
      <w:r w:rsidR="00AA2DC8"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A2DC8">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A2DC8" w:rsidRPr="00260E93">
        <w:t xml:space="preserve">( </w:t>
      </w:r>
      <w:r w:rsidR="00AA2DC8">
        <w:rPr>
          <w:noProof/>
        </w:rPr>
        <w:t>55</w:t>
      </w:r>
      <w:r w:rsidR="00AA2DC8"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3" w:name="_RefEqSplit"/>
            <w:r w:rsidRPr="00260E93">
              <w:t xml:space="preserve">( </w:t>
            </w:r>
            <w:r w:rsidRPr="00260E93">
              <w:fldChar w:fldCharType="begin"/>
            </w:r>
            <w:r w:rsidRPr="00260E93">
              <w:instrText xml:space="preserve"> SEQ ( \* ARABIC </w:instrText>
            </w:r>
            <w:r w:rsidRPr="00260E93">
              <w:fldChar w:fldCharType="separate"/>
            </w:r>
            <w:r w:rsidR="00AA2DC8">
              <w:rPr>
                <w:noProof/>
              </w:rPr>
              <w:t>55</w:t>
            </w:r>
            <w:r w:rsidRPr="00260E93">
              <w:fldChar w:fldCharType="end"/>
            </w:r>
            <w:r w:rsidRPr="00260E93">
              <w:t xml:space="preserve"> )</w:t>
            </w:r>
            <w:bookmarkEnd w:id="283"/>
          </w:p>
        </w:tc>
      </w:tr>
    </w:tbl>
    <w:p w14:paraId="5BA61928" w14:textId="449FE0F2"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A2DC8" w:rsidRPr="00260E93">
        <w:t xml:space="preserve">( </w:t>
      </w:r>
      <w:r w:rsidR="00AA2DC8">
        <w:rPr>
          <w:noProof/>
        </w:rPr>
        <w:t>56</w:t>
      </w:r>
      <w:r w:rsidR="00AA2DC8"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4" w:name="_Ref235126772"/>
            <w:r w:rsidRPr="00260E93">
              <w:t xml:space="preserve">( </w:t>
            </w:r>
            <w:r w:rsidRPr="00260E93">
              <w:fldChar w:fldCharType="begin"/>
            </w:r>
            <w:r w:rsidRPr="00260E93">
              <w:instrText xml:space="preserve"> SEQ ( \* ARABIC </w:instrText>
            </w:r>
            <w:r w:rsidRPr="00260E93">
              <w:fldChar w:fldCharType="separate"/>
            </w:r>
            <w:r w:rsidR="00AA2DC8">
              <w:rPr>
                <w:noProof/>
              </w:rPr>
              <w:t>56</w:t>
            </w:r>
            <w:r w:rsidRPr="00260E93">
              <w:fldChar w:fldCharType="end"/>
            </w:r>
            <w:r w:rsidRPr="00260E93">
              <w:t xml:space="preserve"> )</w:t>
            </w:r>
            <w:bookmarkEnd w:id="284"/>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A2DC8">
        <w:t xml:space="preserve">Figure </w:t>
      </w:r>
      <w:r w:rsidR="00AA2DC8">
        <w:rPr>
          <w:noProof/>
        </w:rPr>
        <w:t>4</w:t>
      </w:r>
      <w:r w:rsidR="00AA2DC8">
        <w:t>.</w:t>
      </w:r>
      <w:r w:rsidR="00AA2DC8">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5" w:name="_RefFigRes"/>
      <w:bookmarkStart w:id="286" w:name="_Toc234879586"/>
      <w:bookmarkStart w:id="287" w:name="_Toc235572538"/>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7</w:t>
      </w:r>
      <w:r>
        <w:fldChar w:fldCharType="end"/>
      </w:r>
      <w:bookmarkEnd w:id="285"/>
      <w:r>
        <w:t xml:space="preserve"> Resolution increase, rule instantiation and term insertion</w:t>
      </w:r>
      <w:bookmarkEnd w:id="286"/>
      <w:bookmarkEnd w:id="287"/>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88" w:name="_RefFigGen"/>
      <w:bookmarkStart w:id="289" w:name="_Toc235572539"/>
      <w:r>
        <w:t xml:space="preserve">Figure </w:t>
      </w:r>
      <w:r w:rsidR="007C6708">
        <w:fldChar w:fldCharType="begin"/>
      </w:r>
      <w:r w:rsidR="007C6708">
        <w:instrText xml:space="preserve"> STYLEREF 1 \s </w:instrText>
      </w:r>
      <w:r w:rsidR="007C6708">
        <w:fldChar w:fldCharType="separate"/>
      </w:r>
      <w:r w:rsidR="00AA2DC8">
        <w:rPr>
          <w:noProof/>
        </w:rPr>
        <w:t>4</w:t>
      </w:r>
      <w:r w:rsidR="007C6708">
        <w:fldChar w:fldCharType="end"/>
      </w:r>
      <w:r w:rsidR="007C6708">
        <w:t>.</w:t>
      </w:r>
      <w:r w:rsidR="007C6708">
        <w:fldChar w:fldCharType="begin"/>
      </w:r>
      <w:r w:rsidR="007C6708">
        <w:instrText xml:space="preserve"> SEQ Figure \* ARABIC \s 1 </w:instrText>
      </w:r>
      <w:r w:rsidR="007C6708">
        <w:fldChar w:fldCharType="separate"/>
      </w:r>
      <w:r w:rsidR="00AA2DC8">
        <w:rPr>
          <w:noProof/>
        </w:rPr>
        <w:t>8</w:t>
      </w:r>
      <w:r w:rsidR="007C6708">
        <w:fldChar w:fldCharType="end"/>
      </w:r>
      <w:bookmarkEnd w:id="288"/>
      <w:r>
        <w:t xml:space="preserve"> Generative proposal and the verification gates</w:t>
      </w:r>
      <w:bookmarkEnd w:id="289"/>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138C9B26"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A2DC8">
        <w:t xml:space="preserve">Figure </w:t>
      </w:r>
      <w:r w:rsidR="00AA2DC8">
        <w:rPr>
          <w:noProof/>
        </w:rPr>
        <w:t>4</w:t>
      </w:r>
      <w:r w:rsidR="00AA2DC8">
        <w:t>.</w:t>
      </w:r>
      <w:r w:rsidR="00AA2DC8">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A2DC8" w:rsidRPr="00BA1179">
        <w:t xml:space="preserve">Table </w:t>
      </w:r>
      <w:r w:rsidR="00AA2DC8">
        <w:rPr>
          <w:noProof/>
        </w:rPr>
        <w:t>2</w:t>
      </w:r>
      <w:r w:rsidR="00AA2DC8">
        <w:t>.</w:t>
      </w:r>
      <w:r w:rsidR="00AA2DC8">
        <w:rPr>
          <w:noProof/>
        </w:rPr>
        <w:t>4</w:t>
      </w:r>
      <w:r w:rsidR="004F3B9C">
        <w:fldChar w:fldCharType="end"/>
      </w:r>
      <w:r>
        <w:t xml:space="preserve">,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AA2DC8" w:rsidRPr="00BA1179">
        <w:t xml:space="preserve">( </w:t>
      </w:r>
      <w:r w:rsidR="00AA2DC8">
        <w:rPr>
          <w:noProof/>
        </w:rPr>
        <w:t>45</w:t>
      </w:r>
      <w:r w:rsidR="00AA2DC8"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0" w:name="_RefEqPkg"/>
            <w:r w:rsidRPr="003A5ED5">
              <w:t xml:space="preserve">( </w:t>
            </w:r>
            <w:r w:rsidRPr="003A5ED5">
              <w:fldChar w:fldCharType="begin"/>
            </w:r>
            <w:r w:rsidRPr="003A5ED5">
              <w:instrText xml:space="preserve"> SEQ ( \* ARABIC </w:instrText>
            </w:r>
            <w:r w:rsidRPr="003A5ED5">
              <w:fldChar w:fldCharType="separate"/>
            </w:r>
            <w:r w:rsidR="00AA2DC8">
              <w:rPr>
                <w:noProof/>
              </w:rPr>
              <w:t>57</w:t>
            </w:r>
            <w:r w:rsidRPr="003A5ED5">
              <w:fldChar w:fldCharType="end"/>
            </w:r>
            <w:r w:rsidRPr="003A5ED5">
              <w:t xml:space="preserve"> )</w:t>
            </w:r>
            <w:bookmarkEnd w:id="290"/>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AA2DC8" w:rsidRPr="003A5ED5">
        <w:t xml:space="preserve">( </w:t>
      </w:r>
      <w:r w:rsidR="00AA2DC8">
        <w:rPr>
          <w:noProof/>
        </w:rPr>
        <w:t>57</w:t>
      </w:r>
      <w:r w:rsidR="00AA2DC8"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A2DC8">
        <w:t xml:space="preserve">Figure </w:t>
      </w:r>
      <w:r w:rsidR="00AA2DC8">
        <w:rPr>
          <w:noProof/>
        </w:rPr>
        <w:t>4</w:t>
      </w:r>
      <w:r w:rsidR="00AA2DC8">
        <w:t>.</w:t>
      </w:r>
      <w:r w:rsidR="00AA2DC8">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1" w:name="_Ref235186611"/>
      <w:bookmarkStart w:id="292" w:name="_Toc235572540"/>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9</w:t>
      </w:r>
      <w:r>
        <w:fldChar w:fldCharType="end"/>
      </w:r>
      <w:bookmarkEnd w:id="291"/>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2"/>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D0A9A17"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A2DC8" w:rsidRPr="00BA1179">
        <w:t xml:space="preserve">Table </w:t>
      </w:r>
      <w:r w:rsidR="00AA2DC8">
        <w:rPr>
          <w:noProof/>
        </w:rPr>
        <w:t>2</w:t>
      </w:r>
      <w:r w:rsidR="00AA2DC8">
        <w:t>.</w:t>
      </w:r>
      <w:r w:rsidR="00AA2DC8">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A2DC8">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54179B8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A2DC8" w:rsidRPr="00BA1179">
        <w:t xml:space="preserve">( </w:t>
      </w:r>
      <w:r w:rsidR="00AA2DC8">
        <w:rPr>
          <w:noProof/>
        </w:rPr>
        <w:t>59</w:t>
      </w:r>
      <w:r w:rsidR="00AA2DC8"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3" w:name="_RefEqB4506"/>
            <w:r w:rsidRPr="00BA1179">
              <w:t xml:space="preserve">( </w:t>
            </w:r>
            <w:r w:rsidRPr="00BA1179">
              <w:fldChar w:fldCharType="begin"/>
            </w:r>
            <w:r w:rsidRPr="00BA1179">
              <w:instrText xml:space="preserve"> SEQ ( \* ARABIC </w:instrText>
            </w:r>
            <w:r w:rsidRPr="00BA1179">
              <w:fldChar w:fldCharType="separate"/>
            </w:r>
            <w:r w:rsidR="00AA2DC8">
              <w:rPr>
                <w:noProof/>
              </w:rPr>
              <w:t>59</w:t>
            </w:r>
            <w:r w:rsidRPr="00BA1179">
              <w:fldChar w:fldCharType="end"/>
            </w:r>
            <w:r w:rsidRPr="00BA1179">
              <w:t xml:space="preserve"> )</w:t>
            </w:r>
            <w:bookmarkEnd w:id="293"/>
          </w:p>
        </w:tc>
      </w:tr>
    </w:tbl>
    <w:p w14:paraId="3DE8F7DB" w14:textId="5A96D261"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A2DC8" w:rsidRPr="00BA1179">
        <w:t xml:space="preserve">( </w:t>
      </w:r>
      <w:r w:rsidR="00AA2DC8">
        <w:rPr>
          <w:noProof/>
        </w:rPr>
        <w:t>59</w:t>
      </w:r>
      <w:r w:rsidR="00AA2DC8"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720A6ED1"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A2DC8" w:rsidRPr="00684BCD">
        <w:t xml:space="preserve">( </w:t>
      </w:r>
      <w:r w:rsidR="00AA2DC8">
        <w:rPr>
          <w:noProof/>
        </w:rPr>
        <w:t>60</w:t>
      </w:r>
      <w:r w:rsidR="00AA2DC8"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4" w:name="_Ref235204182"/>
            <w:r w:rsidRPr="00684BCD">
              <w:t xml:space="preserve">( </w:t>
            </w:r>
            <w:r w:rsidRPr="00684BCD">
              <w:fldChar w:fldCharType="begin"/>
            </w:r>
            <w:r w:rsidRPr="00684BCD">
              <w:instrText xml:space="preserve"> SEQ ( \* ARABIC </w:instrText>
            </w:r>
            <w:r w:rsidRPr="00684BCD">
              <w:fldChar w:fldCharType="separate"/>
            </w:r>
            <w:r w:rsidR="00AA2DC8">
              <w:rPr>
                <w:noProof/>
              </w:rPr>
              <w:t>60</w:t>
            </w:r>
            <w:r w:rsidRPr="00684BCD">
              <w:fldChar w:fldCharType="end"/>
            </w:r>
            <w:r w:rsidRPr="00684BCD">
              <w:t xml:space="preserve"> )</w:t>
            </w:r>
            <w:bookmarkEnd w:id="294"/>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Value Based</w:t>
      </w:r>
      <w:r w:rsidRPr="00BA1179">
        <w:t xml:space="preserve"> Stage Selection</w:t>
      </w:r>
    </w:p>
    <w:bookmarkStart w:id="295" w:name="_RefTblRLState"/>
    <w:bookmarkStart w:id="296" w:name="_Toc235206226"/>
    <w:p w14:paraId="30BFD08E" w14:textId="432BD9ED"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A2DC8">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A2DC8">
        <w:t xml:space="preserve">( </w:t>
      </w:r>
      <w:r w:rsidR="00AA2DC8">
        <w:rPr>
          <w:noProof/>
        </w:rPr>
        <w:t>61</w:t>
      </w:r>
      <w:r w:rsidR="00AA2DC8">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7" w:name="_RefEqSel"/>
            <w:r>
              <w:t xml:space="preserve">( </w:t>
            </w:r>
            <w:r>
              <w:fldChar w:fldCharType="begin"/>
            </w:r>
            <w:r>
              <w:instrText xml:space="preserve"> SEQ ( \* ARABIC </w:instrText>
            </w:r>
            <w:r>
              <w:fldChar w:fldCharType="separate"/>
            </w:r>
            <w:r w:rsidR="00AA2DC8">
              <w:rPr>
                <w:noProof/>
              </w:rPr>
              <w:t>61</w:t>
            </w:r>
            <w:r>
              <w:fldChar w:fldCharType="end"/>
            </w:r>
            <w:r>
              <w:t xml:space="preserve"> )</w:t>
            </w:r>
            <w:bookmarkEnd w:id="297"/>
          </w:p>
        </w:tc>
      </w:tr>
    </w:tbl>
    <w:bookmarkEnd w:id="295"/>
    <w:bookmarkEnd w:id="296"/>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640CF08A" w:rsidR="00B804A0" w:rsidRDefault="00B804A0" w:rsidP="00B804A0">
      <w:pPr>
        <w:pStyle w:val="ParText"/>
      </w:pPr>
      <w:r>
        <w:t>The reward that a stage earns is the reduction in the forecast physical cost that its trial produced, read at a basis of at least forty-five minutes and lowered by a small, fixed penalty for every new vocabulary object that a package admits.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298" w:name="_Toc235572460"/>
      <w:r w:rsidRPr="00BA1179">
        <w:t xml:space="preserve">Local </w:t>
      </w:r>
      <w:r w:rsidR="00B804A0">
        <w:t>Layer</w:t>
      </w:r>
      <w:r w:rsidR="00BE3BA8">
        <w:t xml:space="preserve">, </w:t>
      </w:r>
      <w:r w:rsidRPr="00BA1179">
        <w:t>Graduated Fail-Safe</w:t>
      </w:r>
      <w:r w:rsidR="00BE3BA8">
        <w:t>, Global Coordination</w:t>
      </w:r>
      <w:bookmarkEnd w:id="298"/>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299" w:name="_Ref235263747"/>
      <w:bookmarkStart w:id="300" w:name="_Toc235572541"/>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10</w:t>
      </w:r>
      <w:r>
        <w:fldChar w:fldCharType="end"/>
      </w:r>
      <w:bookmarkEnd w:id="299"/>
      <w:r>
        <w:t xml:space="preserve"> </w:t>
      </w:r>
      <w:r w:rsidRPr="00C903F2">
        <w:t>Local decision and graduated fail-safe</w:t>
      </w:r>
      <w:bookmarkEnd w:id="300"/>
    </w:p>
    <w:p w14:paraId="03A3153A" w14:textId="4BAB91A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A2DC8">
        <w:t xml:space="preserve">Figure </w:t>
      </w:r>
      <w:r w:rsidR="00AA2DC8">
        <w:rPr>
          <w:noProof/>
        </w:rPr>
        <w:t>4</w:t>
      </w:r>
      <w:r w:rsidR="00AA2DC8">
        <w:t>.</w:t>
      </w:r>
      <w:r w:rsidR="00AA2DC8">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w:t>
      </w:r>
      <w:r>
        <w:lastRenderedPageBreak/>
        <w:t xml:space="preserve">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AA2DC8" w:rsidRPr="00D854A7">
        <w:t xml:space="preserve">( </w:t>
      </w:r>
      <w:r w:rsidR="00AA2DC8">
        <w:rPr>
          <w:noProof/>
        </w:rPr>
        <w:t>11</w:t>
      </w:r>
      <w:r w:rsidR="00AA2DC8"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t>
      </w:r>
      <w:r>
        <w:lastRenderedPageBreak/>
        <w:t xml:space="preserve">well below the top is monitored, and its share decreases with its relative priority, as </w:t>
      </w:r>
      <w:r>
        <w:fldChar w:fldCharType="begin"/>
      </w:r>
      <w:r>
        <w:instrText xml:space="preserve"> REF _RefEqShare \h </w:instrText>
      </w:r>
      <w:r>
        <w:fldChar w:fldCharType="separate"/>
      </w:r>
      <w:r w:rsidR="00AA2DC8">
        <w:t xml:space="preserve">( </w:t>
      </w:r>
      <w:r w:rsidR="00AA2DC8">
        <w:rPr>
          <w:noProof/>
        </w:rPr>
        <w:t>62</w:t>
      </w:r>
      <w:r w:rsidR="00AA2DC8">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1" w:name="_RefEqShare"/>
            <w:r>
              <w:t xml:space="preserve">( </w:t>
            </w:r>
            <w:r>
              <w:fldChar w:fldCharType="begin"/>
            </w:r>
            <w:r>
              <w:instrText xml:space="preserve"> SEQ ( \* ARABIC </w:instrText>
            </w:r>
            <w:r>
              <w:fldChar w:fldCharType="separate"/>
            </w:r>
            <w:r w:rsidR="00AA2DC8">
              <w:rPr>
                <w:noProof/>
              </w:rPr>
              <w:t>62</w:t>
            </w:r>
            <w:r>
              <w:fldChar w:fldCharType="end"/>
            </w:r>
            <w:r>
              <w:t xml:space="preserve"> )</w:t>
            </w:r>
            <w:bookmarkEnd w:id="301"/>
          </w:p>
        </w:tc>
      </w:tr>
    </w:tbl>
    <w:p w14:paraId="12010FA7" w14:textId="3CD3AD6C"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at least forty-five minutes ahead.</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A2DC8">
        <w:t xml:space="preserve">Figure </w:t>
      </w:r>
      <w:r w:rsidR="00AA2DC8">
        <w:rPr>
          <w:noProof/>
        </w:rPr>
        <w:t>4</w:t>
      </w:r>
      <w:r w:rsidR="00AA2DC8">
        <w:t>.</w:t>
      </w:r>
      <w:r w:rsidR="00AA2DC8">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7177E57B" w14:textId="77777777" w:rsidR="00C4272F" w:rsidRDefault="00C4272F" w:rsidP="00C4272F">
      <w:pPr>
        <w:keepNext/>
        <w:jc w:val="center"/>
      </w:pPr>
      <w:r>
        <w:rPr>
          <w:noProof/>
        </w:rPr>
        <w:drawing>
          <wp:inline distT="0" distB="0" distL="0" distR="0" wp14:anchorId="1369F883" wp14:editId="26CE3339">
            <wp:extent cx="4860000" cy="3678674"/>
            <wp:effectExtent l="0" t="0" r="0"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4860000" cy="3678674"/>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2" w:name="_Ref235263763"/>
      <w:bookmarkStart w:id="303" w:name="_Toc235572542"/>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11</w:t>
      </w:r>
      <w:r>
        <w:fldChar w:fldCharType="end"/>
      </w:r>
      <w:bookmarkEnd w:id="302"/>
      <w:r>
        <w:t xml:space="preserve"> Global coordination and the no-harm fail-safe</w:t>
      </w:r>
      <w:bookmarkEnd w:id="303"/>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4" w:name="_RefFig4X"/>
      <w:bookmarkStart w:id="305" w:name="_TocFig4X"/>
      <w:bookmarkStart w:id="306" w:name="_Toc235572543"/>
      <w:r>
        <w:t xml:space="preserve">Figure </w:t>
      </w:r>
      <w:r>
        <w:fldChar w:fldCharType="begin"/>
      </w:r>
      <w:r>
        <w:instrText xml:space="preserve"> STYLEREF 1 \s </w:instrText>
      </w:r>
      <w:r>
        <w:fldChar w:fldCharType="separate"/>
      </w:r>
      <w:r w:rsidR="00AA2DC8">
        <w:rPr>
          <w:noProof/>
        </w:rPr>
        <w:t>4</w:t>
      </w:r>
      <w:r>
        <w:fldChar w:fldCharType="end"/>
      </w:r>
      <w:r>
        <w:t>.</w:t>
      </w:r>
      <w:r>
        <w:fldChar w:fldCharType="begin"/>
      </w:r>
      <w:r>
        <w:instrText xml:space="preserve"> SEQ Figure \* ARABIC \s 1 </w:instrText>
      </w:r>
      <w:r>
        <w:fldChar w:fldCharType="separate"/>
      </w:r>
      <w:r w:rsidR="00AA2DC8">
        <w:rPr>
          <w:noProof/>
        </w:rPr>
        <w:t>12</w:t>
      </w:r>
      <w:r>
        <w:fldChar w:fldCharType="end"/>
      </w:r>
      <w:bookmarkEnd w:id="304"/>
      <w:r>
        <w:t xml:space="preserve"> Example of local decisions, global coordination, and the fail-safe</w:t>
      </w:r>
      <w:bookmarkEnd w:id="305"/>
      <w:bookmarkEnd w:id="306"/>
    </w:p>
    <w:p w14:paraId="36E2B15A" w14:textId="2E1BCFA1" w:rsidR="00794F1F" w:rsidRDefault="00417CD1" w:rsidP="00417CD1">
      <w:pPr>
        <w:pStyle w:val="ParText"/>
      </w:pPr>
      <w:r>
        <w:fldChar w:fldCharType="begin"/>
      </w:r>
      <w:r>
        <w:instrText xml:space="preserve"> REF _RefFig4X \h </w:instrText>
      </w:r>
      <w:r>
        <w:fldChar w:fldCharType="separate"/>
      </w:r>
      <w:r w:rsidR="00AA2DC8">
        <w:t xml:space="preserve">Figure </w:t>
      </w:r>
      <w:r w:rsidR="00AA2DC8">
        <w:rPr>
          <w:noProof/>
        </w:rPr>
        <w:t>4</w:t>
      </w:r>
      <w:r w:rsidR="00AA2DC8">
        <w:t>.</w:t>
      </w:r>
      <w:r w:rsidR="00AA2DC8">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7" w:name="_Toc235572461"/>
      <w:r w:rsidRPr="00BA1179">
        <w:rPr>
          <w:lang w:val="en-US"/>
        </w:rPr>
        <w:t>SIMULATION AND PERFORMANCE RESULTS</w:t>
      </w:r>
      <w:bookmarkEnd w:id="277"/>
      <w:bookmarkEnd w:id="307"/>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08" w:name="_Toc235572462"/>
      <w:r w:rsidRPr="00BA1179">
        <w:t>Evaluation Criteria for Wildfire Decision Support Systems</w:t>
      </w:r>
      <w:bookmarkEnd w:id="308"/>
    </w:p>
    <w:p w14:paraId="78B84C77" w14:textId="2841E89A"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A2DC8">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A2DC8">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A2DC8">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A2DC8">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A2DC8" w:rsidRPr="00BA1179">
        <w:t xml:space="preserve">Table </w:t>
      </w:r>
      <w:r w:rsidR="00AA2DC8">
        <w:rPr>
          <w:noProof/>
        </w:rPr>
        <w:t>5</w:t>
      </w:r>
      <w:r w:rsidR="00AA2DC8">
        <w:t>.</w:t>
      </w:r>
      <w:r w:rsidR="00AA2DC8">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390B8AED" w:rsidR="003873B5" w:rsidRDefault="003873B5" w:rsidP="003873B5">
      <w:pPr>
        <w:pStyle w:val="Caption"/>
      </w:pPr>
      <w:bookmarkStart w:id="309" w:name="_Ref235544659"/>
      <w:bookmarkStart w:id="310" w:name="_Toc235572506"/>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w:t>
      </w:r>
      <w:r w:rsidR="006B3E1A">
        <w:fldChar w:fldCharType="end"/>
      </w:r>
      <w:bookmarkEnd w:id="309"/>
      <w:r w:rsidRPr="00BA1179">
        <w:t xml:space="preserve"> Evaluation criteria for wildfire </w:t>
      </w:r>
      <w:r>
        <w:t>DSS</w:t>
      </w:r>
      <w:bookmarkEnd w:id="310"/>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A2DC8">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A2DC8">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A2DC8">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A2DC8">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A2DC8">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A2DC8">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A2DC8">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A2DC8">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1" w:name="_Toc235572463"/>
      <w:r w:rsidRPr="00BA1179">
        <w:t>Simulation Environment, Parameters, and Assumptions</w:t>
      </w:r>
      <w:bookmarkEnd w:id="311"/>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66A1E29D"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30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A2DC8">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A2DC8">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A2DC8" w:rsidRPr="00BA1179">
        <w:t xml:space="preserve">Table </w:t>
      </w:r>
      <w:r w:rsidR="00AA2DC8">
        <w:rPr>
          <w:noProof/>
        </w:rPr>
        <w:t>5</w:t>
      </w:r>
      <w:r w:rsidR="00AA2DC8">
        <w:t>.</w:t>
      </w:r>
      <w:r w:rsidR="00AA2DC8">
        <w:rPr>
          <w:noProof/>
        </w:rPr>
        <w:t>2</w:t>
      </w:r>
      <w:r>
        <w:fldChar w:fldCharType="end"/>
      </w:r>
      <w:r w:rsidRPr="00BA1179">
        <w:t xml:space="preserve"> </w:t>
      </w:r>
      <w:r w:rsidR="006359F2">
        <w:t>lists</w:t>
      </w:r>
      <w:r w:rsidRPr="00BA1179">
        <w:t xml:space="preserve"> the parameters of all runs in one place, grouped by subsystem. </w:t>
      </w:r>
    </w:p>
    <w:p w14:paraId="709C7A37" w14:textId="3DCAC211" w:rsidR="006359F2" w:rsidRDefault="006359F2" w:rsidP="006359F2">
      <w:pPr>
        <w:pStyle w:val="Caption"/>
      </w:pPr>
      <w:bookmarkStart w:id="312" w:name="_RefT52"/>
      <w:bookmarkStart w:id="313" w:name="_Toc235572507"/>
      <w:r w:rsidRPr="00BA1179">
        <w:lastRenderedPageBreak/>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2</w:t>
      </w:r>
      <w:r w:rsidR="006B3E1A">
        <w:fldChar w:fldCharType="end"/>
      </w:r>
      <w:bookmarkEnd w:id="312"/>
      <w:r w:rsidRPr="00BA1179">
        <w:t xml:space="preserve"> Simulation and decision parameters of all experiments</w:t>
      </w:r>
      <w:bookmarkEnd w:id="313"/>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5DD03FE0"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7B25BA8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minimal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5C30BCEA"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 approx. 3 s per run (compute path), up to about 25 s for long-burning runs</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78C42727" w:rsidR="00AE566D" w:rsidRDefault="006B3E1A" w:rsidP="00AE566D">
      <w:pPr>
        <w:pStyle w:val="ParText"/>
      </w:pPr>
      <w:r>
        <w:lastRenderedPageBreak/>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A2DC8">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A2DC8">
        <w:t xml:space="preserve">Table </w:t>
      </w:r>
      <w:r w:rsidR="00AA2DC8">
        <w:rPr>
          <w:noProof/>
        </w:rPr>
        <w:t>5</w:t>
      </w:r>
      <w:r w:rsidR="00AA2DC8">
        <w:t>.</w:t>
      </w:r>
      <w:r w:rsidR="00AA2DC8">
        <w:rPr>
          <w:noProof/>
        </w:rPr>
        <w:t>3</w:t>
      </w:r>
      <w:r>
        <w:fldChar w:fldCharType="end"/>
      </w:r>
      <w:r>
        <w:t>.</w:t>
      </w:r>
    </w:p>
    <w:p w14:paraId="310F4152" w14:textId="25140935" w:rsidR="006B3E1A" w:rsidRDefault="006B3E1A" w:rsidP="006B3E1A">
      <w:pPr>
        <w:pStyle w:val="Caption"/>
      </w:pPr>
      <w:bookmarkStart w:id="314" w:name="_Ref235360625"/>
      <w:bookmarkStart w:id="315" w:name="_Toc235572508"/>
      <w:r>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3</w:t>
      </w:r>
      <w:r>
        <w:fldChar w:fldCharType="end"/>
      </w:r>
      <w:bookmarkEnd w:id="314"/>
      <w:r>
        <w:t xml:space="preserve"> Environment and decision layer assumptions</w:t>
      </w:r>
      <w:bookmarkEnd w:id="315"/>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FC56F0">
            <w:pPr>
              <w:pStyle w:val="TableText"/>
            </w:pPr>
            <w:r>
              <w:t>Precipitation is a single domain-uniform value.</w:t>
            </w:r>
          </w:p>
        </w:tc>
      </w:tr>
      <w:tr w:rsidR="002A5C87" w14:paraId="75DA42F9" w14:textId="77777777" w:rsidTr="002A5C87">
        <w:tc>
          <w:tcPr>
            <w:tcW w:w="5000" w:type="pct"/>
          </w:tcPr>
          <w:p w14:paraId="4BD38A83" w14:textId="77777777" w:rsidR="002A5C87" w:rsidRDefault="002A5C87" w:rsidP="00FC56F0">
            <w:pPr>
              <w:pStyle w:val="TableText"/>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FC56F0">
            <w:pPr>
              <w:pStyle w:val="TableText"/>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FC56F0">
            <w:pPr>
              <w:pStyle w:val="TableText"/>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FC56F0">
            <w:pPr>
              <w:pStyle w:val="TableText"/>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FC56F0">
            <w:pPr>
              <w:pStyle w:val="TableText"/>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FC56F0">
            <w:pPr>
              <w:pStyle w:val="TableText"/>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FC56F0">
            <w:pPr>
              <w:pStyle w:val="TableText"/>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FC56F0">
            <w:pPr>
              <w:pStyle w:val="TableText"/>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FC56F0">
            <w:pPr>
              <w:pStyle w:val="TableText"/>
            </w:pPr>
            <w:r>
              <w:t>The no-harm guard treats the shadow forecast as the proxy for the no-action outcome over its horizon.</w:t>
            </w:r>
          </w:p>
        </w:tc>
      </w:tr>
    </w:tbl>
    <w:p w14:paraId="5A1B00B1" w14:textId="77777777" w:rsidR="002408F0" w:rsidRDefault="00000000">
      <w:pPr>
        <w:pStyle w:val="Heading2"/>
      </w:pPr>
      <w:bookmarkStart w:id="316" w:name="_Toc235572464"/>
      <w:r w:rsidRPr="00BA1179">
        <w:t>Validation of the Simulation Core Against Historical Fires</w:t>
      </w:r>
      <w:bookmarkEnd w:id="316"/>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61ECCA3" w:rsidR="00EE5661" w:rsidRDefault="00EE5661" w:rsidP="00EE5661">
      <w:pPr>
        <w:pStyle w:val="ParText"/>
        <w:numPr>
          <w:ilvl w:val="0"/>
          <w:numId w:val="17"/>
        </w:numPr>
      </w:pPr>
      <w:r w:rsidRPr="00D47E65">
        <w:lastRenderedPageBreak/>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A2DC8">
            <w:rPr>
              <w:noProof/>
            </w:rPr>
            <w:t>(DEM, 2026)</w:t>
          </w:r>
          <w:r>
            <w:fldChar w:fldCharType="end"/>
          </w:r>
        </w:sdtContent>
      </w:sdt>
      <w:r w:rsidRPr="00D47E65">
        <w:t>.</w:t>
      </w:r>
      <w:r>
        <w:t xml:space="preserve"> </w:t>
      </w:r>
    </w:p>
    <w:p w14:paraId="014E707D" w14:textId="753A2CB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A2DC8">
            <w:rPr>
              <w:noProof/>
            </w:rPr>
            <w:t xml:space="preserve"> (v200, 2026)</w:t>
          </w:r>
          <w:r>
            <w:fldChar w:fldCharType="end"/>
          </w:r>
        </w:sdtContent>
      </w:sdt>
      <w:r w:rsidRPr="00D47E65">
        <w:t>.</w:t>
      </w:r>
    </w:p>
    <w:p w14:paraId="393E1DFD" w14:textId="4554BB89"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A2DC8">
            <w:rPr>
              <w:noProof/>
            </w:rPr>
            <w:t>(Open-Meteo, 2026)</w:t>
          </w:r>
          <w:r>
            <w:fldChar w:fldCharType="end"/>
          </w:r>
        </w:sdtContent>
      </w:sdt>
      <w:r w:rsidRPr="00D47E65">
        <w:t>.</w:t>
      </w:r>
    </w:p>
    <w:p w14:paraId="0A573E72" w14:textId="0024E768"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A2DC8">
            <w:rPr>
              <w:noProof/>
            </w:rPr>
            <w:t>(S-NPP, 2026)</w:t>
          </w:r>
          <w:r>
            <w:fldChar w:fldCharType="end"/>
          </w:r>
        </w:sdtContent>
      </w:sdt>
      <w:r>
        <w:t>.</w:t>
      </w:r>
    </w:p>
    <w:p w14:paraId="173F1C5F" w14:textId="7A2A42E5"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A2DC8" w:rsidRPr="00BA1179">
        <w:t xml:space="preserve">Table </w:t>
      </w:r>
      <w:r w:rsidR="00AA2DC8">
        <w:rPr>
          <w:noProof/>
        </w:rPr>
        <w:t>5</w:t>
      </w:r>
      <w:r w:rsidR="00AA2DC8">
        <w:t>.</w:t>
      </w:r>
      <w:r w:rsidR="00AA2DC8">
        <w:rPr>
          <w:noProof/>
        </w:rPr>
        <w:t>4</w:t>
      </w:r>
      <w:r w:rsidR="0041789C">
        <w:fldChar w:fldCharType="end"/>
      </w:r>
      <w:r w:rsidRPr="00D47E65">
        <w:t>.</w:t>
      </w:r>
    </w:p>
    <w:p w14:paraId="0838831E" w14:textId="4446D4C6" w:rsidR="0041789C" w:rsidRDefault="0041789C" w:rsidP="0041789C">
      <w:pPr>
        <w:pStyle w:val="Caption"/>
      </w:pPr>
      <w:bookmarkStart w:id="317" w:name="_RefT53"/>
      <w:bookmarkStart w:id="318" w:name="_Toc235572509"/>
      <w:r w:rsidRPr="00BA1179">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4</w:t>
      </w:r>
      <w:r>
        <w:fldChar w:fldCharType="end"/>
      </w:r>
      <w:bookmarkEnd w:id="317"/>
      <w:r w:rsidRPr="00BA1179">
        <w:t xml:space="preserve"> Historical validation cases and their configuration</w:t>
      </w:r>
      <w:bookmarkEnd w:id="318"/>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4D3857A3" w14:textId="77777777" w:rsidR="00BB2B2F" w:rsidRDefault="00BB2B2F">
      <w:pPr>
        <w:pStyle w:val="ParText"/>
      </w:pPr>
    </w:p>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468BD1A"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A2DC8">
        <w:t xml:space="preserve">( </w:t>
      </w:r>
      <w:r w:rsidR="00AA2DC8">
        <w:rPr>
          <w:noProof/>
        </w:rPr>
        <w:t>63</w:t>
      </w:r>
      <w:r w:rsidR="00AA2DC8">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19" w:name="_RefEqPOD"/>
            <w:r>
              <w:t xml:space="preserve">( </w:t>
            </w:r>
            <w:r>
              <w:fldChar w:fldCharType="begin"/>
            </w:r>
            <w:r>
              <w:instrText xml:space="preserve"> SEQ ( \* ARABIC </w:instrText>
            </w:r>
            <w:r>
              <w:fldChar w:fldCharType="separate"/>
            </w:r>
            <w:r w:rsidR="00AA2DC8">
              <w:rPr>
                <w:noProof/>
              </w:rPr>
              <w:t>63</w:t>
            </w:r>
            <w:r>
              <w:fldChar w:fldCharType="end"/>
            </w:r>
            <w:r>
              <w:t xml:space="preserve"> )</w:t>
            </w:r>
            <w:bookmarkEnd w:id="319"/>
          </w:p>
        </w:tc>
      </w:tr>
    </w:tbl>
    <w:p w14:paraId="115345AF" w14:textId="0B18D2DC"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A2DC8" w:rsidRPr="00AA2DC8">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A2DC8" w:rsidRPr="00AA2DC8">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A2DC8">
        <w:t xml:space="preserve">( </w:t>
      </w:r>
      <w:r w:rsidR="00AA2DC8">
        <w:rPr>
          <w:noProof/>
        </w:rPr>
        <w:t>64</w:t>
      </w:r>
      <w:r w:rsidR="00AA2DC8">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A2DC8">
        <w:t xml:space="preserve">( </w:t>
      </w:r>
      <w:r w:rsidR="00AA2DC8">
        <w:rPr>
          <w:noProof/>
        </w:rPr>
        <w:t>65</w:t>
      </w:r>
      <w:r w:rsidR="00AA2DC8">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0" w:name="_RefEqDist"/>
            <w:r>
              <w:t xml:space="preserve">( </w:t>
            </w:r>
            <w:r>
              <w:fldChar w:fldCharType="begin"/>
            </w:r>
            <w:r>
              <w:instrText xml:space="preserve"> SEQ ( \* ARABIC </w:instrText>
            </w:r>
            <w:r>
              <w:fldChar w:fldCharType="separate"/>
            </w:r>
            <w:r w:rsidR="00AA2DC8">
              <w:rPr>
                <w:noProof/>
              </w:rPr>
              <w:t>64</w:t>
            </w:r>
            <w:r>
              <w:fldChar w:fldCharType="end"/>
            </w:r>
            <w:r>
              <w:t xml:space="preserve"> )</w:t>
            </w:r>
            <w:bookmarkEnd w:id="320"/>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1" w:name="_RefEqFront"/>
            <w:r>
              <w:t xml:space="preserve">( </w:t>
            </w:r>
            <w:r>
              <w:fldChar w:fldCharType="begin"/>
            </w:r>
            <w:r>
              <w:instrText xml:space="preserve"> SEQ ( \* ARABIC </w:instrText>
            </w:r>
            <w:r>
              <w:fldChar w:fldCharType="separate"/>
            </w:r>
            <w:r w:rsidR="00AA2DC8">
              <w:rPr>
                <w:noProof/>
              </w:rPr>
              <w:t>65</w:t>
            </w:r>
            <w:r>
              <w:fldChar w:fldCharType="end"/>
            </w:r>
            <w:r>
              <w:t xml:space="preserve"> )</w:t>
            </w:r>
            <w:bookmarkEnd w:id="321"/>
          </w:p>
        </w:tc>
      </w:tr>
    </w:tbl>
    <w:p w14:paraId="6960B874" w14:textId="6141DA6A" w:rsidR="00022730" w:rsidRDefault="00022730" w:rsidP="00022730">
      <w:pPr>
        <w:pStyle w:val="ParText"/>
      </w:pPr>
      <w:r w:rsidRPr="00022730">
        <w:lastRenderedPageBreak/>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A2DC8" w:rsidRPr="00AA2DC8">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A2DC8">
        <w:t xml:space="preserve">( </w:t>
      </w:r>
      <w:r w:rsidR="00AA2DC8">
        <w:rPr>
          <w:noProof/>
        </w:rPr>
        <w:t>66</w:t>
      </w:r>
      <w:r w:rsidR="00AA2DC8">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29433F13"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m:rPr>
                    <m:sty m:val="p"/>
                  </m:rPr>
                  <w:br/>
                </m:r>
              </m:oMath>
              <m:oMath>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2" w:name="_Ref235571066"/>
            <w:r>
              <w:t xml:space="preserve">( </w:t>
            </w:r>
            <w:r>
              <w:fldChar w:fldCharType="begin"/>
            </w:r>
            <w:r>
              <w:instrText xml:space="preserve"> SEQ ( \* ARABIC </w:instrText>
            </w:r>
            <w:r>
              <w:fldChar w:fldCharType="separate"/>
            </w:r>
            <w:r w:rsidR="00AA2DC8">
              <w:rPr>
                <w:noProof/>
              </w:rPr>
              <w:t>66</w:t>
            </w:r>
            <w:r>
              <w:fldChar w:fldCharType="end"/>
            </w:r>
            <w:r>
              <w:t xml:space="preserve"> )</w:t>
            </w:r>
            <w:bookmarkEnd w:id="322"/>
          </w:p>
        </w:tc>
      </w:tr>
    </w:tbl>
    <w:p w14:paraId="5508D25F" w14:textId="11815EA9"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A2DC8">
        <w:t xml:space="preserve">( </w:t>
      </w:r>
      <w:r w:rsidR="00AA2DC8">
        <w:rPr>
          <w:noProof/>
        </w:rPr>
        <w:t>67</w:t>
      </w:r>
      <w:r w:rsidR="00AA2DC8">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3" w:name="_RefEqMAE"/>
            <w:r>
              <w:t xml:space="preserve">( </w:t>
            </w:r>
            <w:r>
              <w:fldChar w:fldCharType="begin"/>
            </w:r>
            <w:r>
              <w:instrText xml:space="preserve"> SEQ ( \* ARABIC </w:instrText>
            </w:r>
            <w:r>
              <w:fldChar w:fldCharType="separate"/>
            </w:r>
            <w:r w:rsidR="00AA2DC8">
              <w:rPr>
                <w:noProof/>
              </w:rPr>
              <w:t>67</w:t>
            </w:r>
            <w:r>
              <w:fldChar w:fldCharType="end"/>
            </w:r>
            <w:r>
              <w:t xml:space="preserve"> )</w:t>
            </w:r>
            <w:bookmarkEnd w:id="323"/>
          </w:p>
        </w:tc>
      </w:tr>
    </w:tbl>
    <w:p w14:paraId="73F104E8" w14:textId="5E287978" w:rsidR="00A860FC" w:rsidRDefault="00A860FC" w:rsidP="00A860FC">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A2DC8" w:rsidRPr="00AA2DC8">
        <w:rPr>
          <w:b/>
          <w:bCs/>
        </w:rPr>
        <w:t xml:space="preserve">( </w:t>
      </w:r>
      <w:r w:rsidR="00AA2DC8" w:rsidRPr="00AA2DC8">
        <w:rPr>
          <w:b/>
          <w:bCs/>
          <w:noProof/>
        </w:rPr>
        <w:t>68</w:t>
      </w:r>
      <w:r w:rsidR="00AA2DC8" w:rsidRPr="00AA2DC8">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4" w:name="_Ref235571543"/>
            <w:r>
              <w:t xml:space="preserve">( </w:t>
            </w:r>
            <w:r>
              <w:fldChar w:fldCharType="begin"/>
            </w:r>
            <w:r>
              <w:instrText xml:space="preserve"> SEQ ( \* ARABIC </w:instrText>
            </w:r>
            <w:r>
              <w:fldChar w:fldCharType="separate"/>
            </w:r>
            <w:r w:rsidR="00AA2DC8">
              <w:rPr>
                <w:noProof/>
              </w:rPr>
              <w:t>68</w:t>
            </w:r>
            <w:r>
              <w:fldChar w:fldCharType="end"/>
            </w:r>
            <w:r>
              <w:t xml:space="preserve"> )</w:t>
            </w:r>
            <w:bookmarkEnd w:id="324"/>
          </w:p>
        </w:tc>
      </w:tr>
    </w:tbl>
    <w:p w14:paraId="1A1BCC63" w14:textId="0F9C50FC" w:rsidR="00A860FC" w:rsidRDefault="00EE71BF" w:rsidP="00A860FC">
      <w:pPr>
        <w:pStyle w:val="ParText"/>
      </w:pPr>
      <w:r>
        <w:fldChar w:fldCharType="begin"/>
      </w:r>
      <w:r>
        <w:instrText xml:space="preserve"> REF _Ref235569232 \h </w:instrText>
      </w:r>
      <w:r>
        <w:fldChar w:fldCharType="separate"/>
      </w:r>
      <w:r w:rsidR="00AA2DC8" w:rsidRPr="00BA1179">
        <w:t xml:space="preserve">Table </w:t>
      </w:r>
      <w:r w:rsidR="00AA2DC8">
        <w:rPr>
          <w:noProof/>
        </w:rPr>
        <w:t>5</w:t>
      </w:r>
      <w:r w:rsidR="00AA2DC8">
        <w:t>.</w:t>
      </w:r>
      <w:r w:rsidR="00AA2DC8">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A2DC8" w:rsidRPr="00BA1179">
        <w:t xml:space="preserve">Figure </w:t>
      </w:r>
      <w:r w:rsidR="00AA2DC8">
        <w:rPr>
          <w:noProof/>
        </w:rPr>
        <w:t>5</w:t>
      </w:r>
      <w:r w:rsidR="00AA2DC8" w:rsidRPr="00BA1179">
        <w:t>.</w:t>
      </w:r>
      <w:r w:rsidR="00AA2DC8">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340EA8D3" w14:textId="77777777" w:rsidR="00CB663D" w:rsidRDefault="00CB663D" w:rsidP="00A860FC">
      <w:pPr>
        <w:pStyle w:val="ParText"/>
      </w:pPr>
    </w:p>
    <w:p w14:paraId="4C3F2BEC" w14:textId="53A6CCE5" w:rsidR="0036286A" w:rsidRDefault="0036286A" w:rsidP="0036286A">
      <w:pPr>
        <w:pStyle w:val="Caption"/>
      </w:pPr>
      <w:bookmarkStart w:id="325" w:name="_Ref235569232"/>
      <w:bookmarkStart w:id="326" w:name="_Toc235572510"/>
      <w:r w:rsidRPr="00BA1179">
        <w:lastRenderedPageBreak/>
        <w:t xml:space="preserve">Table </w:t>
      </w:r>
      <w:r>
        <w:fldChar w:fldCharType="begin"/>
      </w:r>
      <w:r>
        <w:instrText xml:space="preserve"> STYLEREF 1 \s </w:instrText>
      </w:r>
      <w:r>
        <w:fldChar w:fldCharType="separate"/>
      </w:r>
      <w:r w:rsidR="00AA2DC8">
        <w:rPr>
          <w:noProof/>
        </w:rPr>
        <w:t>5</w:t>
      </w:r>
      <w:r>
        <w:fldChar w:fldCharType="end"/>
      </w:r>
      <w:r>
        <w:t>.</w:t>
      </w:r>
      <w:r>
        <w:fldChar w:fldCharType="begin"/>
      </w:r>
      <w:r>
        <w:instrText xml:space="preserve"> SEQ Table \* ARABIC \s 1 </w:instrText>
      </w:r>
      <w:r>
        <w:fldChar w:fldCharType="separate"/>
      </w:r>
      <w:r w:rsidR="00AA2DC8">
        <w:rPr>
          <w:noProof/>
        </w:rPr>
        <w:t>5</w:t>
      </w:r>
      <w:r>
        <w:fldChar w:fldCharType="end"/>
      </w:r>
      <w:bookmarkEnd w:id="325"/>
      <w:r w:rsidRPr="00BA1179">
        <w:t xml:space="preserve"> Hindcast agreement metrics per historical case (mean over stochastic replicates)</w:t>
      </w:r>
      <w:bookmarkEnd w:id="326"/>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7" w:name="_Ref235572564"/>
      <w:bookmarkStart w:id="328" w:name="_Toc235572544"/>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1</w:t>
      </w:r>
      <w:r>
        <w:fldChar w:fldCharType="end"/>
      </w:r>
      <w:bookmarkEnd w:id="327"/>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28"/>
    </w:p>
    <w:p w14:paraId="5A1B0112" w14:textId="77777777" w:rsidR="002408F0" w:rsidRDefault="00000000">
      <w:pPr>
        <w:pStyle w:val="Heading2"/>
      </w:pPr>
      <w:bookmarkStart w:id="329" w:name="_Toc235572465"/>
      <w:r w:rsidRPr="00BA1179">
        <w:lastRenderedPageBreak/>
        <w:t>Performance of the Decision Layer</w:t>
      </w:r>
      <w:bookmarkEnd w:id="329"/>
    </w:p>
    <w:p w14:paraId="193FDD4E" w14:textId="77777777" w:rsidR="00622897" w:rsidRDefault="00622897" w:rsidP="00622897">
      <w:pPr>
        <w:pStyle w:val="ParText"/>
      </w:pPr>
      <w:r>
        <w: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t>
      </w:r>
      <w:r w:rsidRPr="002B3691">
        <w:rPr>
          <w:b/>
          <w:bCs/>
        </w:rPr>
        <w:t>The physical cost, formed by the burned-area, asset, and population terms of the decision cost, is the primary outcome, because an arm that issues no orders spends nothing on response and judging by the total cost alone would reward inaction.</w:t>
      </w:r>
      <w:r>
        <w:t xml:space="preserve"> </w:t>
      </w:r>
    </w:p>
    <w:p w14:paraId="7C8CC957" w14:textId="77777777" w:rsidR="007A40EE" w:rsidRDefault="00622897" w:rsidP="00622897">
      <w:pPr>
        <w:pStyle w:val="ParText"/>
      </w:pPr>
      <w:r w:rsidRPr="00BA1179">
        <w:t>The campaign runs on three scenario families, because the value of the decision layer is regime-dependent</w:t>
      </w:r>
      <w:r w:rsidR="007A40EE">
        <w:t>:</w:t>
      </w:r>
    </w:p>
    <w:p w14:paraId="04B474FB" w14:textId="77777777" w:rsidR="007A40EE" w:rsidRDefault="00622897" w:rsidP="007A40EE">
      <w:pPr>
        <w:pStyle w:val="ParText"/>
        <w:numPr>
          <w:ilvl w:val="0"/>
          <w:numId w:val="26"/>
        </w:numPr>
      </w:pPr>
      <w:r w:rsidRPr="00BA1179">
        <w:t>S-A is the nominal case, a single moderately reachable ignition with a sufficient resource pool; it asks whether the layer orders the right interventions when capacity is not the constraint.</w:t>
      </w:r>
    </w:p>
    <w:p w14:paraId="265A1461" w14:textId="77777777" w:rsidR="007A40EE" w:rsidRDefault="00622897" w:rsidP="007A40EE">
      <w:pPr>
        <w:pStyle w:val="ParText"/>
        <w:numPr>
          <w:ilvl w:val="0"/>
          <w:numId w:val="26"/>
        </w:numPr>
      </w:pPr>
      <w:r w:rsidRPr="00BA1179">
        <w: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t>
      </w:r>
    </w:p>
    <w:p w14:paraId="4A034A72" w14:textId="77777777" w:rsidR="007A40EE" w:rsidRDefault="00622897" w:rsidP="007A40EE">
      <w:pPr>
        <w:pStyle w:val="ParText"/>
        <w:numPr>
          <w:ilvl w:val="0"/>
          <w:numId w:val="26"/>
        </w:numPr>
      </w:pPr>
      <w:r w:rsidRPr="00BA1179">
        <w:t xml:space="preserve">S-C repeats S-B under degraded observation, with per-cycle feature outages and noise, exercising the confidence machinery at the outcome level. </w:t>
      </w:r>
    </w:p>
    <w:p w14:paraId="4219B07C" w14:textId="379C07D5" w:rsidR="00622897" w:rsidRDefault="00622897" w:rsidP="007A40EE">
      <w:pPr>
        <w:pStyle w:val="ParText"/>
      </w:pPr>
      <w:r w:rsidRPr="00BA1179">
        <w:lastRenderedPageBreak/>
        <w:t xml:space="preserve">Landscapes are procedurally generated </w:t>
      </w:r>
      <w:r w:rsidR="007A40EE">
        <w:t>200</w:t>
      </w:r>
      <w:r w:rsidRPr="00BA1179">
        <w:t xml:space="preserve"> × </w:t>
      </w:r>
      <w:r w:rsidR="007A40EE">
        <w:t>200</w:t>
      </w:r>
      <w:r w:rsidRPr="00BA1179">
        <w:t xml:space="preserve"> grids at </w:t>
      </w:r>
      <w:r w:rsidR="007A40EE">
        <w:t>90</w:t>
      </w:r>
      <w:r w:rsidRPr="00BA1179">
        <w:t xml:space="preserve"> m resolution whose terrain, like the weather, varies with the seed, so no conclusion is tied to one map; episodes last </w:t>
      </w:r>
      <w:r w:rsidR="007A40EE">
        <w:t>24</w:t>
      </w:r>
      <w:r w:rsidRPr="00BA1179">
        <w:t xml:space="preserve"> hours, costs are additionally read at fixed checkpoints of two and six hours, and there is no operator interaction during the runs. The headline table below reports the demonstrative capacity-limited scenario S-B; the scenario effect is summarized separately.</w:t>
      </w:r>
    </w:p>
    <w:p w14:paraId="6E9452E5" w14:textId="77777777" w:rsidR="00622897" w:rsidRDefault="00622897" w:rsidP="00622897">
      <w:pPr>
        <w:pStyle w:val="ParText"/>
      </w:pPr>
      <w:del w:id="330" w:author="CLAUDE" w:date="2026-07-22T22:30:00Z">
        <w:r>
          <w:delText xml:space="preserve">There are 5 arms forming an ablation ladder: </w:delText>
        </w:r>
      </w:del>
      <w:ins w:id="331" w:author="CLAUDE" w:date="2026-07-22T22:30:00Z">
        <w:r w:rsidRPr="00BA1179">
          <w:t>Seven arms form the ablation ladder:</w:t>
        </w:r>
      </w:ins>
    </w:p>
    <w:p w14:paraId="4B3D10D4" w14:textId="77777777" w:rsidR="00622897" w:rsidRDefault="00622897" w:rsidP="00622897">
      <w:pPr>
        <w:pStyle w:val="ParText"/>
        <w:numPr>
          <w:ilvl w:val="0"/>
          <w:numId w:val="25"/>
        </w:numPr>
      </w:pPr>
      <w:r w:rsidRPr="002B3691">
        <w:rPr>
          <w:b/>
          <w:bCs/>
        </w:rPr>
        <w:t>Arm0</w:t>
      </w:r>
      <w:r>
        <w:t xml:space="preserve"> removes the decision layer and lets the fire burn freely, which fixes the cost of taking no action. </w:t>
      </w:r>
    </w:p>
    <w:p w14:paraId="00BB75C1" w14:textId="77777777" w:rsidR="00622897" w:rsidRDefault="00622897" w:rsidP="00622897">
      <w:pPr>
        <w:pStyle w:val="ParText"/>
        <w:numPr>
          <w:ilvl w:val="0"/>
          <w:numId w:val="25"/>
        </w:numPr>
      </w:pPr>
      <w:r w:rsidRPr="002B3691">
        <w:rPr>
          <w:b/>
          <w:bCs/>
        </w:rPr>
        <w:t>Arm1</w:t>
      </w:r>
      <w:r>
        <w:t xml:space="preserve"> runs the evFIS from a minimal seed of five rules with adaptation and generative proposals switched off, a closed decision space.</w:t>
      </w:r>
    </w:p>
    <w:p w14:paraId="32A10D55" w14:textId="77777777" w:rsidR="00622897" w:rsidRDefault="00622897" w:rsidP="00622897">
      <w:pPr>
        <w:pStyle w:val="ParText"/>
        <w:numPr>
          <w:ilvl w:val="0"/>
          <w:numId w:val="25"/>
        </w:numPr>
      </w:pPr>
      <w:r w:rsidRPr="002B3691">
        <w:rPr>
          <w:b/>
          <w:bCs/>
        </w:rPr>
        <w:t>Arm A2</w:t>
      </w:r>
      <w:r>
        <w:t xml:space="preserve"> switches on staged adaptation, the parametric and resolution growth of the rule base, while generative proposals stay off. </w:t>
      </w:r>
    </w:p>
    <w:p w14:paraId="678953C3" w14:textId="77777777" w:rsidR="00622897" w:rsidRDefault="00622897" w:rsidP="00622897">
      <w:pPr>
        <w:pStyle w:val="ParText"/>
        <w:numPr>
          <w:ilvl w:val="0"/>
          <w:numId w:val="25"/>
        </w:numPr>
        <w:rPr>
          <w:ins w:id="332" w:author="CLAUDE" w:date="2026-07-22T22:30:00Z"/>
        </w:rPr>
      </w:pPr>
      <w:ins w:id="333" w:author="CLAUDE" w:date="2026-07-22T22:30:00Z">
        <w:r w:rsidRPr="00BA1179">
          <w:rPr>
            <w:b/>
          </w:rPr>
          <w:t>Arm A2g</w:t>
        </w:r>
        <w:r w:rsidRPr="00BA1179">
          <w:t xml:space="preserve"> instead switches on only the generative proposer over the same five-rule seed, with the evolving-fuzzy stages off, so that the two adaptation families are separated on equal footing rather than measured only as increments of one another.</w:t>
        </w:r>
      </w:ins>
    </w:p>
    <w:p w14:paraId="1A5F5C09" w14:textId="77777777" w:rsidR="00622897" w:rsidRDefault="00622897" w:rsidP="00622897">
      <w:pPr>
        <w:pStyle w:val="ParText"/>
        <w:numPr>
          <w:ilvl w:val="0"/>
          <w:numId w:val="25"/>
        </w:numPr>
      </w:pPr>
      <w:r w:rsidRPr="002B3691">
        <w:rPr>
          <w:b/>
          <w:bCs/>
        </w:rPr>
        <w:t>Arm A3</w:t>
      </w:r>
      <w:r>
        <w:t xml:space="preserve"> also switches on the generative proposer, the full open decision space. </w:t>
      </w:r>
    </w:p>
    <w:p w14:paraId="575A8E8C" w14:textId="77777777" w:rsidR="00622897" w:rsidRDefault="00622897" w:rsidP="00622897">
      <w:pPr>
        <w:pStyle w:val="ParText"/>
        <w:numPr>
          <w:ilvl w:val="0"/>
          <w:numId w:val="25"/>
        </w:numPr>
      </w:pPr>
      <w:r w:rsidRPr="002B3691">
        <w:rPr>
          <w:b/>
          <w:bCs/>
        </w:rPr>
        <w:t>Arm A4</w:t>
      </w:r>
      <w:r>
        <w:t xml:space="preserve"> runs the complete rule base of 40 rules (Appendix </w:t>
      </w:r>
      <w:r>
        <w:fldChar w:fldCharType="begin"/>
      </w:r>
      <w:r>
        <w:instrText xml:space="preserve"> REF _RefAppE1 \n \h </w:instrText>
      </w:r>
      <w:r>
        <w:fldChar w:fldCharType="separate"/>
      </w:r>
      <w:r>
        <w:t>E</w:t>
      </w:r>
      <w:r>
        <w:fldChar w:fldCharType="end"/>
      </w:r>
      <w:r>
        <w:t>) without adaptation and serves as the upper reference.</w:t>
      </w:r>
    </w:p>
    <w:p w14:paraId="481B836D" w14:textId="77777777" w:rsidR="00622897" w:rsidRDefault="00622897" w:rsidP="00622897">
      <w:pPr>
        <w:pStyle w:val="ParText"/>
        <w:numPr>
          <w:ilvl w:val="0"/>
          <w:numId w:val="25"/>
        </w:numPr>
        <w:rPr>
          <w:ins w:id="334" w:author="CLAUDE" w:date="2026-07-22T22:30:00Z"/>
        </w:rPr>
      </w:pPr>
      <w:ins w:id="335" w:author="CLAUDE" w:date="2026-07-22T22:30:00Z">
        <w:r w:rsidRPr="00BA1179">
          <w:rPr>
            <w:b/>
          </w:rPr>
          <w:t>Arm A5</w:t>
        </w:r>
        <w:r w:rsidRPr="00BA1179">
          <w:t xml:space="preserve"> runs the complete rule base with the full staged adaptation switched on. It is the configuration a deployment would actually run, and its margin over A4 prices what adaptation adds when doctrine is already present.</w:t>
        </w:r>
      </w:ins>
    </w:p>
    <w:p w14:paraId="628DBC05" w14:textId="77777777" w:rsidR="00622897" w:rsidRDefault="00622897" w:rsidP="00622897">
      <w:pPr>
        <w:pStyle w:val="ParText"/>
      </w:pPr>
      <w:r>
        <w:t xml:space="preserve">The step from A0 to A1 isolates the value of the base decision layer, the step from A1 to A2 the value of adaptation, the step from A2 to A3 the value of the generative component, and the closeness of A3 to A4 shows how far the open decision space </w:t>
      </w:r>
      <w:r>
        <w:lastRenderedPageBreak/>
        <w:t xml:space="preserve">recovers the performance of the full rule base without being handed it. </w:t>
      </w:r>
      <w:r>
        <w:fldChar w:fldCharType="begin"/>
      </w:r>
      <w:r>
        <w:instrText xml:space="preserve"> REF _RefTArms \h </w:instrText>
      </w:r>
      <w:r>
        <w:fldChar w:fldCharType="separate"/>
      </w:r>
      <w:r>
        <w:rPr>
          <w:noProof/>
        </w:rPr>
        <w:t>Table 5.6</w:t>
      </w:r>
      <w:r>
        <w:fldChar w:fldCharType="end"/>
      </w:r>
      <w:r>
        <w:t xml:space="preserve"> defines the arms.</w:t>
      </w:r>
      <w:ins w:id="336" w:author="CLAUDE" w:date="2026-07-22T22:30:00Z">
        <w:r w:rsidRPr="00BA1179">
          <w:t xml:space="preserve"> The A2g step separates the generative family from the evolving-fuzzy one, and the closeness of A5 to the best of all arms states the performance of the deployed configuration; every step is read per scenario.</w:t>
        </w:r>
      </w:ins>
    </w:p>
    <w:p w14:paraId="7272FA55" w14:textId="77777777" w:rsidR="00622897" w:rsidRDefault="00622897" w:rsidP="00622897">
      <w:pPr>
        <w:pStyle w:val="Caption"/>
      </w:pPr>
      <w:bookmarkStart w:id="337" w:name="_RefTArms"/>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6</w:t>
      </w:r>
      <w:r>
        <w:fldChar w:fldCharType="end"/>
      </w:r>
      <w:bookmarkEnd w:id="337"/>
      <w:r>
        <w:t xml:space="preserve"> Experimental arms of the decision-layer ablation.</w:t>
      </w:r>
    </w:p>
    <w:tbl>
      <w:tblPr>
        <w:tblStyle w:val="PlainTable2"/>
        <w:tblW w:w="5000" w:type="pct"/>
        <w:tblLook w:val="04A0" w:firstRow="1" w:lastRow="0" w:firstColumn="1" w:lastColumn="0" w:noHBand="0" w:noVBand="1"/>
      </w:tblPr>
      <w:tblGrid>
        <w:gridCol w:w="749"/>
        <w:gridCol w:w="1501"/>
        <w:gridCol w:w="867"/>
        <w:gridCol w:w="966"/>
        <w:gridCol w:w="3964"/>
      </w:tblGrid>
      <w:tr w:rsidR="00622897" w14:paraId="238CCF06" w14:textId="77777777" w:rsidTr="00195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3FFA8C02" w14:textId="77777777" w:rsidR="00622897" w:rsidRDefault="00622897" w:rsidP="00195204">
            <w:pPr>
              <w:pStyle w:val="TableText"/>
            </w:pPr>
            <w:r>
              <w:t>Arm</w:t>
            </w:r>
          </w:p>
        </w:tc>
        <w:tc>
          <w:tcPr>
            <w:tcW w:w="932" w:type="pct"/>
          </w:tcPr>
          <w:p w14:paraId="09DA0FC2"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Rule base</w:t>
            </w:r>
          </w:p>
        </w:tc>
        <w:tc>
          <w:tcPr>
            <w:tcW w:w="539" w:type="pct"/>
          </w:tcPr>
          <w:p w14:paraId="0D9B2F97" w14:textId="77777777" w:rsidR="00622897" w:rsidRPr="002B3691" w:rsidRDefault="00622897" w:rsidP="00195204">
            <w:pPr>
              <w:pStyle w:val="TableText"/>
              <w:cnfStyle w:val="100000000000" w:firstRow="1" w:lastRow="0" w:firstColumn="0" w:lastColumn="0" w:oddVBand="0" w:evenVBand="0" w:oddHBand="0" w:evenHBand="0" w:firstRowFirstColumn="0" w:firstRowLastColumn="0" w:lastRowFirstColumn="0" w:lastRowLastColumn="0"/>
              <w:rPr>
                <w:bCs w:val="0"/>
              </w:rPr>
            </w:pPr>
            <w:r w:rsidRPr="002B3691">
              <w:rPr>
                <w:bCs w:val="0"/>
              </w:rPr>
              <w:t>evFIS</w:t>
            </w:r>
          </w:p>
        </w:tc>
        <w:tc>
          <w:tcPr>
            <w:tcW w:w="600" w:type="pct"/>
          </w:tcPr>
          <w:p w14:paraId="157D6A7B"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GenAI</w:t>
            </w:r>
          </w:p>
        </w:tc>
        <w:tc>
          <w:tcPr>
            <w:tcW w:w="2463" w:type="pct"/>
          </w:tcPr>
          <w:p w14:paraId="076AB41F" w14:textId="77777777" w:rsidR="00622897" w:rsidRDefault="00622897" w:rsidP="00195204">
            <w:pPr>
              <w:pStyle w:val="TableText"/>
              <w:cnfStyle w:val="100000000000" w:firstRow="1" w:lastRow="0" w:firstColumn="0" w:lastColumn="0" w:oddVBand="0" w:evenVBand="0" w:oddHBand="0" w:evenHBand="0" w:firstRowFirstColumn="0" w:firstRowLastColumn="0" w:lastRowFirstColumn="0" w:lastRowLastColumn="0"/>
            </w:pPr>
            <w:r>
              <w:t>Role</w:t>
            </w:r>
          </w:p>
        </w:tc>
      </w:tr>
      <w:tr w:rsidR="00622897" w14:paraId="7B2F7C97"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6BEED0C6" w14:textId="77777777" w:rsidR="00622897" w:rsidRDefault="00622897" w:rsidP="00195204">
            <w:pPr>
              <w:pStyle w:val="TableText"/>
            </w:pPr>
            <w:r>
              <w:t>A0</w:t>
            </w:r>
          </w:p>
        </w:tc>
        <w:tc>
          <w:tcPr>
            <w:tcW w:w="932" w:type="pct"/>
          </w:tcPr>
          <w:p w14:paraId="43CC339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none</w:t>
            </w:r>
          </w:p>
        </w:tc>
        <w:tc>
          <w:tcPr>
            <w:tcW w:w="539" w:type="pct"/>
          </w:tcPr>
          <w:p w14:paraId="0BE404D8"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600" w:type="pct"/>
          </w:tcPr>
          <w:p w14:paraId="459A95E7"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2463" w:type="pct"/>
          </w:tcPr>
          <w:p w14:paraId="5675AB0A"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No DSS; free burn (baseline)</w:t>
            </w:r>
          </w:p>
        </w:tc>
      </w:tr>
      <w:tr w:rsidR="00622897" w14:paraId="404B4764" w14:textId="77777777" w:rsidTr="00195204">
        <w:tc>
          <w:tcPr>
            <w:cnfStyle w:val="001000000000" w:firstRow="0" w:lastRow="0" w:firstColumn="1" w:lastColumn="0" w:oddVBand="0" w:evenVBand="0" w:oddHBand="0" w:evenHBand="0" w:firstRowFirstColumn="0" w:firstRowLastColumn="0" w:lastRowFirstColumn="0" w:lastRowLastColumn="0"/>
            <w:tcW w:w="465" w:type="pct"/>
          </w:tcPr>
          <w:p w14:paraId="67CBA484" w14:textId="77777777" w:rsidR="00622897" w:rsidRDefault="00622897" w:rsidP="00195204">
            <w:pPr>
              <w:pStyle w:val="TableText"/>
            </w:pPr>
            <w:r>
              <w:t>A1</w:t>
            </w:r>
          </w:p>
        </w:tc>
        <w:tc>
          <w:tcPr>
            <w:tcW w:w="932" w:type="pct"/>
          </w:tcPr>
          <w:p w14:paraId="0A7338F1"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seed, 5 rules</w:t>
            </w:r>
          </w:p>
        </w:tc>
        <w:tc>
          <w:tcPr>
            <w:tcW w:w="539" w:type="pct"/>
          </w:tcPr>
          <w:p w14:paraId="015C38FE"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600" w:type="pct"/>
          </w:tcPr>
          <w:p w14:paraId="4A0307AB"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2463" w:type="pct"/>
          </w:tcPr>
          <w:p w14:paraId="714A0914"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evFIS only; closed decision space</w:t>
            </w:r>
          </w:p>
        </w:tc>
      </w:tr>
      <w:tr w:rsidR="00622897" w14:paraId="1E1C03E1"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22FE9C60" w14:textId="77777777" w:rsidR="00622897" w:rsidRDefault="00622897" w:rsidP="00195204">
            <w:pPr>
              <w:pStyle w:val="TableText"/>
            </w:pPr>
            <w:r>
              <w:t>A2</w:t>
            </w:r>
          </w:p>
        </w:tc>
        <w:tc>
          <w:tcPr>
            <w:tcW w:w="932" w:type="pct"/>
          </w:tcPr>
          <w:p w14:paraId="1CC1C89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seed, 5 rules</w:t>
            </w:r>
          </w:p>
        </w:tc>
        <w:tc>
          <w:tcPr>
            <w:tcW w:w="539" w:type="pct"/>
          </w:tcPr>
          <w:p w14:paraId="51385DA2"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600" w:type="pct"/>
          </w:tcPr>
          <w:p w14:paraId="7A6CEC76"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off</w:t>
            </w:r>
          </w:p>
        </w:tc>
        <w:tc>
          <w:tcPr>
            <w:tcW w:w="2463" w:type="pct"/>
          </w:tcPr>
          <w:p w14:paraId="3FB85830"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evFIS + staged adaptation</w:t>
            </w:r>
          </w:p>
        </w:tc>
      </w:tr>
      <w:tr w:rsidR="00622897" w14:paraId="7FC4EB48" w14:textId="77777777" w:rsidTr="00195204">
        <w:trPr>
          <w:ins w:id="338" w:author="CLAUDE" w:date="2026-07-22T22:30:00Z"/>
        </w:trPr>
        <w:tc>
          <w:tcPr>
            <w:cnfStyle w:val="001000000000" w:firstRow="0" w:lastRow="0" w:firstColumn="1" w:lastColumn="0" w:oddVBand="0" w:evenVBand="0" w:oddHBand="0" w:evenHBand="0" w:firstRowFirstColumn="0" w:firstRowLastColumn="0" w:lastRowFirstColumn="0" w:lastRowLastColumn="0"/>
            <w:tcW w:w="0" w:type="auto"/>
          </w:tcPr>
          <w:p w14:paraId="33CD8B6E" w14:textId="77777777" w:rsidR="00622897" w:rsidRDefault="00622897" w:rsidP="00195204">
            <w:pPr>
              <w:pStyle w:val="TableText"/>
              <w:rPr>
                <w:ins w:id="339" w:author="CLAUDE" w:date="2026-07-22T22:30:00Z"/>
              </w:rPr>
            </w:pPr>
            <w:ins w:id="340" w:author="CLAUDE" w:date="2026-07-22T22:30:00Z">
              <w:r w:rsidRPr="00BA1179">
                <w:t>A2g</w:t>
              </w:r>
            </w:ins>
          </w:p>
        </w:tc>
        <w:tc>
          <w:tcPr>
            <w:tcW w:w="0" w:type="auto"/>
          </w:tcPr>
          <w:p w14:paraId="6F6AD9BE"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1" w:author="CLAUDE" w:date="2026-07-22T22:30:00Z"/>
              </w:rPr>
            </w:pPr>
            <w:ins w:id="342" w:author="CLAUDE" w:date="2026-07-22T22:30:00Z">
              <w:r w:rsidRPr="00BA1179">
                <w:t>seed, 5 rules</w:t>
              </w:r>
            </w:ins>
          </w:p>
        </w:tc>
        <w:tc>
          <w:tcPr>
            <w:tcW w:w="0" w:type="auto"/>
          </w:tcPr>
          <w:p w14:paraId="7130459B"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3" w:author="CLAUDE" w:date="2026-07-22T22:30:00Z"/>
              </w:rPr>
            </w:pPr>
            <w:ins w:id="344" w:author="CLAUDE" w:date="2026-07-22T22:30:00Z">
              <w:r w:rsidRPr="00BA1179">
                <w:t>off</w:t>
              </w:r>
            </w:ins>
          </w:p>
        </w:tc>
        <w:tc>
          <w:tcPr>
            <w:tcW w:w="0" w:type="auto"/>
          </w:tcPr>
          <w:p w14:paraId="63EB479D"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5" w:author="CLAUDE" w:date="2026-07-22T22:30:00Z"/>
              </w:rPr>
            </w:pPr>
            <w:ins w:id="346" w:author="CLAUDE" w:date="2026-07-22T22:30:00Z">
              <w:r w:rsidRPr="00BA1179">
                <w:t>on</w:t>
              </w:r>
            </w:ins>
          </w:p>
        </w:tc>
        <w:tc>
          <w:tcPr>
            <w:tcW w:w="0" w:type="auto"/>
          </w:tcPr>
          <w:p w14:paraId="54273910"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rPr>
                <w:ins w:id="347" w:author="CLAUDE" w:date="2026-07-22T22:30:00Z"/>
              </w:rPr>
            </w:pPr>
            <w:ins w:id="348" w:author="CLAUDE" w:date="2026-07-22T22:30:00Z">
              <w:r w:rsidRPr="00BA1179">
                <w:t>Generative growth only</w:t>
              </w:r>
            </w:ins>
          </w:p>
        </w:tc>
      </w:tr>
      <w:tr w:rsidR="00622897" w14:paraId="4C8B18FD" w14:textId="77777777" w:rsidTr="00195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5" w:type="pct"/>
          </w:tcPr>
          <w:p w14:paraId="40832C81" w14:textId="77777777" w:rsidR="00622897" w:rsidRDefault="00622897" w:rsidP="00195204">
            <w:pPr>
              <w:pStyle w:val="TableText"/>
            </w:pPr>
            <w:r>
              <w:t>A3</w:t>
            </w:r>
          </w:p>
        </w:tc>
        <w:tc>
          <w:tcPr>
            <w:tcW w:w="932" w:type="pct"/>
          </w:tcPr>
          <w:p w14:paraId="034F3AB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seed, 5 rules</w:t>
            </w:r>
          </w:p>
        </w:tc>
        <w:tc>
          <w:tcPr>
            <w:tcW w:w="539" w:type="pct"/>
          </w:tcPr>
          <w:p w14:paraId="118D3164"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600" w:type="pct"/>
          </w:tcPr>
          <w:p w14:paraId="70AC7CC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on</w:t>
            </w:r>
          </w:p>
        </w:tc>
        <w:tc>
          <w:tcPr>
            <w:tcW w:w="2463" w:type="pct"/>
          </w:tcPr>
          <w:p w14:paraId="243CD383"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pPr>
            <w:r>
              <w:t>Full DSS; open decision space</w:t>
            </w:r>
          </w:p>
        </w:tc>
      </w:tr>
      <w:tr w:rsidR="00622897" w14:paraId="28551166" w14:textId="77777777" w:rsidTr="00195204">
        <w:tc>
          <w:tcPr>
            <w:cnfStyle w:val="001000000000" w:firstRow="0" w:lastRow="0" w:firstColumn="1" w:lastColumn="0" w:oddVBand="0" w:evenVBand="0" w:oddHBand="0" w:evenHBand="0" w:firstRowFirstColumn="0" w:firstRowLastColumn="0" w:lastRowFirstColumn="0" w:lastRowLastColumn="0"/>
            <w:tcW w:w="465" w:type="pct"/>
          </w:tcPr>
          <w:p w14:paraId="0F4A77EE" w14:textId="77777777" w:rsidR="00622897" w:rsidRDefault="00622897" w:rsidP="00195204">
            <w:pPr>
              <w:pStyle w:val="TableText"/>
            </w:pPr>
            <w:r>
              <w:t>A4</w:t>
            </w:r>
          </w:p>
        </w:tc>
        <w:tc>
          <w:tcPr>
            <w:tcW w:w="932" w:type="pct"/>
          </w:tcPr>
          <w:p w14:paraId="36E7AD0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full, 40 rules</w:t>
            </w:r>
          </w:p>
        </w:tc>
        <w:tc>
          <w:tcPr>
            <w:tcW w:w="539" w:type="pct"/>
          </w:tcPr>
          <w:p w14:paraId="70E55E3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600" w:type="pct"/>
          </w:tcPr>
          <w:p w14:paraId="2A5BAC03"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off</w:t>
            </w:r>
          </w:p>
        </w:tc>
        <w:tc>
          <w:tcPr>
            <w:tcW w:w="2463" w:type="pct"/>
          </w:tcPr>
          <w:p w14:paraId="19E2AEB5" w14:textId="77777777" w:rsidR="00622897" w:rsidRDefault="00622897" w:rsidP="00195204">
            <w:pPr>
              <w:pStyle w:val="TableText"/>
              <w:cnfStyle w:val="000000000000" w:firstRow="0" w:lastRow="0" w:firstColumn="0" w:lastColumn="0" w:oddVBand="0" w:evenVBand="0" w:oddHBand="0" w:evenHBand="0" w:firstRowFirstColumn="0" w:firstRowLastColumn="0" w:lastRowFirstColumn="0" w:lastRowLastColumn="0"/>
            </w:pPr>
            <w:r>
              <w:t>Full rule base, static; upper reference</w:t>
            </w:r>
          </w:p>
        </w:tc>
      </w:tr>
      <w:tr w:rsidR="00622897" w14:paraId="6B1DAFD7" w14:textId="77777777" w:rsidTr="00195204">
        <w:trPr>
          <w:cnfStyle w:val="000000100000" w:firstRow="0" w:lastRow="0" w:firstColumn="0" w:lastColumn="0" w:oddVBand="0" w:evenVBand="0" w:oddHBand="1" w:evenHBand="0" w:firstRowFirstColumn="0" w:firstRowLastColumn="0" w:lastRowFirstColumn="0" w:lastRowLastColumn="0"/>
          <w:ins w:id="349" w:author="CLAUDE" w:date="2026-07-22T22:30:00Z"/>
        </w:trPr>
        <w:tc>
          <w:tcPr>
            <w:cnfStyle w:val="001000000000" w:firstRow="0" w:lastRow="0" w:firstColumn="1" w:lastColumn="0" w:oddVBand="0" w:evenVBand="0" w:oddHBand="0" w:evenHBand="0" w:firstRowFirstColumn="0" w:firstRowLastColumn="0" w:lastRowFirstColumn="0" w:lastRowLastColumn="0"/>
            <w:tcW w:w="0" w:type="auto"/>
          </w:tcPr>
          <w:p w14:paraId="62894002" w14:textId="77777777" w:rsidR="00622897" w:rsidRDefault="00622897" w:rsidP="00195204">
            <w:pPr>
              <w:pStyle w:val="TableText"/>
              <w:rPr>
                <w:ins w:id="350" w:author="CLAUDE" w:date="2026-07-22T22:30:00Z"/>
              </w:rPr>
            </w:pPr>
            <w:ins w:id="351" w:author="CLAUDE" w:date="2026-07-22T22:30:00Z">
              <w:r w:rsidRPr="00BA1179">
                <w:t>A5</w:t>
              </w:r>
            </w:ins>
          </w:p>
        </w:tc>
        <w:tc>
          <w:tcPr>
            <w:tcW w:w="0" w:type="auto"/>
          </w:tcPr>
          <w:p w14:paraId="46697148"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2" w:author="CLAUDE" w:date="2026-07-22T22:30:00Z"/>
              </w:rPr>
            </w:pPr>
            <w:ins w:id="353" w:author="CLAUDE" w:date="2026-07-22T22:30:00Z">
              <w:r w:rsidRPr="00BA1179">
                <w:t>full, 40 rules</w:t>
              </w:r>
            </w:ins>
          </w:p>
        </w:tc>
        <w:tc>
          <w:tcPr>
            <w:tcW w:w="0" w:type="auto"/>
          </w:tcPr>
          <w:p w14:paraId="562BA7DA"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4" w:author="CLAUDE" w:date="2026-07-22T22:30:00Z"/>
              </w:rPr>
            </w:pPr>
            <w:ins w:id="355" w:author="CLAUDE" w:date="2026-07-22T22:30:00Z">
              <w:r w:rsidRPr="00BA1179">
                <w:t>on</w:t>
              </w:r>
            </w:ins>
          </w:p>
        </w:tc>
        <w:tc>
          <w:tcPr>
            <w:tcW w:w="0" w:type="auto"/>
          </w:tcPr>
          <w:p w14:paraId="63D34816"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6" w:author="CLAUDE" w:date="2026-07-22T22:30:00Z"/>
              </w:rPr>
            </w:pPr>
            <w:ins w:id="357" w:author="CLAUDE" w:date="2026-07-22T22:30:00Z">
              <w:r w:rsidRPr="00BA1179">
                <w:t>on</w:t>
              </w:r>
            </w:ins>
          </w:p>
        </w:tc>
        <w:tc>
          <w:tcPr>
            <w:tcW w:w="0" w:type="auto"/>
          </w:tcPr>
          <w:p w14:paraId="3B81516E" w14:textId="77777777" w:rsidR="00622897" w:rsidRDefault="00622897" w:rsidP="00195204">
            <w:pPr>
              <w:pStyle w:val="TableText"/>
              <w:cnfStyle w:val="000000100000" w:firstRow="0" w:lastRow="0" w:firstColumn="0" w:lastColumn="0" w:oddVBand="0" w:evenVBand="0" w:oddHBand="1" w:evenHBand="0" w:firstRowFirstColumn="0" w:firstRowLastColumn="0" w:lastRowFirstColumn="0" w:lastRowLastColumn="0"/>
              <w:rPr>
                <w:ins w:id="358" w:author="CLAUDE" w:date="2026-07-22T22:30:00Z"/>
              </w:rPr>
            </w:pPr>
            <w:ins w:id="359" w:author="CLAUDE" w:date="2026-07-22T22:30:00Z">
              <w:r w:rsidRPr="00BA1179">
                <w:t>Deployed configuration; full base with full adaptation</w:t>
              </w:r>
            </w:ins>
          </w:p>
        </w:tc>
      </w:tr>
    </w:tbl>
    <w:p w14:paraId="3BAAFED9" w14:textId="77777777" w:rsidR="00622897" w:rsidRPr="00622897" w:rsidRDefault="00622897" w:rsidP="00622897"/>
    <w:p w14:paraId="5A1B021C" w14:textId="77777777" w:rsidR="002408F0" w:rsidRDefault="00000000">
      <w:pPr>
        <w:pStyle w:val="Heading2"/>
      </w:pPr>
      <w:bookmarkStart w:id="360" w:name="_Toc235572473"/>
      <w:r w:rsidRPr="00BA1179">
        <w:t>Sensitivity Analysis</w:t>
      </w:r>
      <w:bookmarkEnd w:id="360"/>
    </w:p>
    <w:p w14:paraId="5A1B021D" w14:textId="77777777" w:rsidR="002408F0" w:rsidRDefault="00000000">
      <w:pPr>
        <w:pStyle w:val="Heading3"/>
      </w:pPr>
      <w:bookmarkStart w:id="361" w:name="_Toc235572474"/>
      <w:r w:rsidRPr="00BA1179">
        <w:t>Method</w:t>
      </w:r>
      <w:bookmarkEnd w:id="361"/>
    </w:p>
    <w:p w14:paraId="5A1B021E" w14:textId="1B78340B" w:rsidR="002408F0" w:rsidRDefault="00000000">
      <w:pPr>
        <w:pStyle w:val="ParText"/>
      </w:pPr>
      <w:r w:rsidRPr="00BA1179">
        <w:t xml:space="preserve">The closed loop depends on a small set of design parameters, and the chapter must show which of them the outcome actually hinges on. The primary instrument is a one-at-a-time sweep: a fixed capacity-limited scenario is rerun once per parameter value while all other parameters hold their defaults, with adaptation off so that the sweep measures the decision layer itself rather than a learning trajectory. Reported per run are the physical cost, burned cells, time to extinguish, and the fail-safe engagement fraction. The swept parameters and ranges are those of </w:t>
      </w:r>
      <w:r>
        <w:fldChar w:fldCharType="begin"/>
      </w:r>
      <w:r>
        <w:instrText xml:space="preserve"> REF _RefT511 \h </w:instrText>
      </w:r>
      <w:r>
        <w:fldChar w:fldCharType="separate"/>
      </w:r>
      <w:r w:rsidR="00AA2DC8" w:rsidRPr="00BA1179">
        <w:t xml:space="preserve">Table </w:t>
      </w:r>
      <w:r w:rsidR="00AA2DC8">
        <w:rPr>
          <w:noProof/>
        </w:rPr>
        <w:t>5</w:t>
      </w:r>
      <w:r w:rsidR="00AA2DC8">
        <w:t>.</w:t>
      </w:r>
      <w:r w:rsidR="00AA2DC8">
        <w:rPr>
          <w:noProof/>
        </w:rPr>
        <w:t>12</w:t>
      </w:r>
      <w:r>
        <w:fldChar w:fldCharType="end"/>
      </w:r>
      <w:r w:rsidRPr="00BA1179">
        <w:t>. Because one-at-a-time designs cannot expose interactions, the sweep is complemented by a global screening over the same ranges, using the elementary-</w:t>
      </w:r>
      <w:r w:rsidRPr="00BA1179">
        <w:lastRenderedPageBreak/>
        <w:t xml:space="preserve">effects method </w:t>
      </w:r>
      <w:r>
        <w:fldChar w:fldCharType="begin"/>
      </w:r>
      <w:r>
        <w:instrText xml:space="preserve"> CITATION Morris1991 \l 1055 </w:instrText>
      </w:r>
      <w:r>
        <w:fldChar w:fldCharType="separate"/>
      </w:r>
      <w:r w:rsidR="00AA2DC8">
        <w:rPr>
          <w:noProof/>
        </w:rPr>
        <w:t xml:space="preserve"> (Morris, 1991)</w:t>
      </w:r>
      <w:r>
        <w:fldChar w:fldCharType="end"/>
      </w:r>
      <w:r w:rsidRPr="00BA1179">
        <w:t xml:space="preserve"> with ⟨r⟩ trajectories, and, compute permitting, variance-based indices </w:t>
      </w:r>
      <w:r>
        <w:fldChar w:fldCharType="begin"/>
      </w:r>
      <w:r>
        <w:instrText xml:space="preserve"> CITATION Sobol2001 \m Saltelli2008 \l 1055 </w:instrText>
      </w:r>
      <w:r>
        <w:fldChar w:fldCharType="separate"/>
      </w:r>
      <w:r w:rsidR="00AA2DC8">
        <w:rPr>
          <w:noProof/>
        </w:rPr>
        <w:t xml:space="preserve"> (Sobol′, 2001; Saltelli, ve diğerleri, 2008)</w:t>
      </w:r>
      <w:r>
        <w:fldChar w:fldCharType="end"/>
      </w:r>
      <w:r w:rsidRPr="00BA1179">
        <w:t xml:space="preserve"> for the dominant parameters.</w:t>
      </w:r>
    </w:p>
    <w:tbl>
      <w:tblPr>
        <w:tblStyle w:val="TableGrid"/>
        <w:tblW w:w="5000" w:type="pct"/>
        <w:tblLook w:val="04A0" w:firstRow="1" w:lastRow="0" w:firstColumn="1" w:lastColumn="0" w:noHBand="0" w:noVBand="1"/>
      </w:tblPr>
      <w:tblGrid>
        <w:gridCol w:w="1929"/>
        <w:gridCol w:w="1286"/>
        <w:gridCol w:w="2411"/>
        <w:gridCol w:w="2411"/>
      </w:tblGrid>
      <w:tr w:rsidR="002C3951" w14:paraId="5A1B0223" w14:textId="77777777">
        <w:tc>
          <w:tcPr>
            <w:tcW w:w="1200" w:type="pct"/>
          </w:tcPr>
          <w:p w14:paraId="5A1B021F" w14:textId="77777777" w:rsidR="002408F0" w:rsidRDefault="00000000">
            <w:pPr>
              <w:pStyle w:val="TableText"/>
            </w:pPr>
            <w:r w:rsidRPr="00BA1179">
              <w:rPr>
                <w:b/>
              </w:rPr>
              <w:t>Parameter</w:t>
            </w:r>
          </w:p>
        </w:tc>
        <w:tc>
          <w:tcPr>
            <w:tcW w:w="800" w:type="pct"/>
          </w:tcPr>
          <w:p w14:paraId="5A1B0220" w14:textId="77777777" w:rsidR="002408F0" w:rsidRDefault="00000000">
            <w:pPr>
              <w:pStyle w:val="TableText"/>
            </w:pPr>
            <w:r w:rsidRPr="00BA1179">
              <w:rPr>
                <w:b/>
              </w:rPr>
              <w:t>Default</w:t>
            </w:r>
          </w:p>
        </w:tc>
        <w:tc>
          <w:tcPr>
            <w:tcW w:w="1500" w:type="pct"/>
          </w:tcPr>
          <w:p w14:paraId="5A1B0221" w14:textId="77777777" w:rsidR="002408F0" w:rsidRDefault="00000000">
            <w:pPr>
              <w:pStyle w:val="TableText"/>
            </w:pPr>
            <w:r w:rsidRPr="00BA1179">
              <w:rPr>
                <w:b/>
              </w:rPr>
              <w:t>Sweep values</w:t>
            </w:r>
          </w:p>
        </w:tc>
        <w:tc>
          <w:tcPr>
            <w:tcW w:w="1500" w:type="pct"/>
          </w:tcPr>
          <w:p w14:paraId="5A1B0222" w14:textId="77777777" w:rsidR="002408F0" w:rsidRDefault="00000000">
            <w:pPr>
              <w:pStyle w:val="TableText"/>
            </w:pPr>
            <w:r w:rsidRPr="00BA1179">
              <w:rPr>
                <w:b/>
              </w:rPr>
              <w:t>Role</w:t>
            </w:r>
          </w:p>
        </w:tc>
      </w:tr>
      <w:tr w:rsidR="002C3951" w14:paraId="5A1B0228" w14:textId="77777777">
        <w:tc>
          <w:tcPr>
            <w:tcW w:w="1200" w:type="pct"/>
          </w:tcPr>
          <w:p w14:paraId="5A1B0224" w14:textId="77777777" w:rsidR="002408F0" w:rsidRDefault="00000000">
            <w:pPr>
              <w:pStyle w:val="TableText"/>
            </w:pPr>
            <w:r w:rsidRPr="00BA1179">
              <w:t>Satisficing bound J_TH</w:t>
            </w:r>
          </w:p>
        </w:tc>
        <w:tc>
          <w:tcPr>
            <w:tcW w:w="800" w:type="pct"/>
          </w:tcPr>
          <w:p w14:paraId="5A1B0225" w14:textId="77777777" w:rsidR="002408F0" w:rsidRDefault="00000000">
            <w:pPr>
              <w:pStyle w:val="TableText"/>
            </w:pPr>
            <w:r w:rsidRPr="00BA1179">
              <w:t>0.35</w:t>
            </w:r>
          </w:p>
        </w:tc>
        <w:tc>
          <w:tcPr>
            <w:tcW w:w="1500" w:type="pct"/>
          </w:tcPr>
          <w:p w14:paraId="5A1B0226" w14:textId="77777777" w:rsidR="002408F0" w:rsidRDefault="00000000">
            <w:pPr>
              <w:pStyle w:val="TableText"/>
            </w:pPr>
            <w:r w:rsidRPr="00BA1179">
              <w:t>0.15, 0.25, 0.35, 0.45, 0.60</w:t>
            </w:r>
          </w:p>
        </w:tc>
        <w:tc>
          <w:tcPr>
            <w:tcW w:w="1500" w:type="pct"/>
          </w:tcPr>
          <w:p w14:paraId="5A1B0227" w14:textId="77777777" w:rsidR="002408F0" w:rsidRDefault="00000000">
            <w:pPr>
              <w:pStyle w:val="TableText"/>
            </w:pPr>
            <w:r w:rsidRPr="00BA1179">
              <w:t>acceptance strictness</w:t>
            </w:r>
          </w:p>
        </w:tc>
      </w:tr>
      <w:tr w:rsidR="002C3951" w14:paraId="5A1B022D" w14:textId="77777777">
        <w:tc>
          <w:tcPr>
            <w:tcW w:w="1200" w:type="pct"/>
          </w:tcPr>
          <w:p w14:paraId="5A1B0229" w14:textId="77777777" w:rsidR="002408F0" w:rsidRDefault="00000000">
            <w:pPr>
              <w:pStyle w:val="TableText"/>
            </w:pPr>
            <w:r w:rsidRPr="00BA1179">
              <w:t>Quality gate η</w:t>
            </w:r>
          </w:p>
        </w:tc>
        <w:tc>
          <w:tcPr>
            <w:tcW w:w="800" w:type="pct"/>
          </w:tcPr>
          <w:p w14:paraId="5A1B022A" w14:textId="77777777" w:rsidR="002408F0" w:rsidRDefault="00000000">
            <w:pPr>
              <w:pStyle w:val="TableText"/>
            </w:pPr>
            <w:r w:rsidRPr="00BA1179">
              <w:t>0.60</w:t>
            </w:r>
          </w:p>
        </w:tc>
        <w:tc>
          <w:tcPr>
            <w:tcW w:w="1500" w:type="pct"/>
          </w:tcPr>
          <w:p w14:paraId="5A1B022B" w14:textId="77777777" w:rsidR="002408F0" w:rsidRDefault="00000000">
            <w:pPr>
              <w:pStyle w:val="TableText"/>
            </w:pPr>
            <w:r w:rsidRPr="00BA1179">
              <w:t>0.30, 0.45, 0.60, 0.75, 0.90</w:t>
            </w:r>
          </w:p>
        </w:tc>
        <w:tc>
          <w:tcPr>
            <w:tcW w:w="1500" w:type="pct"/>
          </w:tcPr>
          <w:p w14:paraId="5A1B022C" w14:textId="77777777" w:rsidR="002408F0" w:rsidRDefault="00000000">
            <w:pPr>
              <w:pStyle w:val="TableText"/>
            </w:pPr>
            <w:r w:rsidRPr="00BA1179">
              <w:t>fail-safe threshold</w:t>
            </w:r>
          </w:p>
        </w:tc>
      </w:tr>
      <w:tr w:rsidR="002C3951" w14:paraId="5A1B0232" w14:textId="77777777">
        <w:tc>
          <w:tcPr>
            <w:tcW w:w="1200" w:type="pct"/>
          </w:tcPr>
          <w:p w14:paraId="5A1B022E" w14:textId="77777777" w:rsidR="002408F0" w:rsidRDefault="00000000">
            <w:pPr>
              <w:pStyle w:val="TableText"/>
            </w:pPr>
            <w:r w:rsidRPr="00BA1179">
              <w:t>Attention threshold</w:t>
            </w:r>
          </w:p>
        </w:tc>
        <w:tc>
          <w:tcPr>
            <w:tcW w:w="800" w:type="pct"/>
          </w:tcPr>
          <w:p w14:paraId="5A1B022F" w14:textId="77777777" w:rsidR="002408F0" w:rsidRDefault="00000000">
            <w:pPr>
              <w:pStyle w:val="TableText"/>
            </w:pPr>
            <w:r w:rsidRPr="00BA1179">
              <w:t>0.35</w:t>
            </w:r>
          </w:p>
        </w:tc>
        <w:tc>
          <w:tcPr>
            <w:tcW w:w="1500" w:type="pct"/>
          </w:tcPr>
          <w:p w14:paraId="5A1B0230" w14:textId="77777777" w:rsidR="002408F0" w:rsidRDefault="00000000">
            <w:pPr>
              <w:pStyle w:val="TableText"/>
            </w:pPr>
            <w:r w:rsidRPr="00BA1179">
              <w:t>0.15, 0.25, 0.35, 0.50, 0.70</w:t>
            </w:r>
          </w:p>
        </w:tc>
        <w:tc>
          <w:tcPr>
            <w:tcW w:w="1500" w:type="pct"/>
          </w:tcPr>
          <w:p w14:paraId="5A1B0231" w14:textId="77777777" w:rsidR="002408F0" w:rsidRDefault="00000000">
            <w:pPr>
              <w:pStyle w:val="TableText"/>
            </w:pPr>
            <w:r w:rsidRPr="00BA1179">
              <w:t>global coordination share</w:t>
            </w:r>
          </w:p>
        </w:tc>
      </w:tr>
      <w:tr w:rsidR="002C3951" w14:paraId="5A1B0237" w14:textId="77777777">
        <w:tc>
          <w:tcPr>
            <w:tcW w:w="1200" w:type="pct"/>
          </w:tcPr>
          <w:p w14:paraId="5A1B0233" w14:textId="77777777" w:rsidR="002408F0" w:rsidRDefault="00000000">
            <w:pPr>
              <w:pStyle w:val="TableText"/>
            </w:pPr>
            <w:r w:rsidRPr="00BA1179">
              <w:t>Persistence decay ρ</w:t>
            </w:r>
          </w:p>
        </w:tc>
        <w:tc>
          <w:tcPr>
            <w:tcW w:w="800" w:type="pct"/>
          </w:tcPr>
          <w:p w14:paraId="5A1B0234" w14:textId="77777777" w:rsidR="002408F0" w:rsidRDefault="00000000">
            <w:pPr>
              <w:pStyle w:val="TableText"/>
            </w:pPr>
            <w:r w:rsidRPr="00BA1179">
              <w:t>0.90</w:t>
            </w:r>
          </w:p>
        </w:tc>
        <w:tc>
          <w:tcPr>
            <w:tcW w:w="1500" w:type="pct"/>
          </w:tcPr>
          <w:p w14:paraId="5A1B0235" w14:textId="77777777" w:rsidR="002408F0" w:rsidRDefault="00000000">
            <w:pPr>
              <w:pStyle w:val="TableText"/>
            </w:pPr>
            <w:r w:rsidRPr="00BA1179">
              <w:t>0.70, 0.80, 0.90, 0.95, 0.99</w:t>
            </w:r>
          </w:p>
        </w:tc>
        <w:tc>
          <w:tcPr>
            <w:tcW w:w="1500" w:type="pct"/>
          </w:tcPr>
          <w:p w14:paraId="5A1B0236" w14:textId="77777777" w:rsidR="002408F0" w:rsidRDefault="00000000">
            <w:pPr>
              <w:pStyle w:val="TableText"/>
            </w:pPr>
            <w:r w:rsidRPr="00BA1179">
              <w:t>uncertainty memory</w:t>
            </w:r>
          </w:p>
        </w:tc>
      </w:tr>
      <w:tr w:rsidR="002C3951" w14:paraId="5A1B023C" w14:textId="77777777">
        <w:tc>
          <w:tcPr>
            <w:tcW w:w="1200" w:type="pct"/>
          </w:tcPr>
          <w:p w14:paraId="5A1B0238" w14:textId="77777777" w:rsidR="002408F0" w:rsidRDefault="00000000">
            <w:pPr>
              <w:pStyle w:val="TableText"/>
            </w:pPr>
            <w:r w:rsidRPr="00BA1179">
              <w:t>Forecast horizon (min)</w:t>
            </w:r>
          </w:p>
        </w:tc>
        <w:tc>
          <w:tcPr>
            <w:tcW w:w="800" w:type="pct"/>
          </w:tcPr>
          <w:p w14:paraId="5A1B0239" w14:textId="77777777" w:rsidR="002408F0" w:rsidRDefault="00000000">
            <w:pPr>
              <w:pStyle w:val="TableText"/>
            </w:pPr>
            <w:r w:rsidRPr="00BA1179">
              <w:t>15</w:t>
            </w:r>
          </w:p>
        </w:tc>
        <w:tc>
          <w:tcPr>
            <w:tcW w:w="1500" w:type="pct"/>
          </w:tcPr>
          <w:p w14:paraId="5A1B023A" w14:textId="77777777" w:rsidR="002408F0" w:rsidRDefault="00000000">
            <w:pPr>
              <w:pStyle w:val="TableText"/>
            </w:pPr>
            <w:r w:rsidRPr="00BA1179">
              <w:t>5, 10, 15, 30, 45</w:t>
            </w:r>
          </w:p>
        </w:tc>
        <w:tc>
          <w:tcPr>
            <w:tcW w:w="1500" w:type="pct"/>
          </w:tcPr>
          <w:p w14:paraId="5A1B023B" w14:textId="77777777" w:rsidR="002408F0" w:rsidRDefault="00000000">
            <w:pPr>
              <w:pStyle w:val="TableText"/>
            </w:pPr>
            <w:r w:rsidRPr="00BA1179">
              <w:t>lookahead depth</w:t>
            </w:r>
          </w:p>
        </w:tc>
      </w:tr>
      <w:tr w:rsidR="002C3951" w14:paraId="5A1B0241" w14:textId="77777777">
        <w:tc>
          <w:tcPr>
            <w:tcW w:w="1200" w:type="pct"/>
          </w:tcPr>
          <w:p w14:paraId="5A1B023D" w14:textId="77777777" w:rsidR="002408F0" w:rsidRDefault="00000000">
            <w:pPr>
              <w:pStyle w:val="TableText"/>
            </w:pPr>
            <w:r w:rsidRPr="00BA1179">
              <w:t>Decision cycle (min)</w:t>
            </w:r>
          </w:p>
        </w:tc>
        <w:tc>
          <w:tcPr>
            <w:tcW w:w="800" w:type="pct"/>
          </w:tcPr>
          <w:p w14:paraId="5A1B023E" w14:textId="77777777" w:rsidR="002408F0" w:rsidRDefault="00000000">
            <w:pPr>
              <w:pStyle w:val="TableText"/>
            </w:pPr>
            <w:r w:rsidRPr="00BA1179">
              <w:t>1</w:t>
            </w:r>
          </w:p>
        </w:tc>
        <w:tc>
          <w:tcPr>
            <w:tcW w:w="1500" w:type="pct"/>
          </w:tcPr>
          <w:p w14:paraId="5A1B023F" w14:textId="77777777" w:rsidR="002408F0" w:rsidRDefault="00000000">
            <w:pPr>
              <w:pStyle w:val="TableText"/>
            </w:pPr>
            <w:r w:rsidRPr="00BA1179">
              <w:t>1, 2, 4, 8</w:t>
            </w:r>
          </w:p>
        </w:tc>
        <w:tc>
          <w:tcPr>
            <w:tcW w:w="1500" w:type="pct"/>
          </w:tcPr>
          <w:p w14:paraId="5A1B0240" w14:textId="77777777" w:rsidR="002408F0" w:rsidRDefault="00000000">
            <w:pPr>
              <w:pStyle w:val="TableText"/>
            </w:pPr>
            <w:r w:rsidRPr="00BA1179">
              <w:t>decision tempo</w:t>
            </w:r>
          </w:p>
        </w:tc>
      </w:tr>
      <w:tr w:rsidR="002C3951" w14:paraId="5A1B0246" w14:textId="77777777">
        <w:tc>
          <w:tcPr>
            <w:tcW w:w="1200" w:type="pct"/>
          </w:tcPr>
          <w:p w14:paraId="5A1B0242" w14:textId="77777777" w:rsidR="002408F0" w:rsidRDefault="00000000">
            <w:pPr>
              <w:pStyle w:val="TableText"/>
            </w:pPr>
            <w:r w:rsidRPr="00BA1179">
              <w:t>Cost weights w_burn / w_asset / w_pop</w:t>
            </w:r>
          </w:p>
        </w:tc>
        <w:tc>
          <w:tcPr>
            <w:tcW w:w="800" w:type="pct"/>
          </w:tcPr>
          <w:p w14:paraId="5A1B0243" w14:textId="77777777" w:rsidR="002408F0" w:rsidRDefault="00000000">
            <w:pPr>
              <w:pStyle w:val="TableText"/>
            </w:pPr>
            <w:r w:rsidRPr="00BA1179">
              <w:t>1.0</w:t>
            </w:r>
          </w:p>
        </w:tc>
        <w:tc>
          <w:tcPr>
            <w:tcW w:w="1500" w:type="pct"/>
          </w:tcPr>
          <w:p w14:paraId="5A1B0244" w14:textId="77777777" w:rsidR="002408F0" w:rsidRDefault="00000000">
            <w:pPr>
              <w:pStyle w:val="TableText"/>
            </w:pPr>
            <w:r w:rsidRPr="00BA1179">
              <w:t>0.5, 1.0, 2.0 each</w:t>
            </w:r>
          </w:p>
        </w:tc>
        <w:tc>
          <w:tcPr>
            <w:tcW w:w="1500" w:type="pct"/>
          </w:tcPr>
          <w:p w14:paraId="5A1B0245" w14:textId="77777777" w:rsidR="002408F0" w:rsidRDefault="00000000">
            <w:pPr>
              <w:pStyle w:val="TableText"/>
            </w:pPr>
            <w:r w:rsidRPr="00BA1179">
              <w:t>priority structure</w:t>
            </w:r>
          </w:p>
        </w:tc>
      </w:tr>
    </w:tbl>
    <w:p w14:paraId="5A1B0247" w14:textId="3849D034" w:rsidR="002408F0" w:rsidRDefault="00000000">
      <w:pPr>
        <w:pStyle w:val="Caption"/>
      </w:pPr>
      <w:bookmarkStart w:id="362" w:name="_RefT511"/>
      <w:bookmarkStart w:id="363" w:name="_Toc235572517"/>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12</w:t>
      </w:r>
      <w:r w:rsidR="006B3E1A">
        <w:fldChar w:fldCharType="end"/>
      </w:r>
      <w:bookmarkEnd w:id="362"/>
      <w:r w:rsidRPr="00BA1179">
        <w:t xml:space="preserve"> Sensitivity design: swept parameters, defaults, and ranges</w:t>
      </w:r>
      <w:bookmarkEnd w:id="363"/>
    </w:p>
    <w:p w14:paraId="5A1B0248" w14:textId="77777777" w:rsidR="002408F0" w:rsidRDefault="00000000">
      <w:pPr>
        <w:pStyle w:val="Heading3"/>
      </w:pPr>
      <w:bookmarkStart w:id="364" w:name="_Toc235572475"/>
      <w:r w:rsidRPr="00BA1179">
        <w:t>Results and Interpretation</w:t>
      </w:r>
      <w:bookmarkEnd w:id="364"/>
    </w:p>
    <w:p w14:paraId="5A1B0249" w14:textId="7E5663FE" w:rsidR="002408F0" w:rsidRDefault="00000000">
      <w:pPr>
        <w:pStyle w:val="ParText"/>
      </w:pPr>
      <w:r>
        <w:fldChar w:fldCharType="begin"/>
      </w:r>
      <w:r>
        <w:instrText xml:space="preserve"> REF _RefF510 \h </w:instrText>
      </w:r>
      <w:r>
        <w:fldChar w:fldCharType="separate"/>
      </w:r>
      <w:r w:rsidR="00AA2DC8" w:rsidRPr="00BA1179">
        <w:t xml:space="preserve">Figure </w:t>
      </w:r>
      <w:r w:rsidR="00AA2DC8">
        <w:rPr>
          <w:noProof/>
        </w:rPr>
        <w:t>5</w:t>
      </w:r>
      <w:r w:rsidR="00AA2DC8" w:rsidRPr="00BA1179">
        <w:t>.</w:t>
      </w:r>
      <w:r w:rsidR="00AA2DC8">
        <w:rPr>
          <w:noProof/>
        </w:rPr>
        <w:t>7</w:t>
      </w:r>
      <w:r>
        <w:fldChar w:fldCharType="end"/>
      </w:r>
      <w:r w:rsidRPr="00BA1179">
        <w:t xml:space="preserve"> ranks the parameters by the spread they induce in the physical cost; </w:t>
      </w:r>
      <w:r>
        <w:fldChar w:fldCharType="begin"/>
      </w:r>
      <w:r>
        <w:instrText xml:space="preserve"> REF _RefF511 \h </w:instrText>
      </w:r>
      <w:r>
        <w:fldChar w:fldCharType="separate"/>
      </w:r>
      <w:r w:rsidR="00AA2DC8" w:rsidRPr="00BA1179">
        <w:t xml:space="preserve">Figure </w:t>
      </w:r>
      <w:r w:rsidR="00AA2DC8">
        <w:rPr>
          <w:noProof/>
        </w:rPr>
        <w:t>5</w:t>
      </w:r>
      <w:r w:rsidR="00AA2DC8" w:rsidRPr="00BA1179">
        <w:t>.</w:t>
      </w:r>
      <w:r w:rsidR="00AA2DC8">
        <w:rPr>
          <w:noProof/>
        </w:rPr>
        <w:t>8</w:t>
      </w:r>
      <w:r>
        <w:fldChar w:fldCharType="end"/>
      </w:r>
      <w:r w:rsidRPr="00BA1179">
        <w:t xml:space="preserve"> shows the per-parameter response curves, and </w:t>
      </w:r>
      <w:r>
        <w:fldChar w:fldCharType="begin"/>
      </w:r>
      <w:r>
        <w:instrText xml:space="preserve"> REF _RefT512 \h </w:instrText>
      </w:r>
      <w:r>
        <w:fldChar w:fldCharType="separate"/>
      </w:r>
      <w:r w:rsidR="00AA2DC8" w:rsidRPr="00BA1179">
        <w:t xml:space="preserve">Table </w:t>
      </w:r>
      <w:r w:rsidR="00AA2DC8">
        <w:rPr>
          <w:noProof/>
        </w:rPr>
        <w:t>5</w:t>
      </w:r>
      <w:r w:rsidR="00AA2DC8">
        <w:t>.</w:t>
      </w:r>
      <w:r w:rsidR="00AA2DC8">
        <w:rPr>
          <w:noProof/>
        </w:rPr>
        <w:t>13</w:t>
      </w:r>
      <w:r>
        <w:fldChar w:fldCharType="end"/>
      </w:r>
      <w:r w:rsidRPr="00BA1179">
        <w:t xml:space="preserve"> tabulates the spreads. The interpretation template reads: the outcome is dominated by ⟨param₁⟩ and ⟨param₂⟩, is robust to ⟨param₃, param₄⟩ across their full ranges, and degrades sharply only when ⟨koşul, ör. horizon &lt; X min or η &gt; Y⟩; operationally this recommends ⟨öneri cümlesi⟩. The dominance ranking also closes the loop with contribution C2: </w:t>
      </w:r>
      <w:r w:rsidRPr="00BA1179">
        <w:lastRenderedPageBreak/>
        <w:t>the parameters that the uncertainty machinery controls are shown to be ⟨among / not among⟩ the dominant ones, addressing criterion S5.</w:t>
      </w:r>
    </w:p>
    <w:tbl>
      <w:tblPr>
        <w:tblStyle w:val="TableGrid"/>
        <w:tblW w:w="5000" w:type="pct"/>
        <w:tblLook w:val="04A0" w:firstRow="1" w:lastRow="0" w:firstColumn="1" w:lastColumn="0" w:noHBand="0" w:noVBand="1"/>
      </w:tblPr>
      <w:tblGrid>
        <w:gridCol w:w="1930"/>
        <w:gridCol w:w="1607"/>
        <w:gridCol w:w="2250"/>
        <w:gridCol w:w="2250"/>
      </w:tblGrid>
      <w:tr w:rsidR="002C3951" w14:paraId="5A1B024E" w14:textId="77777777">
        <w:tc>
          <w:tcPr>
            <w:tcW w:w="1200" w:type="pct"/>
          </w:tcPr>
          <w:p w14:paraId="5A1B024A" w14:textId="77777777" w:rsidR="002408F0" w:rsidRDefault="00000000">
            <w:pPr>
              <w:pStyle w:val="TableText"/>
            </w:pPr>
            <w:r w:rsidRPr="00BA1179">
              <w:rPr>
                <w:b/>
              </w:rPr>
              <w:t>Parameter</w:t>
            </w:r>
          </w:p>
        </w:tc>
        <w:tc>
          <w:tcPr>
            <w:tcW w:w="1000" w:type="pct"/>
          </w:tcPr>
          <w:p w14:paraId="5A1B024B" w14:textId="77777777" w:rsidR="002408F0" w:rsidRDefault="00000000">
            <w:pPr>
              <w:pStyle w:val="TableText"/>
            </w:pPr>
            <w:r w:rsidRPr="00BA1179">
              <w:rPr>
                <w:b/>
              </w:rPr>
              <w:t>Spread of J_phys</w:t>
            </w:r>
          </w:p>
        </w:tc>
        <w:tc>
          <w:tcPr>
            <w:tcW w:w="1400" w:type="pct"/>
          </w:tcPr>
          <w:p w14:paraId="5A1B024C" w14:textId="77777777" w:rsidR="002408F0" w:rsidRDefault="00000000">
            <w:pPr>
              <w:pStyle w:val="TableText"/>
            </w:pPr>
            <w:r w:rsidRPr="00BA1179">
              <w:rPr>
                <w:b/>
              </w:rPr>
              <w:t>Direction of effect</w:t>
            </w:r>
          </w:p>
        </w:tc>
        <w:tc>
          <w:tcPr>
            <w:tcW w:w="1400" w:type="pct"/>
          </w:tcPr>
          <w:p w14:paraId="5A1B024D" w14:textId="77777777" w:rsidR="002408F0" w:rsidRDefault="00000000">
            <w:pPr>
              <w:pStyle w:val="TableText"/>
            </w:pPr>
            <w:r w:rsidRPr="00BA1179">
              <w:rPr>
                <w:b/>
              </w:rPr>
              <w:t>Dominance rank</w:t>
            </w:r>
          </w:p>
        </w:tc>
      </w:tr>
      <w:tr w:rsidR="002C3951" w14:paraId="5A1B0253" w14:textId="77777777">
        <w:tc>
          <w:tcPr>
            <w:tcW w:w="1200" w:type="pct"/>
          </w:tcPr>
          <w:p w14:paraId="5A1B024F" w14:textId="77777777" w:rsidR="002408F0" w:rsidRDefault="00000000">
            <w:pPr>
              <w:pStyle w:val="TableText"/>
            </w:pPr>
            <w:r w:rsidRPr="00BA1179">
              <w:t>J_TH</w:t>
            </w:r>
          </w:p>
        </w:tc>
        <w:tc>
          <w:tcPr>
            <w:tcW w:w="1000" w:type="pct"/>
          </w:tcPr>
          <w:p w14:paraId="5A1B0250" w14:textId="77777777" w:rsidR="002408F0" w:rsidRDefault="00000000">
            <w:pPr>
              <w:pStyle w:val="TableText"/>
            </w:pPr>
            <w:r w:rsidRPr="00BA1179">
              <w:t>⟨TBD⟩</w:t>
            </w:r>
          </w:p>
        </w:tc>
        <w:tc>
          <w:tcPr>
            <w:tcW w:w="1400" w:type="pct"/>
          </w:tcPr>
          <w:p w14:paraId="5A1B0251" w14:textId="77777777" w:rsidR="002408F0" w:rsidRDefault="00000000">
            <w:pPr>
              <w:pStyle w:val="TableText"/>
            </w:pPr>
            <w:r w:rsidRPr="00BA1179">
              <w:t>⟨TBD⟩</w:t>
            </w:r>
          </w:p>
        </w:tc>
        <w:tc>
          <w:tcPr>
            <w:tcW w:w="1400" w:type="pct"/>
          </w:tcPr>
          <w:p w14:paraId="5A1B0252" w14:textId="77777777" w:rsidR="002408F0" w:rsidRDefault="00000000">
            <w:pPr>
              <w:pStyle w:val="TableText"/>
            </w:pPr>
            <w:r w:rsidRPr="00BA1179">
              <w:t>⟨TBD⟩</w:t>
            </w:r>
          </w:p>
        </w:tc>
      </w:tr>
      <w:tr w:rsidR="002C3951" w14:paraId="5A1B0258" w14:textId="77777777">
        <w:tc>
          <w:tcPr>
            <w:tcW w:w="1200" w:type="pct"/>
          </w:tcPr>
          <w:p w14:paraId="5A1B0254" w14:textId="77777777" w:rsidR="002408F0" w:rsidRDefault="00000000">
            <w:pPr>
              <w:pStyle w:val="TableText"/>
            </w:pPr>
            <w:r w:rsidRPr="00BA1179">
              <w:t>η</w:t>
            </w:r>
          </w:p>
        </w:tc>
        <w:tc>
          <w:tcPr>
            <w:tcW w:w="1000" w:type="pct"/>
          </w:tcPr>
          <w:p w14:paraId="5A1B0255" w14:textId="77777777" w:rsidR="002408F0" w:rsidRDefault="00000000">
            <w:pPr>
              <w:pStyle w:val="TableText"/>
            </w:pPr>
            <w:r w:rsidRPr="00BA1179">
              <w:t>⟨TBD⟩</w:t>
            </w:r>
          </w:p>
        </w:tc>
        <w:tc>
          <w:tcPr>
            <w:tcW w:w="1400" w:type="pct"/>
          </w:tcPr>
          <w:p w14:paraId="5A1B0256" w14:textId="77777777" w:rsidR="002408F0" w:rsidRDefault="00000000">
            <w:pPr>
              <w:pStyle w:val="TableText"/>
            </w:pPr>
            <w:r w:rsidRPr="00BA1179">
              <w:t>⟨TBD⟩</w:t>
            </w:r>
          </w:p>
        </w:tc>
        <w:tc>
          <w:tcPr>
            <w:tcW w:w="1400" w:type="pct"/>
          </w:tcPr>
          <w:p w14:paraId="5A1B0257" w14:textId="77777777" w:rsidR="002408F0" w:rsidRDefault="00000000">
            <w:pPr>
              <w:pStyle w:val="TableText"/>
            </w:pPr>
            <w:r w:rsidRPr="00BA1179">
              <w:t>⟨TBD⟩</w:t>
            </w:r>
          </w:p>
        </w:tc>
      </w:tr>
      <w:tr w:rsidR="002C3951" w14:paraId="5A1B025D" w14:textId="77777777">
        <w:tc>
          <w:tcPr>
            <w:tcW w:w="1200" w:type="pct"/>
          </w:tcPr>
          <w:p w14:paraId="5A1B0259" w14:textId="77777777" w:rsidR="002408F0" w:rsidRDefault="00000000">
            <w:pPr>
              <w:pStyle w:val="TableText"/>
            </w:pPr>
            <w:r w:rsidRPr="00BA1179">
              <w:t>Attention threshold</w:t>
            </w:r>
          </w:p>
        </w:tc>
        <w:tc>
          <w:tcPr>
            <w:tcW w:w="1000" w:type="pct"/>
          </w:tcPr>
          <w:p w14:paraId="5A1B025A" w14:textId="77777777" w:rsidR="002408F0" w:rsidRDefault="00000000">
            <w:pPr>
              <w:pStyle w:val="TableText"/>
            </w:pPr>
            <w:r w:rsidRPr="00BA1179">
              <w:t>⟨TBD⟩</w:t>
            </w:r>
          </w:p>
        </w:tc>
        <w:tc>
          <w:tcPr>
            <w:tcW w:w="1400" w:type="pct"/>
          </w:tcPr>
          <w:p w14:paraId="5A1B025B" w14:textId="77777777" w:rsidR="002408F0" w:rsidRDefault="00000000">
            <w:pPr>
              <w:pStyle w:val="TableText"/>
            </w:pPr>
            <w:r w:rsidRPr="00BA1179">
              <w:t>⟨TBD⟩</w:t>
            </w:r>
          </w:p>
        </w:tc>
        <w:tc>
          <w:tcPr>
            <w:tcW w:w="1400" w:type="pct"/>
          </w:tcPr>
          <w:p w14:paraId="5A1B025C" w14:textId="77777777" w:rsidR="002408F0" w:rsidRDefault="00000000">
            <w:pPr>
              <w:pStyle w:val="TableText"/>
            </w:pPr>
            <w:r w:rsidRPr="00BA1179">
              <w:t>⟨TBD⟩</w:t>
            </w:r>
          </w:p>
        </w:tc>
      </w:tr>
      <w:tr w:rsidR="002C3951" w14:paraId="5A1B0262" w14:textId="77777777">
        <w:tc>
          <w:tcPr>
            <w:tcW w:w="1200" w:type="pct"/>
          </w:tcPr>
          <w:p w14:paraId="5A1B025E" w14:textId="77777777" w:rsidR="002408F0" w:rsidRDefault="00000000">
            <w:pPr>
              <w:pStyle w:val="TableText"/>
            </w:pPr>
            <w:r w:rsidRPr="00BA1179">
              <w:t>ρ</w:t>
            </w:r>
          </w:p>
        </w:tc>
        <w:tc>
          <w:tcPr>
            <w:tcW w:w="1000" w:type="pct"/>
          </w:tcPr>
          <w:p w14:paraId="5A1B025F" w14:textId="77777777" w:rsidR="002408F0" w:rsidRDefault="00000000">
            <w:pPr>
              <w:pStyle w:val="TableText"/>
            </w:pPr>
            <w:r w:rsidRPr="00BA1179">
              <w:t>⟨TBD⟩</w:t>
            </w:r>
          </w:p>
        </w:tc>
        <w:tc>
          <w:tcPr>
            <w:tcW w:w="1400" w:type="pct"/>
          </w:tcPr>
          <w:p w14:paraId="5A1B0260" w14:textId="77777777" w:rsidR="002408F0" w:rsidRDefault="00000000">
            <w:pPr>
              <w:pStyle w:val="TableText"/>
            </w:pPr>
            <w:r w:rsidRPr="00BA1179">
              <w:t>⟨TBD⟩</w:t>
            </w:r>
          </w:p>
        </w:tc>
        <w:tc>
          <w:tcPr>
            <w:tcW w:w="1400" w:type="pct"/>
          </w:tcPr>
          <w:p w14:paraId="5A1B0261" w14:textId="77777777" w:rsidR="002408F0" w:rsidRDefault="00000000">
            <w:pPr>
              <w:pStyle w:val="TableText"/>
            </w:pPr>
            <w:r w:rsidRPr="00BA1179">
              <w:t>⟨TBD⟩</w:t>
            </w:r>
          </w:p>
        </w:tc>
      </w:tr>
      <w:tr w:rsidR="002C3951" w14:paraId="5A1B0267" w14:textId="77777777">
        <w:tc>
          <w:tcPr>
            <w:tcW w:w="1200" w:type="pct"/>
          </w:tcPr>
          <w:p w14:paraId="5A1B0263" w14:textId="77777777" w:rsidR="002408F0" w:rsidRDefault="00000000">
            <w:pPr>
              <w:pStyle w:val="TableText"/>
            </w:pPr>
            <w:r w:rsidRPr="00BA1179">
              <w:t>Forecast horizon</w:t>
            </w:r>
          </w:p>
        </w:tc>
        <w:tc>
          <w:tcPr>
            <w:tcW w:w="1000" w:type="pct"/>
          </w:tcPr>
          <w:p w14:paraId="5A1B0264" w14:textId="77777777" w:rsidR="002408F0" w:rsidRDefault="00000000">
            <w:pPr>
              <w:pStyle w:val="TableText"/>
            </w:pPr>
            <w:r w:rsidRPr="00BA1179">
              <w:t>⟨TBD⟩</w:t>
            </w:r>
          </w:p>
        </w:tc>
        <w:tc>
          <w:tcPr>
            <w:tcW w:w="1400" w:type="pct"/>
          </w:tcPr>
          <w:p w14:paraId="5A1B0265" w14:textId="77777777" w:rsidR="002408F0" w:rsidRDefault="00000000">
            <w:pPr>
              <w:pStyle w:val="TableText"/>
            </w:pPr>
            <w:r w:rsidRPr="00BA1179">
              <w:t>⟨TBD⟩</w:t>
            </w:r>
          </w:p>
        </w:tc>
        <w:tc>
          <w:tcPr>
            <w:tcW w:w="1400" w:type="pct"/>
          </w:tcPr>
          <w:p w14:paraId="5A1B0266" w14:textId="77777777" w:rsidR="002408F0" w:rsidRDefault="00000000">
            <w:pPr>
              <w:pStyle w:val="TableText"/>
            </w:pPr>
            <w:r w:rsidRPr="00BA1179">
              <w:t>⟨TBD⟩</w:t>
            </w:r>
          </w:p>
        </w:tc>
      </w:tr>
      <w:tr w:rsidR="002C3951" w14:paraId="5A1B026C" w14:textId="77777777">
        <w:tc>
          <w:tcPr>
            <w:tcW w:w="1200" w:type="pct"/>
          </w:tcPr>
          <w:p w14:paraId="5A1B0268" w14:textId="77777777" w:rsidR="002408F0" w:rsidRDefault="00000000">
            <w:pPr>
              <w:pStyle w:val="TableText"/>
            </w:pPr>
            <w:r w:rsidRPr="00BA1179">
              <w:t>Decision cycle</w:t>
            </w:r>
          </w:p>
        </w:tc>
        <w:tc>
          <w:tcPr>
            <w:tcW w:w="1000" w:type="pct"/>
          </w:tcPr>
          <w:p w14:paraId="5A1B0269" w14:textId="77777777" w:rsidR="002408F0" w:rsidRDefault="00000000">
            <w:pPr>
              <w:pStyle w:val="TableText"/>
            </w:pPr>
            <w:r w:rsidRPr="00BA1179">
              <w:t>⟨TBD⟩</w:t>
            </w:r>
          </w:p>
        </w:tc>
        <w:tc>
          <w:tcPr>
            <w:tcW w:w="1400" w:type="pct"/>
          </w:tcPr>
          <w:p w14:paraId="5A1B026A" w14:textId="77777777" w:rsidR="002408F0" w:rsidRDefault="00000000">
            <w:pPr>
              <w:pStyle w:val="TableText"/>
            </w:pPr>
            <w:r w:rsidRPr="00BA1179">
              <w:t>⟨TBD⟩</w:t>
            </w:r>
          </w:p>
        </w:tc>
        <w:tc>
          <w:tcPr>
            <w:tcW w:w="1400" w:type="pct"/>
          </w:tcPr>
          <w:p w14:paraId="5A1B026B" w14:textId="77777777" w:rsidR="002408F0" w:rsidRDefault="00000000">
            <w:pPr>
              <w:pStyle w:val="TableText"/>
            </w:pPr>
            <w:r w:rsidRPr="00BA1179">
              <w:t>⟨TBD⟩</w:t>
            </w:r>
          </w:p>
        </w:tc>
      </w:tr>
      <w:tr w:rsidR="002C3951" w14:paraId="5A1B0271" w14:textId="77777777">
        <w:tc>
          <w:tcPr>
            <w:tcW w:w="1200" w:type="pct"/>
          </w:tcPr>
          <w:p w14:paraId="5A1B026D" w14:textId="77777777" w:rsidR="002408F0" w:rsidRDefault="00000000">
            <w:pPr>
              <w:pStyle w:val="TableText"/>
            </w:pPr>
            <w:r w:rsidRPr="00BA1179">
              <w:t>w_burn / w_asset / w_pop</w:t>
            </w:r>
          </w:p>
        </w:tc>
        <w:tc>
          <w:tcPr>
            <w:tcW w:w="1000" w:type="pct"/>
          </w:tcPr>
          <w:p w14:paraId="5A1B026E" w14:textId="77777777" w:rsidR="002408F0" w:rsidRDefault="00000000">
            <w:pPr>
              <w:pStyle w:val="TableText"/>
            </w:pPr>
            <w:r w:rsidRPr="00BA1179">
              <w:t>⟨TBD⟩</w:t>
            </w:r>
          </w:p>
        </w:tc>
        <w:tc>
          <w:tcPr>
            <w:tcW w:w="1400" w:type="pct"/>
          </w:tcPr>
          <w:p w14:paraId="5A1B026F" w14:textId="77777777" w:rsidR="002408F0" w:rsidRDefault="00000000">
            <w:pPr>
              <w:pStyle w:val="TableText"/>
            </w:pPr>
            <w:r w:rsidRPr="00BA1179">
              <w:t>⟨TBD⟩</w:t>
            </w:r>
          </w:p>
        </w:tc>
        <w:tc>
          <w:tcPr>
            <w:tcW w:w="1400" w:type="pct"/>
          </w:tcPr>
          <w:p w14:paraId="5A1B0270" w14:textId="77777777" w:rsidR="002408F0" w:rsidRDefault="00000000">
            <w:pPr>
              <w:pStyle w:val="TableText"/>
            </w:pPr>
            <w:r w:rsidRPr="00BA1179">
              <w:t>⟨TBD⟩</w:t>
            </w:r>
          </w:p>
        </w:tc>
      </w:tr>
    </w:tbl>
    <w:p w14:paraId="5A1B0272" w14:textId="749B2058" w:rsidR="002408F0" w:rsidRDefault="00000000">
      <w:pPr>
        <w:pStyle w:val="Caption"/>
      </w:pPr>
      <w:bookmarkStart w:id="365" w:name="_RefT512"/>
      <w:bookmarkStart w:id="366" w:name="_Toc235572518"/>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13</w:t>
      </w:r>
      <w:r w:rsidR="006B3E1A">
        <w:fldChar w:fldCharType="end"/>
      </w:r>
      <w:bookmarkEnd w:id="365"/>
      <w:r w:rsidRPr="00BA1179">
        <w:t xml:space="preserve"> Sensitivity results: outcome spread per parameter</w:t>
      </w:r>
      <w:bookmarkEnd w:id="366"/>
    </w:p>
    <w:p w14:paraId="5A1B0273" w14:textId="77777777" w:rsidR="002408F0" w:rsidRDefault="00000000">
      <w:pPr>
        <w:pStyle w:val="ParText"/>
        <w:jc w:val="center"/>
      </w:pPr>
      <w:r w:rsidRPr="00BA1179">
        <w:rPr>
          <w:b/>
        </w:rPr>
        <w:t>⟨ŞEKİL PLACEHOLDER — sensitivity.py CSV → tornado diyagramı⟩</w:t>
      </w:r>
    </w:p>
    <w:p w14:paraId="5A1B0274" w14:textId="7081B5FF" w:rsidR="002408F0" w:rsidRDefault="00000000">
      <w:pPr>
        <w:pStyle w:val="Caption"/>
      </w:pPr>
      <w:bookmarkStart w:id="367" w:name="_RefF510"/>
      <w:bookmarkStart w:id="368" w:name="_Toc235572550"/>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7</w:t>
      </w:r>
      <w:r>
        <w:fldChar w:fldCharType="end"/>
      </w:r>
      <w:bookmarkEnd w:id="367"/>
      <w:r w:rsidRPr="00BA1179">
        <w:t xml:space="preserve"> Tornado ranking: spread of the physical cost induced by each parameter sweep</w:t>
      </w:r>
      <w:bookmarkEnd w:id="368"/>
    </w:p>
    <w:p w14:paraId="5A1B0275" w14:textId="77777777" w:rsidR="002408F0" w:rsidRDefault="00000000">
      <w:pPr>
        <w:pStyle w:val="ParText"/>
        <w:jc w:val="center"/>
      </w:pPr>
      <w:r w:rsidRPr="00BA1179">
        <w:rPr>
          <w:b/>
        </w:rPr>
        <w:t>⟨ŞEKİL PLACEHOLDER — sensitivity.py CSV → parametre başına yanıt eğrileri⟩</w:t>
      </w:r>
    </w:p>
    <w:p w14:paraId="5A1B0276" w14:textId="013509C2" w:rsidR="002408F0" w:rsidRDefault="00000000">
      <w:pPr>
        <w:pStyle w:val="Caption"/>
      </w:pPr>
      <w:bookmarkStart w:id="369" w:name="_RefF511"/>
      <w:bookmarkStart w:id="370" w:name="_Toc235572551"/>
      <w:r w:rsidRPr="00BA1179">
        <w:t xml:space="preserve">Figure </w:t>
      </w:r>
      <w:r>
        <w:fldChar w:fldCharType="begin"/>
      </w:r>
      <w:r>
        <w:instrText xml:space="preserve"> STYLEREF 1 \s </w:instrText>
      </w:r>
      <w:r>
        <w:fldChar w:fldCharType="separate"/>
      </w:r>
      <w:r w:rsidR="00AA2DC8">
        <w:rPr>
          <w:noProof/>
        </w:rPr>
        <w:t>5</w:t>
      </w:r>
      <w:r>
        <w:fldChar w:fldCharType="end"/>
      </w:r>
      <w:r w:rsidRPr="00BA1179">
        <w:t>.</w:t>
      </w:r>
      <w:r>
        <w:fldChar w:fldCharType="begin"/>
      </w:r>
      <w:r>
        <w:instrText xml:space="preserve"> SEQ Figure \* ARABIC \s 1 </w:instrText>
      </w:r>
      <w:r>
        <w:fldChar w:fldCharType="separate"/>
      </w:r>
      <w:r w:rsidR="00AA2DC8">
        <w:rPr>
          <w:noProof/>
        </w:rPr>
        <w:t>8</w:t>
      </w:r>
      <w:r>
        <w:fldChar w:fldCharType="end"/>
      </w:r>
      <w:bookmarkEnd w:id="369"/>
      <w:r w:rsidRPr="00BA1179">
        <w:t xml:space="preserve"> Response of the physical cost to each swept parameter (one-at-a-time)</w:t>
      </w:r>
      <w:bookmarkEnd w:id="370"/>
    </w:p>
    <w:p w14:paraId="5A1B0277" w14:textId="77777777" w:rsidR="002408F0" w:rsidRDefault="00000000">
      <w:pPr>
        <w:pStyle w:val="Heading2"/>
      </w:pPr>
      <w:bookmarkStart w:id="371" w:name="_Toc235572476"/>
      <w:r w:rsidRPr="00BA1179">
        <w:t>Compliance with the Evaluation Criteria and Chapter Summary</w:t>
      </w:r>
      <w:bookmarkEnd w:id="371"/>
    </w:p>
    <w:p w14:paraId="5A1B0278" w14:textId="06388DF9" w:rsidR="002408F0" w:rsidRDefault="00000000">
      <w:pPr>
        <w:pStyle w:val="ParText"/>
      </w:pPr>
      <w:r>
        <w:fldChar w:fldCharType="begin"/>
      </w:r>
      <w:r>
        <w:instrText xml:space="preserve"> REF _RefT513 \h </w:instrText>
      </w:r>
      <w:r>
        <w:fldChar w:fldCharType="separate"/>
      </w:r>
      <w:r w:rsidR="00AA2DC8" w:rsidRPr="00BA1179">
        <w:t xml:space="preserve">Table </w:t>
      </w:r>
      <w:r w:rsidR="00AA2DC8">
        <w:rPr>
          <w:noProof/>
        </w:rPr>
        <w:t>5</w:t>
      </w:r>
      <w:r w:rsidR="00AA2DC8">
        <w:t>.</w:t>
      </w:r>
      <w:r w:rsidR="00AA2DC8">
        <w:rPr>
          <w:noProof/>
        </w:rPr>
        <w:t>14</w:t>
      </w:r>
      <w:r>
        <w:fldChar w:fldCharType="end"/>
      </w:r>
      <w:r w:rsidRPr="00BA1179">
        <w:t xml:space="preserve"> returns to the rubric of Section 5.1 and states, criterion by criterion, where the evidence of this chapter meets it.</w:t>
      </w:r>
    </w:p>
    <w:tbl>
      <w:tblPr>
        <w:tblStyle w:val="TableGrid"/>
        <w:tblW w:w="5000" w:type="pct"/>
        <w:tblLook w:val="04A0" w:firstRow="1" w:lastRow="0" w:firstColumn="1" w:lastColumn="0" w:noHBand="0" w:noVBand="1"/>
      </w:tblPr>
      <w:tblGrid>
        <w:gridCol w:w="1576"/>
        <w:gridCol w:w="2660"/>
        <w:gridCol w:w="1213"/>
        <w:gridCol w:w="1374"/>
        <w:gridCol w:w="1214"/>
      </w:tblGrid>
      <w:tr w:rsidR="002C3951" w14:paraId="5A1B027E" w14:textId="77777777">
        <w:tc>
          <w:tcPr>
            <w:tcW w:w="800" w:type="pct"/>
          </w:tcPr>
          <w:p w14:paraId="5A1B0279" w14:textId="77777777" w:rsidR="002408F0" w:rsidRDefault="00000000">
            <w:pPr>
              <w:pStyle w:val="TableText"/>
            </w:pPr>
            <w:r w:rsidRPr="00BA1179">
              <w:rPr>
                <w:b/>
              </w:rPr>
              <w:t>Criterion</w:t>
            </w:r>
          </w:p>
        </w:tc>
        <w:tc>
          <w:tcPr>
            <w:tcW w:w="1700" w:type="pct"/>
          </w:tcPr>
          <w:p w14:paraId="5A1B027A" w14:textId="77777777" w:rsidR="002408F0" w:rsidRDefault="00000000">
            <w:pPr>
              <w:pStyle w:val="TableText"/>
            </w:pPr>
            <w:r w:rsidRPr="00BA1179">
              <w:rPr>
                <w:b/>
              </w:rPr>
              <w:t>Evidence in this chapter</w:t>
            </w:r>
          </w:p>
        </w:tc>
        <w:tc>
          <w:tcPr>
            <w:tcW w:w="800" w:type="pct"/>
          </w:tcPr>
          <w:p w14:paraId="5A1B027B" w14:textId="77777777" w:rsidR="002408F0" w:rsidRDefault="00000000">
            <w:pPr>
              <w:pStyle w:val="TableText"/>
            </w:pPr>
            <w:r w:rsidRPr="00BA1179">
              <w:rPr>
                <w:b/>
              </w:rPr>
              <w:t>Section / exhibit</w:t>
            </w:r>
          </w:p>
        </w:tc>
        <w:tc>
          <w:tcPr>
            <w:tcW w:w="900" w:type="pct"/>
          </w:tcPr>
          <w:p w14:paraId="5A1B027C" w14:textId="77777777" w:rsidR="002408F0" w:rsidRDefault="00000000">
            <w:pPr>
              <w:pStyle w:val="TableText"/>
            </w:pPr>
            <w:r w:rsidRPr="00BA1179">
              <w:rPr>
                <w:b/>
              </w:rPr>
              <w:t>Result</w:t>
            </w:r>
          </w:p>
        </w:tc>
        <w:tc>
          <w:tcPr>
            <w:tcW w:w="800" w:type="pct"/>
          </w:tcPr>
          <w:p w14:paraId="5A1B027D" w14:textId="77777777" w:rsidR="002408F0" w:rsidRDefault="00000000">
            <w:pPr>
              <w:pStyle w:val="TableText"/>
            </w:pPr>
            <w:r w:rsidRPr="00BA1179">
              <w:rPr>
                <w:b/>
              </w:rPr>
              <w:t>Met?</w:t>
            </w:r>
          </w:p>
        </w:tc>
      </w:tr>
      <w:tr w:rsidR="002C3951" w14:paraId="5A1B0284" w14:textId="77777777">
        <w:tc>
          <w:tcPr>
            <w:tcW w:w="800" w:type="pct"/>
          </w:tcPr>
          <w:p w14:paraId="5A1B027F" w14:textId="77777777" w:rsidR="002408F0" w:rsidRDefault="00000000">
            <w:pPr>
              <w:pStyle w:val="TableText"/>
            </w:pPr>
            <w:r w:rsidRPr="00BA1179">
              <w:lastRenderedPageBreak/>
              <w:t>S1 Predictive fidelity</w:t>
            </w:r>
          </w:p>
        </w:tc>
        <w:tc>
          <w:tcPr>
            <w:tcW w:w="1700" w:type="pct"/>
          </w:tcPr>
          <w:p w14:paraId="5A1B0280" w14:textId="77777777" w:rsidR="002408F0" w:rsidRDefault="00000000">
            <w:pPr>
              <w:pStyle w:val="TableText"/>
            </w:pPr>
            <w:r w:rsidRPr="00BA1179">
              <w:t>blind hindcasts on four documented fires</w:t>
            </w:r>
          </w:p>
        </w:tc>
        <w:tc>
          <w:tcPr>
            <w:tcW w:w="800" w:type="pct"/>
          </w:tcPr>
          <w:p w14:paraId="5A1B0281" w14:textId="77777777" w:rsidR="002408F0" w:rsidRDefault="00000000">
            <w:pPr>
              <w:pStyle w:val="TableText"/>
            </w:pPr>
            <w:r w:rsidRPr="00BA1179">
              <w:t>5.3; Tables 5.4, Figs. 5.2–5.4</w:t>
            </w:r>
          </w:p>
        </w:tc>
        <w:tc>
          <w:tcPr>
            <w:tcW w:w="900" w:type="pct"/>
          </w:tcPr>
          <w:p w14:paraId="5A1B0282" w14:textId="77777777" w:rsidR="002408F0" w:rsidRDefault="00000000">
            <w:pPr>
              <w:pStyle w:val="TableText"/>
            </w:pPr>
            <w:r w:rsidRPr="00BA1179">
              <w:t>⟨TBD⟩</w:t>
            </w:r>
          </w:p>
        </w:tc>
        <w:tc>
          <w:tcPr>
            <w:tcW w:w="800" w:type="pct"/>
          </w:tcPr>
          <w:p w14:paraId="5A1B0283" w14:textId="77777777" w:rsidR="002408F0" w:rsidRDefault="00000000">
            <w:pPr>
              <w:pStyle w:val="TableText"/>
            </w:pPr>
            <w:r w:rsidRPr="00BA1179">
              <w:t>⟨✔ / partial⟩</w:t>
            </w:r>
          </w:p>
        </w:tc>
      </w:tr>
      <w:tr w:rsidR="002C3951" w14:paraId="5A1B028A" w14:textId="77777777">
        <w:tc>
          <w:tcPr>
            <w:tcW w:w="800" w:type="pct"/>
          </w:tcPr>
          <w:p w14:paraId="5A1B0285" w14:textId="77777777" w:rsidR="002408F0" w:rsidRDefault="00000000">
            <w:pPr>
              <w:pStyle w:val="TableText"/>
            </w:pPr>
            <w:r w:rsidRPr="00BA1179">
              <w:t>S2 Decision quality</w:t>
            </w:r>
          </w:p>
        </w:tc>
        <w:tc>
          <w:tcPr>
            <w:tcW w:w="1700" w:type="pct"/>
          </w:tcPr>
          <w:p w14:paraId="5A1B0286" w14:textId="77777777" w:rsidR="002408F0" w:rsidRDefault="00000000">
            <w:pPr>
              <w:pStyle w:val="TableText"/>
            </w:pPr>
            <w:r w:rsidRPr="00BA1179">
              <w:t>counterfactual and baseline deltas</w:t>
            </w:r>
          </w:p>
        </w:tc>
        <w:tc>
          <w:tcPr>
            <w:tcW w:w="800" w:type="pct"/>
          </w:tcPr>
          <w:p w14:paraId="5A1B0287" w14:textId="77777777" w:rsidR="002408F0" w:rsidRDefault="00000000">
            <w:pPr>
              <w:pStyle w:val="TableText"/>
            </w:pPr>
            <w:r w:rsidRPr="00BA1179">
              <w:t>5.4.4, 5.5; Tables 5.7, 5.10</w:t>
            </w:r>
          </w:p>
        </w:tc>
        <w:tc>
          <w:tcPr>
            <w:tcW w:w="900" w:type="pct"/>
          </w:tcPr>
          <w:p w14:paraId="5A1B0288" w14:textId="77777777" w:rsidR="002408F0" w:rsidRDefault="00000000">
            <w:pPr>
              <w:pStyle w:val="TableText"/>
            </w:pPr>
            <w:r w:rsidRPr="00BA1179">
              <w:t>⟨TBD⟩</w:t>
            </w:r>
          </w:p>
        </w:tc>
        <w:tc>
          <w:tcPr>
            <w:tcW w:w="800" w:type="pct"/>
          </w:tcPr>
          <w:p w14:paraId="5A1B0289" w14:textId="77777777" w:rsidR="002408F0" w:rsidRDefault="00000000">
            <w:pPr>
              <w:pStyle w:val="TableText"/>
            </w:pPr>
            <w:r w:rsidRPr="00BA1179">
              <w:t>⟨✔ / partial⟩</w:t>
            </w:r>
          </w:p>
        </w:tc>
      </w:tr>
      <w:tr w:rsidR="002C3951" w14:paraId="5A1B0290" w14:textId="77777777">
        <w:tc>
          <w:tcPr>
            <w:tcW w:w="800" w:type="pct"/>
          </w:tcPr>
          <w:p w14:paraId="5A1B028B" w14:textId="77777777" w:rsidR="002408F0" w:rsidRDefault="00000000">
            <w:pPr>
              <w:pStyle w:val="TableText"/>
            </w:pPr>
            <w:r w:rsidRPr="00BA1179">
              <w:t>S3 Timeliness</w:t>
            </w:r>
          </w:p>
        </w:tc>
        <w:tc>
          <w:tcPr>
            <w:tcW w:w="1700" w:type="pct"/>
          </w:tcPr>
          <w:p w14:paraId="5A1B028C" w14:textId="77777777" w:rsidR="002408F0" w:rsidRDefault="00000000">
            <w:pPr>
              <w:pStyle w:val="TableText"/>
            </w:pPr>
            <w:r w:rsidRPr="00BA1179">
              <w:t>decision-cycle latency; detection-to-order time</w:t>
            </w:r>
          </w:p>
        </w:tc>
        <w:tc>
          <w:tcPr>
            <w:tcW w:w="800" w:type="pct"/>
          </w:tcPr>
          <w:p w14:paraId="5A1B028D" w14:textId="77777777" w:rsidR="002408F0" w:rsidRDefault="00000000">
            <w:pPr>
              <w:pStyle w:val="TableText"/>
            </w:pPr>
            <w:r w:rsidRPr="00BA1179">
              <w:t>5.4.4; Table 5.7</w:t>
            </w:r>
          </w:p>
        </w:tc>
        <w:tc>
          <w:tcPr>
            <w:tcW w:w="900" w:type="pct"/>
          </w:tcPr>
          <w:p w14:paraId="5A1B028E" w14:textId="77777777" w:rsidR="002408F0" w:rsidRDefault="00000000">
            <w:pPr>
              <w:pStyle w:val="TableText"/>
            </w:pPr>
            <w:r w:rsidRPr="00BA1179">
              <w:t>⟨TBD⟩</w:t>
            </w:r>
          </w:p>
        </w:tc>
        <w:tc>
          <w:tcPr>
            <w:tcW w:w="800" w:type="pct"/>
          </w:tcPr>
          <w:p w14:paraId="5A1B028F" w14:textId="77777777" w:rsidR="002408F0" w:rsidRDefault="00000000">
            <w:pPr>
              <w:pStyle w:val="TableText"/>
            </w:pPr>
            <w:r w:rsidRPr="00BA1179">
              <w:t>⟨✔ / partial⟩</w:t>
            </w:r>
          </w:p>
        </w:tc>
      </w:tr>
      <w:tr w:rsidR="002C3951" w14:paraId="5A1B0296" w14:textId="77777777">
        <w:tc>
          <w:tcPr>
            <w:tcW w:w="800" w:type="pct"/>
          </w:tcPr>
          <w:p w14:paraId="5A1B0291" w14:textId="77777777" w:rsidR="002408F0" w:rsidRDefault="00000000">
            <w:pPr>
              <w:pStyle w:val="TableText"/>
            </w:pPr>
            <w:r w:rsidRPr="00BA1179">
              <w:t>S4 Robustness</w:t>
            </w:r>
          </w:p>
        </w:tc>
        <w:tc>
          <w:tcPr>
            <w:tcW w:w="1700" w:type="pct"/>
          </w:tcPr>
          <w:p w14:paraId="5A1B0292" w14:textId="77777777" w:rsidR="002408F0" w:rsidRDefault="00000000">
            <w:pPr>
              <w:pStyle w:val="TableText"/>
            </w:pPr>
            <w:r w:rsidRPr="00BA1179">
              <w:t>degraded-observation sweep</w:t>
            </w:r>
          </w:p>
        </w:tc>
        <w:tc>
          <w:tcPr>
            <w:tcW w:w="800" w:type="pct"/>
          </w:tcPr>
          <w:p w14:paraId="5A1B0293" w14:textId="77777777" w:rsidR="002408F0" w:rsidRDefault="00000000">
            <w:pPr>
              <w:pStyle w:val="TableText"/>
            </w:pPr>
            <w:r w:rsidRPr="00BA1179">
              <w:t>5.4.3; Table 5.6, Fig. 5.7</w:t>
            </w:r>
          </w:p>
        </w:tc>
        <w:tc>
          <w:tcPr>
            <w:tcW w:w="900" w:type="pct"/>
          </w:tcPr>
          <w:p w14:paraId="5A1B0294" w14:textId="77777777" w:rsidR="002408F0" w:rsidRDefault="00000000">
            <w:pPr>
              <w:pStyle w:val="TableText"/>
            </w:pPr>
            <w:r w:rsidRPr="00BA1179">
              <w:t>⟨TBD⟩</w:t>
            </w:r>
          </w:p>
        </w:tc>
        <w:tc>
          <w:tcPr>
            <w:tcW w:w="800" w:type="pct"/>
          </w:tcPr>
          <w:p w14:paraId="5A1B0295" w14:textId="77777777" w:rsidR="002408F0" w:rsidRDefault="00000000">
            <w:pPr>
              <w:pStyle w:val="TableText"/>
            </w:pPr>
            <w:r w:rsidRPr="00BA1179">
              <w:t>⟨✔ / partial⟩</w:t>
            </w:r>
          </w:p>
        </w:tc>
      </w:tr>
      <w:tr w:rsidR="002C3951" w14:paraId="5A1B029C" w14:textId="77777777">
        <w:tc>
          <w:tcPr>
            <w:tcW w:w="800" w:type="pct"/>
          </w:tcPr>
          <w:p w14:paraId="5A1B0297" w14:textId="77777777" w:rsidR="002408F0" w:rsidRDefault="00000000">
            <w:pPr>
              <w:pStyle w:val="TableText"/>
            </w:pPr>
            <w:r w:rsidRPr="00BA1179">
              <w:t>S5 Uncertainty handling</w:t>
            </w:r>
          </w:p>
        </w:tc>
        <w:tc>
          <w:tcPr>
            <w:tcW w:w="1700" w:type="pct"/>
          </w:tcPr>
          <w:p w14:paraId="5A1B0298" w14:textId="77777777" w:rsidR="002408F0" w:rsidRDefault="00000000">
            <w:pPr>
              <w:pStyle w:val="TableText"/>
            </w:pPr>
            <w:r w:rsidRPr="00BA1179">
              <w:t>gating effect; wind ensemble; sensitivity of ρ</w:t>
            </w:r>
          </w:p>
        </w:tc>
        <w:tc>
          <w:tcPr>
            <w:tcW w:w="800" w:type="pct"/>
          </w:tcPr>
          <w:p w14:paraId="5A1B0299" w14:textId="77777777" w:rsidR="002408F0" w:rsidRDefault="00000000">
            <w:pPr>
              <w:pStyle w:val="TableText"/>
            </w:pPr>
            <w:r w:rsidRPr="00BA1179">
              <w:t>5.3.4, 5.4.3, 5.6</w:t>
            </w:r>
          </w:p>
        </w:tc>
        <w:tc>
          <w:tcPr>
            <w:tcW w:w="900" w:type="pct"/>
          </w:tcPr>
          <w:p w14:paraId="5A1B029A" w14:textId="77777777" w:rsidR="002408F0" w:rsidRDefault="00000000">
            <w:pPr>
              <w:pStyle w:val="TableText"/>
            </w:pPr>
            <w:r w:rsidRPr="00BA1179">
              <w:t>⟨TBD⟩</w:t>
            </w:r>
          </w:p>
        </w:tc>
        <w:tc>
          <w:tcPr>
            <w:tcW w:w="800" w:type="pct"/>
          </w:tcPr>
          <w:p w14:paraId="5A1B029B" w14:textId="77777777" w:rsidR="002408F0" w:rsidRDefault="00000000">
            <w:pPr>
              <w:pStyle w:val="TableText"/>
            </w:pPr>
            <w:r w:rsidRPr="00BA1179">
              <w:t>⟨✔ / partial⟩</w:t>
            </w:r>
          </w:p>
        </w:tc>
      </w:tr>
      <w:tr w:rsidR="002C3951" w14:paraId="5A1B02A2" w14:textId="77777777">
        <w:tc>
          <w:tcPr>
            <w:tcW w:w="800" w:type="pct"/>
          </w:tcPr>
          <w:p w14:paraId="5A1B029D" w14:textId="77777777" w:rsidR="002408F0" w:rsidRDefault="00000000">
            <w:pPr>
              <w:pStyle w:val="TableText"/>
            </w:pPr>
            <w:r w:rsidRPr="00BA1179">
              <w:t>S6 Adaptability</w:t>
            </w:r>
          </w:p>
        </w:tc>
        <w:tc>
          <w:tcPr>
            <w:tcW w:w="1700" w:type="pct"/>
          </w:tcPr>
          <w:p w14:paraId="5A1B029E" w14:textId="77777777" w:rsidR="002408F0" w:rsidRDefault="00000000">
            <w:pPr>
              <w:pStyle w:val="TableText"/>
            </w:pPr>
            <w:r w:rsidRPr="00BA1179">
              <w:t>rule-base growth from thin profiles</w:t>
            </w:r>
          </w:p>
        </w:tc>
        <w:tc>
          <w:tcPr>
            <w:tcW w:w="800" w:type="pct"/>
          </w:tcPr>
          <w:p w14:paraId="5A1B029F" w14:textId="77777777" w:rsidR="002408F0" w:rsidRDefault="00000000">
            <w:pPr>
              <w:pStyle w:val="TableText"/>
            </w:pPr>
            <w:r w:rsidRPr="00BA1179">
              <w:t>5.4.2; Table 5.5, Figs. 5.5–5.6</w:t>
            </w:r>
          </w:p>
        </w:tc>
        <w:tc>
          <w:tcPr>
            <w:tcW w:w="900" w:type="pct"/>
          </w:tcPr>
          <w:p w14:paraId="5A1B02A0" w14:textId="77777777" w:rsidR="002408F0" w:rsidRDefault="00000000">
            <w:pPr>
              <w:pStyle w:val="TableText"/>
            </w:pPr>
            <w:r w:rsidRPr="00BA1179">
              <w:t>⟨TBD⟩</w:t>
            </w:r>
          </w:p>
        </w:tc>
        <w:tc>
          <w:tcPr>
            <w:tcW w:w="800" w:type="pct"/>
          </w:tcPr>
          <w:p w14:paraId="5A1B02A1" w14:textId="77777777" w:rsidR="002408F0" w:rsidRDefault="00000000">
            <w:pPr>
              <w:pStyle w:val="TableText"/>
            </w:pPr>
            <w:r w:rsidRPr="00BA1179">
              <w:t>⟨✔ / partial⟩</w:t>
            </w:r>
          </w:p>
        </w:tc>
      </w:tr>
      <w:tr w:rsidR="002C3951" w14:paraId="5A1B02A8" w14:textId="77777777">
        <w:tc>
          <w:tcPr>
            <w:tcW w:w="800" w:type="pct"/>
          </w:tcPr>
          <w:p w14:paraId="5A1B02A3" w14:textId="77777777" w:rsidR="002408F0" w:rsidRDefault="00000000">
            <w:pPr>
              <w:pStyle w:val="TableText"/>
            </w:pPr>
            <w:r w:rsidRPr="00BA1179">
              <w:t>S7 Explainability</w:t>
            </w:r>
          </w:p>
        </w:tc>
        <w:tc>
          <w:tcPr>
            <w:tcW w:w="1700" w:type="pct"/>
          </w:tcPr>
          <w:p w14:paraId="5A1B02A4" w14:textId="77777777" w:rsidR="002408F0" w:rsidRDefault="00000000">
            <w:pPr>
              <w:pStyle w:val="TableText"/>
            </w:pPr>
            <w:r w:rsidRPr="00BA1179">
              <w:t>trace completeness; explained order timeline</w:t>
            </w:r>
          </w:p>
        </w:tc>
        <w:tc>
          <w:tcPr>
            <w:tcW w:w="800" w:type="pct"/>
          </w:tcPr>
          <w:p w14:paraId="5A1B02A5" w14:textId="77777777" w:rsidR="002408F0" w:rsidRDefault="00000000">
            <w:pPr>
              <w:pStyle w:val="TableText"/>
            </w:pPr>
            <w:r w:rsidRPr="00BA1179">
              <w:t>5.4.3, 5.4.4</w:t>
            </w:r>
          </w:p>
        </w:tc>
        <w:tc>
          <w:tcPr>
            <w:tcW w:w="900" w:type="pct"/>
          </w:tcPr>
          <w:p w14:paraId="5A1B02A6" w14:textId="77777777" w:rsidR="002408F0" w:rsidRDefault="00000000">
            <w:pPr>
              <w:pStyle w:val="TableText"/>
            </w:pPr>
            <w:r w:rsidRPr="00BA1179">
              <w:t>⟨TBD⟩</w:t>
            </w:r>
          </w:p>
        </w:tc>
        <w:tc>
          <w:tcPr>
            <w:tcW w:w="800" w:type="pct"/>
          </w:tcPr>
          <w:p w14:paraId="5A1B02A7" w14:textId="77777777" w:rsidR="002408F0" w:rsidRDefault="00000000">
            <w:pPr>
              <w:pStyle w:val="TableText"/>
            </w:pPr>
            <w:r w:rsidRPr="00BA1179">
              <w:t>⟨✔ / partial⟩</w:t>
            </w:r>
          </w:p>
        </w:tc>
      </w:tr>
      <w:tr w:rsidR="002C3951" w14:paraId="5A1B02AE" w14:textId="77777777">
        <w:tc>
          <w:tcPr>
            <w:tcW w:w="800" w:type="pct"/>
          </w:tcPr>
          <w:p w14:paraId="5A1B02A9" w14:textId="77777777" w:rsidR="002408F0" w:rsidRDefault="00000000">
            <w:pPr>
              <w:pStyle w:val="TableText"/>
            </w:pPr>
            <w:r w:rsidRPr="00BA1179">
              <w:t>S8 Scalability</w:t>
            </w:r>
          </w:p>
        </w:tc>
        <w:tc>
          <w:tcPr>
            <w:tcW w:w="1700" w:type="pct"/>
          </w:tcPr>
          <w:p w14:paraId="5A1B02AA" w14:textId="77777777" w:rsidR="002408F0" w:rsidRDefault="00000000">
            <w:pPr>
              <w:pStyle w:val="TableText"/>
            </w:pPr>
            <w:r w:rsidRPr="00BA1179">
              <w:t>runtime and quality vs domain size and regions</w:t>
            </w:r>
          </w:p>
        </w:tc>
        <w:tc>
          <w:tcPr>
            <w:tcW w:w="800" w:type="pct"/>
          </w:tcPr>
          <w:p w14:paraId="5A1B02AB" w14:textId="77777777" w:rsidR="002408F0" w:rsidRDefault="00000000">
            <w:pPr>
              <w:pStyle w:val="TableText"/>
            </w:pPr>
            <w:r w:rsidRPr="00BA1179">
              <w:t>⟨5.2 / ek koşum⟩</w:t>
            </w:r>
          </w:p>
        </w:tc>
        <w:tc>
          <w:tcPr>
            <w:tcW w:w="900" w:type="pct"/>
          </w:tcPr>
          <w:p w14:paraId="5A1B02AC" w14:textId="77777777" w:rsidR="002408F0" w:rsidRDefault="00000000">
            <w:pPr>
              <w:pStyle w:val="TableText"/>
            </w:pPr>
            <w:r w:rsidRPr="00BA1179">
              <w:t>⟨TBD⟩</w:t>
            </w:r>
          </w:p>
        </w:tc>
        <w:tc>
          <w:tcPr>
            <w:tcW w:w="800" w:type="pct"/>
          </w:tcPr>
          <w:p w14:paraId="5A1B02AD" w14:textId="77777777" w:rsidR="002408F0" w:rsidRDefault="00000000">
            <w:pPr>
              <w:pStyle w:val="TableText"/>
            </w:pPr>
            <w:r w:rsidRPr="00BA1179">
              <w:t>⟨✔ / partial⟩</w:t>
            </w:r>
          </w:p>
        </w:tc>
      </w:tr>
    </w:tbl>
    <w:p w14:paraId="5A1B02AF" w14:textId="582E07A8" w:rsidR="002408F0" w:rsidRDefault="00000000">
      <w:pPr>
        <w:pStyle w:val="Caption"/>
      </w:pPr>
      <w:bookmarkStart w:id="372" w:name="_RefT513"/>
      <w:bookmarkStart w:id="373" w:name="_Toc235572519"/>
      <w:r w:rsidRPr="00BA1179">
        <w:t xml:space="preserve">Table </w:t>
      </w:r>
      <w:r w:rsidR="006B3E1A">
        <w:fldChar w:fldCharType="begin"/>
      </w:r>
      <w:r w:rsidR="006B3E1A">
        <w:instrText xml:space="preserve"> STYLEREF 1 \s </w:instrText>
      </w:r>
      <w:r w:rsidR="006B3E1A">
        <w:fldChar w:fldCharType="separate"/>
      </w:r>
      <w:r w:rsidR="00AA2DC8">
        <w:rPr>
          <w:noProof/>
        </w:rPr>
        <w:t>5</w:t>
      </w:r>
      <w:r w:rsidR="006B3E1A">
        <w:fldChar w:fldCharType="end"/>
      </w:r>
      <w:r w:rsidR="006B3E1A">
        <w:t>.</w:t>
      </w:r>
      <w:r w:rsidR="006B3E1A">
        <w:fldChar w:fldCharType="begin"/>
      </w:r>
      <w:r w:rsidR="006B3E1A">
        <w:instrText xml:space="preserve"> SEQ Table \* ARABIC \s 1 </w:instrText>
      </w:r>
      <w:r w:rsidR="006B3E1A">
        <w:fldChar w:fldCharType="separate"/>
      </w:r>
      <w:r w:rsidR="00AA2DC8">
        <w:rPr>
          <w:noProof/>
        </w:rPr>
        <w:t>14</w:t>
      </w:r>
      <w:r w:rsidR="006B3E1A">
        <w:fldChar w:fldCharType="end"/>
      </w:r>
      <w:bookmarkEnd w:id="372"/>
      <w:r w:rsidRPr="00BA1179">
        <w:t xml:space="preserve"> Compliance map: evaluation criteria versus evidence</w:t>
      </w:r>
      <w:bookmarkEnd w:id="373"/>
    </w:p>
    <w:p w14:paraId="5A1B02B0" w14:textId="77777777" w:rsidR="002408F0" w:rsidRDefault="00000000">
      <w:pPr>
        <w:pStyle w:val="ParText"/>
      </w:pPr>
      <w:r w:rsidRPr="00BA1179">
        <w:t xml:space="preserve">The chapter set out to demonstrate that the contributions of the thesis survive contact with simulated operations. The validated simulation core anchors the evidence chain; the contribution-level campaigns tie each claim of Chapter 1 to a measured quantity; the benchmark isolates the value of each architectural choice; and the sensitivity analysis bounds the conditions under which the conclusions hold. The limitations </w:t>
      </w:r>
      <w:r w:rsidRPr="00BA1179">
        <w:lastRenderedPageBreak/>
        <w:t>acknowledged in Section 5.2.4, together with the deviations observed in the validation, delimit the scope of these results and motivate the future work of Chapter 6, where the remaining distance to field deployment is discussed.</w:t>
      </w:r>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74" w:name="_Ref226192388"/>
      <w:bookmarkStart w:id="375" w:name="_Toc235572477"/>
      <w:r w:rsidRPr="00BA1179">
        <w:rPr>
          <w:lang w:val="en-US"/>
        </w:rPr>
        <w:t>CONCLUSION AND FUTURE WORKS</w:t>
      </w:r>
      <w:bookmarkEnd w:id="374"/>
      <w:bookmarkEnd w:id="375"/>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76" w:name="_Toc235572478"/>
      <w:r w:rsidRPr="00BA1179">
        <w:t>Conclusions</w:t>
      </w:r>
      <w:bookmarkEnd w:id="376"/>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77" w:name="_Toc235572479"/>
      <w:r w:rsidRPr="00BA1179">
        <w:t>Future Works</w:t>
      </w:r>
      <w:bookmarkEnd w:id="377"/>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78" w:name="_Toc235572480"/>
      <w:r w:rsidRPr="00BA1179">
        <w:rPr>
          <w:lang w:val="en-US"/>
        </w:rPr>
        <w:lastRenderedPageBreak/>
        <w:t>REFERENCES</w:t>
      </w:r>
      <w:bookmarkEnd w:id="378"/>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A2DC8">
                <w:rPr>
                  <w:noProof/>
                </w:rPr>
                <w:t xml:space="preserve">Abdul, A., Vermeulen, J., Wang, D., Lim, B., &amp; Kankanhalli, M. (2018). Trends and trajectories for explainable, accountable and intelligible systems: An HCI research agenda. </w:t>
              </w:r>
              <w:r w:rsidR="00AA2DC8">
                <w:rPr>
                  <w:i/>
                  <w:iCs/>
                  <w:noProof/>
                </w:rPr>
                <w:t>CHI Conference on Human Factors in Computing Systems</w:t>
              </w:r>
              <w:r w:rsidR="00AA2DC8">
                <w:rPr>
                  <w:noProof/>
                </w:rPr>
                <w:t xml:space="preserve"> (pp. 1-18). ACM. doi:10.1145/3173574.3174156</w:t>
              </w:r>
            </w:p>
            <w:p w14:paraId="7D6C41BE" w14:textId="77777777" w:rsidR="00AA2DC8" w:rsidRDefault="00AA2DC8" w:rsidP="00AA2DC8">
              <w:pPr>
                <w:pStyle w:val="Bibliography"/>
                <w:ind w:left="720" w:hanging="720"/>
                <w:rPr>
                  <w:noProof/>
                </w:rPr>
              </w:pPr>
              <w:r w:rsidRPr="00AA2DC8">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sidRPr="00AA2DC8">
                <w:rPr>
                  <w:i/>
                  <w:iCs/>
                  <w:noProof/>
                  <w:lang w:val="fr-BE"/>
                </w:rPr>
                <w:t>Management Science, 17</w:t>
              </w:r>
              <w:r w:rsidRPr="00AA2DC8">
                <w:rPr>
                  <w:noProof/>
                  <w:lang w:val="fr-BE"/>
                </w:rPr>
                <w:t>(4), B141-B164. doi:10.1287/mnsc.17.4.B141</w:t>
              </w:r>
            </w:p>
            <w:p w14:paraId="27B0324B" w14:textId="77777777" w:rsidR="00AA2DC8" w:rsidRDefault="00AA2DC8" w:rsidP="00AA2DC8">
              <w:pPr>
                <w:pStyle w:val="Bibliography"/>
                <w:ind w:left="720" w:hanging="720"/>
                <w:rPr>
                  <w:noProof/>
                </w:rPr>
              </w:pPr>
              <w:r w:rsidRPr="00AA2DC8">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AA2DC8">
                <w:rPr>
                  <w:noProof/>
                  <w:lang w:val="fr-BE"/>
                </w:rPr>
                <w:t>Springer. doi:10.1007/978-3-642-46768-4</w:t>
              </w:r>
            </w:p>
            <w:p w14:paraId="4AC37152" w14:textId="77777777" w:rsidR="00AA2DC8" w:rsidRDefault="00AA2DC8" w:rsidP="00AA2DC8">
              <w:pPr>
                <w:pStyle w:val="Bibliography"/>
                <w:ind w:left="720" w:hanging="720"/>
                <w:rPr>
                  <w:noProof/>
                </w:rPr>
              </w:pPr>
              <w:r w:rsidRPr="00AA2DC8">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AA2DC8">
                <w:rPr>
                  <w:i/>
                  <w:iCs/>
                  <w:noProof/>
                  <w:lang w:val="fr-BE"/>
                </w:rPr>
                <w:t>Environmental Reviews, 28</w:t>
              </w:r>
              <w:r w:rsidRPr="00AA2DC8">
                <w:rPr>
                  <w:noProof/>
                  <w:lang w:val="fr-BE"/>
                </w:rPr>
                <w:t>(4), 478-505. doi:10.1139/er-2020-0019</w:t>
              </w:r>
            </w:p>
            <w:p w14:paraId="25F6A945" w14:textId="77777777" w:rsidR="00AA2DC8" w:rsidRDefault="00AA2DC8" w:rsidP="00AA2DC8">
              <w:pPr>
                <w:pStyle w:val="Bibliography"/>
                <w:ind w:left="720" w:hanging="720"/>
                <w:rPr>
                  <w:noProof/>
                </w:rPr>
              </w:pPr>
              <w:r w:rsidRPr="00AA2DC8">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sidRPr="00AA2DC8">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sidRPr="00AA2DC8">
                <w:rPr>
                  <w:i/>
                  <w:iCs/>
                  <w:noProof/>
                  <w:lang w:val="fr-BE"/>
                </w:rPr>
                <w:t>AI Magazine, 7</w:t>
              </w:r>
              <w:r w:rsidRPr="00AA2DC8">
                <w:rPr>
                  <w:noProof/>
                  <w:lang w:val="fr-BE"/>
                </w:rPr>
                <w:t>(2), 85-90. doi:doi:10.1609/aimag.v7i2.542</w:t>
              </w:r>
            </w:p>
            <w:p w14:paraId="2CC7BDF5" w14:textId="77777777" w:rsidR="00AA2DC8" w:rsidRDefault="00AA2DC8" w:rsidP="00AA2DC8">
              <w:pPr>
                <w:pStyle w:val="Bibliography"/>
                <w:ind w:left="720" w:hanging="720"/>
                <w:rPr>
                  <w:noProof/>
                </w:rPr>
              </w:pPr>
              <w:r w:rsidRPr="00AA2DC8">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79" w:name="_Toc508956019"/>
      <w:bookmarkStart w:id="380" w:name="_Toc508964959"/>
      <w:bookmarkStart w:id="381" w:name="_Toc509310144"/>
      <w:bookmarkStart w:id="382" w:name="_Toc235572481"/>
      <w:r w:rsidRPr="00BA1179">
        <w:rPr>
          <w:lang w:val="en-US"/>
        </w:rPr>
        <w:lastRenderedPageBreak/>
        <w:t>APPENDI</w:t>
      </w:r>
      <w:bookmarkEnd w:id="379"/>
      <w:bookmarkEnd w:id="380"/>
      <w:bookmarkEnd w:id="381"/>
      <w:r w:rsidRPr="00BA1179">
        <w:rPr>
          <w:lang w:val="en-US"/>
        </w:rPr>
        <w:t>CES</w:t>
      </w:r>
      <w:bookmarkEnd w:id="382"/>
    </w:p>
    <w:p w14:paraId="46ACD199" w14:textId="4384076B" w:rsidR="00762B29" w:rsidRPr="00BA1179" w:rsidRDefault="001E5F6D" w:rsidP="006601CA">
      <w:pPr>
        <w:pStyle w:val="Appendix"/>
      </w:pPr>
      <w:bookmarkStart w:id="383" w:name="_Ref223043555"/>
      <w:bookmarkStart w:id="384" w:name="_Ref223162216"/>
      <w:bookmarkStart w:id="385" w:name="_Ref223269282"/>
      <w:bookmarkStart w:id="386" w:name="_Toc235572482"/>
      <w:r w:rsidRPr="00BA1179">
        <w:t xml:space="preserve">Simulation Mathematics for </w:t>
      </w:r>
      <w:bookmarkEnd w:id="383"/>
      <w:bookmarkEnd w:id="384"/>
      <w:r w:rsidRPr="00BA1179">
        <w:t>Evolution of Burning Status</w:t>
      </w:r>
      <w:bookmarkEnd w:id="385"/>
      <w:bookmarkEnd w:id="386"/>
    </w:p>
    <w:p w14:paraId="2B717F3B" w14:textId="04D555EE"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A2DC8">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A2DC8" w:rsidRPr="00AA2DC8">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A2DC8" w:rsidRPr="00BA1179">
        <w:t xml:space="preserve">( </w:t>
      </w:r>
      <w:r w:rsidR="00AA2DC8">
        <w:rPr>
          <w:noProof/>
        </w:rPr>
        <w:t>29</w:t>
      </w:r>
      <w:r w:rsidR="00AA2DC8"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A2DC8" w:rsidRPr="00BA1179">
        <w:rPr>
          <w:szCs w:val="24"/>
        </w:rPr>
        <w:t xml:space="preserve">( </w:t>
      </w:r>
      <w:r w:rsidR="00AA2DC8">
        <w:rPr>
          <w:noProof/>
          <w:szCs w:val="24"/>
        </w:rPr>
        <w:t>69</w:t>
      </w:r>
      <w:r w:rsidR="00AA2DC8"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387"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A2DC8">
              <w:rPr>
                <w:noProof/>
                <w:szCs w:val="24"/>
              </w:rPr>
              <w:t>69</w:t>
            </w:r>
            <w:r w:rsidRPr="00BA1179">
              <w:rPr>
                <w:szCs w:val="24"/>
              </w:rPr>
              <w:fldChar w:fldCharType="end"/>
            </w:r>
            <w:r w:rsidRPr="00BA1179">
              <w:rPr>
                <w:szCs w:val="24"/>
              </w:rPr>
              <w:t xml:space="preserve"> )</w:t>
            </w:r>
            <w:bookmarkEnd w:id="387"/>
          </w:p>
        </w:tc>
      </w:tr>
    </w:tbl>
    <w:p w14:paraId="7971843B" w14:textId="3C6BCC4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A2DC8" w:rsidRPr="00BA1179">
        <w:t xml:space="preserve">( </w:t>
      </w:r>
      <w:r w:rsidR="00AA2DC8">
        <w:rPr>
          <w:noProof/>
        </w:rPr>
        <w:t>70</w:t>
      </w:r>
      <w:r w:rsidR="00AA2DC8"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388" w:name="_Ref223219648"/>
            <w:r w:rsidRPr="00BA1179">
              <w:t xml:space="preserve">( </w:t>
            </w:r>
            <w:r w:rsidRPr="00BA1179">
              <w:fldChar w:fldCharType="begin"/>
            </w:r>
            <w:r w:rsidRPr="00BA1179">
              <w:instrText xml:space="preserve"> SEQ ( \* ARABIC </w:instrText>
            </w:r>
            <w:r w:rsidRPr="00BA1179">
              <w:fldChar w:fldCharType="separate"/>
            </w:r>
            <w:r w:rsidR="00AA2DC8">
              <w:rPr>
                <w:noProof/>
              </w:rPr>
              <w:t>70</w:t>
            </w:r>
            <w:r w:rsidRPr="00BA1179">
              <w:fldChar w:fldCharType="end"/>
            </w:r>
            <w:r w:rsidRPr="00BA1179">
              <w:t xml:space="preserve"> )</w:t>
            </w:r>
            <w:bookmarkEnd w:id="388"/>
          </w:p>
        </w:tc>
      </w:tr>
    </w:tbl>
    <w:p w14:paraId="1E7E6668" w14:textId="18948092"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A2DC8" w:rsidRPr="00BA1179">
        <w:t xml:space="preserve">( </w:t>
      </w:r>
      <w:r w:rsidR="00AA2DC8">
        <w:rPr>
          <w:noProof/>
        </w:rPr>
        <w:t>71</w:t>
      </w:r>
      <w:r w:rsidR="00AA2DC8"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389" w:name="_Ref223212967"/>
            <w:r w:rsidRPr="00BA1179">
              <w:t xml:space="preserve">( </w:t>
            </w:r>
            <w:r w:rsidRPr="00BA1179">
              <w:fldChar w:fldCharType="begin"/>
            </w:r>
            <w:r w:rsidRPr="00BA1179">
              <w:instrText xml:space="preserve"> SEQ ( \* ARABIC </w:instrText>
            </w:r>
            <w:r w:rsidRPr="00BA1179">
              <w:fldChar w:fldCharType="separate"/>
            </w:r>
            <w:r w:rsidR="00AA2DC8">
              <w:rPr>
                <w:noProof/>
              </w:rPr>
              <w:t>71</w:t>
            </w:r>
            <w:r w:rsidRPr="00BA1179">
              <w:fldChar w:fldCharType="end"/>
            </w:r>
            <w:r w:rsidRPr="00BA1179">
              <w:t xml:space="preserve"> )</w:t>
            </w:r>
            <w:bookmarkEnd w:id="389"/>
          </w:p>
        </w:tc>
      </w:tr>
    </w:tbl>
    <w:p w14:paraId="67DA8635" w14:textId="3C76331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A2DC8" w:rsidRPr="00BA1179">
        <w:t xml:space="preserve">( </w:t>
      </w:r>
      <w:r w:rsidR="00AA2DC8">
        <w:rPr>
          <w:noProof/>
        </w:rPr>
        <w:t>72</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390" w:name="_Ref223213232"/>
            <w:r w:rsidRPr="00BA1179">
              <w:t xml:space="preserve">( </w:t>
            </w:r>
            <w:r w:rsidRPr="00BA1179">
              <w:fldChar w:fldCharType="begin"/>
            </w:r>
            <w:r w:rsidRPr="00BA1179">
              <w:instrText xml:space="preserve"> SEQ ( \* ARABIC </w:instrText>
            </w:r>
            <w:r w:rsidRPr="00BA1179">
              <w:fldChar w:fldCharType="separate"/>
            </w:r>
            <w:r w:rsidR="00AA2DC8">
              <w:rPr>
                <w:noProof/>
              </w:rPr>
              <w:t>72</w:t>
            </w:r>
            <w:r w:rsidRPr="00BA1179">
              <w:fldChar w:fldCharType="end"/>
            </w:r>
            <w:r w:rsidRPr="00BA1179">
              <w:t xml:space="preserve"> )</w:t>
            </w:r>
            <w:bookmarkEnd w:id="390"/>
          </w:p>
        </w:tc>
      </w:tr>
    </w:tbl>
    <w:p w14:paraId="696776E1" w14:textId="204B2D54"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73</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391" w:name="_Ref223220180"/>
            <w:r w:rsidRPr="00BA1179">
              <w:t xml:space="preserve">( </w:t>
            </w:r>
            <w:r w:rsidRPr="00BA1179">
              <w:fldChar w:fldCharType="begin"/>
            </w:r>
            <w:r w:rsidRPr="00BA1179">
              <w:instrText xml:space="preserve"> SEQ ( \* ARABIC </w:instrText>
            </w:r>
            <w:r w:rsidRPr="00BA1179">
              <w:fldChar w:fldCharType="separate"/>
            </w:r>
            <w:r w:rsidR="00AA2DC8">
              <w:rPr>
                <w:noProof/>
              </w:rPr>
              <w:t>73</w:t>
            </w:r>
            <w:r w:rsidRPr="00BA1179">
              <w:fldChar w:fldCharType="end"/>
            </w:r>
            <w:r w:rsidRPr="00BA1179">
              <w:t xml:space="preserve"> )</w:t>
            </w:r>
            <w:bookmarkEnd w:id="391"/>
          </w:p>
        </w:tc>
      </w:tr>
    </w:tbl>
    <w:p w14:paraId="5749E63B" w14:textId="5A2ECB1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74</w:t>
      </w:r>
      <w:r w:rsidR="00AA2DC8"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392" w:name="_Ref223220391"/>
            <w:r w:rsidRPr="00BA1179">
              <w:t xml:space="preserve">( </w:t>
            </w:r>
            <w:r w:rsidRPr="00BA1179">
              <w:fldChar w:fldCharType="begin"/>
            </w:r>
            <w:r w:rsidRPr="00BA1179">
              <w:instrText xml:space="preserve"> SEQ ( \* ARABIC </w:instrText>
            </w:r>
            <w:r w:rsidRPr="00BA1179">
              <w:fldChar w:fldCharType="separate"/>
            </w:r>
            <w:r w:rsidR="00AA2DC8">
              <w:rPr>
                <w:noProof/>
              </w:rPr>
              <w:t>74</w:t>
            </w:r>
            <w:r w:rsidRPr="00BA1179">
              <w:fldChar w:fldCharType="end"/>
            </w:r>
            <w:r w:rsidRPr="00BA1179">
              <w:t xml:space="preserve"> )</w:t>
            </w:r>
            <w:bookmarkEnd w:id="392"/>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93"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93"/>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A2DC8">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94" w:name="_Ref223263847"/>
      <w:bookmarkStart w:id="395" w:name="_Ref223263851"/>
      <w:bookmarkStart w:id="396" w:name="_Ref223263865"/>
      <w:bookmarkStart w:id="397" w:name="_Toc235572483"/>
      <w:r w:rsidRPr="00BA1179">
        <w:lastRenderedPageBreak/>
        <w:t>Simulation Mathematics for Fuel Mass Evolution</w:t>
      </w:r>
      <w:bookmarkEnd w:id="394"/>
      <w:bookmarkEnd w:id="395"/>
      <w:bookmarkEnd w:id="396"/>
      <w:bookmarkEnd w:id="397"/>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3348087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A2DC8" w:rsidRPr="00BA1179">
        <w:t xml:space="preserve">( </w:t>
      </w:r>
      <w:r w:rsidR="00AA2DC8">
        <w:rPr>
          <w:noProof/>
        </w:rPr>
        <w:t>75</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398" w:name="_Ref223264193"/>
            <w:r w:rsidRPr="00BA1179">
              <w:t xml:space="preserve">( </w:t>
            </w:r>
            <w:r w:rsidRPr="00BA1179">
              <w:fldChar w:fldCharType="begin"/>
            </w:r>
            <w:r w:rsidRPr="00BA1179">
              <w:instrText xml:space="preserve"> SEQ ( \* ARABIC </w:instrText>
            </w:r>
            <w:r w:rsidRPr="00BA1179">
              <w:fldChar w:fldCharType="separate"/>
            </w:r>
            <w:r w:rsidR="00AA2DC8">
              <w:rPr>
                <w:noProof/>
              </w:rPr>
              <w:t>75</w:t>
            </w:r>
            <w:r w:rsidRPr="00BA1179">
              <w:fldChar w:fldCharType="end"/>
            </w:r>
            <w:r w:rsidRPr="00BA1179">
              <w:t xml:space="preserve"> )</w:t>
            </w:r>
            <w:bookmarkEnd w:id="398"/>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99"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99"/>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069F24"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A2DC8" w:rsidRPr="00BA1179">
        <w:t xml:space="preserve">( </w:t>
      </w:r>
      <w:r w:rsidR="00AA2DC8">
        <w:rPr>
          <w:noProof/>
        </w:rPr>
        <w:t>76</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00" w:name="_Ref223257737"/>
            <w:r w:rsidRPr="00BA1179">
              <w:t xml:space="preserve">( </w:t>
            </w:r>
            <w:r w:rsidRPr="00BA1179">
              <w:fldChar w:fldCharType="begin"/>
            </w:r>
            <w:r w:rsidRPr="00BA1179">
              <w:instrText xml:space="preserve"> SEQ ( \* ARABIC </w:instrText>
            </w:r>
            <w:r w:rsidRPr="00BA1179">
              <w:fldChar w:fldCharType="separate"/>
            </w:r>
            <w:r w:rsidR="00AA2DC8">
              <w:rPr>
                <w:noProof/>
              </w:rPr>
              <w:t>76</w:t>
            </w:r>
            <w:r w:rsidRPr="00BA1179">
              <w:fldChar w:fldCharType="end"/>
            </w:r>
            <w:r w:rsidRPr="00BA1179">
              <w:t xml:space="preserve"> )</w:t>
            </w:r>
            <w:bookmarkEnd w:id="400"/>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4306B39"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A2DC8" w:rsidRPr="00BA1179">
        <w:t xml:space="preserve">( </w:t>
      </w:r>
      <w:r w:rsidR="00AA2DC8">
        <w:rPr>
          <w:noProof/>
        </w:rPr>
        <w:t>77</w:t>
      </w:r>
      <w:r w:rsidR="00AA2DC8"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A2DC8" w:rsidRPr="00BA1179">
        <w:t xml:space="preserve">( </w:t>
      </w:r>
      <w:r w:rsidR="00AA2DC8">
        <w:rPr>
          <w:noProof/>
        </w:rPr>
        <w:t>78</w:t>
      </w:r>
      <w:r w:rsidR="00AA2DC8"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01" w:name="_Ref223263777"/>
            <w:r w:rsidRPr="00BA1179">
              <w:t xml:space="preserve">( </w:t>
            </w:r>
            <w:r w:rsidRPr="00BA1179">
              <w:fldChar w:fldCharType="begin"/>
            </w:r>
            <w:r w:rsidRPr="00BA1179">
              <w:instrText xml:space="preserve"> SEQ ( \* ARABIC </w:instrText>
            </w:r>
            <w:r w:rsidRPr="00BA1179">
              <w:fldChar w:fldCharType="separate"/>
            </w:r>
            <w:r w:rsidR="00AA2DC8">
              <w:rPr>
                <w:noProof/>
              </w:rPr>
              <w:t>77</w:t>
            </w:r>
            <w:r w:rsidRPr="00BA1179">
              <w:fldChar w:fldCharType="end"/>
            </w:r>
            <w:r w:rsidRPr="00BA1179">
              <w:t xml:space="preserve"> )</w:t>
            </w:r>
            <w:bookmarkEnd w:id="401"/>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02" w:name="_Ref223263797"/>
            <w:r w:rsidRPr="00BA1179">
              <w:t xml:space="preserve">( </w:t>
            </w:r>
            <w:r w:rsidRPr="00BA1179">
              <w:fldChar w:fldCharType="begin"/>
            </w:r>
            <w:r w:rsidRPr="00BA1179">
              <w:instrText xml:space="preserve"> SEQ ( \* ARABIC </w:instrText>
            </w:r>
            <w:r w:rsidRPr="00BA1179">
              <w:fldChar w:fldCharType="separate"/>
            </w:r>
            <w:r w:rsidR="00AA2DC8">
              <w:rPr>
                <w:noProof/>
              </w:rPr>
              <w:t>78</w:t>
            </w:r>
            <w:r w:rsidRPr="00BA1179">
              <w:fldChar w:fldCharType="end"/>
            </w:r>
            <w:r w:rsidRPr="00BA1179">
              <w:t xml:space="preserve"> )</w:t>
            </w:r>
            <w:bookmarkEnd w:id="402"/>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A2DC8" w:rsidRPr="00BA1179">
        <w:t xml:space="preserve">( </w:t>
      </w:r>
      <w:r w:rsidR="00AA2DC8">
        <w:rPr>
          <w:noProof/>
        </w:rPr>
        <w:t>79</w:t>
      </w:r>
      <w:r w:rsidR="00AA2DC8"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03" w:name="_Ref234661580"/>
            <w:r w:rsidRPr="00BA1179">
              <w:t xml:space="preserve">( </w:t>
            </w:r>
            <w:r w:rsidRPr="00BA1179">
              <w:fldChar w:fldCharType="begin"/>
            </w:r>
            <w:r w:rsidRPr="00BA1179">
              <w:instrText xml:space="preserve"> SEQ ( \* ARABIC </w:instrText>
            </w:r>
            <w:r w:rsidRPr="00BA1179">
              <w:fldChar w:fldCharType="separate"/>
            </w:r>
            <w:r w:rsidR="00AA2DC8">
              <w:rPr>
                <w:noProof/>
              </w:rPr>
              <w:t>79</w:t>
            </w:r>
            <w:r w:rsidRPr="00BA1179">
              <w:fldChar w:fldCharType="end"/>
            </w:r>
            <w:r w:rsidRPr="00BA1179">
              <w:t xml:space="preserve"> )</w:t>
            </w:r>
            <w:bookmarkEnd w:id="403"/>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A2DC8" w:rsidRPr="00BA1179">
        <w:t xml:space="preserve">( </w:t>
      </w:r>
      <w:r w:rsidR="00AA2DC8">
        <w:rPr>
          <w:noProof/>
        </w:rPr>
        <w:t>80</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04" w:name="_Ref234661621"/>
            <w:r w:rsidRPr="00BA1179">
              <w:t xml:space="preserve">( </w:t>
            </w:r>
            <w:r w:rsidRPr="00BA1179">
              <w:fldChar w:fldCharType="begin"/>
            </w:r>
            <w:r w:rsidRPr="00BA1179">
              <w:instrText xml:space="preserve"> SEQ ( \* ARABIC </w:instrText>
            </w:r>
            <w:r w:rsidRPr="00BA1179">
              <w:fldChar w:fldCharType="separate"/>
            </w:r>
            <w:r w:rsidR="00AA2DC8">
              <w:rPr>
                <w:noProof/>
              </w:rPr>
              <w:t>80</w:t>
            </w:r>
            <w:r w:rsidRPr="00BA1179">
              <w:fldChar w:fldCharType="end"/>
            </w:r>
            <w:r w:rsidRPr="00BA1179">
              <w:t xml:space="preserve"> )</w:t>
            </w:r>
            <w:bookmarkEnd w:id="404"/>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9DECB05"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A2DC8" w:rsidRPr="00BA1179">
        <w:t xml:space="preserve">( </w:t>
      </w:r>
      <w:r w:rsidR="00AA2DC8">
        <w:rPr>
          <w:noProof/>
        </w:rPr>
        <w:t>32</w:t>
      </w:r>
      <w:r w:rsidR="00AA2DC8"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A2DC8" w:rsidRPr="00BA1179">
        <w:t xml:space="preserve">( </w:t>
      </w:r>
      <w:r w:rsidR="00AA2DC8">
        <w:rPr>
          <w:noProof/>
        </w:rPr>
        <w:t>81</w:t>
      </w:r>
      <w:r w:rsidR="00AA2DC8"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05" w:name="_Ref223263811"/>
            <w:r w:rsidRPr="00BA1179">
              <w:t xml:space="preserve">( </w:t>
            </w:r>
            <w:r w:rsidRPr="00BA1179">
              <w:fldChar w:fldCharType="begin"/>
            </w:r>
            <w:r w:rsidRPr="00BA1179">
              <w:instrText xml:space="preserve"> SEQ ( \* ARABIC </w:instrText>
            </w:r>
            <w:r w:rsidRPr="00BA1179">
              <w:fldChar w:fldCharType="separate"/>
            </w:r>
            <w:r w:rsidR="00AA2DC8">
              <w:rPr>
                <w:noProof/>
              </w:rPr>
              <w:t>81</w:t>
            </w:r>
            <w:r w:rsidRPr="00BA1179">
              <w:fldChar w:fldCharType="end"/>
            </w:r>
            <w:r w:rsidRPr="00BA1179">
              <w:t xml:space="preserve"> )</w:t>
            </w:r>
            <w:bookmarkEnd w:id="405"/>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06"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06"/>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07" w:name="_Ref223266063"/>
      <w:bookmarkStart w:id="408" w:name="_Toc235572484"/>
      <w:r w:rsidRPr="00BA1179">
        <w:lastRenderedPageBreak/>
        <w:t>Simulation Mathematics for Fire Intensity Evolution</w:t>
      </w:r>
      <w:bookmarkEnd w:id="407"/>
      <w:bookmarkEnd w:id="408"/>
    </w:p>
    <w:p w14:paraId="2580607A" w14:textId="7B7C173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A2DC8" w:rsidRPr="00BA1179">
        <w:t xml:space="preserve">( </w:t>
      </w:r>
      <w:r w:rsidR="00AA2DC8">
        <w:rPr>
          <w:noProof/>
        </w:rPr>
        <w:t>82</w:t>
      </w:r>
      <w:r w:rsidR="00AA2DC8"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09" w:name="_Ref223265050"/>
            <w:r w:rsidRPr="00BA1179">
              <w:t xml:space="preserve">( </w:t>
            </w:r>
            <w:r w:rsidRPr="00BA1179">
              <w:fldChar w:fldCharType="begin"/>
            </w:r>
            <w:r w:rsidRPr="00BA1179">
              <w:instrText xml:space="preserve"> SEQ ( \* ARABIC </w:instrText>
            </w:r>
            <w:r w:rsidRPr="00BA1179">
              <w:fldChar w:fldCharType="separate"/>
            </w:r>
            <w:r w:rsidR="00AA2DC8">
              <w:rPr>
                <w:noProof/>
              </w:rPr>
              <w:t>82</w:t>
            </w:r>
            <w:r w:rsidRPr="00BA1179">
              <w:fldChar w:fldCharType="end"/>
            </w:r>
            <w:r w:rsidRPr="00BA1179">
              <w:t xml:space="preserve"> )</w:t>
            </w:r>
            <w:bookmarkEnd w:id="409"/>
          </w:p>
        </w:tc>
      </w:tr>
    </w:tbl>
    <w:p w14:paraId="72BB0B14" w14:textId="4591D392"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A2DC8" w:rsidRPr="00BA1179">
        <w:t xml:space="preserve">( </w:t>
      </w:r>
      <w:r w:rsidR="00AA2DC8">
        <w:rPr>
          <w:noProof/>
        </w:rPr>
        <w:t>83</w:t>
      </w:r>
      <w:r w:rsidR="00AA2DC8"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10" w:name="_Ref223265237"/>
            <w:r w:rsidRPr="00BA1179">
              <w:t xml:space="preserve">( </w:t>
            </w:r>
            <w:r w:rsidRPr="00BA1179">
              <w:fldChar w:fldCharType="begin"/>
            </w:r>
            <w:r w:rsidRPr="00BA1179">
              <w:instrText xml:space="preserve"> SEQ ( \* ARABIC </w:instrText>
            </w:r>
            <w:r w:rsidRPr="00BA1179">
              <w:fldChar w:fldCharType="separate"/>
            </w:r>
            <w:r w:rsidR="00AA2DC8">
              <w:rPr>
                <w:noProof/>
              </w:rPr>
              <w:t>83</w:t>
            </w:r>
            <w:r w:rsidRPr="00BA1179">
              <w:fldChar w:fldCharType="end"/>
            </w:r>
            <w:r w:rsidRPr="00BA1179">
              <w:t xml:space="preserve"> )</w:t>
            </w:r>
            <w:bookmarkEnd w:id="410"/>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1" w:name="TableC1"/>
      <w:r w:rsidRPr="00BA1179">
        <w:t>Table C.1 Fire intensity evolution parameters</w:t>
      </w:r>
    </w:p>
    <w:bookmarkEnd w:id="411"/>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2" w:name="_Ref234617318"/>
      <w:bookmarkStart w:id="413" w:name="_Ref234617321"/>
      <w:bookmarkStart w:id="414" w:name="_Toc235572485"/>
      <w:bookmarkStart w:id="415" w:name="_Ref234520328"/>
      <w:r w:rsidRPr="00BA1179">
        <w:lastRenderedPageBreak/>
        <w:t>Complete Concept Mapping Specification</w:t>
      </w:r>
      <w:bookmarkEnd w:id="412"/>
      <w:bookmarkEnd w:id="413"/>
      <w:bookmarkEnd w:id="414"/>
    </w:p>
    <w:p w14:paraId="10F26D51" w14:textId="769350D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A2DC8" w:rsidRPr="00AA2DC8">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16" w:name="_RefTblE1"/>
      <w:bookmarkStart w:id="417" w:name="TableD1"/>
      <w:r w:rsidRPr="00BA1179">
        <w:rPr>
          <w:rFonts w:cs="Times New Roman"/>
          <w:szCs w:val="24"/>
        </w:rPr>
        <w:t xml:space="preserve">Table D.1 Level 1 to 4 aggregation weights over the </w:t>
      </w:r>
      <w:bookmarkEnd w:id="416"/>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17"/>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18"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19" w:name="TableD2"/>
      <w:r w:rsidRPr="00BA1179">
        <w:rPr>
          <w:rFonts w:cs="Times New Roman"/>
          <w:szCs w:val="24"/>
        </w:rPr>
        <w:lastRenderedPageBreak/>
        <w:t>Table D.2 Parameters of the concept layer</w:t>
      </w:r>
      <w:bookmarkEnd w:id="418"/>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19"/>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A2DC8" w:rsidRPr="00BA1179">
              <w:t xml:space="preserve">( </w:t>
            </w:r>
            <w:r w:rsidR="00AA2DC8">
              <w:rPr>
                <w:noProof/>
              </w:rPr>
              <w:t>43</w:t>
            </w:r>
            <w:r w:rsidR="00AA2DC8"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0" w:name="_RefTblE4"/>
    </w:p>
    <w:p w14:paraId="0F33DE96" w14:textId="60381338" w:rsidR="000E1725" w:rsidRPr="00BA1179" w:rsidRDefault="00000000" w:rsidP="00852310">
      <w:pPr>
        <w:pStyle w:val="Caption"/>
        <w:keepNext/>
        <w:rPr>
          <w:rFonts w:cs="Times New Roman"/>
          <w:szCs w:val="24"/>
        </w:rPr>
      </w:pPr>
      <w:bookmarkStart w:id="421" w:name="TableD3"/>
      <w:r w:rsidRPr="00BA1179">
        <w:rPr>
          <w:rFonts w:cs="Times New Roman"/>
          <w:szCs w:val="24"/>
        </w:rPr>
        <w:t>Table D.3 Trapezoidal parameters</w:t>
      </w:r>
      <w:bookmarkEnd w:id="420"/>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1"/>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w:t>
      </w:r>
      <w:r w:rsidR="00670B7E">
        <w:rPr>
          <w:rFonts w:cs="Times New Roman"/>
          <w:szCs w:val="24"/>
        </w:rPr>
        <w:t xml:space="preserve">. </w:t>
      </w:r>
      <w:r w:rsidRPr="00BA1179">
        <w:rPr>
          <w:rFonts w:cs="Times New Roman"/>
          <w:szCs w:val="24"/>
        </w:rPr>
        <w:t xml:space="preserve">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42</w:t>
      </w:r>
      <w:r w:rsidR="00AA2DC8"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23227FBC" w:rsidR="000E1725" w:rsidRPr="00BA1179" w:rsidRDefault="00000000" w:rsidP="00481F9C">
      <w:pPr>
        <w:pStyle w:val="ParText"/>
      </w:pPr>
      <w:r w:rsidRPr="00BA1179">
        <w:rPr>
          <w:rFonts w:cs="Times New Roman"/>
          <w:szCs w:val="24"/>
        </w:rPr>
        <w:t>The worked examples of the decision support chapter are reproducible from these tables alone</w:t>
      </w:r>
      <w:r w:rsidR="00670B7E">
        <w:rPr>
          <w:rFonts w:cs="Times New Roman"/>
          <w:szCs w:val="24"/>
        </w:rPr>
        <w:t xml:space="preserve">. </w:t>
      </w:r>
      <w:r w:rsidRPr="00BA1179">
        <w:rPr>
          <w:rFonts w:cs="Times New Roman"/>
          <w:szCs w:val="24"/>
        </w:rPr>
        <w:t xml:space="preserve">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41</w:t>
      </w:r>
      <w:r w:rsidR="00AA2DC8"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A2DC8" w:rsidRPr="00BA1179">
        <w:t xml:space="preserve">( </w:t>
      </w:r>
      <w:r w:rsidR="00AA2DC8">
        <w:rPr>
          <w:noProof/>
        </w:rPr>
        <w:t>43</w:t>
      </w:r>
      <w:r w:rsidR="00AA2DC8"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2" w:name="_RefAppE1"/>
      <w:bookmarkStart w:id="423" w:name="_Toc235572486"/>
      <w:r w:rsidRPr="00BA1179">
        <w:lastRenderedPageBreak/>
        <w:t>Representative Decision Rules</w:t>
      </w:r>
      <w:bookmarkEnd w:id="415"/>
      <w:bookmarkEnd w:id="422"/>
      <w:bookmarkEnd w:id="423"/>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244A61B9"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w:t>
      </w:r>
      <w:r w:rsidR="00670B7E">
        <w:t>. E</w:t>
      </w:r>
      <w:r w:rsidRPr="00BA1179">
        <w:t>very intervention family remains reachable, coverage of the term space is deliberately surrendered, and everything else must be recovered by the staged adaptation of the decision layer.</w:t>
      </w:r>
    </w:p>
    <w:p w14:paraId="392B4C47" w14:textId="543B3D1A"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AA2DC8" w:rsidRPr="00BA1179">
        <w:t xml:space="preserve">( </w:t>
      </w:r>
      <w:r w:rsidR="00AA2DC8">
        <w:rPr>
          <w:noProof/>
        </w:rPr>
        <w:t>44</w:t>
      </w:r>
      <w:r w:rsidR="00AA2DC8"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24" w:name="_RefTblRules"/>
      <w:bookmarkStart w:id="425" w:name="TableE1"/>
      <w:r w:rsidRPr="00BA1179">
        <w:t>Table E.1 Representative decision rules by operational regime</w:t>
      </w:r>
      <w:bookmarkEnd w:id="424"/>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25"/>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2984D45D"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r w:rsidRPr="00BA1179">
        <w:fldChar w:fldCharType="begin"/>
      </w:r>
      <w:r w:rsidRPr="00BA1179">
        <w:instrText xml:space="preserve"> REF _RefEqB5202 \h </w:instrText>
      </w:r>
      <w:r w:rsidRPr="00BA1179">
        <w:fldChar w:fldCharType="separate"/>
      </w:r>
      <w:r w:rsidR="00AA2DC8" w:rsidRPr="00BA1179">
        <w:t xml:space="preserve">( </w:t>
      </w:r>
      <w:r w:rsidR="00AA2DC8">
        <w:rPr>
          <w:noProof/>
        </w:rPr>
        <w:t>47</w:t>
      </w:r>
      <w:r w:rsidR="00AA2DC8" w:rsidRPr="00BA1179">
        <w:t xml:space="preserve"> )</w:t>
      </w:r>
      <w:r w:rsidRPr="00BA1179">
        <w:fldChar w:fldCharType="end"/>
      </w:r>
      <w:r w:rsidRPr="00BA1179">
        <w:t>,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2F356A6F"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AA2DC8" w:rsidRPr="00BA1179">
        <w:t xml:space="preserve">( </w:t>
      </w:r>
      <w:r w:rsidR="00AA2DC8">
        <w:rPr>
          <w:noProof/>
        </w:rPr>
        <w:t>59</w:t>
      </w:r>
      <w:r w:rsidR="00AA2DC8"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426" w:name="_Toc235572487"/>
      <w:commentRangeStart w:id="427"/>
      <w:r w:rsidRPr="00BA1179">
        <w:rPr>
          <w:lang w:val="en-US"/>
        </w:rPr>
        <w:lastRenderedPageBreak/>
        <w:t>CURRICULUM VITAE</w:t>
      </w:r>
      <w:bookmarkEnd w:id="426"/>
      <w:r w:rsidRPr="00BA1179">
        <w:rPr>
          <w:lang w:val="en-US"/>
        </w:rPr>
        <w:t xml:space="preserve"> </w:t>
      </w:r>
      <w:commentRangeEnd w:id="427"/>
      <w:r w:rsidR="00D47E65" w:rsidRPr="00BA1179">
        <w:rPr>
          <w:rStyle w:val="CommentReference"/>
          <w:sz w:val="24"/>
          <w:szCs w:val="24"/>
          <w:lang w:val="en-US"/>
        </w:rPr>
        <w:commentReference w:id="42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28" w:name="LastPage"/>
      <w:bookmarkEnd w:id="42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2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A4F47" w14:textId="77777777" w:rsidR="009F37FD" w:rsidRPr="00BA1179" w:rsidRDefault="009F37FD">
      <w:pPr>
        <w:spacing w:after="0" w:line="240" w:lineRule="auto"/>
      </w:pPr>
      <w:r w:rsidRPr="00BA1179">
        <w:separator/>
      </w:r>
    </w:p>
    <w:p w14:paraId="50200B64" w14:textId="77777777" w:rsidR="009F37FD" w:rsidRPr="00BA1179" w:rsidRDefault="009F37FD"/>
  </w:endnote>
  <w:endnote w:type="continuationSeparator" w:id="0">
    <w:p w14:paraId="5F2CC268" w14:textId="77777777" w:rsidR="009F37FD" w:rsidRPr="00BA1179" w:rsidRDefault="009F37FD">
      <w:pPr>
        <w:spacing w:after="0" w:line="240" w:lineRule="auto"/>
      </w:pPr>
      <w:r w:rsidRPr="00BA1179">
        <w:continuationSeparator/>
      </w:r>
    </w:p>
    <w:p w14:paraId="532B09FD" w14:textId="77777777" w:rsidR="009F37FD" w:rsidRPr="00BA1179" w:rsidRDefault="009F37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CA15" w14:textId="77777777" w:rsidR="009F37FD" w:rsidRPr="00BA1179" w:rsidRDefault="009F37FD">
      <w:pPr>
        <w:spacing w:after="0" w:line="240" w:lineRule="auto"/>
      </w:pPr>
      <w:r w:rsidRPr="00BA1179">
        <w:separator/>
      </w:r>
    </w:p>
    <w:p w14:paraId="00A33BEF" w14:textId="77777777" w:rsidR="009F37FD" w:rsidRPr="00BA1179" w:rsidRDefault="009F37FD"/>
  </w:footnote>
  <w:footnote w:type="continuationSeparator" w:id="0">
    <w:p w14:paraId="35CC70DF" w14:textId="77777777" w:rsidR="009F37FD" w:rsidRPr="00BA1179" w:rsidRDefault="009F37FD">
      <w:pPr>
        <w:spacing w:after="0" w:line="240" w:lineRule="auto"/>
      </w:pPr>
      <w:r w:rsidRPr="00BA1179">
        <w:continuationSeparator/>
      </w:r>
    </w:p>
    <w:p w14:paraId="7F12F8DB" w14:textId="77777777" w:rsidR="009F37FD" w:rsidRPr="00BA1179" w:rsidRDefault="009F37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19"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17"/>
  </w:num>
  <w:num w:numId="2" w16cid:durableId="380713946">
    <w:abstractNumId w:val="21"/>
  </w:num>
  <w:num w:numId="3" w16cid:durableId="151802545">
    <w:abstractNumId w:val="18"/>
  </w:num>
  <w:num w:numId="4" w16cid:durableId="700394965">
    <w:abstractNumId w:val="4"/>
  </w:num>
  <w:num w:numId="5" w16cid:durableId="1482698343">
    <w:abstractNumId w:val="10"/>
  </w:num>
  <w:num w:numId="6" w16cid:durableId="90057234">
    <w:abstractNumId w:val="1"/>
  </w:num>
  <w:num w:numId="7" w16cid:durableId="471217030">
    <w:abstractNumId w:val="2"/>
  </w:num>
  <w:num w:numId="8" w16cid:durableId="115028274">
    <w:abstractNumId w:val="23"/>
  </w:num>
  <w:num w:numId="9" w16cid:durableId="1220022380">
    <w:abstractNumId w:val="16"/>
  </w:num>
  <w:num w:numId="10" w16cid:durableId="1400321087">
    <w:abstractNumId w:val="5"/>
  </w:num>
  <w:num w:numId="11" w16cid:durableId="857308791">
    <w:abstractNumId w:val="12"/>
  </w:num>
  <w:num w:numId="12" w16cid:durableId="1319385733">
    <w:abstractNumId w:val="0"/>
  </w:num>
  <w:num w:numId="13" w16cid:durableId="1239904394">
    <w:abstractNumId w:val="15"/>
  </w:num>
  <w:num w:numId="14" w16cid:durableId="1370688945">
    <w:abstractNumId w:val="24"/>
  </w:num>
  <w:num w:numId="15" w16cid:durableId="2138985465">
    <w:abstractNumId w:val="11"/>
  </w:num>
  <w:num w:numId="16" w16cid:durableId="840393301">
    <w:abstractNumId w:val="13"/>
  </w:num>
  <w:num w:numId="17" w16cid:durableId="2111929808">
    <w:abstractNumId w:val="19"/>
  </w:num>
  <w:num w:numId="18" w16cid:durableId="491332747">
    <w:abstractNumId w:val="8"/>
  </w:num>
  <w:num w:numId="19" w16cid:durableId="1867333552">
    <w:abstractNumId w:val="6"/>
  </w:num>
  <w:num w:numId="20" w16cid:durableId="1615818574">
    <w:abstractNumId w:val="4"/>
    <w:lvlOverride w:ilvl="0">
      <w:startOverride w:val="1"/>
    </w:lvlOverride>
  </w:num>
  <w:num w:numId="21" w16cid:durableId="1493906565">
    <w:abstractNumId w:val="7"/>
  </w:num>
  <w:num w:numId="22" w16cid:durableId="2037730086">
    <w:abstractNumId w:val="9"/>
  </w:num>
  <w:num w:numId="23" w16cid:durableId="1238175559">
    <w:abstractNumId w:val="14"/>
  </w:num>
  <w:num w:numId="24" w16cid:durableId="1270814731">
    <w:abstractNumId w:val="20"/>
  </w:num>
  <w:num w:numId="25" w16cid:durableId="1160542398">
    <w:abstractNumId w:val="22"/>
  </w:num>
  <w:num w:numId="26" w16cid:durableId="175200528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C04"/>
    <w:rsid w:val="001F2282"/>
    <w:rsid w:val="001F349C"/>
    <w:rsid w:val="001F446C"/>
    <w:rsid w:val="001F4A41"/>
    <w:rsid w:val="001F4AC8"/>
    <w:rsid w:val="001F52FE"/>
    <w:rsid w:val="001F5449"/>
    <w:rsid w:val="001F5627"/>
    <w:rsid w:val="001F56B0"/>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45BC"/>
    <w:rsid w:val="00254AFB"/>
    <w:rsid w:val="00254BBB"/>
    <w:rsid w:val="00255E23"/>
    <w:rsid w:val="00256C79"/>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753"/>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999"/>
    <w:rsid w:val="00525AC6"/>
    <w:rsid w:val="00526294"/>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E68"/>
    <w:rsid w:val="009A1D9D"/>
    <w:rsid w:val="009A20AA"/>
    <w:rsid w:val="009A2291"/>
    <w:rsid w:val="009A2659"/>
    <w:rsid w:val="009A281D"/>
    <w:rsid w:val="009A28D9"/>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129F"/>
    <w:rsid w:val="00DA141A"/>
    <w:rsid w:val="00DA194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A7A6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56C"/>
    <w:rsid w:val="00400A58"/>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7ED2"/>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1</Pages>
  <Words>47012</Words>
  <Characters>271736</Characters>
  <Application>Microsoft Office Word</Application>
  <DocSecurity>0</DocSecurity>
  <Lines>7150</Lines>
  <Paragraphs>3663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33</cp:revision>
  <cp:lastPrinted>2026-04-16T20:32:00Z</cp:lastPrinted>
  <dcterms:created xsi:type="dcterms:W3CDTF">2026-07-18T15:37:00Z</dcterms:created>
  <dcterms:modified xsi:type="dcterms:W3CDTF">2026-07-22T22:29:00Z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