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Pr>
          <w:rFonts w:asciiTheme="minorHAnsi" w:hAnsiTheme="minorHAnsi" w:cstheme="minorHAnsi"/>
          <w:b/>
          <w:szCs w:val="24"/>
        </w:rPr>
        <w:t xml:space="preserve">THESIS TEMPLATE CONFIRMATION </w:t>
      </w:r>
      <w:commentRangeStart w:id="0"/>
      <w:r>
        <w:rPr>
          <w:rFonts w:asciiTheme="minorHAnsi" w:hAnsiTheme="minorHAnsi" w:cstheme="minorHAnsi"/>
          <w:b/>
          <w:szCs w:val="24"/>
        </w:rPr>
        <w:t>FORM</w:t>
      </w:r>
      <w:commentRangeEnd w:id="0"/>
      <w:r>
        <w:rPr>
          <w:rStyle w:val="CommentReference"/>
          <w:rFonts w:cs="Times New Roman"/>
          <w:b/>
          <w:color w:val="FFFFFF" w:themeColor="background1"/>
          <w:sz w:val="24"/>
          <w:szCs w:val="24"/>
        </w:rPr>
        <w:commentReference w:id="0"/>
      </w:r>
      <w:r>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Pr>
                <w:b/>
              </w:rPr>
              <w:t>Jüri tarihi</w:t>
            </w:r>
            <w:r>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defense date</w:t>
            </w:r>
            <w:r>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t xml:space="preserve">İmza sayfasında jüri üyelerinin unvanları doğru olarak yazılmalıdır. Tüm imzalar </w:t>
            </w:r>
            <w:r>
              <w:rPr>
                <w:b/>
              </w:rPr>
              <w:t>mavi pilot kalemle</w:t>
            </w:r>
            <w:r>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the titles of the examining committee members correctly on Approval Page. </w:t>
            </w:r>
            <w:r>
              <w:rPr>
                <w:rFonts w:asciiTheme="minorHAnsi" w:hAnsiTheme="minorHAnsi" w:cstheme="minorHAnsi"/>
                <w:b/>
                <w:sz w:val="20"/>
                <w:szCs w:val="20"/>
              </w:rPr>
              <w:t>Blue ink</w:t>
            </w:r>
            <w:r>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Pr>
                <w:b/>
              </w:rPr>
              <w:t>Disiplinlerarası</w:t>
            </w:r>
            <w:r>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For faculty members working in </w:t>
            </w:r>
            <w:r>
              <w:rPr>
                <w:rFonts w:asciiTheme="minorHAnsi" w:hAnsiTheme="minorHAnsi" w:cstheme="minorHAnsi"/>
                <w:b/>
                <w:sz w:val="20"/>
                <w:szCs w:val="20"/>
              </w:rPr>
              <w:t>interdisciplinary programs</w:t>
            </w:r>
            <w:r>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t xml:space="preserve">Tezin </w:t>
            </w:r>
            <w:r>
              <w:rPr>
                <w:b/>
              </w:rPr>
              <w:t>son sayfasının sayfa</w:t>
            </w:r>
            <w:r>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Write </w:t>
            </w:r>
            <w:r>
              <w:rPr>
                <w:rFonts w:asciiTheme="minorHAnsi" w:hAnsiTheme="minorHAnsi" w:cstheme="minorHAnsi"/>
                <w:b/>
                <w:sz w:val="20"/>
                <w:szCs w:val="20"/>
              </w:rPr>
              <w:t>the page number of the last page</w:t>
            </w:r>
            <w:r>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t xml:space="preserve">Bütün chapterlar, referanslar, ekler ve CV sağ sayfada başlamalıdır. Bunun için </w:t>
            </w:r>
            <w:r>
              <w:rPr>
                <w:b/>
              </w:rPr>
              <w:t>kesmeler</w:t>
            </w:r>
            <w:r>
              <w:t xml:space="preserve"> kullanılmıştır. </w:t>
            </w:r>
            <w:r>
              <w:rPr>
                <w:b/>
              </w:rPr>
              <w:t>Kesmelerin kayması</w:t>
            </w:r>
            <w:r>
              <w:t xml:space="preserve"> fazladan boş sayfaların oluşmasına sebep olabilir. Bu gibi durumlarda paragraf (¶) işaretine tıklayarak kesmeleri görünür hale getirin ve yerlerini </w:t>
            </w:r>
            <w:r>
              <w:rPr>
                <w:b/>
              </w:rPr>
              <w:t>kontrol edin</w:t>
            </w:r>
            <w:r>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chapters, references, appendices and CV must be started on the</w:t>
            </w:r>
            <w:r>
              <w:rPr>
                <w:rFonts w:asciiTheme="minorHAnsi" w:hAnsiTheme="minorHAnsi" w:cstheme="minorHAnsi"/>
                <w:b/>
                <w:sz w:val="20"/>
                <w:szCs w:val="20"/>
              </w:rPr>
              <w:t xml:space="preserve"> </w:t>
            </w:r>
            <w:r>
              <w:rPr>
                <w:rFonts w:asciiTheme="minorHAnsi" w:hAnsiTheme="minorHAnsi" w:cstheme="minorHAnsi"/>
                <w:sz w:val="20"/>
                <w:szCs w:val="20"/>
              </w:rPr>
              <w:t xml:space="preserve">right page. </w:t>
            </w:r>
            <w:r>
              <w:rPr>
                <w:rFonts w:asciiTheme="minorHAnsi" w:hAnsiTheme="minorHAnsi" w:cstheme="minorHAnsi"/>
                <w:b/>
                <w:sz w:val="20"/>
                <w:szCs w:val="20"/>
              </w:rPr>
              <w:t>Section Breaks</w:t>
            </w:r>
            <w:r>
              <w:rPr>
                <w:rFonts w:asciiTheme="minorHAnsi" w:hAnsiTheme="minorHAnsi" w:cstheme="minorHAnsi"/>
                <w:sz w:val="20"/>
                <w:szCs w:val="20"/>
              </w:rPr>
              <w:t xml:space="preserve"> were used for this. </w:t>
            </w:r>
            <w:r>
              <w:rPr>
                <w:rFonts w:asciiTheme="minorHAnsi" w:hAnsiTheme="minorHAnsi" w:cstheme="minorHAnsi"/>
                <w:b/>
                <w:sz w:val="20"/>
                <w:szCs w:val="20"/>
              </w:rPr>
              <w:t>Change in the placement</w:t>
            </w:r>
            <w:r>
              <w:rPr>
                <w:rFonts w:asciiTheme="minorHAnsi" w:hAnsiTheme="minorHAnsi" w:cstheme="minorHAnsi"/>
                <w:sz w:val="20"/>
                <w:szCs w:val="20"/>
              </w:rPr>
              <w:t xml:space="preserve"> of section breaks can result in extra blank pages. In such cases, make the section breaks visible by clicking paragraph (¶) mark and </w:t>
            </w:r>
            <w:r>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0F062341" w:rsidR="006847C2" w:rsidRPr="00BA1179" w:rsidRDefault="006847C2" w:rsidP="00F238C2">
            <w:pPr>
              <w:pStyle w:val="ThesisTempCover"/>
            </w:pPr>
            <w:r>
              <w:t xml:space="preserve">Tez yazım süreci ile ilgili herhangi bir sıkıntı yaşarsanız, </w:t>
            </w:r>
            <w:hyperlink r:id="rId11" w:history="1">
              <w:r>
                <w:rPr>
                  <w:rStyle w:val="Hyperlink"/>
                  <w:b/>
                </w:rPr>
                <w:t>Sıkça Sorulan Sorular (SSS)</w:t>
              </w:r>
            </w:hyperlink>
            <w:r>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3AB3A8DA" w:rsidR="006847C2" w:rsidRPr="00BA1179" w:rsidRDefault="006847C2">
            <w:pPr>
              <w:pStyle w:val="ListParagraph"/>
              <w:numPr>
                <w:ilvl w:val="0"/>
                <w:numId w:val="5"/>
              </w:numPr>
              <w:spacing w:line="240" w:lineRule="auto"/>
              <w:rPr>
                <w:rFonts w:asciiTheme="minorHAnsi" w:hAnsiTheme="minorHAnsi" w:cstheme="minorHAnsi"/>
                <w:sz w:val="20"/>
                <w:szCs w:val="20"/>
              </w:rPr>
            </w:pPr>
            <w:r>
              <w:rPr>
                <w:rFonts w:asciiTheme="minorHAnsi" w:hAnsiTheme="minorHAnsi" w:cstheme="minorHAnsi"/>
                <w:sz w:val="20"/>
                <w:szCs w:val="20"/>
              </w:rPr>
              <w:t xml:space="preserve">If you have any problems with the thesis writing process, you may visit our </w:t>
            </w:r>
            <w:hyperlink r:id="rId12" w:history="1">
              <w:r>
                <w:rPr>
                  <w:rStyle w:val="Hyperlink"/>
                  <w:rFonts w:asciiTheme="minorHAnsi" w:hAnsiTheme="minorHAnsi" w:cstheme="minorHAnsi"/>
                  <w:b/>
                  <w:sz w:val="20"/>
                  <w:szCs w:val="20"/>
                </w:rPr>
                <w:t>Frequently Asked Questions (FAQ)</w:t>
              </w:r>
            </w:hyperlink>
            <w:r>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Name</w:t>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Surname</w:t>
              <w:tab/>
              <w:t>: Akman</w:t>
            </w:r>
          </w:p>
          <w:p w14:paraId="550283FE" w14:textId="4F5DE1BD" w:rsidR="00D91538" w:rsidRPr="00BA1179" w:rsidRDefault="00D91538" w:rsidP="00AA6DFD">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E-Mail</w:t>
              <w:tab/>
              <w:t xml:space="preserve">: </w:t>
            </w:r>
            <w:hyperlink r:id="rId13" w:history="1">
              <w:r>
                <w:rPr>
                  <w:rStyle w:val="Hyperlink"/>
                  <w:rFonts w:asciiTheme="minorHAnsi" w:hAnsiTheme="minorHAnsi" w:cstheme="minorHAnsi"/>
                  <w:b/>
                  <w:sz w:val="16"/>
                  <w:szCs w:val="16"/>
                </w:rPr>
                <w:t>caglar.akman@metu.edu.tr</w:t>
              </w:r>
            </w:hyperlink>
            <w:r>
              <w:rPr>
                <w:rFonts w:asciiTheme="minorHAnsi" w:hAnsiTheme="minorHAnsi" w:cstheme="minorHAnsi"/>
                <w:b/>
                <w:sz w:val="16"/>
                <w:szCs w:val="16"/>
              </w:rPr>
              <w:t xml:space="preserve">; </w:t>
            </w:r>
            <w:hyperlink r:id="rId14" w:history="1">
              <w:r>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Date</w:t>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Pr>
                <w:rFonts w:asciiTheme="minorHAnsi" w:hAnsiTheme="minorHAnsi" w:cstheme="minorHAnsi"/>
                <w:b/>
                <w:sz w:val="16"/>
                <w:szCs w:val="16"/>
              </w:rPr>
              <w:t>Signature</w:t>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Pr>
          <w:rStyle w:val="UPPERCASEChar"/>
        </w:rPr>
        <w:lastRenderedPageBreak/>
        <w:t>A</w:t>
      </w:r>
      <w:r>
        <w:rPr>
          <w:rFonts w:cs="Times New Roman"/>
          <w:szCs w:val="24"/>
        </w:rPr>
        <w:t>pproval of the thesis:</w:t>
      </w:r>
      <w:commentRangeEnd w:id="5"/>
      <w:r>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Pr>
          <w:rFonts w:cs="Times New Roman"/>
          <w:szCs w:val="24"/>
        </w:rPr>
        <w:t xml:space="preserve">submitted by </w:t>
      </w:r>
      <w:r>
        <w:rPr>
          <w:rFonts w:cs="Times New Roman"/>
          <w:b/>
          <w:szCs w:val="24"/>
        </w:rPr>
        <w:t>NAME SURNAME</w:t>
      </w:r>
      <w:r>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Pr>
              <w:rStyle w:val="Style1"/>
            </w:rPr>
            <w:t>Doctor of Philosophy</w:t>
          </w:r>
        </w:sdtContent>
      </w:sdt>
      <w:r>
        <w:rPr>
          <w:rStyle w:val="Style1"/>
        </w:rPr>
        <w:t xml:space="preserve"> </w:t>
      </w:r>
      <w:r>
        <w:rPr>
          <w:rFonts w:cs="Times New Roman"/>
          <w:szCs w:val="24"/>
        </w:rPr>
        <w:t>i</w:t>
      </w:r>
      <w:r>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Pr>
              <w:rStyle w:val="Style1"/>
            </w:rPr>
            <w:t>Electrical and Electronic Engineering</w:t>
          </w:r>
        </w:sdtContent>
      </w:sdt>
      <w:r>
        <w:rPr>
          <w:rFonts w:cs="Times New Roman"/>
          <w:b/>
          <w:szCs w:val="24"/>
        </w:rPr>
        <w:t>, Middle East Technical University</w:t>
      </w:r>
      <w:r>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Pr>
                <w:rFonts w:cs="Times New Roman"/>
                <w:szCs w:val="24"/>
              </w:rPr>
              <w:t xml:space="preserve">Dean, </w:t>
            </w:r>
            <w:r>
              <w:rPr>
                <w:rFonts w:cs="Times New Roman"/>
                <w:b/>
                <w:bCs/>
                <w:szCs w:val="24"/>
              </w:rPr>
              <w:t>Graduate School of</w:t>
            </w:r>
            <w:r>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Pr>
                <w:rFonts w:cs="Times New Roman"/>
                <w:szCs w:val="24"/>
              </w:rPr>
              <w:t xml:space="preserve">Head of the Department, </w:t>
            </w:r>
            <w:r>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Pr>
                <w:szCs w:val="24"/>
              </w:rPr>
              <w:t>Prof. Dr. Mehmet Kemal Leblebicioğlu</w:t>
            </w:r>
          </w:p>
          <w:p w14:paraId="0FB9A4DC" w14:textId="095E1509" w:rsidR="009F1B25" w:rsidRPr="00BA1179" w:rsidRDefault="009F1B25" w:rsidP="008444BC">
            <w:pPr>
              <w:spacing w:line="240" w:lineRule="auto"/>
              <w:rPr>
                <w:rFonts w:cs="Times New Roman"/>
                <w:szCs w:val="24"/>
              </w:rPr>
            </w:pPr>
            <w:r>
              <w:rPr>
                <w:rFonts w:cs="Times New Roman"/>
                <w:szCs w:val="24"/>
              </w:rPr>
              <w:t xml:space="preserve">Supervisor, </w:t>
            </w:r>
            <w:r>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Pr>
                <w:szCs w:val="24"/>
              </w:rPr>
              <w:t>Prof. Dr. Mehmet Kemal Leblebicioğlu</w:t>
            </w:r>
          </w:p>
          <w:p w14:paraId="308BAA1E" w14:textId="01BD9BC8" w:rsidR="008277B6" w:rsidRPr="00BA1179" w:rsidRDefault="008277B6"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Pr>
                <w:szCs w:val="24"/>
              </w:rPr>
              <w:t xml:space="preserve">Prof. Dr. </w:t>
            </w:r>
            <w:commentRangeStart w:id="6"/>
            <w:r>
              <w:rPr>
                <w:szCs w:val="24"/>
              </w:rPr>
              <w:t>XYZ</w:t>
            </w:r>
            <w:commentRangeEnd w:id="6"/>
            <w:r>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Pr>
                <w:szCs w:val="24"/>
              </w:rPr>
              <w:t xml:space="preserve">Prof. Dr. </w:t>
            </w:r>
            <w:commentRangeStart w:id="7"/>
            <w:r>
              <w:rPr>
                <w:szCs w:val="24"/>
              </w:rPr>
              <w:t>XYZ</w:t>
            </w:r>
            <w:commentRangeEnd w:id="7"/>
            <w:r>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Pr>
                <w:szCs w:val="24"/>
              </w:rPr>
              <w:t>Assoc. Prof. Dr. Ahmet Güneş</w:t>
            </w:r>
          </w:p>
          <w:p w14:paraId="400D112A" w14:textId="3D226866" w:rsidR="003A7162" w:rsidRPr="00BA1179" w:rsidRDefault="003A7162" w:rsidP="006601CA">
            <w:pPr>
              <w:spacing w:line="240" w:lineRule="auto"/>
              <w:rPr>
                <w:rFonts w:cs="Times New Roman"/>
                <w:szCs w:val="24"/>
              </w:rPr>
            </w:pPr>
            <w:r>
              <w:rPr>
                <w:rFonts w:cs="Times New Roman"/>
                <w:szCs w:val="24"/>
              </w:rPr>
              <w:t xml:space="preserve">Electrical and Electronics Engineering, </w:t>
            </w:r>
            <w:commentRangeStart w:id="8"/>
            <w:r>
              <w:rPr>
                <w:rFonts w:cs="Times New Roman"/>
                <w:szCs w:val="24"/>
              </w:rPr>
              <w:t>XYZ</w:t>
            </w:r>
            <w:commentRangeEnd w:id="8"/>
            <w:r>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Pr>
          <w:rFonts w:cs="Times New Roman"/>
          <w:szCs w:val="24"/>
        </w:rPr>
        <w:t>Date:</w:t>
      </w:r>
      <w:commentRangeEnd w:id="9"/>
      <w:r>
        <w:rPr>
          <w:rStyle w:val="CommentReference"/>
          <w:rFonts w:cs="Times New Roman"/>
          <w:sz w:val="24"/>
          <w:szCs w:val="24"/>
        </w:rPr>
        <w:commentReference w:id="9"/>
      </w:r>
      <w:r>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Pr>
          <w:rFonts w:cs="Times New Roman"/>
          <w:b/>
          <w:szCs w:val="24"/>
        </w:rPr>
        <w:t xml:space="preserve"> </w:t>
      </w:r>
    </w:p>
    <w:p w14:paraId="508E1215" w14:textId="2245AB2C" w:rsidR="00320403" w:rsidRPr="00BA1179" w:rsidRDefault="00320403" w:rsidP="00320403">
      <w:pPr>
        <w:ind w:left="3540" w:firstLine="708"/>
      </w:pPr>
      <w:r>
        <w:t>Name Last name : Çağlar Akman</w:t>
      </w:r>
    </w:p>
    <w:p w14:paraId="75589AEC" w14:textId="77777777" w:rsidR="00320403" w:rsidRPr="00BA1179" w:rsidRDefault="00320403" w:rsidP="00320403">
      <w:pPr>
        <w:ind w:left="3540" w:firstLine="708"/>
      </w:pPr>
      <w:commentRangeStart w:id="10"/>
      <w:r>
        <w:t>Signature :</w:t>
      </w:r>
      <w:commentRangeEnd w:id="10"/>
      <w:r>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5572403"/>
      <w:r>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Pr>
              <w:rFonts w:cs="Times New Roman"/>
              <w:szCs w:val="24"/>
            </w:rPr>
            <w:t>Doctor of Philosophy</w:t>
          </w:r>
        </w:sdtContent>
      </w:sdt>
      <w:r>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Pr>
          <w:rFonts w:cs="Times New Roman"/>
          <w:szCs w:val="24"/>
        </w:rPr>
        <w:t xml:space="preserve">Supervisor : Prof. Dr. Mehmet Kemal </w:t>
      </w:r>
      <w:commentRangeStart w:id="12"/>
      <w:r>
        <w:rPr>
          <w:rFonts w:cs="Times New Roman"/>
          <w:szCs w:val="24"/>
        </w:rPr>
        <w:t>Leblebicioğlu</w:t>
      </w:r>
      <w:commentRangeEnd w:id="12"/>
      <w:r>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30AA2057"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Pr>
              <w:rStyle w:val="PlaceholderText"/>
              <w:rFonts w:cs="Times New Roman"/>
              <w:szCs w:val="24"/>
            </w:rPr>
            <w:t>[Defense Date]</w:t>
          </w:r>
        </w:sdtContent>
      </w:sdt>
      <w:r>
        <w:rPr>
          <w:rFonts w:cs="Times New Roman"/>
          <w:szCs w:val="24"/>
        </w:rPr>
        <w:t xml:space="preserve">, </w:t>
        <w:fldChar w:fldCharType="begin"/>
        <w:instrText xml:space="preserve"> PAGEREF LastPage \h </w:instrText>
        <w:fldChar w:fldCharType="separate"/>
      </w:r>
      <w:r>
        <w:rPr>
          <w:rFonts w:cs="Times New Roman"/>
          <w:noProof/>
          <w:szCs w:val="24"/>
        </w:rPr>
        <w:t>165</w:t>
      </w:r>
      <w:r>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5572404"/>
      <w:r>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Pr>
              <w:rFonts w:cs="Times New Roman"/>
              <w:szCs w:val="24"/>
              <w:lang w:val="tr-TR"/>
            </w:rPr>
            <w:t>Doktora</w:t>
          </w:r>
        </w:sdtContent>
      </w:sdt>
      <w:r>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77B5BD40"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Pr>
              <w:rStyle w:val="PlaceholderText"/>
              <w:rFonts w:cs="Times New Roman"/>
              <w:szCs w:val="24"/>
              <w:lang w:val="tr-TR"/>
            </w:rPr>
            <w:t>[Jüri Tarihi]</w:t>
          </w:r>
        </w:sdtContent>
      </w:sdt>
      <w:r>
        <w:rPr>
          <w:rFonts w:cs="Times New Roman"/>
          <w:szCs w:val="24"/>
          <w:lang w:val="tr-TR"/>
        </w:rPr>
        <w:t xml:space="preserve">, </w:t>
        <w:fldChar w:fldCharType="begin"/>
        <w:instrText xml:space="preserve"> PAGEREF LastPage \h </w:instrText>
        <w:fldChar w:fldCharType="separate"/>
      </w:r>
      <w:r>
        <w:rPr>
          <w:rFonts w:cs="Times New Roman"/>
          <w:noProof/>
          <w:szCs w:val="24"/>
          <w:lang w:val="tr-TR"/>
        </w:rPr>
        <w:t>165</w:t>
      </w:r>
      <w:r>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5572405"/>
      <w:r>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5572406"/>
      <w:r>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486A94B1" w14:textId="4BF029F3" w:rsidR="00AA2DC8" w:rsidRDefault="00041C8A">
          <w:pPr>
            <w:pStyle w:val="TOC1"/>
            <w:rPr>
              <w:rFonts w:asciiTheme="minorHAnsi" w:eastAsiaTheme="minorEastAsia" w:hAnsiTheme="minorHAnsi"/>
              <w:kern w:val="2"/>
              <w:szCs w:val="24"/>
              <w:lang w:val="tr-TR" w:eastAsia="tr-TR"/>
              <w14:ligatures w14:val="standardContextual"/>
            </w:rPr>
          </w:pPr>
          <w:r>
            <w:rPr>
              <w:noProof w:val="0"/>
            </w:rPr>
            <w:fldChar w:fldCharType="begin"/>
            <w:instrText xml:space="preserve"> TOC \o "1-3" \h \z \u </w:instrText>
            <w:fldChar w:fldCharType="separate"/>
          </w:r>
          <w:hyperlink w:anchor="_Toc235572403" w:history="1">
            <w:r>
              <w:rPr>
                <w:rStyle w:val="Hyperlink"/>
              </w:rPr>
              <w:t>ABSTRACT</w:t>
            </w:r>
            <w:r>
              <w:rPr>
                <w:webHidden/>
              </w:rPr>
              <w:tab/>
              <w:fldChar w:fldCharType="begin"/>
              <w:instrText xml:space="preserve"> PAGEREF _Toc235572403 \h </w:instrText>
              <w:fldChar w:fldCharType="separate"/>
              <w:t>v</w:t>
              <w:fldChar w:fldCharType="end"/>
            </w:r>
          </w:hyperlink>
        </w:p>
        <w:p w14:paraId="3BD72EDB" w14:textId="539BD646" w:rsidR="00AA2DC8" w:rsidRDefault="00AA2DC8">
          <w:pPr>
            <w:pStyle w:val="TOC1"/>
            <w:rPr>
              <w:rFonts w:asciiTheme="minorHAnsi" w:eastAsiaTheme="minorEastAsia" w:hAnsiTheme="minorHAnsi"/>
              <w:kern w:val="2"/>
              <w:szCs w:val="24"/>
              <w:lang w:val="tr-TR" w:eastAsia="tr-TR"/>
              <w14:ligatures w14:val="standardContextual"/>
            </w:rPr>
          </w:pPr>
          <w:hyperlink w:anchor="_Toc235572404" w:history="1">
            <w:r>
              <w:rPr>
                <w:rStyle w:val="Hyperlink"/>
                <w:lang w:val="tr-TR"/>
              </w:rPr>
              <w:t>ÖZ</w:t>
            </w:r>
            <w:r>
              <w:rPr>
                <w:webHidden/>
              </w:rPr>
              <w:tab/>
              <w:fldChar w:fldCharType="begin"/>
              <w:instrText xml:space="preserve"> PAGEREF _Toc235572404 \h </w:instrText>
              <w:fldChar w:fldCharType="separate"/>
              <w:t>vii</w:t>
              <w:fldChar w:fldCharType="end"/>
            </w:r>
          </w:hyperlink>
        </w:p>
        <w:p w14:paraId="492D5842" w14:textId="45C94A41" w:rsidR="00AA2DC8" w:rsidRDefault="00AA2DC8">
          <w:pPr>
            <w:pStyle w:val="TOC1"/>
            <w:rPr>
              <w:rFonts w:asciiTheme="minorHAnsi" w:eastAsiaTheme="minorEastAsia" w:hAnsiTheme="minorHAnsi"/>
              <w:kern w:val="2"/>
              <w:szCs w:val="24"/>
              <w:lang w:val="tr-TR" w:eastAsia="tr-TR"/>
              <w14:ligatures w14:val="standardContextual"/>
            </w:rPr>
          </w:pPr>
          <w:hyperlink w:anchor="_Toc235572405" w:history="1">
            <w:r>
              <w:rPr>
                <w:rStyle w:val="Hyperlink"/>
              </w:rPr>
              <w:t>ACKNOWLEDGMENTS</w:t>
            </w:r>
            <w:r>
              <w:rPr>
                <w:webHidden/>
              </w:rPr>
              <w:tab/>
              <w:fldChar w:fldCharType="begin"/>
              <w:instrText xml:space="preserve"> PAGEREF _Toc235572405 \h </w:instrText>
              <w:fldChar w:fldCharType="separate"/>
              <w:t>x</w:t>
              <w:fldChar w:fldCharType="end"/>
            </w:r>
          </w:hyperlink>
        </w:p>
        <w:p w14:paraId="6B9FA780" w14:textId="6BD14D22" w:rsidR="00AA2DC8" w:rsidRDefault="00AA2DC8">
          <w:pPr>
            <w:pStyle w:val="TOC1"/>
            <w:rPr>
              <w:rFonts w:asciiTheme="minorHAnsi" w:eastAsiaTheme="minorEastAsia" w:hAnsiTheme="minorHAnsi"/>
              <w:kern w:val="2"/>
              <w:szCs w:val="24"/>
              <w:lang w:val="tr-TR" w:eastAsia="tr-TR"/>
              <w14:ligatures w14:val="standardContextual"/>
            </w:rPr>
          </w:pPr>
          <w:hyperlink w:anchor="_Toc235572406" w:history="1">
            <w:r>
              <w:rPr>
                <w:rStyle w:val="Hyperlink"/>
              </w:rPr>
              <w:t>TABLE OF CONTENTS</w:t>
            </w:r>
            <w:r>
              <w:rPr>
                <w:webHidden/>
              </w:rPr>
              <w:tab/>
              <w:fldChar w:fldCharType="begin"/>
              <w:instrText xml:space="preserve"> PAGEREF _Toc235572406 \h </w:instrText>
              <w:fldChar w:fldCharType="separate"/>
              <w:t>xi</w:t>
              <w:fldChar w:fldCharType="end"/>
            </w:r>
          </w:hyperlink>
        </w:p>
        <w:p w14:paraId="66E9DD4C" w14:textId="40734655" w:rsidR="00AA2DC8" w:rsidRDefault="00AA2DC8">
          <w:pPr>
            <w:pStyle w:val="TOC1"/>
            <w:rPr>
              <w:rFonts w:asciiTheme="minorHAnsi" w:eastAsiaTheme="minorEastAsia" w:hAnsiTheme="minorHAnsi"/>
              <w:kern w:val="2"/>
              <w:szCs w:val="24"/>
              <w:lang w:val="tr-TR" w:eastAsia="tr-TR"/>
              <w14:ligatures w14:val="standardContextual"/>
            </w:rPr>
          </w:pPr>
          <w:hyperlink w:anchor="_Toc235572407" w:history="1">
            <w:r>
              <w:rPr>
                <w:rStyle w:val="Hyperlink"/>
              </w:rPr>
              <w:t>LIST OF TABLES</w:t>
            </w:r>
            <w:r>
              <w:rPr>
                <w:webHidden/>
              </w:rPr>
              <w:tab/>
              <w:fldChar w:fldCharType="begin"/>
              <w:instrText xml:space="preserve"> PAGEREF _Toc235572407 \h </w:instrText>
              <w:fldChar w:fldCharType="separate"/>
              <w:t>xv</w:t>
              <w:fldChar w:fldCharType="end"/>
            </w:r>
          </w:hyperlink>
        </w:p>
        <w:p w14:paraId="34DB99EE" w14:textId="2FE1ED44" w:rsidR="00AA2DC8" w:rsidRDefault="00AA2DC8">
          <w:pPr>
            <w:pStyle w:val="TOC1"/>
            <w:rPr>
              <w:rFonts w:asciiTheme="minorHAnsi" w:eastAsiaTheme="minorEastAsia" w:hAnsiTheme="minorHAnsi"/>
              <w:kern w:val="2"/>
              <w:szCs w:val="24"/>
              <w:lang w:val="tr-TR" w:eastAsia="tr-TR"/>
              <w14:ligatures w14:val="standardContextual"/>
            </w:rPr>
          </w:pPr>
          <w:hyperlink w:anchor="_Toc235572408" w:history="1">
            <w:r>
              <w:rPr>
                <w:rStyle w:val="Hyperlink"/>
              </w:rPr>
              <w:t>LIST OF FIGURES</w:t>
            </w:r>
            <w:r>
              <w:rPr>
                <w:webHidden/>
              </w:rPr>
              <w:tab/>
              <w:fldChar w:fldCharType="begin"/>
              <w:instrText xml:space="preserve"> PAGEREF _Toc235572408 \h </w:instrText>
              <w:fldChar w:fldCharType="separate"/>
              <w:t>xvii</w:t>
              <w:fldChar w:fldCharType="end"/>
            </w:r>
          </w:hyperlink>
        </w:p>
        <w:p w14:paraId="67AD19D3" w14:textId="134A54D6" w:rsidR="00AA2DC8" w:rsidRDefault="00AA2DC8">
          <w:pPr>
            <w:pStyle w:val="TOC1"/>
            <w:rPr>
              <w:rFonts w:asciiTheme="minorHAnsi" w:eastAsiaTheme="minorEastAsia" w:hAnsiTheme="minorHAnsi"/>
              <w:kern w:val="2"/>
              <w:szCs w:val="24"/>
              <w:lang w:val="tr-TR" w:eastAsia="tr-TR"/>
              <w14:ligatures w14:val="standardContextual"/>
            </w:rPr>
          </w:pPr>
          <w:hyperlink w:anchor="_Toc235572409" w:history="1">
            <w:r>
              <w:rPr>
                <w:rStyle w:val="Hyperlink"/>
              </w:rPr>
              <w:t>LIST OF ABBREVIATIONS</w:t>
            </w:r>
            <w:r>
              <w:rPr>
                <w:webHidden/>
              </w:rPr>
              <w:tab/>
              <w:fldChar w:fldCharType="begin"/>
              <w:instrText xml:space="preserve"> PAGEREF _Toc235572409 \h </w:instrText>
              <w:fldChar w:fldCharType="separate"/>
              <w:t>xix</w:t>
              <w:fldChar w:fldCharType="end"/>
            </w:r>
          </w:hyperlink>
        </w:p>
        <w:p w14:paraId="76C48FBC" w14:textId="54AE3035" w:rsidR="00AA2DC8" w:rsidRDefault="00AA2DC8">
          <w:pPr>
            <w:pStyle w:val="TOC1"/>
            <w:rPr>
              <w:rFonts w:asciiTheme="minorHAnsi" w:eastAsiaTheme="minorEastAsia" w:hAnsiTheme="minorHAnsi"/>
              <w:kern w:val="2"/>
              <w:szCs w:val="24"/>
              <w:lang w:val="tr-TR" w:eastAsia="tr-TR"/>
              <w14:ligatures w14:val="standardContextual"/>
            </w:rPr>
          </w:pPr>
          <w:hyperlink w:anchor="_Toc235572410" w:history="1">
            <w:r>
              <w:rPr>
                <w:rStyle w:val="Hyperlink"/>
              </w:rPr>
              <w:t>LIST OF SYMBOLS</w:t>
            </w:r>
            <w:r>
              <w:rPr>
                <w:webHidden/>
              </w:rPr>
              <w:tab/>
              <w:fldChar w:fldCharType="begin"/>
              <w:instrText xml:space="preserve"> PAGEREF _Toc235572410 \h </w:instrText>
              <w:fldChar w:fldCharType="separate"/>
              <w:t>xxi</w:t>
              <w:fldChar w:fldCharType="end"/>
            </w:r>
          </w:hyperlink>
        </w:p>
        <w:p w14:paraId="6DCB2890" w14:textId="706F1CCF"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1" w:history="1">
            <w:r>
              <w:rPr>
                <w:rStyle w:val="Hyperlink"/>
              </w:rPr>
              <w:t>1</w:t>
            </w:r>
            <w:r>
              <w:rPr>
                <w:rFonts w:asciiTheme="minorHAnsi" w:eastAsiaTheme="minorEastAsia" w:hAnsiTheme="minorHAnsi"/>
                <w:kern w:val="2"/>
                <w:szCs w:val="24"/>
                <w:lang w:val="tr-TR" w:eastAsia="tr-TR"/>
                <w14:ligatures w14:val="standardContextual"/>
              </w:rPr>
              <w:tab/>
            </w:r>
            <w:r>
              <w:rPr>
                <w:rStyle w:val="Hyperlink"/>
              </w:rPr>
              <w:t>INTRODUCTION</w:t>
            </w:r>
            <w:r>
              <w:rPr>
                <w:webHidden/>
              </w:rPr>
              <w:tab/>
              <w:fldChar w:fldCharType="begin"/>
              <w:instrText xml:space="preserve"> PAGEREF _Toc235572411 \h </w:instrText>
              <w:fldChar w:fldCharType="separate"/>
              <w:t>1</w:t>
              <w:fldChar w:fldCharType="end"/>
            </w:r>
          </w:hyperlink>
        </w:p>
        <w:p w14:paraId="25E01386" w14:textId="316E600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2" w:history="1">
            <w:r>
              <w:rPr>
                <w:rStyle w:val="Hyperlink"/>
                <w:noProof/>
                <w:lang w:eastAsia="tr-TR"/>
              </w:rPr>
              <w:t>1.1</w:t>
            </w:r>
            <w:r>
              <w:rPr>
                <w:rFonts w:asciiTheme="minorHAnsi" w:eastAsiaTheme="minorEastAsia" w:hAnsiTheme="minorHAnsi"/>
                <w:noProof/>
                <w:kern w:val="2"/>
                <w:szCs w:val="24"/>
                <w:lang w:val="tr-TR" w:eastAsia="tr-TR"/>
                <w14:ligatures w14:val="standardContextual"/>
              </w:rPr>
              <w:tab/>
            </w:r>
            <w:r>
              <w:rPr>
                <w:rStyle w:val="Hyperlink"/>
                <w:noProof/>
                <w:lang w:eastAsia="tr-TR"/>
              </w:rPr>
              <w:t>Gap Analysis</w:t>
            </w:r>
            <w:r>
              <w:rPr>
                <w:noProof/>
                <w:webHidden/>
              </w:rPr>
              <w:tab/>
              <w:fldChar w:fldCharType="begin"/>
              <w:instrText xml:space="preserve"> PAGEREF _Toc235572412 \h </w:instrText>
              <w:fldChar w:fldCharType="separate"/>
              <w:t>3</w:t>
              <w:fldChar w:fldCharType="end"/>
            </w:r>
          </w:hyperlink>
        </w:p>
        <w:p w14:paraId="2059D539" w14:textId="6FEBC03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3" w:history="1">
            <w:r>
              <w:rPr>
                <w:rStyle w:val="Hyperlink"/>
                <w:noProof/>
                <w:lang w:eastAsia="tr-TR"/>
              </w:rPr>
              <w:t>1.2</w:t>
            </w:r>
            <w:r>
              <w:rPr>
                <w:rFonts w:asciiTheme="minorHAnsi" w:eastAsiaTheme="minorEastAsia" w:hAnsiTheme="minorHAnsi"/>
                <w:noProof/>
                <w:kern w:val="2"/>
                <w:szCs w:val="24"/>
                <w:lang w:val="tr-TR" w:eastAsia="tr-TR"/>
                <w14:ligatures w14:val="standardContextual"/>
              </w:rPr>
              <w:tab/>
            </w:r>
            <w:r>
              <w:rPr>
                <w:rStyle w:val="Hyperlink"/>
                <w:noProof/>
                <w:lang w:eastAsia="tr-TR"/>
              </w:rPr>
              <w:t>Research Question and Hypothesis</w:t>
            </w:r>
            <w:r>
              <w:rPr>
                <w:noProof/>
                <w:webHidden/>
              </w:rPr>
              <w:tab/>
              <w:fldChar w:fldCharType="begin"/>
              <w:instrText xml:space="preserve"> PAGEREF _Toc235572413 \h </w:instrText>
              <w:fldChar w:fldCharType="separate"/>
              <w:t>7</w:t>
              <w:fldChar w:fldCharType="end"/>
            </w:r>
          </w:hyperlink>
        </w:p>
        <w:p w14:paraId="3155A182" w14:textId="2879752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4" w:history="1">
            <w:r>
              <w:rPr>
                <w:rStyle w:val="Hyperlink"/>
                <w:noProof/>
                <w:lang w:eastAsia="tr-TR"/>
              </w:rPr>
              <w:t>1.3</w:t>
            </w:r>
            <w:r>
              <w:rPr>
                <w:rFonts w:asciiTheme="minorHAnsi" w:eastAsiaTheme="minorEastAsia" w:hAnsiTheme="minorHAnsi"/>
                <w:noProof/>
                <w:kern w:val="2"/>
                <w:szCs w:val="24"/>
                <w:lang w:val="tr-TR" w:eastAsia="tr-TR"/>
                <w14:ligatures w14:val="standardContextual"/>
              </w:rPr>
              <w:tab/>
            </w:r>
            <w:r>
              <w:rPr>
                <w:rStyle w:val="Hyperlink"/>
                <w:noProof/>
                <w:lang w:eastAsia="tr-TR"/>
              </w:rPr>
              <w:t>Main Contributions of the Thesis</w:t>
            </w:r>
            <w:r>
              <w:rPr>
                <w:noProof/>
                <w:webHidden/>
              </w:rPr>
              <w:tab/>
              <w:fldChar w:fldCharType="begin"/>
              <w:instrText xml:space="preserve"> PAGEREF _Toc235572414 \h </w:instrText>
              <w:fldChar w:fldCharType="separate"/>
              <w:t>8</w:t>
              <w:fldChar w:fldCharType="end"/>
            </w:r>
          </w:hyperlink>
        </w:p>
        <w:p w14:paraId="3D21BBBD" w14:textId="5F13C1F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5" w:history="1">
            <w:r>
              <w:rPr>
                <w:rStyle w:val="Hyperlink"/>
                <w:noProof/>
              </w:rPr>
              <w:t>1.4</w:t>
            </w:r>
            <w:r>
              <w:rPr>
                <w:rFonts w:asciiTheme="minorHAnsi" w:eastAsiaTheme="minorEastAsia" w:hAnsiTheme="minorHAnsi"/>
                <w:noProof/>
                <w:kern w:val="2"/>
                <w:szCs w:val="24"/>
                <w:lang w:val="tr-TR" w:eastAsia="tr-TR"/>
                <w14:ligatures w14:val="standardContextual"/>
              </w:rPr>
              <w:tab/>
            </w:r>
            <w:r>
              <w:rPr>
                <w:rStyle w:val="Hyperlink"/>
                <w:noProof/>
              </w:rPr>
              <w:t>Organization of the Thesis</w:t>
            </w:r>
            <w:r>
              <w:rPr>
                <w:noProof/>
                <w:webHidden/>
              </w:rPr>
              <w:tab/>
              <w:fldChar w:fldCharType="begin"/>
              <w:instrText xml:space="preserve"> PAGEREF _Toc235572415 \h </w:instrText>
              <w:fldChar w:fldCharType="separate"/>
              <w:t>12</w:t>
              <w:fldChar w:fldCharType="end"/>
            </w:r>
          </w:hyperlink>
        </w:p>
        <w:p w14:paraId="522C0E63" w14:textId="284DEEA3"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16" w:history="1">
            <w:r>
              <w:rPr>
                <w:rStyle w:val="Hyperlink"/>
              </w:rPr>
              <w:t>2</w:t>
            </w:r>
            <w:r>
              <w:rPr>
                <w:rFonts w:asciiTheme="minorHAnsi" w:eastAsiaTheme="minorEastAsia" w:hAnsiTheme="minorHAnsi"/>
                <w:kern w:val="2"/>
                <w:szCs w:val="24"/>
                <w:lang w:val="tr-TR" w:eastAsia="tr-TR"/>
                <w14:ligatures w14:val="standardContextual"/>
              </w:rPr>
              <w:tab/>
            </w:r>
            <w:r>
              <w:rPr>
                <w:rStyle w:val="Hyperlink"/>
              </w:rPr>
              <w:t>BACKGROUND INFORMATION</w:t>
            </w:r>
            <w:r>
              <w:rPr>
                <w:webHidden/>
              </w:rPr>
              <w:tab/>
              <w:fldChar w:fldCharType="begin"/>
              <w:instrText xml:space="preserve"> PAGEREF _Toc235572416 \h </w:instrText>
              <w:fldChar w:fldCharType="separate"/>
              <w:t>15</w:t>
              <w:fldChar w:fldCharType="end"/>
            </w:r>
          </w:hyperlink>
        </w:p>
        <w:p w14:paraId="7F30C5CD" w14:textId="3F88399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17" w:history="1">
            <w:r>
              <w:rPr>
                <w:rStyle w:val="Hyperlink"/>
                <w:noProof/>
              </w:rPr>
              <w:t>2.1</w:t>
            </w:r>
            <w:r>
              <w:rPr>
                <w:rFonts w:asciiTheme="minorHAnsi" w:eastAsiaTheme="minorEastAsia" w:hAnsiTheme="minorHAnsi"/>
                <w:noProof/>
                <w:kern w:val="2"/>
                <w:szCs w:val="24"/>
                <w:lang w:val="tr-TR" w:eastAsia="tr-TR"/>
                <w14:ligatures w14:val="standardContextual"/>
              </w:rPr>
              <w:tab/>
            </w:r>
            <w:r>
              <w:rPr>
                <w:rStyle w:val="Hyperlink"/>
                <w:noProof/>
              </w:rPr>
              <w:t>Wildfire Dynamics and Spread Modeling</w:t>
            </w:r>
            <w:r>
              <w:rPr>
                <w:noProof/>
                <w:webHidden/>
              </w:rPr>
              <w:tab/>
              <w:fldChar w:fldCharType="begin"/>
              <w:instrText xml:space="preserve"> PAGEREF _Toc235572417 \h </w:instrText>
              <w:fldChar w:fldCharType="separate"/>
              <w:t>15</w:t>
              <w:fldChar w:fldCharType="end"/>
            </w:r>
          </w:hyperlink>
        </w:p>
        <w:p w14:paraId="0D214183" w14:textId="23EBC3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8" w:history="1">
            <w:r>
              <w:rPr>
                <w:rStyle w:val="Hyperlink"/>
                <w:noProof/>
              </w:rPr>
              <w:t>2.1.1</w:t>
            </w:r>
            <w:r>
              <w:rPr>
                <w:rFonts w:asciiTheme="minorHAnsi" w:eastAsiaTheme="minorEastAsia" w:hAnsiTheme="minorHAnsi"/>
                <w:noProof/>
                <w:kern w:val="2"/>
                <w:szCs w:val="24"/>
                <w:lang w:val="tr-TR" w:eastAsia="tr-TR"/>
                <w14:ligatures w14:val="standardContextual"/>
              </w:rPr>
              <w:tab/>
            </w:r>
            <w:r>
              <w:rPr>
                <w:rStyle w:val="Hyperlink"/>
                <w:noProof/>
              </w:rPr>
              <w:t>Drivers of Fire Behavior</w:t>
            </w:r>
            <w:r>
              <w:rPr>
                <w:noProof/>
                <w:webHidden/>
              </w:rPr>
              <w:tab/>
              <w:fldChar w:fldCharType="begin"/>
              <w:instrText xml:space="preserve"> PAGEREF _Toc235572418 \h </w:instrText>
              <w:fldChar w:fldCharType="separate"/>
              <w:t>15</w:t>
              <w:fldChar w:fldCharType="end"/>
            </w:r>
          </w:hyperlink>
        </w:p>
        <w:p w14:paraId="4FDAF1C4" w14:textId="659380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19" w:history="1">
            <w:r>
              <w:rPr>
                <w:rStyle w:val="Hyperlink"/>
                <w:noProof/>
              </w:rPr>
              <w:t>2.1.2</w:t>
            </w:r>
            <w:r>
              <w:rPr>
                <w:rFonts w:asciiTheme="minorHAnsi" w:eastAsiaTheme="minorEastAsia" w:hAnsiTheme="minorHAnsi"/>
                <w:noProof/>
                <w:kern w:val="2"/>
                <w:szCs w:val="24"/>
                <w:lang w:val="tr-TR" w:eastAsia="tr-TR"/>
                <w14:ligatures w14:val="standardContextual"/>
              </w:rPr>
              <w:tab/>
            </w:r>
            <w:r>
              <w:rPr>
                <w:rStyle w:val="Hyperlink"/>
                <w:noProof/>
              </w:rPr>
              <w:t>Families of Spread Models</w:t>
            </w:r>
            <w:r>
              <w:rPr>
                <w:noProof/>
                <w:webHidden/>
              </w:rPr>
              <w:tab/>
              <w:fldChar w:fldCharType="begin"/>
              <w:instrText xml:space="preserve"> PAGEREF _Toc235572419 \h </w:instrText>
              <w:fldChar w:fldCharType="separate"/>
              <w:t>16</w:t>
              <w:fldChar w:fldCharType="end"/>
            </w:r>
          </w:hyperlink>
        </w:p>
        <w:p w14:paraId="1D79C85E" w14:textId="7FFD9C0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0" w:history="1">
            <w:r>
              <w:rPr>
                <w:rStyle w:val="Hyperlink"/>
                <w:noProof/>
              </w:rPr>
              <w:t>2.1.3</w:t>
            </w:r>
            <w:r>
              <w:rPr>
                <w:rFonts w:asciiTheme="minorHAnsi" w:eastAsiaTheme="minorEastAsia" w:hAnsiTheme="minorHAnsi"/>
                <w:noProof/>
                <w:kern w:val="2"/>
                <w:szCs w:val="24"/>
                <w:lang w:val="tr-TR" w:eastAsia="tr-TR"/>
                <w14:ligatures w14:val="standardContextual"/>
              </w:rPr>
              <w:tab/>
            </w:r>
            <w:r>
              <w:rPr>
                <w:rStyle w:val="Hyperlink"/>
                <w:noProof/>
              </w:rPr>
              <w:t>Requirements of the Decision Layer on the Spread Model</w:t>
            </w:r>
            <w:r>
              <w:rPr>
                <w:noProof/>
                <w:webHidden/>
              </w:rPr>
              <w:tab/>
              <w:fldChar w:fldCharType="begin"/>
              <w:instrText xml:space="preserve"> PAGEREF _Toc235572420 \h </w:instrText>
              <w:fldChar w:fldCharType="separate"/>
              <w:t>17</w:t>
              <w:fldChar w:fldCharType="end"/>
            </w:r>
          </w:hyperlink>
        </w:p>
        <w:p w14:paraId="640881A8" w14:textId="0ADA0346"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1" w:history="1">
            <w:r>
              <w:rPr>
                <w:rStyle w:val="Hyperlink"/>
                <w:noProof/>
              </w:rPr>
              <w:t>2.2</w:t>
            </w:r>
            <w:r>
              <w:rPr>
                <w:rFonts w:asciiTheme="minorHAnsi" w:eastAsiaTheme="minorEastAsia" w:hAnsiTheme="minorHAnsi"/>
                <w:noProof/>
                <w:kern w:val="2"/>
                <w:szCs w:val="24"/>
                <w:lang w:val="tr-TR" w:eastAsia="tr-TR"/>
                <w14:ligatures w14:val="standardContextual"/>
              </w:rPr>
              <w:tab/>
            </w:r>
            <w:r>
              <w:rPr>
                <w:rStyle w:val="Hyperlink"/>
                <w:noProof/>
              </w:rPr>
              <w:t>Decision Support Foundations</w:t>
            </w:r>
            <w:r>
              <w:rPr>
                <w:noProof/>
                <w:webHidden/>
              </w:rPr>
              <w:tab/>
              <w:fldChar w:fldCharType="begin"/>
              <w:instrText xml:space="preserve"> PAGEREF _Toc235572421 \h </w:instrText>
              <w:fldChar w:fldCharType="separate"/>
              <w:t>18</w:t>
              <w:fldChar w:fldCharType="end"/>
            </w:r>
          </w:hyperlink>
        </w:p>
        <w:p w14:paraId="3562FD1F" w14:textId="180B98E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2" w:history="1">
            <w:r>
              <w:rPr>
                <w:rStyle w:val="Hyperlink"/>
                <w:noProof/>
              </w:rPr>
              <w:t>2.2.1</w:t>
            </w:r>
            <w:r>
              <w:rPr>
                <w:rFonts w:asciiTheme="minorHAnsi" w:eastAsiaTheme="minorEastAsia" w:hAnsiTheme="minorHAnsi"/>
                <w:noProof/>
                <w:kern w:val="2"/>
                <w:szCs w:val="24"/>
                <w:lang w:val="tr-TR" w:eastAsia="tr-TR"/>
                <w14:ligatures w14:val="standardContextual"/>
              </w:rPr>
              <w:tab/>
            </w:r>
            <w:r>
              <w:rPr>
                <w:rStyle w:val="Hyperlink"/>
                <w:noProof/>
              </w:rPr>
              <w:t>Core Elements of Decision Support Systems</w:t>
            </w:r>
            <w:r>
              <w:rPr>
                <w:noProof/>
                <w:webHidden/>
              </w:rPr>
              <w:tab/>
              <w:fldChar w:fldCharType="begin"/>
              <w:instrText xml:space="preserve"> PAGEREF _Toc235572422 \h </w:instrText>
              <w:fldChar w:fldCharType="separate"/>
              <w:t>18</w:t>
              <w:fldChar w:fldCharType="end"/>
            </w:r>
          </w:hyperlink>
        </w:p>
        <w:p w14:paraId="3195681A" w14:textId="3C19ED9F"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3" w:history="1">
            <w:r>
              <w:rPr>
                <w:rStyle w:val="Hyperlink"/>
                <w:noProof/>
              </w:rPr>
              <w:t>2.2.2</w:t>
            </w:r>
            <w:r>
              <w:rPr>
                <w:rFonts w:asciiTheme="minorHAnsi" w:eastAsiaTheme="minorEastAsia" w:hAnsiTheme="minorHAnsi"/>
                <w:noProof/>
                <w:kern w:val="2"/>
                <w:szCs w:val="24"/>
                <w:lang w:val="tr-TR" w:eastAsia="tr-TR"/>
                <w14:ligatures w14:val="standardContextual"/>
              </w:rPr>
              <w:tab/>
            </w:r>
            <w:r>
              <w:rPr>
                <w:rStyle w:val="Hyperlink"/>
                <w:noProof/>
              </w:rPr>
              <w:t>Closed versus Open Decision Spaces</w:t>
            </w:r>
            <w:r>
              <w:rPr>
                <w:noProof/>
                <w:webHidden/>
              </w:rPr>
              <w:tab/>
              <w:fldChar w:fldCharType="begin"/>
              <w:instrText xml:space="preserve"> PAGEREF _Toc235572423 \h </w:instrText>
              <w:fldChar w:fldCharType="separate"/>
              <w:t>20</w:t>
              <w:fldChar w:fldCharType="end"/>
            </w:r>
          </w:hyperlink>
        </w:p>
        <w:p w14:paraId="4BC77F1E" w14:textId="0E428D19"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4" w:history="1">
            <w:r>
              <w:rPr>
                <w:rStyle w:val="Hyperlink"/>
                <w:noProof/>
              </w:rPr>
              <w:t>2.2.3</w:t>
            </w:r>
            <w:r>
              <w:rPr>
                <w:rFonts w:asciiTheme="minorHAnsi" w:eastAsiaTheme="minorEastAsia" w:hAnsiTheme="minorHAnsi"/>
                <w:noProof/>
                <w:kern w:val="2"/>
                <w:szCs w:val="24"/>
                <w:lang w:val="tr-TR" w:eastAsia="tr-TR"/>
                <w14:ligatures w14:val="standardContextual"/>
              </w:rPr>
              <w:tab/>
            </w:r>
            <w:r>
              <w:rPr>
                <w:rStyle w:val="Hyperlink"/>
                <w:noProof/>
              </w:rPr>
              <w:t>Centralized and Distributed Decision Support Architectures</w:t>
            </w:r>
            <w:r>
              <w:rPr>
                <w:noProof/>
                <w:webHidden/>
              </w:rPr>
              <w:tab/>
              <w:fldChar w:fldCharType="begin"/>
              <w:instrText xml:space="preserve"> PAGEREF _Toc235572424 \h </w:instrText>
              <w:fldChar w:fldCharType="separate"/>
              <w:t>21</w:t>
              <w:fldChar w:fldCharType="end"/>
            </w:r>
          </w:hyperlink>
        </w:p>
        <w:p w14:paraId="3F647B4A" w14:textId="693EB4A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5" w:history="1">
            <w:r>
              <w:rPr>
                <w:rStyle w:val="Hyperlink"/>
                <w:noProof/>
              </w:rPr>
              <w:t>2.3</w:t>
            </w:r>
            <w:r>
              <w:rPr>
                <w:rFonts w:asciiTheme="minorHAnsi" w:eastAsiaTheme="minorEastAsia" w:hAnsiTheme="minorHAnsi"/>
                <w:noProof/>
                <w:kern w:val="2"/>
                <w:szCs w:val="24"/>
                <w:lang w:val="tr-TR" w:eastAsia="tr-TR"/>
                <w14:ligatures w14:val="standardContextual"/>
              </w:rPr>
              <w:tab/>
            </w:r>
            <w:r>
              <w:rPr>
                <w:rStyle w:val="Hyperlink"/>
                <w:noProof/>
              </w:rPr>
              <w:t>The Input Space: Heterogeneous Sensing to Observation Features</w:t>
            </w:r>
            <w:r>
              <w:rPr>
                <w:noProof/>
                <w:webHidden/>
              </w:rPr>
              <w:tab/>
              <w:fldChar w:fldCharType="begin"/>
              <w:instrText xml:space="preserve"> PAGEREF _Toc235572425 \h </w:instrText>
              <w:fldChar w:fldCharType="separate"/>
              <w:t>22</w:t>
              <w:fldChar w:fldCharType="end"/>
            </w:r>
          </w:hyperlink>
        </w:p>
        <w:p w14:paraId="0CDA941D" w14:textId="5FE06D0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26" w:history="1">
            <w:r>
              <w:rPr>
                <w:rStyle w:val="Hyperlink"/>
                <w:noProof/>
              </w:rPr>
              <w:t>2.4</w:t>
            </w:r>
            <w:r>
              <w:rPr>
                <w:rFonts w:asciiTheme="minorHAnsi" w:eastAsiaTheme="minorEastAsia" w:hAnsiTheme="minorHAnsi"/>
                <w:noProof/>
                <w:kern w:val="2"/>
                <w:szCs w:val="24"/>
                <w:lang w:val="tr-TR" w:eastAsia="tr-TR"/>
                <w14:ligatures w14:val="standardContextual"/>
              </w:rPr>
              <w:tab/>
            </w:r>
            <w:r>
              <w:rPr>
                <w:rStyle w:val="Hyperlink"/>
                <w:noProof/>
              </w:rPr>
              <w:t>Concept-Driven Fuzzy Reasoning</w:t>
            </w:r>
            <w:r>
              <w:rPr>
                <w:noProof/>
                <w:webHidden/>
              </w:rPr>
              <w:tab/>
              <w:fldChar w:fldCharType="begin"/>
              <w:instrText xml:space="preserve"> PAGEREF _Toc235572426 \h </w:instrText>
              <w:fldChar w:fldCharType="separate"/>
              <w:t>25</w:t>
              <w:fldChar w:fldCharType="end"/>
            </w:r>
          </w:hyperlink>
        </w:p>
        <w:p w14:paraId="3870C1ED" w14:textId="2ABAEC3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7" w:history="1">
            <w:r>
              <w:rPr>
                <w:rStyle w:val="Hyperlink"/>
                <w:noProof/>
              </w:rPr>
              <w:t>2.4.1</w:t>
            </w:r>
            <w:r>
              <w:rPr>
                <w:rFonts w:asciiTheme="minorHAnsi" w:eastAsiaTheme="minorEastAsia" w:hAnsiTheme="minorHAnsi"/>
                <w:noProof/>
                <w:kern w:val="2"/>
                <w:szCs w:val="24"/>
                <w:lang w:val="tr-TR" w:eastAsia="tr-TR"/>
                <w14:ligatures w14:val="standardContextual"/>
              </w:rPr>
              <w:tab/>
            </w:r>
            <w:r>
              <w:rPr>
                <w:rStyle w:val="Hyperlink"/>
                <w:noProof/>
              </w:rPr>
              <w:t>Linguistic Uncertainty and Fuzzy Inference</w:t>
            </w:r>
            <w:r>
              <w:rPr>
                <w:noProof/>
                <w:webHidden/>
              </w:rPr>
              <w:tab/>
              <w:fldChar w:fldCharType="begin"/>
              <w:instrText xml:space="preserve"> PAGEREF _Toc235572427 \h </w:instrText>
              <w:fldChar w:fldCharType="separate"/>
              <w:t>26</w:t>
              <w:fldChar w:fldCharType="end"/>
            </w:r>
          </w:hyperlink>
        </w:p>
        <w:p w14:paraId="58CC6D13" w14:textId="0BAD643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8" w:history="1">
            <w:r>
              <w:rPr>
                <w:rStyle w:val="Hyperlink"/>
                <w:noProof/>
              </w:rPr>
              <w:t>2.4.2</w:t>
            </w:r>
            <w:r>
              <w:rPr>
                <w:rFonts w:asciiTheme="minorHAnsi" w:eastAsiaTheme="minorEastAsia" w:hAnsiTheme="minorHAnsi"/>
                <w:noProof/>
                <w:kern w:val="2"/>
                <w:szCs w:val="24"/>
                <w:lang w:val="tr-TR" w:eastAsia="tr-TR"/>
                <w14:ligatures w14:val="standardContextual"/>
              </w:rPr>
              <w:tab/>
            </w:r>
            <w:r>
              <w:rPr>
                <w:rStyle w:val="Hyperlink"/>
                <w:noProof/>
              </w:rPr>
              <w:t>Mamdani and Takagi-Sugeno Inference: Mechanism and Choice</w:t>
            </w:r>
            <w:r>
              <w:rPr>
                <w:noProof/>
                <w:webHidden/>
              </w:rPr>
              <w:tab/>
              <w:fldChar w:fldCharType="begin"/>
              <w:instrText xml:space="preserve"> PAGEREF _Toc235572428 \h </w:instrText>
              <w:fldChar w:fldCharType="separate"/>
              <w:t>28</w:t>
              <w:fldChar w:fldCharType="end"/>
            </w:r>
          </w:hyperlink>
        </w:p>
        <w:p w14:paraId="358152C9" w14:textId="5DCF821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29" w:history="1">
            <w:r>
              <w:rPr>
                <w:rStyle w:val="Hyperlink"/>
                <w:noProof/>
              </w:rPr>
              <w:t>2.4.3</w:t>
            </w:r>
            <w:r>
              <w:rPr>
                <w:rFonts w:asciiTheme="minorHAnsi" w:eastAsiaTheme="minorEastAsia" w:hAnsiTheme="minorHAnsi"/>
                <w:noProof/>
                <w:kern w:val="2"/>
                <w:szCs w:val="24"/>
                <w:lang w:val="tr-TR" w:eastAsia="tr-TR"/>
                <w14:ligatures w14:val="standardContextual"/>
              </w:rPr>
              <w:tab/>
            </w:r>
            <w:r>
              <w:rPr>
                <w:rStyle w:val="Hyperlink"/>
                <w:noProof/>
              </w:rPr>
              <w:t>The Rule Explosion Problem</w:t>
            </w:r>
            <w:r>
              <w:rPr>
                <w:noProof/>
                <w:webHidden/>
              </w:rPr>
              <w:tab/>
              <w:fldChar w:fldCharType="begin"/>
              <w:instrText xml:space="preserve"> PAGEREF _Toc235572429 \h </w:instrText>
              <w:fldChar w:fldCharType="separate"/>
              <w:t>31</w:t>
              <w:fldChar w:fldCharType="end"/>
            </w:r>
          </w:hyperlink>
        </w:p>
        <w:p w14:paraId="3D51BD8A" w14:textId="4CE0017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0" w:history="1">
            <w:r>
              <w:rPr>
                <w:rStyle w:val="Hyperlink"/>
                <w:noProof/>
              </w:rPr>
              <w:t>2.4.4</w:t>
            </w:r>
            <w:r>
              <w:rPr>
                <w:rFonts w:asciiTheme="minorHAnsi" w:eastAsiaTheme="minorEastAsia" w:hAnsiTheme="minorHAnsi"/>
                <w:noProof/>
                <w:kern w:val="2"/>
                <w:szCs w:val="24"/>
                <w:lang w:val="tr-TR" w:eastAsia="tr-TR"/>
                <w14:ligatures w14:val="standardContextual"/>
              </w:rPr>
              <w:tab/>
            </w:r>
            <w:r>
              <w:rPr>
                <w:rStyle w:val="Hyperlink"/>
                <w:noProof/>
              </w:rPr>
              <w:t>Concepts as an Intermediate Abstraction</w:t>
            </w:r>
            <w:r>
              <w:rPr>
                <w:noProof/>
                <w:webHidden/>
              </w:rPr>
              <w:tab/>
              <w:fldChar w:fldCharType="begin"/>
              <w:instrText xml:space="preserve"> PAGEREF _Toc235572430 \h </w:instrText>
              <w:fldChar w:fldCharType="separate"/>
              <w:t>31</w:t>
              <w:fldChar w:fldCharType="end"/>
            </w:r>
          </w:hyperlink>
        </w:p>
        <w:p w14:paraId="03E12CC8" w14:textId="667AB85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1" w:history="1">
            <w:r>
              <w:rPr>
                <w:rStyle w:val="Hyperlink"/>
                <w:noProof/>
              </w:rPr>
              <w:t>2.5</w:t>
            </w:r>
            <w:r>
              <w:rPr>
                <w:rFonts w:asciiTheme="minorHAnsi" w:eastAsiaTheme="minorEastAsia" w:hAnsiTheme="minorHAnsi"/>
                <w:noProof/>
                <w:kern w:val="2"/>
                <w:szCs w:val="24"/>
                <w:lang w:val="tr-TR" w:eastAsia="tr-TR"/>
                <w14:ligatures w14:val="standardContextual"/>
              </w:rPr>
              <w:tab/>
            </w:r>
            <w:r>
              <w:rPr>
                <w:rStyle w:val="Hyperlink"/>
                <w:noProof/>
              </w:rPr>
              <w:t>The Decision Space: Actions and Their Evaluation</w:t>
            </w:r>
            <w:r>
              <w:rPr>
                <w:noProof/>
                <w:webHidden/>
              </w:rPr>
              <w:tab/>
              <w:fldChar w:fldCharType="begin"/>
              <w:instrText xml:space="preserve"> PAGEREF _Toc235572431 \h </w:instrText>
              <w:fldChar w:fldCharType="separate"/>
              <w:t>33</w:t>
              <w:fldChar w:fldCharType="end"/>
            </w:r>
          </w:hyperlink>
        </w:p>
        <w:p w14:paraId="707F995E" w14:textId="15FBF0C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2" w:history="1">
            <w:r>
              <w:rPr>
                <w:rStyle w:val="Hyperlink"/>
                <w:noProof/>
              </w:rPr>
              <w:t>2.5.1</w:t>
            </w:r>
            <w:r>
              <w:rPr>
                <w:rFonts w:asciiTheme="minorHAnsi" w:eastAsiaTheme="minorEastAsia" w:hAnsiTheme="minorHAnsi"/>
                <w:noProof/>
                <w:kern w:val="2"/>
                <w:szCs w:val="24"/>
                <w:lang w:val="tr-TR" w:eastAsia="tr-TR"/>
                <w14:ligatures w14:val="standardContextual"/>
              </w:rPr>
              <w:tab/>
            </w:r>
            <w:r>
              <w:rPr>
                <w:rStyle w:val="Hyperlink"/>
                <w:noProof/>
              </w:rPr>
              <w:t>Actions and Interventions in Wildfire Decision Support</w:t>
            </w:r>
            <w:r>
              <w:rPr>
                <w:noProof/>
                <w:webHidden/>
              </w:rPr>
              <w:tab/>
              <w:fldChar w:fldCharType="begin"/>
              <w:instrText xml:space="preserve"> PAGEREF _Toc235572432 \h </w:instrText>
              <w:fldChar w:fldCharType="separate"/>
              <w:t>34</w:t>
              <w:fldChar w:fldCharType="end"/>
            </w:r>
          </w:hyperlink>
        </w:p>
        <w:p w14:paraId="6A2BAB80" w14:textId="0807425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3" w:history="1">
            <w:r>
              <w:rPr>
                <w:rStyle w:val="Hyperlink"/>
                <w:noProof/>
              </w:rPr>
              <w:t>2.5.2</w:t>
            </w:r>
            <w:r>
              <w:rPr>
                <w:rFonts w:asciiTheme="minorHAnsi" w:eastAsiaTheme="minorEastAsia" w:hAnsiTheme="minorHAnsi"/>
                <w:noProof/>
                <w:kern w:val="2"/>
                <w:szCs w:val="24"/>
                <w:lang w:val="tr-TR" w:eastAsia="tr-TR"/>
                <w14:ligatures w14:val="standardContextual"/>
              </w:rPr>
              <w:tab/>
            </w:r>
            <w:r>
              <w:rPr>
                <w:rStyle w:val="Hyperlink"/>
                <w:noProof/>
              </w:rPr>
              <w:t>Decision Cost and Its Components</w:t>
            </w:r>
            <w:r>
              <w:rPr>
                <w:noProof/>
                <w:webHidden/>
              </w:rPr>
              <w:tab/>
              <w:fldChar w:fldCharType="begin"/>
              <w:instrText xml:space="preserve"> PAGEREF _Toc235572433 \h </w:instrText>
              <w:fldChar w:fldCharType="separate"/>
              <w:t>36</w:t>
              <w:fldChar w:fldCharType="end"/>
            </w:r>
          </w:hyperlink>
        </w:p>
        <w:p w14:paraId="285F2D2F" w14:textId="1292A172"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4" w:history="1">
            <w:r>
              <w:rPr>
                <w:rStyle w:val="Hyperlink"/>
                <w:noProof/>
              </w:rPr>
              <w:t>2.5.3</w:t>
            </w:r>
            <w:r>
              <w:rPr>
                <w:rFonts w:asciiTheme="minorHAnsi" w:eastAsiaTheme="minorEastAsia" w:hAnsiTheme="minorHAnsi"/>
                <w:noProof/>
                <w:kern w:val="2"/>
                <w:szCs w:val="24"/>
                <w:lang w:val="tr-TR" w:eastAsia="tr-TR"/>
                <w14:ligatures w14:val="standardContextual"/>
              </w:rPr>
              <w:tab/>
            </w:r>
            <w:r>
              <w:rPr>
                <w:rStyle w:val="Hyperlink"/>
                <w:noProof/>
              </w:rPr>
              <w:t>Satisficing Acceptance and the Graduated Fail-Safe</w:t>
            </w:r>
            <w:r>
              <w:rPr>
                <w:noProof/>
                <w:webHidden/>
              </w:rPr>
              <w:tab/>
              <w:fldChar w:fldCharType="begin"/>
              <w:instrText xml:space="preserve"> PAGEREF _Toc235572434 \h </w:instrText>
              <w:fldChar w:fldCharType="separate"/>
              <w:t>39</w:t>
              <w:fldChar w:fldCharType="end"/>
            </w:r>
          </w:hyperlink>
        </w:p>
        <w:p w14:paraId="66553C30" w14:textId="5471DBBA"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5" w:history="1">
            <w:r>
              <w:rPr>
                <w:rStyle w:val="Hyperlink"/>
                <w:noProof/>
              </w:rPr>
              <w:t>2.5.4</w:t>
            </w:r>
            <w:r>
              <w:rPr>
                <w:rFonts w:asciiTheme="minorHAnsi" w:eastAsiaTheme="minorEastAsia" w:hAnsiTheme="minorHAnsi"/>
                <w:noProof/>
                <w:kern w:val="2"/>
                <w:szCs w:val="24"/>
                <w:lang w:val="tr-TR" w:eastAsia="tr-TR"/>
                <w14:ligatures w14:val="standardContextual"/>
              </w:rPr>
              <w:tab/>
            </w:r>
            <w:r>
              <w:rPr>
                <w:rStyle w:val="Hyperlink"/>
                <w:noProof/>
              </w:rPr>
              <w:t>Epistemic Uncertainty, Traceability, and Sensitivity</w:t>
            </w:r>
            <w:r>
              <w:rPr>
                <w:noProof/>
                <w:webHidden/>
              </w:rPr>
              <w:tab/>
              <w:fldChar w:fldCharType="begin"/>
              <w:instrText xml:space="preserve"> PAGEREF _Toc235572435 \h </w:instrText>
              <w:fldChar w:fldCharType="separate"/>
              <w:t>40</w:t>
              <w:fldChar w:fldCharType="end"/>
            </w:r>
          </w:hyperlink>
        </w:p>
        <w:p w14:paraId="6EF2EEA7" w14:textId="445242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6" w:history="1">
            <w:r>
              <w:rPr>
                <w:rStyle w:val="Hyperlink"/>
                <w:noProof/>
              </w:rPr>
              <w:t>2.5.5</w:t>
            </w:r>
            <w:r>
              <w:rPr>
                <w:rFonts w:asciiTheme="minorHAnsi" w:eastAsiaTheme="minorEastAsia" w:hAnsiTheme="minorHAnsi"/>
                <w:noProof/>
                <w:kern w:val="2"/>
                <w:szCs w:val="24"/>
                <w:lang w:val="tr-TR" w:eastAsia="tr-TR"/>
                <w14:ligatures w14:val="standardContextual"/>
              </w:rPr>
              <w:tab/>
            </w:r>
            <w:r>
              <w:rPr>
                <w:rStyle w:val="Hyperlink"/>
                <w:noProof/>
              </w:rPr>
              <w:t>Generative Models and Large Language Models</w:t>
            </w:r>
            <w:r>
              <w:rPr>
                <w:noProof/>
                <w:webHidden/>
              </w:rPr>
              <w:tab/>
              <w:fldChar w:fldCharType="begin"/>
              <w:instrText xml:space="preserve"> PAGEREF _Toc235572436 \h </w:instrText>
              <w:fldChar w:fldCharType="separate"/>
              <w:t>41</w:t>
              <w:fldChar w:fldCharType="end"/>
            </w:r>
          </w:hyperlink>
        </w:p>
        <w:p w14:paraId="78BA681D" w14:textId="429F596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37" w:history="1">
            <w:r>
              <w:rPr>
                <w:rStyle w:val="Hyperlink"/>
                <w:noProof/>
              </w:rPr>
              <w:t>2.5.6</w:t>
            </w:r>
            <w:r>
              <w:rPr>
                <w:rFonts w:asciiTheme="minorHAnsi" w:eastAsiaTheme="minorEastAsia" w:hAnsiTheme="minorHAnsi"/>
                <w:noProof/>
                <w:kern w:val="2"/>
                <w:szCs w:val="24"/>
                <w:lang w:val="tr-TR" w:eastAsia="tr-TR"/>
                <w14:ligatures w14:val="standardContextual"/>
              </w:rPr>
              <w:tab/>
            </w:r>
            <w:r>
              <w:rPr>
                <w:rStyle w:val="Hyperlink"/>
                <w:noProof/>
              </w:rPr>
              <w:t>Adaptive and Generative Decision Loops</w:t>
            </w:r>
            <w:r>
              <w:rPr>
                <w:noProof/>
                <w:webHidden/>
              </w:rPr>
              <w:tab/>
              <w:fldChar w:fldCharType="begin"/>
              <w:instrText xml:space="preserve"> PAGEREF _Toc235572437 \h </w:instrText>
              <w:fldChar w:fldCharType="separate"/>
              <w:t>42</w:t>
              <w:fldChar w:fldCharType="end"/>
            </w:r>
          </w:hyperlink>
        </w:p>
        <w:p w14:paraId="22390CA9" w14:textId="58B2F791"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38" w:history="1">
            <w:r>
              <w:rPr>
                <w:rStyle w:val="Hyperlink"/>
              </w:rPr>
              <w:t>3</w:t>
            </w:r>
            <w:r>
              <w:rPr>
                <w:rFonts w:asciiTheme="minorHAnsi" w:eastAsiaTheme="minorEastAsia" w:hAnsiTheme="minorHAnsi"/>
                <w:kern w:val="2"/>
                <w:szCs w:val="24"/>
                <w:lang w:val="tr-TR" w:eastAsia="tr-TR"/>
                <w14:ligatures w14:val="standardContextual"/>
              </w:rPr>
              <w:tab/>
            </w:r>
            <w:r>
              <w:rPr>
                <w:rStyle w:val="Hyperlink"/>
              </w:rPr>
              <w:t>DISASTERAWARE SIMULATION FRAMEWORK</w:t>
            </w:r>
            <w:r>
              <w:rPr>
                <w:webHidden/>
              </w:rPr>
              <w:tab/>
              <w:fldChar w:fldCharType="begin"/>
              <w:instrText xml:space="preserve"> PAGEREF _Toc235572438 \h </w:instrText>
              <w:fldChar w:fldCharType="separate"/>
              <w:t>45</w:t>
              <w:fldChar w:fldCharType="end"/>
            </w:r>
          </w:hyperlink>
        </w:p>
        <w:p w14:paraId="01A76712" w14:textId="2847B874"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39" w:history="1">
            <w:r>
              <w:rPr>
                <w:rStyle w:val="Hyperlink"/>
                <w:noProof/>
                <w:lang w:eastAsia="ja-JP"/>
              </w:rPr>
              <w:t>3.1</w:t>
            </w:r>
            <w:r>
              <w:rPr>
                <w:rFonts w:asciiTheme="minorHAnsi" w:eastAsiaTheme="minorEastAsia" w:hAnsiTheme="minorHAnsi"/>
                <w:noProof/>
                <w:kern w:val="2"/>
                <w:szCs w:val="24"/>
                <w:lang w:val="tr-TR" w:eastAsia="tr-TR"/>
                <w14:ligatures w14:val="standardContextual"/>
              </w:rPr>
              <w:tab/>
            </w:r>
            <w:r>
              <w:rPr>
                <w:rStyle w:val="Hyperlink"/>
                <w:noProof/>
                <w:lang w:eastAsia="ja-JP"/>
              </w:rPr>
              <w:t>Overall System Block Diagram</w:t>
            </w:r>
            <w:r>
              <w:rPr>
                <w:noProof/>
                <w:webHidden/>
              </w:rPr>
              <w:tab/>
              <w:fldChar w:fldCharType="begin"/>
              <w:instrText xml:space="preserve"> PAGEREF _Toc235572439 \h </w:instrText>
              <w:fldChar w:fldCharType="separate"/>
              <w:t>46</w:t>
              <w:fldChar w:fldCharType="end"/>
            </w:r>
          </w:hyperlink>
        </w:p>
        <w:p w14:paraId="0E29CF72" w14:textId="48AAC8C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0" w:history="1">
            <w:r>
              <w:rPr>
                <w:rStyle w:val="Hyperlink"/>
                <w:noProof/>
                <w:lang w:eastAsia="ja-JP"/>
              </w:rPr>
              <w:t>3.2</w:t>
            </w:r>
            <w:r>
              <w:rPr>
                <w:rFonts w:asciiTheme="minorHAnsi" w:eastAsiaTheme="minorEastAsia" w:hAnsiTheme="minorHAnsi"/>
                <w:noProof/>
                <w:kern w:val="2"/>
                <w:szCs w:val="24"/>
                <w:lang w:val="tr-TR" w:eastAsia="tr-TR"/>
                <w14:ligatures w14:val="standardContextual"/>
              </w:rPr>
              <w:tab/>
            </w:r>
            <w:r>
              <w:rPr>
                <w:rStyle w:val="Hyperlink"/>
                <w:noProof/>
                <w:lang w:eastAsia="ja-JP"/>
              </w:rPr>
              <w:t>Simulation Input and External Sources</w:t>
            </w:r>
            <w:r>
              <w:rPr>
                <w:noProof/>
                <w:webHidden/>
              </w:rPr>
              <w:tab/>
              <w:fldChar w:fldCharType="begin"/>
              <w:instrText xml:space="preserve"> PAGEREF _Toc235572440 \h </w:instrText>
              <w:fldChar w:fldCharType="separate"/>
              <w:t>49</w:t>
              <w:fldChar w:fldCharType="end"/>
            </w:r>
          </w:hyperlink>
        </w:p>
        <w:p w14:paraId="7507FAD7" w14:textId="5AA3479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1" w:history="1">
            <w:r>
              <w:rPr>
                <w:rStyle w:val="Hyperlink"/>
                <w:noProof/>
              </w:rPr>
              <w:t>3.2.1</w:t>
            </w:r>
            <w:r>
              <w:rPr>
                <w:rFonts w:asciiTheme="minorHAnsi" w:eastAsiaTheme="minorEastAsia" w:hAnsiTheme="minorHAnsi"/>
                <w:noProof/>
                <w:kern w:val="2"/>
                <w:szCs w:val="24"/>
                <w:lang w:val="tr-TR" w:eastAsia="tr-TR"/>
                <w14:ligatures w14:val="standardContextual"/>
              </w:rPr>
              <w:tab/>
            </w:r>
            <w:r>
              <w:rPr>
                <w:rStyle w:val="Hyperlink"/>
                <w:noProof/>
              </w:rPr>
              <w:t>Meteorology Data Layer</w:t>
            </w:r>
            <w:r>
              <w:rPr>
                <w:noProof/>
                <w:webHidden/>
              </w:rPr>
              <w:tab/>
              <w:fldChar w:fldCharType="begin"/>
              <w:instrText xml:space="preserve"> PAGEREF _Toc235572441 \h </w:instrText>
              <w:fldChar w:fldCharType="separate"/>
              <w:t>50</w:t>
              <w:fldChar w:fldCharType="end"/>
            </w:r>
          </w:hyperlink>
        </w:p>
        <w:p w14:paraId="4E2EF8D0" w14:textId="0B1DCF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2" w:history="1">
            <w:r>
              <w:rPr>
                <w:rStyle w:val="Hyperlink"/>
                <w:noProof/>
              </w:rPr>
              <w:t>3.2.2</w:t>
            </w:r>
            <w:r>
              <w:rPr>
                <w:rFonts w:asciiTheme="minorHAnsi" w:eastAsiaTheme="minorEastAsia" w:hAnsiTheme="minorHAnsi"/>
                <w:noProof/>
                <w:kern w:val="2"/>
                <w:szCs w:val="24"/>
                <w:lang w:val="tr-TR" w:eastAsia="tr-TR"/>
                <w14:ligatures w14:val="standardContextual"/>
              </w:rPr>
              <w:tab/>
            </w:r>
            <w:r>
              <w:rPr>
                <w:rStyle w:val="Hyperlink"/>
                <w:noProof/>
              </w:rPr>
              <w:t>Topography Data Layer</w:t>
            </w:r>
            <w:r>
              <w:rPr>
                <w:noProof/>
                <w:webHidden/>
              </w:rPr>
              <w:tab/>
              <w:fldChar w:fldCharType="begin"/>
              <w:instrText xml:space="preserve"> PAGEREF _Toc235572442 \h </w:instrText>
              <w:fldChar w:fldCharType="separate"/>
              <w:t>51</w:t>
              <w:fldChar w:fldCharType="end"/>
            </w:r>
          </w:hyperlink>
        </w:p>
        <w:p w14:paraId="7B0C189A" w14:textId="62A8224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3" w:history="1">
            <w:r>
              <w:rPr>
                <w:rStyle w:val="Hyperlink"/>
                <w:noProof/>
              </w:rPr>
              <w:t>3.2.3</w:t>
            </w:r>
            <w:r>
              <w:rPr>
                <w:rFonts w:asciiTheme="minorHAnsi" w:eastAsiaTheme="minorEastAsia" w:hAnsiTheme="minorHAnsi"/>
                <w:noProof/>
                <w:kern w:val="2"/>
                <w:szCs w:val="24"/>
                <w:lang w:val="tr-TR" w:eastAsia="tr-TR"/>
                <w14:ligatures w14:val="standardContextual"/>
              </w:rPr>
              <w:tab/>
            </w:r>
            <w:r>
              <w:rPr>
                <w:rStyle w:val="Hyperlink"/>
                <w:noProof/>
              </w:rPr>
              <w:t>Fuel Data Layer</w:t>
            </w:r>
            <w:r>
              <w:rPr>
                <w:noProof/>
                <w:webHidden/>
              </w:rPr>
              <w:tab/>
              <w:fldChar w:fldCharType="begin"/>
              <w:instrText xml:space="preserve"> PAGEREF _Toc235572443 \h </w:instrText>
              <w:fldChar w:fldCharType="separate"/>
              <w:t>52</w:t>
              <w:fldChar w:fldCharType="end"/>
            </w:r>
          </w:hyperlink>
        </w:p>
        <w:p w14:paraId="1A18D25F" w14:textId="7B516AEB"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4" w:history="1">
            <w:r>
              <w:rPr>
                <w:rStyle w:val="Hyperlink"/>
                <w:noProof/>
              </w:rPr>
              <w:t>3.2.4</w:t>
            </w:r>
            <w:r>
              <w:rPr>
                <w:rFonts w:asciiTheme="minorHAnsi" w:eastAsiaTheme="minorEastAsia" w:hAnsiTheme="minorHAnsi"/>
                <w:noProof/>
                <w:kern w:val="2"/>
                <w:szCs w:val="24"/>
                <w:lang w:val="tr-TR" w:eastAsia="tr-TR"/>
                <w14:ligatures w14:val="standardContextual"/>
              </w:rPr>
              <w:tab/>
            </w:r>
            <w:r>
              <w:rPr>
                <w:rStyle w:val="Hyperlink"/>
                <w:noProof/>
              </w:rPr>
              <w:t>Ignition Layer</w:t>
            </w:r>
            <w:r>
              <w:rPr>
                <w:noProof/>
                <w:webHidden/>
              </w:rPr>
              <w:tab/>
              <w:fldChar w:fldCharType="begin"/>
              <w:instrText xml:space="preserve"> PAGEREF _Toc235572444 \h </w:instrText>
              <w:fldChar w:fldCharType="separate"/>
              <w:t>53</w:t>
              <w:fldChar w:fldCharType="end"/>
            </w:r>
          </w:hyperlink>
        </w:p>
        <w:p w14:paraId="454B34E4" w14:textId="292A00B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5" w:history="1">
            <w:r>
              <w:rPr>
                <w:rStyle w:val="Hyperlink"/>
                <w:noProof/>
              </w:rPr>
              <w:t>3.2.5</w:t>
            </w:r>
            <w:r>
              <w:rPr>
                <w:rFonts w:asciiTheme="minorHAnsi" w:eastAsiaTheme="minorEastAsia" w:hAnsiTheme="minorHAnsi"/>
                <w:noProof/>
                <w:kern w:val="2"/>
                <w:szCs w:val="24"/>
                <w:lang w:val="tr-TR" w:eastAsia="tr-TR"/>
                <w14:ligatures w14:val="standardContextual"/>
              </w:rPr>
              <w:tab/>
            </w:r>
            <w:r>
              <w:rPr>
                <w:rStyle w:val="Hyperlink"/>
                <w:noProof/>
              </w:rPr>
              <w:t>Decisional Data Layers</w:t>
            </w:r>
            <w:r>
              <w:rPr>
                <w:noProof/>
                <w:webHidden/>
              </w:rPr>
              <w:tab/>
              <w:fldChar w:fldCharType="begin"/>
              <w:instrText xml:space="preserve"> PAGEREF _Toc235572445 \h </w:instrText>
              <w:fldChar w:fldCharType="separate"/>
              <w:t>53</w:t>
              <w:fldChar w:fldCharType="end"/>
            </w:r>
          </w:hyperlink>
        </w:p>
        <w:p w14:paraId="7138F960" w14:textId="30199252"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46" w:history="1">
            <w:r>
              <w:rPr>
                <w:rStyle w:val="Hyperlink"/>
                <w:noProof/>
                <w:lang w:eastAsia="ja-JP"/>
              </w:rPr>
              <w:t>3.3</w:t>
            </w:r>
            <w:r>
              <w:rPr>
                <w:rFonts w:asciiTheme="minorHAnsi" w:eastAsiaTheme="minorEastAsia" w:hAnsiTheme="minorHAnsi"/>
                <w:noProof/>
                <w:kern w:val="2"/>
                <w:szCs w:val="24"/>
                <w:lang w:val="tr-TR" w:eastAsia="tr-TR"/>
                <w14:ligatures w14:val="standardContextual"/>
              </w:rPr>
              <w:tab/>
            </w:r>
            <w:r>
              <w:rPr>
                <w:rStyle w:val="Hyperlink"/>
                <w:noProof/>
                <w:lang w:eastAsia="ja-JP"/>
              </w:rPr>
              <w:t>Simulation Core</w:t>
            </w:r>
            <w:r>
              <w:rPr>
                <w:noProof/>
                <w:webHidden/>
              </w:rPr>
              <w:tab/>
              <w:fldChar w:fldCharType="begin"/>
              <w:instrText xml:space="preserve"> PAGEREF _Toc235572446 \h </w:instrText>
              <w:fldChar w:fldCharType="separate"/>
              <w:t>57</w:t>
              <w:fldChar w:fldCharType="end"/>
            </w:r>
          </w:hyperlink>
        </w:p>
        <w:p w14:paraId="31C3BCF4" w14:textId="41450BF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7" w:history="1">
            <w:r>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Pr>
                <w:rStyle w:val="Hyperlink"/>
                <w:noProof/>
                <w:lang w:eastAsia="ja-JP"/>
              </w:rPr>
              <w:t>Spatio-Temporal State Transition</w:t>
            </w:r>
            <w:r>
              <w:rPr>
                <w:noProof/>
                <w:webHidden/>
              </w:rPr>
              <w:tab/>
              <w:fldChar w:fldCharType="begin"/>
              <w:instrText xml:space="preserve"> PAGEREF _Toc235572447 \h </w:instrText>
              <w:fldChar w:fldCharType="separate"/>
              <w:t>57</w:t>
              <w:fldChar w:fldCharType="end"/>
            </w:r>
          </w:hyperlink>
        </w:p>
        <w:p w14:paraId="3D34B7D4" w14:textId="26080688"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8" w:history="1">
            <w:r>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Pr>
                <w:rStyle w:val="Hyperlink"/>
                <w:noProof/>
                <w:lang w:eastAsia="ja-JP"/>
              </w:rPr>
              <w:t>Hybrid Fire Spread Model</w:t>
            </w:r>
            <w:r>
              <w:rPr>
                <w:noProof/>
                <w:webHidden/>
              </w:rPr>
              <w:tab/>
              <w:fldChar w:fldCharType="begin"/>
              <w:instrText xml:space="preserve"> PAGEREF _Toc235572448 \h </w:instrText>
              <w:fldChar w:fldCharType="separate"/>
              <w:t>58</w:t>
              <w:fldChar w:fldCharType="end"/>
            </w:r>
          </w:hyperlink>
        </w:p>
        <w:p w14:paraId="2A7D1C07" w14:textId="22F3DD9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49" w:history="1">
            <w:r>
              <w:rPr>
                <w:rStyle w:val="Hyperlink"/>
                <w:noProof/>
              </w:rPr>
              <w:t>3.3.3</w:t>
            </w:r>
            <w:r>
              <w:rPr>
                <w:rFonts w:asciiTheme="minorHAnsi" w:eastAsiaTheme="minorEastAsia" w:hAnsiTheme="minorHAnsi"/>
                <w:noProof/>
                <w:kern w:val="2"/>
                <w:szCs w:val="24"/>
                <w:lang w:val="tr-TR" w:eastAsia="tr-TR"/>
                <w14:ligatures w14:val="standardContextual"/>
              </w:rPr>
              <w:tab/>
            </w:r>
            <w:r>
              <w:rPr>
                <w:rStyle w:val="Hyperlink"/>
                <w:noProof/>
              </w:rPr>
              <w:t>Mathematical Formulation of Interaction and Scenario Control</w:t>
            </w:r>
            <w:r>
              <w:rPr>
                <w:noProof/>
                <w:webHidden/>
              </w:rPr>
              <w:tab/>
              <w:fldChar w:fldCharType="begin"/>
              <w:instrText xml:space="preserve"> PAGEREF _Toc235572449 \h </w:instrText>
              <w:fldChar w:fldCharType="separate"/>
              <w:t>66</w:t>
              <w:fldChar w:fldCharType="end"/>
            </w:r>
          </w:hyperlink>
        </w:p>
        <w:p w14:paraId="1CA9147C" w14:textId="41658D1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0" w:history="1">
            <w:r>
              <w:rPr>
                <w:rStyle w:val="Hyperlink"/>
                <w:noProof/>
              </w:rPr>
              <w:t>3.4</w:t>
            </w:r>
            <w:r>
              <w:rPr>
                <w:rFonts w:asciiTheme="minorHAnsi" w:eastAsiaTheme="minorEastAsia" w:hAnsiTheme="minorHAnsi"/>
                <w:noProof/>
                <w:kern w:val="2"/>
                <w:szCs w:val="24"/>
                <w:lang w:val="tr-TR" w:eastAsia="tr-TR"/>
                <w14:ligatures w14:val="standardContextual"/>
              </w:rPr>
              <w:tab/>
            </w:r>
            <w:r>
              <w:rPr>
                <w:rStyle w:val="Hyperlink"/>
                <w:noProof/>
              </w:rPr>
              <w:t>Decision Support System Core</w:t>
            </w:r>
            <w:r>
              <w:rPr>
                <w:noProof/>
                <w:webHidden/>
              </w:rPr>
              <w:tab/>
              <w:fldChar w:fldCharType="begin"/>
              <w:instrText xml:space="preserve"> PAGEREF _Toc235572450 \h </w:instrText>
              <w:fldChar w:fldCharType="separate"/>
              <w:t>69</w:t>
              <w:fldChar w:fldCharType="end"/>
            </w:r>
          </w:hyperlink>
        </w:p>
        <w:p w14:paraId="1D8387A8" w14:textId="492374E7"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51" w:history="1">
            <w:r>
              <w:rPr>
                <w:rStyle w:val="Hyperlink"/>
              </w:rPr>
              <w:t>4</w:t>
            </w:r>
            <w:r>
              <w:rPr>
                <w:rFonts w:asciiTheme="minorHAnsi" w:eastAsiaTheme="minorEastAsia" w:hAnsiTheme="minorHAnsi"/>
                <w:kern w:val="2"/>
                <w:szCs w:val="24"/>
                <w:lang w:val="tr-TR" w:eastAsia="tr-TR"/>
                <w14:ligatures w14:val="standardContextual"/>
              </w:rPr>
              <w:tab/>
            </w:r>
            <w:r>
              <w:rPr>
                <w:rStyle w:val="Hyperlink"/>
              </w:rPr>
              <w:t>DISASTERAWARE DECISION SUPPORT FRAMEWORK</w:t>
            </w:r>
            <w:r>
              <w:rPr>
                <w:webHidden/>
              </w:rPr>
              <w:tab/>
              <w:fldChar w:fldCharType="begin"/>
              <w:instrText xml:space="preserve"> PAGEREF _Toc235572451 \h </w:instrText>
              <w:fldChar w:fldCharType="separate"/>
              <w:t>71</w:t>
              <w:fldChar w:fldCharType="end"/>
            </w:r>
          </w:hyperlink>
        </w:p>
        <w:p w14:paraId="59F7EAC2" w14:textId="2A0E0FD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2" w:history="1">
            <w:r>
              <w:rPr>
                <w:rStyle w:val="Hyperlink"/>
                <w:noProof/>
              </w:rPr>
              <w:t>4.1</w:t>
            </w:r>
            <w:r>
              <w:rPr>
                <w:rFonts w:asciiTheme="minorHAnsi" w:eastAsiaTheme="minorEastAsia" w:hAnsiTheme="minorHAnsi"/>
                <w:noProof/>
                <w:kern w:val="2"/>
                <w:szCs w:val="24"/>
                <w:lang w:val="tr-TR" w:eastAsia="tr-TR"/>
                <w14:ligatures w14:val="standardContextual"/>
              </w:rPr>
              <w:tab/>
            </w:r>
            <w:r>
              <w:rPr>
                <w:rStyle w:val="Hyperlink"/>
                <w:noProof/>
              </w:rPr>
              <w:t>Decision Support System Block Diagram</w:t>
            </w:r>
            <w:r>
              <w:rPr>
                <w:noProof/>
                <w:webHidden/>
              </w:rPr>
              <w:tab/>
              <w:fldChar w:fldCharType="begin"/>
              <w:instrText xml:space="preserve"> PAGEREF _Toc235572452 \h </w:instrText>
              <w:fldChar w:fldCharType="separate"/>
              <w:t>72</w:t>
              <w:fldChar w:fldCharType="end"/>
            </w:r>
          </w:hyperlink>
        </w:p>
        <w:p w14:paraId="16F5ED32" w14:textId="5E00496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3" w:history="1">
            <w:r>
              <w:rPr>
                <w:rStyle w:val="Hyperlink"/>
                <w:noProof/>
              </w:rPr>
              <w:t>4.2</w:t>
            </w:r>
            <w:r>
              <w:rPr>
                <w:rFonts w:asciiTheme="minorHAnsi" w:eastAsiaTheme="minorEastAsia" w:hAnsiTheme="minorHAnsi"/>
                <w:noProof/>
                <w:kern w:val="2"/>
                <w:szCs w:val="24"/>
                <w:lang w:val="tr-TR" w:eastAsia="tr-TR"/>
                <w14:ligatures w14:val="standardContextual"/>
              </w:rPr>
              <w:tab/>
            </w:r>
            <w:r>
              <w:rPr>
                <w:rStyle w:val="Hyperlink"/>
                <w:noProof/>
              </w:rPr>
              <w:t>Layer 1: Input Space</w:t>
            </w:r>
            <w:r>
              <w:rPr>
                <w:noProof/>
                <w:webHidden/>
              </w:rPr>
              <w:tab/>
              <w:fldChar w:fldCharType="begin"/>
              <w:instrText xml:space="preserve"> PAGEREF _Toc235572453 \h </w:instrText>
              <w:fldChar w:fldCharType="separate"/>
              <w:t>73</w:t>
              <w:fldChar w:fldCharType="end"/>
            </w:r>
          </w:hyperlink>
        </w:p>
        <w:p w14:paraId="73994D09" w14:textId="7A2A5A1D"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4" w:history="1">
            <w:r>
              <w:rPr>
                <w:rStyle w:val="Hyperlink"/>
                <w:noProof/>
              </w:rPr>
              <w:t>4.3</w:t>
            </w:r>
            <w:r>
              <w:rPr>
                <w:rFonts w:asciiTheme="minorHAnsi" w:eastAsiaTheme="minorEastAsia" w:hAnsiTheme="minorHAnsi"/>
                <w:noProof/>
                <w:kern w:val="2"/>
                <w:szCs w:val="24"/>
                <w:lang w:val="tr-TR" w:eastAsia="tr-TR"/>
                <w14:ligatures w14:val="standardContextual"/>
              </w:rPr>
              <w:tab/>
            </w:r>
            <w:r>
              <w:rPr>
                <w:rStyle w:val="Hyperlink"/>
                <w:noProof/>
              </w:rPr>
              <w:t>Layer 2: Observation, Features, and Confidence</w:t>
            </w:r>
            <w:r>
              <w:rPr>
                <w:noProof/>
                <w:webHidden/>
              </w:rPr>
              <w:tab/>
              <w:fldChar w:fldCharType="begin"/>
              <w:instrText xml:space="preserve"> PAGEREF _Toc235572454 \h </w:instrText>
              <w:fldChar w:fldCharType="separate"/>
              <w:t>74</w:t>
              <w:fldChar w:fldCharType="end"/>
            </w:r>
          </w:hyperlink>
        </w:p>
        <w:p w14:paraId="5B2D431C" w14:textId="59F67DDF"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5" w:history="1">
            <w:r>
              <w:rPr>
                <w:rStyle w:val="Hyperlink"/>
                <w:noProof/>
              </w:rPr>
              <w:t>4.4</w:t>
            </w:r>
            <w:r>
              <w:rPr>
                <w:rFonts w:asciiTheme="minorHAnsi" w:eastAsiaTheme="minorEastAsia" w:hAnsiTheme="minorHAnsi"/>
                <w:noProof/>
                <w:kern w:val="2"/>
                <w:szCs w:val="24"/>
                <w:lang w:val="tr-TR" w:eastAsia="tr-TR"/>
                <w14:ligatures w14:val="standardContextual"/>
              </w:rPr>
              <w:tab/>
            </w:r>
            <w:r>
              <w:rPr>
                <w:rStyle w:val="Hyperlink"/>
                <w:noProof/>
              </w:rPr>
              <w:t>Layer 3: Concept Space and the Feature-Concept Hierarchy</w:t>
            </w:r>
            <w:r>
              <w:rPr>
                <w:noProof/>
                <w:webHidden/>
              </w:rPr>
              <w:tab/>
              <w:fldChar w:fldCharType="begin"/>
              <w:instrText xml:space="preserve"> PAGEREF _Toc235572455 \h </w:instrText>
              <w:fldChar w:fldCharType="separate"/>
              <w:t>76</w:t>
              <w:fldChar w:fldCharType="end"/>
            </w:r>
          </w:hyperlink>
        </w:p>
        <w:p w14:paraId="7274784A" w14:textId="395B309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56" w:history="1">
            <w:r>
              <w:rPr>
                <w:rStyle w:val="Hyperlink"/>
                <w:noProof/>
              </w:rPr>
              <w:t>4.5</w:t>
            </w:r>
            <w:r>
              <w:rPr>
                <w:rFonts w:asciiTheme="minorHAnsi" w:eastAsiaTheme="minorEastAsia" w:hAnsiTheme="minorHAnsi"/>
                <w:noProof/>
                <w:kern w:val="2"/>
                <w:szCs w:val="24"/>
                <w:lang w:val="tr-TR" w:eastAsia="tr-TR"/>
                <w14:ligatures w14:val="standardContextual"/>
              </w:rPr>
              <w:tab/>
            </w:r>
            <w:r>
              <w:rPr>
                <w:rStyle w:val="Hyperlink"/>
                <w:noProof/>
              </w:rPr>
              <w:t>Layer 4: Decision Generation and Coordination</w:t>
            </w:r>
            <w:r>
              <w:rPr>
                <w:noProof/>
                <w:webHidden/>
              </w:rPr>
              <w:tab/>
              <w:fldChar w:fldCharType="begin"/>
              <w:instrText xml:space="preserve"> PAGEREF _Toc235572456 \h </w:instrText>
              <w:fldChar w:fldCharType="separate"/>
              <w:t>81</w:t>
              <w:fldChar w:fldCharType="end"/>
            </w:r>
          </w:hyperlink>
        </w:p>
        <w:p w14:paraId="79379708" w14:textId="414CC92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7" w:history="1">
            <w:r>
              <w:rPr>
                <w:rStyle w:val="Hyperlink"/>
                <w:noProof/>
              </w:rPr>
              <w:t>4.5.1</w:t>
            </w:r>
            <w:r>
              <w:rPr>
                <w:rFonts w:asciiTheme="minorHAnsi" w:eastAsiaTheme="minorEastAsia" w:hAnsiTheme="minorHAnsi"/>
                <w:noProof/>
                <w:kern w:val="2"/>
                <w:szCs w:val="24"/>
                <w:lang w:val="tr-TR" w:eastAsia="tr-TR"/>
                <w14:ligatures w14:val="standardContextual"/>
              </w:rPr>
              <w:tab/>
            </w:r>
            <w:r>
              <w:rPr>
                <w:rStyle w:val="Hyperlink"/>
                <w:noProof/>
              </w:rPr>
              <w:t>Rule Base and Candidate Intervention</w:t>
            </w:r>
            <w:r>
              <w:rPr>
                <w:noProof/>
                <w:webHidden/>
              </w:rPr>
              <w:tab/>
              <w:fldChar w:fldCharType="begin"/>
              <w:instrText xml:space="preserve"> PAGEREF _Toc235572457 \h </w:instrText>
              <w:fldChar w:fldCharType="separate"/>
              <w:t>85</w:t>
              <w:fldChar w:fldCharType="end"/>
            </w:r>
          </w:hyperlink>
        </w:p>
        <w:p w14:paraId="64A9FA53" w14:textId="3FF396DC"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8" w:history="1">
            <w:r>
              <w:rPr>
                <w:rStyle w:val="Hyperlink"/>
                <w:noProof/>
              </w:rPr>
              <w:t>4.5.2</w:t>
            </w:r>
            <w:r>
              <w:rPr>
                <w:rFonts w:asciiTheme="minorHAnsi" w:eastAsiaTheme="minorEastAsia" w:hAnsiTheme="minorHAnsi"/>
                <w:noProof/>
                <w:kern w:val="2"/>
                <w:szCs w:val="24"/>
                <w:lang w:val="tr-TR" w:eastAsia="tr-TR"/>
                <w14:ligatures w14:val="standardContextual"/>
              </w:rPr>
              <w:tab/>
            </w:r>
            <w:r>
              <w:rPr>
                <w:rStyle w:val="Hyperlink"/>
                <w:noProof/>
              </w:rPr>
              <w:t>Cost, Quality, and the Satisficing Test</w:t>
            </w:r>
            <w:r>
              <w:rPr>
                <w:noProof/>
                <w:webHidden/>
              </w:rPr>
              <w:tab/>
              <w:fldChar w:fldCharType="begin"/>
              <w:instrText xml:space="preserve"> PAGEREF _Toc235572458 \h </w:instrText>
              <w:fldChar w:fldCharType="separate"/>
              <w:t>88</w:t>
              <w:fldChar w:fldCharType="end"/>
            </w:r>
          </w:hyperlink>
        </w:p>
        <w:p w14:paraId="67F53C0F" w14:textId="3E46B857"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59" w:history="1">
            <w:r>
              <w:rPr>
                <w:rStyle w:val="Hyperlink"/>
                <w:noProof/>
              </w:rPr>
              <w:t>4.5.3</w:t>
            </w:r>
            <w:r>
              <w:rPr>
                <w:rFonts w:asciiTheme="minorHAnsi" w:eastAsiaTheme="minorEastAsia" w:hAnsiTheme="minorHAnsi"/>
                <w:noProof/>
                <w:kern w:val="2"/>
                <w:szCs w:val="24"/>
                <w:lang w:val="tr-TR" w:eastAsia="tr-TR"/>
                <w14:ligatures w14:val="standardContextual"/>
              </w:rPr>
              <w:tab/>
            </w:r>
            <w:r>
              <w:rPr>
                <w:rStyle w:val="Hyperlink"/>
                <w:noProof/>
              </w:rPr>
              <w:t>Open Decision Space: Staged Adaptation</w:t>
            </w:r>
            <w:r>
              <w:rPr>
                <w:noProof/>
                <w:webHidden/>
              </w:rPr>
              <w:tab/>
              <w:fldChar w:fldCharType="begin"/>
              <w:instrText xml:space="preserve"> PAGEREF _Toc235572459 \h </w:instrText>
              <w:fldChar w:fldCharType="separate"/>
              <w:t>92</w:t>
              <w:fldChar w:fldCharType="end"/>
            </w:r>
          </w:hyperlink>
        </w:p>
        <w:p w14:paraId="460DF998" w14:textId="2CD56A43"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0" w:history="1">
            <w:r>
              <w:rPr>
                <w:rStyle w:val="Hyperlink"/>
                <w:noProof/>
              </w:rPr>
              <w:t>4.6</w:t>
            </w:r>
            <w:r>
              <w:rPr>
                <w:rFonts w:asciiTheme="minorHAnsi" w:eastAsiaTheme="minorEastAsia" w:hAnsiTheme="minorHAnsi"/>
                <w:noProof/>
                <w:kern w:val="2"/>
                <w:szCs w:val="24"/>
                <w:lang w:val="tr-TR" w:eastAsia="tr-TR"/>
                <w14:ligatures w14:val="standardContextual"/>
              </w:rPr>
              <w:tab/>
            </w:r>
            <w:r>
              <w:rPr>
                <w:rStyle w:val="Hyperlink"/>
                <w:noProof/>
              </w:rPr>
              <w:t>Local Layer, Graduated Fail-Safe, Global Coordination</w:t>
            </w:r>
            <w:r>
              <w:rPr>
                <w:noProof/>
                <w:webHidden/>
              </w:rPr>
              <w:tab/>
              <w:fldChar w:fldCharType="begin"/>
              <w:instrText xml:space="preserve"> PAGEREF _Toc235572460 \h </w:instrText>
              <w:fldChar w:fldCharType="separate"/>
              <w:t>104</w:t>
              <w:fldChar w:fldCharType="end"/>
            </w:r>
          </w:hyperlink>
        </w:p>
        <w:p w14:paraId="212D1682" w14:textId="2F991532"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61" w:history="1">
            <w:r>
              <w:rPr>
                <w:rStyle w:val="Hyperlink"/>
              </w:rPr>
              <w:t>5</w:t>
            </w:r>
            <w:r>
              <w:rPr>
                <w:rFonts w:asciiTheme="minorHAnsi" w:eastAsiaTheme="minorEastAsia" w:hAnsiTheme="minorHAnsi"/>
                <w:kern w:val="2"/>
                <w:szCs w:val="24"/>
                <w:lang w:val="tr-TR" w:eastAsia="tr-TR"/>
                <w14:ligatures w14:val="standardContextual"/>
              </w:rPr>
              <w:tab/>
            </w:r>
            <w:r>
              <w:rPr>
                <w:rStyle w:val="Hyperlink"/>
              </w:rPr>
              <w:t>SIMULATION AND PERFORMANCE RESULTS</w:t>
            </w:r>
            <w:r>
              <w:rPr>
                <w:webHidden/>
              </w:rPr>
              <w:tab/>
              <w:fldChar w:fldCharType="begin"/>
              <w:instrText xml:space="preserve"> PAGEREF _Toc235572461 \h </w:instrText>
              <w:fldChar w:fldCharType="separate"/>
              <w:t>109</w:t>
              <w:fldChar w:fldCharType="end"/>
            </w:r>
          </w:hyperlink>
        </w:p>
        <w:p w14:paraId="59C54E58" w14:textId="04EE702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2" w:history="1">
            <w:r>
              <w:rPr>
                <w:rStyle w:val="Hyperlink"/>
                <w:noProof/>
              </w:rPr>
              <w:t>5.1</w:t>
            </w:r>
            <w:r>
              <w:rPr>
                <w:rFonts w:asciiTheme="minorHAnsi" w:eastAsiaTheme="minorEastAsia" w:hAnsiTheme="minorHAnsi"/>
                <w:noProof/>
                <w:kern w:val="2"/>
                <w:szCs w:val="24"/>
                <w:lang w:val="tr-TR" w:eastAsia="tr-TR"/>
                <w14:ligatures w14:val="standardContextual"/>
              </w:rPr>
              <w:tab/>
            </w:r>
            <w:r>
              <w:rPr>
                <w:rStyle w:val="Hyperlink"/>
                <w:noProof/>
              </w:rPr>
              <w:t>Evaluation Criteria for Wildfire Decision Support Systems</w:t>
            </w:r>
            <w:r>
              <w:rPr>
                <w:noProof/>
                <w:webHidden/>
              </w:rPr>
              <w:tab/>
              <w:fldChar w:fldCharType="begin"/>
              <w:instrText xml:space="preserve"> PAGEREF _Toc235572462 \h </w:instrText>
              <w:fldChar w:fldCharType="separate"/>
              <w:t>109</w:t>
              <w:fldChar w:fldCharType="end"/>
            </w:r>
          </w:hyperlink>
        </w:p>
        <w:p w14:paraId="015B6D00" w14:textId="1B6C5BC1"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3" w:history="1">
            <w:r>
              <w:rPr>
                <w:rStyle w:val="Hyperlink"/>
                <w:noProof/>
              </w:rPr>
              <w:t>5.2</w:t>
            </w:r>
            <w:r>
              <w:rPr>
                <w:rFonts w:asciiTheme="minorHAnsi" w:eastAsiaTheme="minorEastAsia" w:hAnsiTheme="minorHAnsi"/>
                <w:noProof/>
                <w:kern w:val="2"/>
                <w:szCs w:val="24"/>
                <w:lang w:val="tr-TR" w:eastAsia="tr-TR"/>
                <w14:ligatures w14:val="standardContextual"/>
              </w:rPr>
              <w:tab/>
            </w:r>
            <w:r>
              <w:rPr>
                <w:rStyle w:val="Hyperlink"/>
                <w:noProof/>
              </w:rPr>
              <w:t>Simulation Environment, Parameters, and Assumptions</w:t>
            </w:r>
            <w:r>
              <w:rPr>
                <w:noProof/>
                <w:webHidden/>
              </w:rPr>
              <w:tab/>
              <w:fldChar w:fldCharType="begin"/>
              <w:instrText xml:space="preserve"> PAGEREF _Toc235572463 \h </w:instrText>
              <w:fldChar w:fldCharType="separate"/>
              <w:t>111</w:t>
              <w:fldChar w:fldCharType="end"/>
            </w:r>
          </w:hyperlink>
        </w:p>
        <w:p w14:paraId="2B71431C" w14:textId="17ECF12E"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4" w:history="1">
            <w:r>
              <w:rPr>
                <w:rStyle w:val="Hyperlink"/>
                <w:noProof/>
              </w:rPr>
              <w:t>5.3</w:t>
            </w:r>
            <w:r>
              <w:rPr>
                <w:rFonts w:asciiTheme="minorHAnsi" w:eastAsiaTheme="minorEastAsia" w:hAnsiTheme="minorHAnsi"/>
                <w:noProof/>
                <w:kern w:val="2"/>
                <w:szCs w:val="24"/>
                <w:lang w:val="tr-TR" w:eastAsia="tr-TR"/>
                <w14:ligatures w14:val="standardContextual"/>
              </w:rPr>
              <w:tab/>
            </w:r>
            <w:r>
              <w:rPr>
                <w:rStyle w:val="Hyperlink"/>
                <w:noProof/>
              </w:rPr>
              <w:t>Validation of the Simulation Core Against Historical Fires</w:t>
            </w:r>
            <w:r>
              <w:rPr>
                <w:noProof/>
                <w:webHidden/>
              </w:rPr>
              <w:tab/>
              <w:fldChar w:fldCharType="begin"/>
              <w:instrText xml:space="preserve"> PAGEREF _Toc235572464 \h </w:instrText>
              <w:fldChar w:fldCharType="separate"/>
              <w:t>113</w:t>
              <w:fldChar w:fldCharType="end"/>
            </w:r>
          </w:hyperlink>
        </w:p>
        <w:p w14:paraId="33286629" w14:textId="5FC9B35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65" w:history="1">
            <w:r>
              <w:rPr>
                <w:rStyle w:val="Hyperlink"/>
                <w:noProof/>
              </w:rPr>
              <w:t>5.4</w:t>
            </w:r>
            <w:r>
              <w:rPr>
                <w:rFonts w:asciiTheme="minorHAnsi" w:eastAsiaTheme="minorEastAsia" w:hAnsiTheme="minorHAnsi"/>
                <w:noProof/>
                <w:kern w:val="2"/>
                <w:szCs w:val="24"/>
                <w:lang w:val="tr-TR" w:eastAsia="tr-TR"/>
                <w14:ligatures w14:val="standardContextual"/>
              </w:rPr>
              <w:tab/>
            </w:r>
            <w:r>
              <w:rPr>
                <w:rStyle w:val="Hyperlink"/>
                <w:noProof/>
              </w:rPr>
              <w:t>Performance of the Decision Layer</w:t>
            </w:r>
            <w:r>
              <w:rPr>
                <w:noProof/>
                <w:webHidden/>
              </w:rPr>
              <w:tab/>
              <w:fldChar w:fldCharType="begin"/>
              <w:instrText xml:space="preserve"> PAGEREF _Toc235572465 \h </w:instrText>
              <w:fldChar w:fldCharType="separate"/>
              <w:t>118</w:t>
              <w:fldChar w:fldCharType="end"/>
            </w:r>
          </w:hyperlink>
        </w:p>
        <w:p w14:paraId="2FE401D5" w14:textId="6D3656C0"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6" w:history="1">
            <w:r>
              <w:rPr>
                <w:rStyle w:val="Hyperlink"/>
                <w:noProof/>
              </w:rPr>
              <w:t>5.4.1</w:t>
            </w:r>
            <w:r>
              <w:rPr>
                <w:rFonts w:asciiTheme="minorHAnsi" w:eastAsiaTheme="minorEastAsia" w:hAnsiTheme="minorHAnsi"/>
                <w:noProof/>
                <w:kern w:val="2"/>
                <w:szCs w:val="24"/>
                <w:lang w:val="tr-TR" w:eastAsia="tr-TR"/>
                <w14:ligatures w14:val="standardContextual"/>
              </w:rPr>
              <w:tab/>
            </w:r>
            <w:r>
              <w:rPr>
                <w:rStyle w:val="Hyperlink"/>
                <w:noProof/>
              </w:rPr>
              <w:t>C1 — Open Decision Space and Adaptive Rule Generation</w:t>
            </w:r>
            <w:r>
              <w:rPr>
                <w:noProof/>
                <w:webHidden/>
              </w:rPr>
              <w:tab/>
              <w:fldChar w:fldCharType="begin"/>
              <w:instrText xml:space="preserve"> PAGEREF _Toc235572466 \h </w:instrText>
              <w:fldChar w:fldCharType="separate"/>
              <w:t>118</w:t>
              <w:fldChar w:fldCharType="end"/>
            </w:r>
          </w:hyperlink>
        </w:p>
        <w:p w14:paraId="59271CC9" w14:textId="343C33F5"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7" w:history="1">
            <w:r>
              <w:rPr>
                <w:rStyle w:val="Hyperlink"/>
                <w:noProof/>
              </w:rPr>
              <w:t>5.4.2</w:t>
            </w:r>
            <w:r>
              <w:rPr>
                <w:rFonts w:asciiTheme="minorHAnsi" w:eastAsiaTheme="minorEastAsia" w:hAnsiTheme="minorHAnsi"/>
                <w:noProof/>
                <w:kern w:val="2"/>
                <w:szCs w:val="24"/>
                <w:lang w:val="tr-TR" w:eastAsia="tr-TR"/>
                <w14:ligatures w14:val="standardContextual"/>
              </w:rPr>
              <w:tab/>
            </w:r>
            <w:r>
              <w:rPr>
                <w:rStyle w:val="Hyperlink"/>
                <w:noProof/>
              </w:rPr>
              <w:t>C2 — Confidence-Gated Uncertainty and Traceability</w:t>
            </w:r>
            <w:r>
              <w:rPr>
                <w:noProof/>
                <w:webHidden/>
              </w:rPr>
              <w:tab/>
              <w:fldChar w:fldCharType="begin"/>
              <w:instrText xml:space="preserve"> PAGEREF _Toc235572467 \h </w:instrText>
              <w:fldChar w:fldCharType="separate"/>
              <w:t>120</w:t>
              <w:fldChar w:fldCharType="end"/>
            </w:r>
          </w:hyperlink>
        </w:p>
        <w:p w14:paraId="4C882964" w14:textId="578281C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8" w:history="1">
            <w:r>
              <w:rPr>
                <w:rStyle w:val="Hyperlink"/>
                <w:noProof/>
              </w:rPr>
              <w:t>5.4.3</w:t>
            </w:r>
            <w:r>
              <w:rPr>
                <w:rFonts w:asciiTheme="minorHAnsi" w:eastAsiaTheme="minorEastAsia" w:hAnsiTheme="minorHAnsi"/>
                <w:noProof/>
                <w:kern w:val="2"/>
                <w:szCs w:val="24"/>
                <w:lang w:val="tr-TR" w:eastAsia="tr-TR"/>
                <w14:ligatures w14:val="standardContextual"/>
              </w:rPr>
              <w:tab/>
            </w:r>
            <w:r>
              <w:rPr>
                <w:rStyle w:val="Hyperlink"/>
                <w:noProof/>
              </w:rPr>
              <w:t>C3 — End-to-End Operational Use Case</w:t>
            </w:r>
            <w:r>
              <w:rPr>
                <w:noProof/>
                <w:webHidden/>
              </w:rPr>
              <w:tab/>
              <w:fldChar w:fldCharType="begin"/>
              <w:instrText xml:space="preserve"> PAGEREF _Toc235572468 \h </w:instrText>
              <w:fldChar w:fldCharType="separate"/>
              <w:t>121</w:t>
              <w:fldChar w:fldCharType="end"/>
            </w:r>
          </w:hyperlink>
        </w:p>
        <w:p w14:paraId="1EA8C5BC" w14:textId="15D59F5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69" w:history="1">
            <w:r>
              <w:rPr>
                <w:rStyle w:val="Hyperlink"/>
                <w:noProof/>
              </w:rPr>
              <w:t>5.4.4</w:t>
            </w:r>
            <w:r>
              <w:rPr>
                <w:rFonts w:asciiTheme="minorHAnsi" w:eastAsiaTheme="minorEastAsia" w:hAnsiTheme="minorHAnsi"/>
                <w:noProof/>
                <w:kern w:val="2"/>
                <w:szCs w:val="24"/>
                <w:lang w:val="tr-TR" w:eastAsia="tr-TR"/>
                <w14:ligatures w14:val="standardContextual"/>
              </w:rPr>
              <w:tab/>
            </w:r>
            <w:r>
              <w:rPr>
                <w:rStyle w:val="Hyperlink"/>
                <w:noProof/>
              </w:rPr>
              <w:t>Summary of Contribution-Level Evidence</w:t>
            </w:r>
            <w:r>
              <w:rPr>
                <w:noProof/>
                <w:webHidden/>
              </w:rPr>
              <w:tab/>
              <w:fldChar w:fldCharType="begin"/>
              <w:instrText xml:space="preserve"> PAGEREF _Toc235572469 \h </w:instrText>
              <w:fldChar w:fldCharType="separate"/>
              <w:t>122</w:t>
              <w:fldChar w:fldCharType="end"/>
            </w:r>
          </w:hyperlink>
        </w:p>
        <w:p w14:paraId="4BB6800F" w14:textId="3FD6EB59"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0" w:history="1">
            <w:r>
              <w:rPr>
                <w:rStyle w:val="Hyperlink"/>
                <w:noProof/>
              </w:rPr>
              <w:t>5.5</w:t>
            </w:r>
            <w:r>
              <w:rPr>
                <w:rFonts w:asciiTheme="minorHAnsi" w:eastAsiaTheme="minorEastAsia" w:hAnsiTheme="minorHAnsi"/>
                <w:noProof/>
                <w:kern w:val="2"/>
                <w:szCs w:val="24"/>
                <w:lang w:val="tr-TR" w:eastAsia="tr-TR"/>
                <w14:ligatures w14:val="standardContextual"/>
              </w:rPr>
              <w:tab/>
            </w:r>
            <w:r>
              <w:rPr>
                <w:rStyle w:val="Hyperlink"/>
                <w:noProof/>
              </w:rPr>
              <w:t>Benchmark Against Baselines and Published Systems</w:t>
            </w:r>
            <w:r>
              <w:rPr>
                <w:noProof/>
                <w:webHidden/>
              </w:rPr>
              <w:tab/>
              <w:fldChar w:fldCharType="begin"/>
              <w:instrText xml:space="preserve"> PAGEREF _Toc235572470 \h </w:instrText>
              <w:fldChar w:fldCharType="separate"/>
              <w:t>122</w:t>
              <w:fldChar w:fldCharType="end"/>
            </w:r>
          </w:hyperlink>
        </w:p>
        <w:p w14:paraId="335B9338" w14:textId="74E09494"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1" w:history="1">
            <w:r>
              <w:rPr>
                <w:rStyle w:val="Hyperlink"/>
                <w:noProof/>
              </w:rPr>
              <w:t>5.5.1</w:t>
            </w:r>
            <w:r>
              <w:rPr>
                <w:rFonts w:asciiTheme="minorHAnsi" w:eastAsiaTheme="minorEastAsia" w:hAnsiTheme="minorHAnsi"/>
                <w:noProof/>
                <w:kern w:val="2"/>
                <w:szCs w:val="24"/>
                <w:lang w:val="tr-TR" w:eastAsia="tr-TR"/>
                <w14:ligatures w14:val="standardContextual"/>
              </w:rPr>
              <w:tab/>
            </w:r>
            <w:r>
              <w:rPr>
                <w:rStyle w:val="Hyperlink"/>
                <w:noProof/>
              </w:rPr>
              <w:t>Baselines and Fair-Comparison Protocol</w:t>
            </w:r>
            <w:r>
              <w:rPr>
                <w:noProof/>
                <w:webHidden/>
              </w:rPr>
              <w:tab/>
              <w:fldChar w:fldCharType="begin"/>
              <w:instrText xml:space="preserve"> PAGEREF _Toc235572471 \h </w:instrText>
              <w:fldChar w:fldCharType="separate"/>
              <w:t>122</w:t>
              <w:fldChar w:fldCharType="end"/>
            </w:r>
          </w:hyperlink>
        </w:p>
        <w:p w14:paraId="5B2BA807" w14:textId="2C7371F3"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2" w:history="1">
            <w:r>
              <w:rPr>
                <w:rStyle w:val="Hyperlink"/>
                <w:noProof/>
              </w:rPr>
              <w:t>5.5.2</w:t>
            </w:r>
            <w:r>
              <w:rPr>
                <w:rFonts w:asciiTheme="minorHAnsi" w:eastAsiaTheme="minorEastAsia" w:hAnsiTheme="minorHAnsi"/>
                <w:noProof/>
                <w:kern w:val="2"/>
                <w:szCs w:val="24"/>
                <w:lang w:val="tr-TR" w:eastAsia="tr-TR"/>
                <w14:ligatures w14:val="standardContextual"/>
              </w:rPr>
              <w:tab/>
            </w:r>
            <w:r>
              <w:rPr>
                <w:rStyle w:val="Hyperlink"/>
                <w:noProof/>
              </w:rPr>
              <w:t>Comparative Results</w:t>
            </w:r>
            <w:r>
              <w:rPr>
                <w:noProof/>
                <w:webHidden/>
              </w:rPr>
              <w:tab/>
              <w:fldChar w:fldCharType="begin"/>
              <w:instrText xml:space="preserve"> PAGEREF _Toc235572472 \h </w:instrText>
              <w:fldChar w:fldCharType="separate"/>
              <w:t>124</w:t>
              <w:fldChar w:fldCharType="end"/>
            </w:r>
          </w:hyperlink>
        </w:p>
        <w:p w14:paraId="34DA08D5" w14:textId="39E9770C"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3" w:history="1">
            <w:r>
              <w:rPr>
                <w:rStyle w:val="Hyperlink"/>
                <w:noProof/>
              </w:rPr>
              <w:t>5.6</w:t>
            </w:r>
            <w:r>
              <w:rPr>
                <w:rFonts w:asciiTheme="minorHAnsi" w:eastAsiaTheme="minorEastAsia" w:hAnsiTheme="minorHAnsi"/>
                <w:noProof/>
                <w:kern w:val="2"/>
                <w:szCs w:val="24"/>
                <w:lang w:val="tr-TR" w:eastAsia="tr-TR"/>
                <w14:ligatures w14:val="standardContextual"/>
              </w:rPr>
              <w:tab/>
            </w:r>
            <w:r>
              <w:rPr>
                <w:rStyle w:val="Hyperlink"/>
                <w:noProof/>
              </w:rPr>
              <w:t>Sensitivity Analysis</w:t>
            </w:r>
            <w:r>
              <w:rPr>
                <w:noProof/>
                <w:webHidden/>
              </w:rPr>
              <w:tab/>
              <w:fldChar w:fldCharType="begin"/>
              <w:instrText xml:space="preserve"> PAGEREF _Toc235572473 \h </w:instrText>
              <w:fldChar w:fldCharType="separate"/>
              <w:t>125</w:t>
              <w:fldChar w:fldCharType="end"/>
            </w:r>
          </w:hyperlink>
        </w:p>
        <w:p w14:paraId="2B91A99F" w14:textId="3B11893E"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4" w:history="1">
            <w:r>
              <w:rPr>
                <w:rStyle w:val="Hyperlink"/>
                <w:noProof/>
              </w:rPr>
              <w:t>5.6.1</w:t>
            </w:r>
            <w:r>
              <w:rPr>
                <w:rFonts w:asciiTheme="minorHAnsi" w:eastAsiaTheme="minorEastAsia" w:hAnsiTheme="minorHAnsi"/>
                <w:noProof/>
                <w:kern w:val="2"/>
                <w:szCs w:val="24"/>
                <w:lang w:val="tr-TR" w:eastAsia="tr-TR"/>
                <w14:ligatures w14:val="standardContextual"/>
              </w:rPr>
              <w:tab/>
            </w:r>
            <w:r>
              <w:rPr>
                <w:rStyle w:val="Hyperlink"/>
                <w:noProof/>
              </w:rPr>
              <w:t>Method</w:t>
            </w:r>
            <w:r>
              <w:rPr>
                <w:noProof/>
                <w:webHidden/>
              </w:rPr>
              <w:tab/>
              <w:fldChar w:fldCharType="begin"/>
              <w:instrText xml:space="preserve"> PAGEREF _Toc235572474 \h </w:instrText>
              <w:fldChar w:fldCharType="separate"/>
              <w:t>125</w:t>
              <w:fldChar w:fldCharType="end"/>
            </w:r>
          </w:hyperlink>
        </w:p>
        <w:p w14:paraId="0E25153A" w14:textId="43C69936" w:rsidR="00AA2DC8" w:rsidRDefault="00AA2DC8">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5572475" w:history="1">
            <w:r>
              <w:rPr>
                <w:rStyle w:val="Hyperlink"/>
                <w:noProof/>
              </w:rPr>
              <w:t>5.6.2</w:t>
            </w:r>
            <w:r>
              <w:rPr>
                <w:rFonts w:asciiTheme="minorHAnsi" w:eastAsiaTheme="minorEastAsia" w:hAnsiTheme="minorHAnsi"/>
                <w:noProof/>
                <w:kern w:val="2"/>
                <w:szCs w:val="24"/>
                <w:lang w:val="tr-TR" w:eastAsia="tr-TR"/>
                <w14:ligatures w14:val="standardContextual"/>
              </w:rPr>
              <w:tab/>
            </w:r>
            <w:r>
              <w:rPr>
                <w:rStyle w:val="Hyperlink"/>
                <w:noProof/>
              </w:rPr>
              <w:t>Results and Interpretation</w:t>
            </w:r>
            <w:r>
              <w:rPr>
                <w:noProof/>
                <w:webHidden/>
              </w:rPr>
              <w:tab/>
              <w:fldChar w:fldCharType="begin"/>
              <w:instrText xml:space="preserve"> PAGEREF _Toc235572475 \h </w:instrText>
              <w:fldChar w:fldCharType="separate"/>
              <w:t>126</w:t>
              <w:fldChar w:fldCharType="end"/>
            </w:r>
          </w:hyperlink>
        </w:p>
        <w:p w14:paraId="3FAC0B17" w14:textId="07E20505"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6" w:history="1">
            <w:r>
              <w:rPr>
                <w:rStyle w:val="Hyperlink"/>
                <w:noProof/>
              </w:rPr>
              <w:t>5.7</w:t>
            </w:r>
            <w:r>
              <w:rPr>
                <w:rFonts w:asciiTheme="minorHAnsi" w:eastAsiaTheme="minorEastAsia" w:hAnsiTheme="minorHAnsi"/>
                <w:noProof/>
                <w:kern w:val="2"/>
                <w:szCs w:val="24"/>
                <w:lang w:val="tr-TR" w:eastAsia="tr-TR"/>
                <w14:ligatures w14:val="standardContextual"/>
              </w:rPr>
              <w:tab/>
            </w:r>
            <w:r>
              <w:rPr>
                <w:rStyle w:val="Hyperlink"/>
                <w:noProof/>
              </w:rPr>
              <w:t>Compliance with the Evaluation Criteria and Chapter Summary</w:t>
            </w:r>
            <w:r>
              <w:rPr>
                <w:noProof/>
                <w:webHidden/>
              </w:rPr>
              <w:tab/>
              <w:fldChar w:fldCharType="begin"/>
              <w:instrText xml:space="preserve"> PAGEREF _Toc235572476 \h </w:instrText>
              <w:fldChar w:fldCharType="separate"/>
              <w:t>127</w:t>
              <w:fldChar w:fldCharType="end"/>
            </w:r>
          </w:hyperlink>
        </w:p>
        <w:p w14:paraId="463253F6" w14:textId="36E066AB" w:rsidR="00AA2DC8" w:rsidRDefault="00AA2DC8">
          <w:pPr>
            <w:pStyle w:val="TOC1"/>
            <w:tabs>
              <w:tab w:val="left" w:pos="480"/>
            </w:tabs>
            <w:rPr>
              <w:rFonts w:asciiTheme="minorHAnsi" w:eastAsiaTheme="minorEastAsia" w:hAnsiTheme="minorHAnsi"/>
              <w:kern w:val="2"/>
              <w:szCs w:val="24"/>
              <w:lang w:val="tr-TR" w:eastAsia="tr-TR"/>
              <w14:ligatures w14:val="standardContextual"/>
            </w:rPr>
          </w:pPr>
          <w:hyperlink w:anchor="_Toc235572477" w:history="1">
            <w:r>
              <w:rPr>
                <w:rStyle w:val="Hyperlink"/>
              </w:rPr>
              <w:t>6</w:t>
            </w:r>
            <w:r>
              <w:rPr>
                <w:rFonts w:asciiTheme="minorHAnsi" w:eastAsiaTheme="minorEastAsia" w:hAnsiTheme="minorHAnsi"/>
                <w:kern w:val="2"/>
                <w:szCs w:val="24"/>
                <w:lang w:val="tr-TR" w:eastAsia="tr-TR"/>
                <w14:ligatures w14:val="standardContextual"/>
              </w:rPr>
              <w:tab/>
            </w:r>
            <w:r>
              <w:rPr>
                <w:rStyle w:val="Hyperlink"/>
              </w:rPr>
              <w:t>CONCLUSION AND FUTURE WORKS</w:t>
            </w:r>
            <w:r>
              <w:rPr>
                <w:webHidden/>
              </w:rPr>
              <w:tab/>
              <w:fldChar w:fldCharType="begin"/>
              <w:instrText xml:space="preserve"> PAGEREF _Toc235572477 \h </w:instrText>
              <w:fldChar w:fldCharType="separate"/>
              <w:t>129</w:t>
              <w:fldChar w:fldCharType="end"/>
            </w:r>
          </w:hyperlink>
        </w:p>
        <w:p w14:paraId="13CBDFB5" w14:textId="0A381330"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8" w:history="1">
            <w:r>
              <w:rPr>
                <w:rStyle w:val="Hyperlink"/>
                <w:noProof/>
              </w:rPr>
              <w:t>6.1</w:t>
            </w:r>
            <w:r>
              <w:rPr>
                <w:rFonts w:asciiTheme="minorHAnsi" w:eastAsiaTheme="minorEastAsia" w:hAnsiTheme="minorHAnsi"/>
                <w:noProof/>
                <w:kern w:val="2"/>
                <w:szCs w:val="24"/>
                <w:lang w:val="tr-TR" w:eastAsia="tr-TR"/>
                <w14:ligatures w14:val="standardContextual"/>
              </w:rPr>
              <w:tab/>
            </w:r>
            <w:r>
              <w:rPr>
                <w:rStyle w:val="Hyperlink"/>
                <w:noProof/>
              </w:rPr>
              <w:t>Conclusions</w:t>
            </w:r>
            <w:r>
              <w:rPr>
                <w:noProof/>
                <w:webHidden/>
              </w:rPr>
              <w:tab/>
              <w:fldChar w:fldCharType="begin"/>
              <w:instrText xml:space="preserve"> PAGEREF _Toc235572478 \h </w:instrText>
              <w:fldChar w:fldCharType="separate"/>
              <w:t>129</w:t>
              <w:fldChar w:fldCharType="end"/>
            </w:r>
          </w:hyperlink>
        </w:p>
        <w:p w14:paraId="0F51E658" w14:textId="0001AE28" w:rsidR="00AA2DC8" w:rsidRDefault="00AA2DC8">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5572479" w:history="1">
            <w:r>
              <w:rPr>
                <w:rStyle w:val="Hyperlink"/>
                <w:noProof/>
              </w:rPr>
              <w:t>6.2</w:t>
            </w:r>
            <w:r>
              <w:rPr>
                <w:rFonts w:asciiTheme="minorHAnsi" w:eastAsiaTheme="minorEastAsia" w:hAnsiTheme="minorHAnsi"/>
                <w:noProof/>
                <w:kern w:val="2"/>
                <w:szCs w:val="24"/>
                <w:lang w:val="tr-TR" w:eastAsia="tr-TR"/>
                <w14:ligatures w14:val="standardContextual"/>
              </w:rPr>
              <w:tab/>
            </w:r>
            <w:r>
              <w:rPr>
                <w:rStyle w:val="Hyperlink"/>
                <w:noProof/>
              </w:rPr>
              <w:t>Future Works</w:t>
            </w:r>
            <w:r>
              <w:rPr>
                <w:noProof/>
                <w:webHidden/>
              </w:rPr>
              <w:tab/>
              <w:fldChar w:fldCharType="begin"/>
              <w:instrText xml:space="preserve"> PAGEREF _Toc235572479 \h </w:instrText>
              <w:fldChar w:fldCharType="separate"/>
              <w:t>129</w:t>
              <w:fldChar w:fldCharType="end"/>
            </w:r>
          </w:hyperlink>
        </w:p>
        <w:p w14:paraId="53FE6B4D" w14:textId="46B555CA" w:rsidR="00AA2DC8" w:rsidRDefault="00AA2DC8">
          <w:pPr>
            <w:pStyle w:val="TOC1"/>
            <w:rPr>
              <w:rFonts w:asciiTheme="minorHAnsi" w:eastAsiaTheme="minorEastAsia" w:hAnsiTheme="minorHAnsi"/>
              <w:kern w:val="2"/>
              <w:szCs w:val="24"/>
              <w:lang w:val="tr-TR" w:eastAsia="tr-TR"/>
              <w14:ligatures w14:val="standardContextual"/>
            </w:rPr>
          </w:pPr>
          <w:hyperlink w:anchor="_Toc235572480" w:history="1">
            <w:r>
              <w:rPr>
                <w:rStyle w:val="Hyperlink"/>
              </w:rPr>
              <w:t>REFERENCES</w:t>
            </w:r>
            <w:r>
              <w:rPr>
                <w:webHidden/>
              </w:rPr>
              <w:tab/>
              <w:fldChar w:fldCharType="begin"/>
              <w:instrText xml:space="preserve"> PAGEREF _Toc235572480 \h </w:instrText>
              <w:fldChar w:fldCharType="separate"/>
              <w:t>131</w:t>
              <w:fldChar w:fldCharType="end"/>
            </w:r>
          </w:hyperlink>
        </w:p>
        <w:p w14:paraId="62673EB0" w14:textId="303DD396" w:rsidR="00AA2DC8" w:rsidRDefault="00AA2DC8">
          <w:pPr>
            <w:pStyle w:val="TOC1"/>
            <w:rPr>
              <w:rFonts w:asciiTheme="minorHAnsi" w:eastAsiaTheme="minorEastAsia" w:hAnsiTheme="minorHAnsi"/>
              <w:kern w:val="2"/>
              <w:szCs w:val="24"/>
              <w:lang w:val="tr-TR" w:eastAsia="tr-TR"/>
              <w14:ligatures w14:val="standardContextual"/>
            </w:rPr>
          </w:pPr>
          <w:hyperlink w:anchor="_Toc235572481" w:history="1">
            <w:r>
              <w:rPr>
                <w:rStyle w:val="Hyperlink"/>
              </w:rPr>
              <w:t>APPENDICES</w:t>
            </w:r>
            <w:r>
              <w:rPr>
                <w:webHidden/>
              </w:rPr>
              <w:tab/>
              <w:fldChar w:fldCharType="begin"/>
              <w:instrText xml:space="preserve"> PAGEREF _Toc235572481 \h </w:instrText>
              <w:fldChar w:fldCharType="separate"/>
              <w:t>143</w:t>
              <w:fldChar w:fldCharType="end"/>
            </w:r>
          </w:hyperlink>
        </w:p>
        <w:p w14:paraId="2DDCDE59" w14:textId="25E7128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2" w:history="1">
            <w:r>
              <w:rPr>
                <w:rStyle w:val="Hyperlink"/>
                <w:noProof/>
              </w:rPr>
              <w:t>A.</w:t>
            </w:r>
            <w:r>
              <w:rPr>
                <w:rFonts w:asciiTheme="minorHAnsi" w:eastAsiaTheme="minorEastAsia" w:hAnsiTheme="minorHAnsi"/>
                <w:noProof/>
                <w:kern w:val="2"/>
                <w:szCs w:val="24"/>
                <w:lang w:val="tr-TR" w:eastAsia="tr-TR"/>
                <w14:ligatures w14:val="standardContextual"/>
              </w:rPr>
              <w:tab/>
            </w:r>
            <w:r>
              <w:rPr>
                <w:rStyle w:val="Hyperlink"/>
                <w:noProof/>
              </w:rPr>
              <w:t>Simulation Mathematics for Evolution of Burning Status</w:t>
            </w:r>
            <w:r>
              <w:rPr>
                <w:noProof/>
                <w:webHidden/>
              </w:rPr>
              <w:tab/>
              <w:fldChar w:fldCharType="begin"/>
              <w:instrText xml:space="preserve"> PAGEREF _Toc235572482 \h </w:instrText>
              <w:fldChar w:fldCharType="separate"/>
              <w:t>143</w:t>
              <w:fldChar w:fldCharType="end"/>
            </w:r>
          </w:hyperlink>
        </w:p>
        <w:p w14:paraId="0D4AD234" w14:textId="01E2CB6B"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3" w:history="1">
            <w:r>
              <w:rPr>
                <w:rStyle w:val="Hyperlink"/>
                <w:noProof/>
              </w:rPr>
              <w:t>B.</w:t>
            </w:r>
            <w:r>
              <w:rPr>
                <w:rFonts w:asciiTheme="minorHAnsi" w:eastAsiaTheme="minorEastAsia" w:hAnsiTheme="minorHAnsi"/>
                <w:noProof/>
                <w:kern w:val="2"/>
                <w:szCs w:val="24"/>
                <w:lang w:val="tr-TR" w:eastAsia="tr-TR"/>
                <w14:ligatures w14:val="standardContextual"/>
              </w:rPr>
              <w:tab/>
            </w:r>
            <w:r>
              <w:rPr>
                <w:rStyle w:val="Hyperlink"/>
                <w:noProof/>
              </w:rPr>
              <w:t>Simulation Mathematics for Fuel Mass Evolution</w:t>
            </w:r>
            <w:r>
              <w:rPr>
                <w:noProof/>
                <w:webHidden/>
              </w:rPr>
              <w:tab/>
              <w:fldChar w:fldCharType="begin"/>
              <w:instrText xml:space="preserve"> PAGEREF _Toc235572483 \h </w:instrText>
              <w:fldChar w:fldCharType="separate"/>
              <w:t>146</w:t>
              <w:fldChar w:fldCharType="end"/>
            </w:r>
          </w:hyperlink>
        </w:p>
        <w:p w14:paraId="0A6ECE84" w14:textId="1588B7DC"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4" w:history="1">
            <w:r>
              <w:rPr>
                <w:rStyle w:val="Hyperlink"/>
                <w:noProof/>
              </w:rPr>
              <w:t>C.</w:t>
            </w:r>
            <w:r>
              <w:rPr>
                <w:rFonts w:asciiTheme="minorHAnsi" w:eastAsiaTheme="minorEastAsia" w:hAnsiTheme="minorHAnsi"/>
                <w:noProof/>
                <w:kern w:val="2"/>
                <w:szCs w:val="24"/>
                <w:lang w:val="tr-TR" w:eastAsia="tr-TR"/>
                <w14:ligatures w14:val="standardContextual"/>
              </w:rPr>
              <w:tab/>
            </w:r>
            <w:r>
              <w:rPr>
                <w:rStyle w:val="Hyperlink"/>
                <w:noProof/>
              </w:rPr>
              <w:t>Simulation Mathematics for Fire Intensity Evolution</w:t>
            </w:r>
            <w:r>
              <w:rPr>
                <w:noProof/>
                <w:webHidden/>
              </w:rPr>
              <w:tab/>
              <w:fldChar w:fldCharType="begin"/>
              <w:instrText xml:space="preserve"> PAGEREF _Toc235572484 \h </w:instrText>
              <w:fldChar w:fldCharType="separate"/>
              <w:t>151</w:t>
              <w:fldChar w:fldCharType="end"/>
            </w:r>
          </w:hyperlink>
        </w:p>
        <w:p w14:paraId="57F54537" w14:textId="21CFF101"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5" w:history="1">
            <w:r>
              <w:rPr>
                <w:rStyle w:val="Hyperlink"/>
                <w:noProof/>
              </w:rPr>
              <w:t>D.</w:t>
            </w:r>
            <w:r>
              <w:rPr>
                <w:rFonts w:asciiTheme="minorHAnsi" w:eastAsiaTheme="minorEastAsia" w:hAnsiTheme="minorHAnsi"/>
                <w:noProof/>
                <w:kern w:val="2"/>
                <w:szCs w:val="24"/>
                <w:lang w:val="tr-TR" w:eastAsia="tr-TR"/>
                <w14:ligatures w14:val="standardContextual"/>
              </w:rPr>
              <w:tab/>
            </w:r>
            <w:r>
              <w:rPr>
                <w:rStyle w:val="Hyperlink"/>
                <w:noProof/>
              </w:rPr>
              <w:t>Complete Concept Mapping Specification</w:t>
            </w:r>
            <w:r>
              <w:rPr>
                <w:noProof/>
                <w:webHidden/>
              </w:rPr>
              <w:tab/>
              <w:fldChar w:fldCharType="begin"/>
              <w:instrText xml:space="preserve"> PAGEREF _Toc235572485 \h </w:instrText>
              <w:fldChar w:fldCharType="separate"/>
              <w:t>153</w:t>
              <w:fldChar w:fldCharType="end"/>
            </w:r>
          </w:hyperlink>
        </w:p>
        <w:p w14:paraId="776D2FB6" w14:textId="3C359E9E" w:rsidR="00AA2DC8" w:rsidRDefault="00AA2DC8">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5572486" w:history="1">
            <w:r>
              <w:rPr>
                <w:rStyle w:val="Hyperlink"/>
                <w:noProof/>
              </w:rPr>
              <w:t>E.</w:t>
            </w:r>
            <w:r>
              <w:rPr>
                <w:rFonts w:asciiTheme="minorHAnsi" w:eastAsiaTheme="minorEastAsia" w:hAnsiTheme="minorHAnsi"/>
                <w:noProof/>
                <w:kern w:val="2"/>
                <w:szCs w:val="24"/>
                <w:lang w:val="tr-TR" w:eastAsia="tr-TR"/>
                <w14:ligatures w14:val="standardContextual"/>
              </w:rPr>
              <w:tab/>
            </w:r>
            <w:r>
              <w:rPr>
                <w:rStyle w:val="Hyperlink"/>
                <w:noProof/>
              </w:rPr>
              <w:t>Representative Decision Rules</w:t>
            </w:r>
            <w:r>
              <w:rPr>
                <w:noProof/>
                <w:webHidden/>
              </w:rPr>
              <w:tab/>
              <w:fldChar w:fldCharType="begin"/>
              <w:instrText xml:space="preserve"> PAGEREF _Toc235572486 \h </w:instrText>
              <w:fldChar w:fldCharType="separate"/>
              <w:t>157</w:t>
              <w:fldChar w:fldCharType="end"/>
            </w:r>
          </w:hyperlink>
        </w:p>
        <w:p w14:paraId="32CC4610" w14:textId="1E4FAF6D" w:rsidR="00AA2DC8" w:rsidRDefault="00AA2DC8">
          <w:pPr>
            <w:pStyle w:val="TOC1"/>
            <w:rPr>
              <w:rFonts w:asciiTheme="minorHAnsi" w:eastAsiaTheme="minorEastAsia" w:hAnsiTheme="minorHAnsi"/>
              <w:kern w:val="2"/>
              <w:szCs w:val="24"/>
              <w:lang w:val="tr-TR" w:eastAsia="tr-TR"/>
              <w14:ligatures w14:val="standardContextual"/>
            </w:rPr>
          </w:pPr>
          <w:hyperlink w:anchor="_Toc235572487" w:history="1">
            <w:r>
              <w:rPr>
                <w:rStyle w:val="Hyperlink"/>
              </w:rPr>
              <w:t>CURRICULUM VITAE</w:t>
            </w:r>
            <w:r>
              <w:rPr>
                <w:webHidden/>
              </w:rPr>
              <w:tab/>
              <w:fldChar w:fldCharType="begin"/>
              <w:instrText xml:space="preserve"> PAGEREF _Toc235572487 \h </w:instrText>
              <w:fldChar w:fldCharType="separate"/>
              <w:t>163</w:t>
              <w:fldChar w:fldCharType="end"/>
            </w:r>
          </w:hyperlink>
        </w:p>
        <w:p w14:paraId="63CFF278" w14:textId="61A8B1D9" w:rsidR="00041C8A" w:rsidRPr="00BA1179" w:rsidRDefault="00041C8A">
          <w:r>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5572407"/>
      <w:r>
        <w:rPr>
          <w:lang w:val="en-US"/>
        </w:rPr>
        <w:lastRenderedPageBreak/>
        <w:t>LIST OF TABLES</w:t>
      </w:r>
      <w:bookmarkEnd w:id="19"/>
    </w:p>
    <w:p w14:paraId="2DC9AF37" w14:textId="155AC652" w:rsidR="00AA2DC8"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lang w:eastAsia="ja-JP"/>
        </w:rPr>
        <w:fldChar w:fldCharType="begin"/>
        <w:instrText xml:space="preserve"> TOC \h \z \c "Table" </w:instrText>
        <w:fldChar w:fldCharType="separate"/>
      </w:r>
      <w:hyperlink w:anchor="_Toc235572488" w:history="1">
        <w:r>
          <w:rPr>
            <w:rStyle w:val="Hyperlink"/>
            <w:noProof/>
          </w:rPr>
          <w:t>Table 1.1 DSS gaps identified in wildfire decision support literature</w:t>
        </w:r>
        <w:r>
          <w:rPr>
            <w:noProof/>
            <w:webHidden/>
          </w:rPr>
          <w:tab/>
          <w:fldChar w:fldCharType="begin"/>
          <w:instrText xml:space="preserve"> PAGEREF _Toc235572488 \h </w:instrText>
          <w:fldChar w:fldCharType="separate"/>
          <w:t>4</w:t>
          <w:fldChar w:fldCharType="end"/>
        </w:r>
      </w:hyperlink>
    </w:p>
    <w:p w14:paraId="2D53A56D" w14:textId="2E14DF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89" w:history="1">
        <w:r>
          <w:rPr>
            <w:rStyle w:val="Hyperlink"/>
            <w:noProof/>
          </w:rPr>
          <w:t>Table 1.2 Mapping of thesis contributions to identified gaps</w:t>
        </w:r>
        <w:r>
          <w:rPr>
            <w:noProof/>
            <w:webHidden/>
          </w:rPr>
          <w:tab/>
          <w:fldChar w:fldCharType="begin"/>
          <w:instrText xml:space="preserve"> PAGEREF _Toc235572489 \h </w:instrText>
          <w:fldChar w:fldCharType="separate"/>
          <w:t>9</w:t>
          <w:fldChar w:fldCharType="end"/>
        </w:r>
      </w:hyperlink>
    </w:p>
    <w:p w14:paraId="7CFE1545" w14:textId="5D8E18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0" w:history="1">
        <w:r>
          <w:rPr>
            <w:rStyle w:val="Hyperlink"/>
            <w:noProof/>
          </w:rPr>
          <w:t>Table 2.1 The ten observation features, their sources, and their rationale</w:t>
        </w:r>
        <w:r>
          <w:rPr>
            <w:noProof/>
            <w:webHidden/>
          </w:rPr>
          <w:tab/>
          <w:fldChar w:fldCharType="begin"/>
          <w:instrText xml:space="preserve"> PAGEREF _Toc235572490 \h </w:instrText>
          <w:fldChar w:fldCharType="separate"/>
          <w:t>23</w:t>
          <w:fldChar w:fldCharType="end"/>
        </w:r>
      </w:hyperlink>
    </w:p>
    <w:p w14:paraId="3A82EDA1" w14:textId="29EA439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1" w:history="1">
        <w:r>
          <w:rPr>
            <w:rStyle w:val="Hyperlink"/>
            <w:noProof/>
          </w:rPr>
          <w:t>Table 2.2 Mamdani and zero-order Takagi-Sugeno inference compared</w:t>
        </w:r>
        <w:r>
          <w:rPr>
            <w:noProof/>
            <w:webHidden/>
          </w:rPr>
          <w:tab/>
          <w:fldChar w:fldCharType="begin"/>
          <w:instrText xml:space="preserve"> PAGEREF _Toc235572491 \h </w:instrText>
          <w:fldChar w:fldCharType="separate"/>
          <w:t>29</w:t>
          <w:fldChar w:fldCharType="end"/>
        </w:r>
      </w:hyperlink>
    </w:p>
    <w:p w14:paraId="4BE3132D" w14:textId="1E73B9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2" w:history="1">
        <w:r>
          <w:rPr>
            <w:rStyle w:val="Hyperlink"/>
            <w:noProof/>
          </w:rPr>
          <w:t>Table 2.3 Operational questions and the decision concepts derived from them</w:t>
        </w:r>
        <w:r>
          <w:rPr>
            <w:noProof/>
            <w:webHidden/>
          </w:rPr>
          <w:tab/>
          <w:fldChar w:fldCharType="begin"/>
          <w:instrText xml:space="preserve"> PAGEREF _Toc235572492 \h </w:instrText>
          <w:fldChar w:fldCharType="separate"/>
          <w:t>32</w:t>
          <w:fldChar w:fldCharType="end"/>
        </w:r>
      </w:hyperlink>
    </w:p>
    <w:p w14:paraId="61638F72" w14:textId="4491B6E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3" w:history="1">
        <w:r>
          <w:rPr>
            <w:rStyle w:val="Hyperlink"/>
            <w:noProof/>
          </w:rPr>
          <w:t>Table 2.4 Intervention types, representative orders, and input-level effects</w:t>
        </w:r>
        <w:r>
          <w:rPr>
            <w:noProof/>
            <w:webHidden/>
          </w:rPr>
          <w:tab/>
          <w:fldChar w:fldCharType="begin"/>
          <w:instrText xml:space="preserve"> PAGEREF _Toc235572493 \h </w:instrText>
          <w:fldChar w:fldCharType="separate"/>
          <w:t>34</w:t>
          <w:fldChar w:fldCharType="end"/>
        </w:r>
      </w:hyperlink>
    </w:p>
    <w:p w14:paraId="4382EA0C" w14:textId="4FEE524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4" w:history="1">
        <w:r>
          <w:rPr>
            <w:rStyle w:val="Hyperlink"/>
            <w:noProof/>
          </w:rPr>
          <w:t>Table 2.5 Decision cost components, their scope, and their rationale</w:t>
        </w:r>
        <w:r>
          <w:rPr>
            <w:noProof/>
            <w:webHidden/>
          </w:rPr>
          <w:tab/>
          <w:fldChar w:fldCharType="begin"/>
          <w:instrText xml:space="preserve"> PAGEREF _Toc235572494 \h </w:instrText>
          <w:fldChar w:fldCharType="separate"/>
          <w:t>37</w:t>
          <w:fldChar w:fldCharType="end"/>
        </w:r>
      </w:hyperlink>
    </w:p>
    <w:p w14:paraId="10599BD7" w14:textId="4D94152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5" w:history="1">
        <w:r>
          <w:rPr>
            <w:rStyle w:val="Hyperlink"/>
            <w:noProof/>
          </w:rPr>
          <w:t>Table 2.6 Scope of traceability and sensitivity analysis</w:t>
        </w:r>
        <w:r>
          <w:rPr>
            <w:noProof/>
            <w:webHidden/>
          </w:rPr>
          <w:tab/>
          <w:fldChar w:fldCharType="begin"/>
          <w:instrText xml:space="preserve"> PAGEREF _Toc235572495 \h </w:instrText>
          <w:fldChar w:fldCharType="separate"/>
          <w:t>41</w:t>
          <w:fldChar w:fldCharType="end"/>
        </w:r>
      </w:hyperlink>
    </w:p>
    <w:p w14:paraId="58BC3389" w14:textId="4E65E3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6" w:history="1">
        <w:r>
          <w:rPr>
            <w:rStyle w:val="Hyperlink"/>
            <w:noProof/>
          </w:rPr>
          <w:t>Table 3.1 Meteorology data layer parameters</w:t>
        </w:r>
        <w:r>
          <w:rPr>
            <w:noProof/>
            <w:webHidden/>
          </w:rPr>
          <w:tab/>
          <w:fldChar w:fldCharType="begin"/>
          <w:instrText xml:space="preserve"> PAGEREF _Toc235572496 \h </w:instrText>
          <w:fldChar w:fldCharType="separate"/>
          <w:t>51</w:t>
          <w:fldChar w:fldCharType="end"/>
        </w:r>
      </w:hyperlink>
    </w:p>
    <w:p w14:paraId="471203F5" w14:textId="29FBE1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7" w:history="1">
        <w:r>
          <w:rPr>
            <w:rStyle w:val="Hyperlink"/>
            <w:noProof/>
          </w:rPr>
          <w:t>Table 3.2 Geometry (topography) data layer parameters</w:t>
        </w:r>
        <w:r>
          <w:rPr>
            <w:noProof/>
            <w:webHidden/>
          </w:rPr>
          <w:tab/>
          <w:fldChar w:fldCharType="begin"/>
          <w:instrText xml:space="preserve"> PAGEREF _Toc235572497 \h </w:instrText>
          <w:fldChar w:fldCharType="separate"/>
          <w:t>52</w:t>
          <w:fldChar w:fldCharType="end"/>
        </w:r>
      </w:hyperlink>
    </w:p>
    <w:p w14:paraId="192EAB24" w14:textId="5A30A93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8" w:history="1">
        <w:r>
          <w:rPr>
            <w:rStyle w:val="Hyperlink"/>
            <w:noProof/>
          </w:rPr>
          <w:t>Table 3.3 Fuel data layer parameters</w:t>
        </w:r>
        <w:r>
          <w:rPr>
            <w:noProof/>
            <w:webHidden/>
          </w:rPr>
          <w:tab/>
          <w:fldChar w:fldCharType="begin"/>
          <w:instrText xml:space="preserve"> PAGEREF _Toc235572498 \h </w:instrText>
          <w:fldChar w:fldCharType="separate"/>
          <w:t>53</w:t>
          <w:fldChar w:fldCharType="end"/>
        </w:r>
      </w:hyperlink>
    </w:p>
    <w:p w14:paraId="2E685574" w14:textId="7387C838"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499" w:history="1">
        <w:r>
          <w:rPr>
            <w:rStyle w:val="Hyperlink"/>
            <w:noProof/>
          </w:rPr>
          <w:t>Table 3.4 Value data layer parameters</w:t>
        </w:r>
        <w:r>
          <w:rPr>
            <w:noProof/>
            <w:webHidden/>
          </w:rPr>
          <w:tab/>
          <w:fldChar w:fldCharType="begin"/>
          <w:instrText xml:space="preserve"> PAGEREF _Toc235572499 \h </w:instrText>
          <w:fldChar w:fldCharType="separate"/>
          <w:t>55</w:t>
          <w:fldChar w:fldCharType="end"/>
        </w:r>
      </w:hyperlink>
    </w:p>
    <w:p w14:paraId="73A300A7" w14:textId="46B91A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0" w:history="1">
        <w:r>
          <w:rPr>
            <w:rStyle w:val="Hyperlink"/>
            <w:noProof/>
          </w:rPr>
          <w:t>Table 3.5 Resource data layer parameters</w:t>
        </w:r>
        <w:r>
          <w:rPr>
            <w:noProof/>
            <w:webHidden/>
          </w:rPr>
          <w:tab/>
          <w:fldChar w:fldCharType="begin"/>
          <w:instrText xml:space="preserve"> PAGEREF _Toc235572500 \h </w:instrText>
          <w:fldChar w:fldCharType="separate"/>
          <w:t>56</w:t>
          <w:fldChar w:fldCharType="end"/>
        </w:r>
      </w:hyperlink>
    </w:p>
    <w:p w14:paraId="4F5D0BBD" w14:textId="794296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1" w:history="1">
        <w:r>
          <w:rPr>
            <w:rStyle w:val="Hyperlink"/>
            <w:noProof/>
          </w:rPr>
          <w:t xml:space="preserve">Table 3.6 </w:t>
        </w:r>
        <w:r>
          <w:rPr>
            <w:rStyle w:val="Hyperlink"/>
            <w:rFonts w:eastAsiaTheme="majorEastAsia" w:cstheme="majorBidi"/>
            <w:noProof/>
            <w:lang w:eastAsia="ja-JP"/>
          </w:rPr>
          <w:t>Admissible transformations of interaction operator</w:t>
        </w:r>
        <w:r>
          <w:rPr>
            <w:noProof/>
            <w:webHidden/>
          </w:rPr>
          <w:tab/>
          <w:fldChar w:fldCharType="begin"/>
          <w:instrText xml:space="preserve"> PAGEREF _Toc235572501 \h </w:instrText>
          <w:fldChar w:fldCharType="separate"/>
          <w:t>67</w:t>
          <w:fldChar w:fldCharType="end"/>
        </w:r>
      </w:hyperlink>
    </w:p>
    <w:p w14:paraId="3F984247" w14:textId="09F463E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2" w:history="1">
        <w:r>
          <w:rPr>
            <w:rStyle w:val="Hyperlink"/>
            <w:noProof/>
          </w:rPr>
          <w:t>Table 4.1 Confidence factors: definition, range, and determination</w:t>
        </w:r>
        <w:r>
          <w:rPr>
            <w:noProof/>
            <w:webHidden/>
          </w:rPr>
          <w:tab/>
          <w:fldChar w:fldCharType="begin"/>
          <w:instrText xml:space="preserve"> PAGEREF _Toc235572502 \h </w:instrText>
          <w:fldChar w:fldCharType="separate"/>
          <w:t>74</w:t>
          <w:fldChar w:fldCharType="end"/>
        </w:r>
      </w:hyperlink>
    </w:p>
    <w:p w14:paraId="4F3377DB" w14:textId="761AF43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3" w:history="1">
        <w:r>
          <w:rPr>
            <w:rStyle w:val="Hyperlink"/>
            <w:noProof/>
          </w:rPr>
          <w:t>Table 4.2 Full enumeration versus the sparse evolving base</w:t>
        </w:r>
        <w:r>
          <w:rPr>
            <w:noProof/>
            <w:webHidden/>
          </w:rPr>
          <w:tab/>
          <w:fldChar w:fldCharType="begin"/>
          <w:instrText xml:space="preserve"> PAGEREF _Toc235572503 \h </w:instrText>
          <w:fldChar w:fldCharType="separate"/>
          <w:t>87</w:t>
          <w:fldChar w:fldCharType="end"/>
        </w:r>
      </w:hyperlink>
    </w:p>
    <w:p w14:paraId="0489F324" w14:textId="2B76EBE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4" w:history="1">
        <w:r>
          <w:rPr>
            <w:rStyle w:val="Hyperlink"/>
            <w:noProof/>
          </w:rPr>
          <w:t>Table 4.3 Designated mapping between decision concepts and intervention types</w:t>
        </w:r>
        <w:r>
          <w:rPr>
            <w:noProof/>
            <w:webHidden/>
          </w:rPr>
          <w:tab/>
          <w:fldChar w:fldCharType="begin"/>
          <w:instrText xml:space="preserve"> PAGEREF _Toc235572504 \h </w:instrText>
          <w:fldChar w:fldCharType="separate"/>
          <w:t>87</w:t>
          <w:fldChar w:fldCharType="end"/>
        </w:r>
      </w:hyperlink>
    </w:p>
    <w:p w14:paraId="3B4152BE" w14:textId="52E81AC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5" w:history="1">
        <w:r>
          <w:rPr>
            <w:rStyle w:val="Hyperlink"/>
            <w:noProof/>
          </w:rPr>
          <w:t>Table 4.4 The two acceptance tests and the consequence of failure.</w:t>
        </w:r>
        <w:r>
          <w:rPr>
            <w:noProof/>
            <w:webHidden/>
          </w:rPr>
          <w:tab/>
          <w:fldChar w:fldCharType="begin"/>
          <w:instrText xml:space="preserve"> PAGEREF _Toc235572505 \h </w:instrText>
          <w:fldChar w:fldCharType="separate"/>
          <w:t>92</w:t>
          <w:fldChar w:fldCharType="end"/>
        </w:r>
      </w:hyperlink>
    </w:p>
    <w:p w14:paraId="5410125F" w14:textId="49E20FE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6" w:history="1">
        <w:r>
          <w:rPr>
            <w:rStyle w:val="Hyperlink"/>
            <w:noProof/>
          </w:rPr>
          <w:t>Table 5.1 Evaluation criteria for wildfire DSS</w:t>
        </w:r>
        <w:r>
          <w:rPr>
            <w:noProof/>
            <w:webHidden/>
          </w:rPr>
          <w:tab/>
          <w:fldChar w:fldCharType="begin"/>
          <w:instrText xml:space="preserve"> PAGEREF _Toc235572506 \h </w:instrText>
          <w:fldChar w:fldCharType="separate"/>
          <w:t>110</w:t>
          <w:fldChar w:fldCharType="end"/>
        </w:r>
      </w:hyperlink>
    </w:p>
    <w:p w14:paraId="079DAE11" w14:textId="41D0DC7B"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7" w:history="1">
        <w:r>
          <w:rPr>
            <w:rStyle w:val="Hyperlink"/>
            <w:noProof/>
          </w:rPr>
          <w:t>Table 5.2 Simulation and decision parameters of all experiments</w:t>
        </w:r>
        <w:r>
          <w:rPr>
            <w:noProof/>
            <w:webHidden/>
          </w:rPr>
          <w:tab/>
          <w:fldChar w:fldCharType="begin"/>
          <w:instrText xml:space="preserve"> PAGEREF _Toc235572507 \h </w:instrText>
          <w:fldChar w:fldCharType="separate"/>
          <w:t>112</w:t>
          <w:fldChar w:fldCharType="end"/>
        </w:r>
      </w:hyperlink>
    </w:p>
    <w:p w14:paraId="472B76B3" w14:textId="1D91161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8" w:history="1">
        <w:r>
          <w:rPr>
            <w:rStyle w:val="Hyperlink"/>
            <w:noProof/>
          </w:rPr>
          <w:t>Table 5.3 Environment and decision layer assumptions</w:t>
        </w:r>
        <w:r>
          <w:rPr>
            <w:noProof/>
            <w:webHidden/>
          </w:rPr>
          <w:tab/>
          <w:fldChar w:fldCharType="begin"/>
          <w:instrText xml:space="preserve"> PAGEREF _Toc235572508 \h </w:instrText>
          <w:fldChar w:fldCharType="separate"/>
          <w:t>113</w:t>
          <w:fldChar w:fldCharType="end"/>
        </w:r>
      </w:hyperlink>
    </w:p>
    <w:p w14:paraId="69759787" w14:textId="02689B1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09" w:history="1">
        <w:r>
          <w:rPr>
            <w:rStyle w:val="Hyperlink"/>
            <w:noProof/>
          </w:rPr>
          <w:t>Table 5.4 Historical validation cases and their configuration</w:t>
        </w:r>
        <w:r>
          <w:rPr>
            <w:noProof/>
            <w:webHidden/>
          </w:rPr>
          <w:tab/>
          <w:fldChar w:fldCharType="begin"/>
          <w:instrText xml:space="preserve"> PAGEREF _Toc235572509 \h </w:instrText>
          <w:fldChar w:fldCharType="separate"/>
          <w:t>114</w:t>
          <w:fldChar w:fldCharType="end"/>
        </w:r>
      </w:hyperlink>
    </w:p>
    <w:p w14:paraId="5F430276" w14:textId="15222EB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0" w:history="1">
        <w:r>
          <w:rPr>
            <w:rStyle w:val="Hyperlink"/>
            <w:noProof/>
          </w:rPr>
          <w:t>Table 5.5 Hindcast agreement metrics per historical case (mean over stochastic replicates)</w:t>
        </w:r>
        <w:r>
          <w:rPr>
            <w:noProof/>
            <w:webHidden/>
          </w:rPr>
          <w:tab/>
          <w:fldChar w:fldCharType="begin"/>
          <w:instrText xml:space="preserve"> PAGEREF _Toc235572510 \h </w:instrText>
          <w:fldChar w:fldCharType="separate"/>
          <w:t>117</w:t>
          <w:fldChar w:fldCharType="end"/>
        </w:r>
      </w:hyperlink>
    </w:p>
    <w:p w14:paraId="28C262B4" w14:textId="0A969E7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1" w:history="1">
        <w:r>
          <w:rPr>
            <w:rStyle w:val="Hyperlink"/>
            <w:noProof/>
          </w:rPr>
          <w:t>Table 5.8 Rule-base growth experiment: outcome by arm</w:t>
        </w:r>
        <w:r>
          <w:rPr>
            <w:noProof/>
            <w:webHidden/>
          </w:rPr>
          <w:tab/>
          <w:fldChar w:fldCharType="begin"/>
          <w:instrText xml:space="preserve"> PAGEREF _Toc235572511 \h </w:instrText>
          <w:fldChar w:fldCharType="separate"/>
          <w:t>119</w:t>
          <w:fldChar w:fldCharType="end"/>
        </w:r>
      </w:hyperlink>
    </w:p>
    <w:p w14:paraId="44515434" w14:textId="1235601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2" w:history="1">
        <w:r>
          <w:rPr>
            <w:rStyle w:val="Hyperlink"/>
            <w:noProof/>
          </w:rPr>
          <w:t>Table 5.9 Robustness under degraded observation, with and without confidence gating</w:t>
        </w:r>
        <w:r>
          <w:rPr>
            <w:noProof/>
            <w:webHidden/>
          </w:rPr>
          <w:tab/>
          <w:fldChar w:fldCharType="begin"/>
          <w:instrText xml:space="preserve"> PAGEREF _Toc235572512 \h </w:instrText>
          <w:fldChar w:fldCharType="separate"/>
          <w:t>120</w:t>
          <w:fldChar w:fldCharType="end"/>
        </w:r>
      </w:hyperlink>
    </w:p>
    <w:p w14:paraId="7F182D4C" w14:textId="4C16DD8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3" w:history="1">
        <w:r>
          <w:rPr>
            <w:rStyle w:val="Hyperlink"/>
            <w:noProof/>
          </w:rPr>
          <w:t>Table 5.10 End-to-end use case: with-DSS run versus counterfactual replay</w:t>
        </w:r>
        <w:r>
          <w:rPr>
            <w:noProof/>
            <w:webHidden/>
          </w:rPr>
          <w:tab/>
          <w:fldChar w:fldCharType="begin"/>
          <w:instrText xml:space="preserve"> PAGEREF _Toc235572513 \h </w:instrText>
          <w:fldChar w:fldCharType="separate"/>
          <w:t>121</w:t>
          <w:fldChar w:fldCharType="end"/>
        </w:r>
      </w:hyperlink>
    </w:p>
    <w:p w14:paraId="5D8EB7B7" w14:textId="630504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4" w:history="1">
        <w:r>
          <w:rPr>
            <w:rStyle w:val="Hyperlink"/>
            <w:noProof/>
          </w:rPr>
          <w:t>Table 5.11 Contribution-to-metric summary matrix</w:t>
        </w:r>
        <w:r>
          <w:rPr>
            <w:noProof/>
            <w:webHidden/>
          </w:rPr>
          <w:tab/>
          <w:fldChar w:fldCharType="begin"/>
          <w:instrText xml:space="preserve"> PAGEREF _Toc235572514 \h </w:instrText>
          <w:fldChar w:fldCharType="separate"/>
          <w:t>122</w:t>
          <w:fldChar w:fldCharType="end"/>
        </w:r>
      </w:hyperlink>
    </w:p>
    <w:p w14:paraId="472AD21A" w14:textId="7533307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5" w:history="1">
        <w:r>
          <w:rPr>
            <w:rStyle w:val="Hyperlink"/>
            <w:noProof/>
          </w:rPr>
          <w:t>Table 5.12 Qualitative positioning against published systems</w:t>
        </w:r>
        <w:r>
          <w:rPr>
            <w:noProof/>
            <w:webHidden/>
          </w:rPr>
          <w:tab/>
          <w:fldChar w:fldCharType="begin"/>
          <w:instrText xml:space="preserve"> PAGEREF _Toc235572515 \h </w:instrText>
          <w:fldChar w:fldCharType="separate"/>
          <w:t>124</w:t>
          <w:fldChar w:fldCharType="end"/>
        </w:r>
      </w:hyperlink>
    </w:p>
    <w:p w14:paraId="50CB1B7E" w14:textId="02A459E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6" w:history="1">
        <w:r>
          <w:rPr>
            <w:rStyle w:val="Hyperlink"/>
            <w:noProof/>
          </w:rPr>
          <w:t>Table 5.13 Quantitative benchmark over the common scenario set</w:t>
        </w:r>
        <w:r>
          <w:rPr>
            <w:noProof/>
            <w:webHidden/>
          </w:rPr>
          <w:tab/>
          <w:fldChar w:fldCharType="begin"/>
          <w:instrText xml:space="preserve"> PAGEREF _Toc235572516 \h </w:instrText>
          <w:fldChar w:fldCharType="separate"/>
          <w:t>125</w:t>
          <w:fldChar w:fldCharType="end"/>
        </w:r>
      </w:hyperlink>
    </w:p>
    <w:p w14:paraId="1AEA87C5" w14:textId="34FC25D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7" w:history="1">
        <w:r>
          <w:rPr>
            <w:rStyle w:val="Hyperlink"/>
            <w:noProof/>
          </w:rPr>
          <w:t>Table 5.14 Sensitivity design: swept parameters, defaults, and ranges</w:t>
        </w:r>
        <w:r>
          <w:rPr>
            <w:noProof/>
            <w:webHidden/>
          </w:rPr>
          <w:tab/>
          <w:fldChar w:fldCharType="begin"/>
          <w:instrText xml:space="preserve"> PAGEREF _Toc235572517 \h </w:instrText>
          <w:fldChar w:fldCharType="separate"/>
          <w:t>126</w:t>
          <w:fldChar w:fldCharType="end"/>
        </w:r>
      </w:hyperlink>
    </w:p>
    <w:p w14:paraId="32673F9F" w14:textId="5AD250C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8" w:history="1">
        <w:r>
          <w:rPr>
            <w:rStyle w:val="Hyperlink"/>
            <w:noProof/>
          </w:rPr>
          <w:t>Table 5.15 Sensitivity results: outcome spread per parameter</w:t>
        </w:r>
        <w:r>
          <w:rPr>
            <w:noProof/>
            <w:webHidden/>
          </w:rPr>
          <w:tab/>
          <w:fldChar w:fldCharType="begin"/>
          <w:instrText xml:space="preserve"> PAGEREF _Toc235572518 \h </w:instrText>
          <w:fldChar w:fldCharType="separate"/>
          <w:t>127</w:t>
          <w:fldChar w:fldCharType="end"/>
        </w:r>
      </w:hyperlink>
    </w:p>
    <w:p w14:paraId="3E00934C" w14:textId="6C6BB5B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19" w:history="1">
        <w:r>
          <w:rPr>
            <w:rStyle w:val="Hyperlink"/>
            <w:noProof/>
          </w:rPr>
          <w:t>Table 5.16 Compliance map: evaluation criteria versus evidence</w:t>
        </w:r>
        <w:r>
          <w:rPr>
            <w:noProof/>
            <w:webHidden/>
          </w:rPr>
          <w:tab/>
          <w:fldChar w:fldCharType="begin"/>
          <w:instrText xml:space="preserve"> PAGEREF _Toc235572519 \h </w:instrText>
          <w:fldChar w:fldCharType="separate"/>
          <w:t>128</w:t>
          <w:fldChar w:fldCharType="end"/>
        </w:r>
      </w:hyperlink>
    </w:p>
    <w:p w14:paraId="3202BBD3" w14:textId="22489426" w:rsidR="008E6767" w:rsidRPr="00BA1179" w:rsidRDefault="00D25E3E" w:rsidP="00340A63">
      <w:pPr>
        <w:pStyle w:val="TableofFigures"/>
        <w:tabs>
          <w:tab w:val="right" w:leader="dot" w:pos="8037"/>
        </w:tabs>
        <w:rPr>
          <w:lang w:eastAsia="ja-JP"/>
        </w:rPr>
      </w:pPr>
      <w:r>
        <w:rPr>
          <w:lang w:eastAsia="ja-JP"/>
        </w:rPr>
        <w:fldChar w:fldCharType="end"/>
      </w:r>
      <w:hyperlink w:anchor="TableA1" w:history="1">
        <w:r>
          <w:rPr>
            <w:rStyle w:val="Hyperlink"/>
            <w:color w:val="auto"/>
            <w:u w:val="none"/>
            <w:lang w:eastAsia="ja-JP"/>
          </w:rPr>
          <w:t>Table A.1 Spread rate parameters for each fuel type</w:t>
          <w:tab/>
          <w:fldChar w:fldCharType="begin"/>
          <w:instrText xml:space="preserve"> PAGEREF TableA1 </w:instrText>
          <w:fldChar w:fldCharType="separate"/>
        </w:r>
        <w:r>
          <w:rPr>
            <w:rStyle w:val="Hyperlink"/>
            <w:noProof/>
            <w:color w:val="auto"/>
            <w:u w:val="none"/>
            <w:lang w:eastAsia="ja-JP"/>
          </w:rPr>
          <w:t>145</w:t>
        </w:r>
        <w:r>
          <w:rPr>
            <w:rStyle w:val="Hyperlink"/>
            <w:color w:val="auto"/>
            <w:u w:val="none"/>
            <w:lang w:eastAsia="ja-JP"/>
          </w:rPr>
          <w:fldChar w:fldCharType="end"/>
        </w:r>
      </w:hyperlink>
    </w:p>
    <w:p w14:paraId="23123EE6" w14:textId="4ECE2AE6" w:rsidR="00810F06" w:rsidRPr="00BA1179" w:rsidRDefault="00846321" w:rsidP="00810F06">
      <w:pPr>
        <w:pStyle w:val="TableofFigures"/>
        <w:tabs>
          <w:tab w:val="right" w:leader="dot" w:pos="8037"/>
        </w:tabs>
        <w:rPr>
          <w:rStyle w:val="Hyperlink"/>
          <w:color w:val="auto"/>
          <w:u w:val="none"/>
        </w:rPr>
      </w:pPr>
      <w:hyperlink w:anchor="TableB1" w:history="1">
        <w:r>
          <w:rPr>
            <w:rStyle w:val="Hyperlink"/>
            <w:color w:val="auto"/>
            <w:u w:val="none"/>
          </w:rPr>
          <w:t>Table B.1 Baseline combustion coefficients per fuel type</w:t>
          <w:tab/>
          <w:fldChar w:fldCharType="begin"/>
          <w:instrText xml:space="preserve"> PAGEREF TABLEB1 </w:instrText>
          <w:fldChar w:fldCharType="separate"/>
        </w:r>
        <w:r>
          <w:rPr>
            <w:rStyle w:val="Hyperlink"/>
            <w:noProof/>
            <w:color w:val="auto"/>
            <w:u w:val="none"/>
          </w:rPr>
          <w:t>147</w:t>
        </w:r>
        <w:r>
          <w:rPr>
            <w:rStyle w:val="Hyperlink"/>
            <w:color w:val="auto"/>
            <w:u w:val="none"/>
          </w:rPr>
          <w:fldChar w:fldCharType="end"/>
        </w:r>
      </w:hyperlink>
    </w:p>
    <w:p w14:paraId="62181E4A" w14:textId="3CC06451" w:rsidR="00D5513B" w:rsidRPr="00BA1179" w:rsidRDefault="005A635C" w:rsidP="005A635C">
      <w:pPr>
        <w:pStyle w:val="TableofFigures"/>
        <w:tabs>
          <w:tab w:val="right" w:leader="dot" w:pos="8037"/>
        </w:tabs>
        <w:rPr>
          <w:rStyle w:val="Hyperlink"/>
          <w:color w:val="auto"/>
          <w:u w:val="none"/>
        </w:rPr>
      </w:pPr>
      <w:hyperlink w:anchor="TableB2" w:history="1">
        <w:r>
          <w:rPr>
            <w:rStyle w:val="Hyperlink"/>
            <w:color w:val="auto"/>
            <w:u w:val="none"/>
          </w:rPr>
          <w:t>Table B.2 Suppression mapping calibration parameters</w:t>
          <w:tab/>
          <w:fldChar w:fldCharType="begin"/>
          <w:instrText xml:space="preserve"> PAGEREF TABLEB2 </w:instrText>
          <w:fldChar w:fldCharType="separate"/>
        </w:r>
        <w:r>
          <w:rPr>
            <w:rStyle w:val="Hyperlink"/>
            <w:noProof/>
            <w:color w:val="auto"/>
            <w:u w:val="none"/>
          </w:rPr>
          <w:t>150</w:t>
        </w:r>
        <w:r>
          <w:rPr>
            <w:rStyle w:val="Hyperlink"/>
            <w:color w:val="auto"/>
            <w:u w:val="none"/>
          </w:rPr>
          <w:fldChar w:fldCharType="end"/>
        </w:r>
      </w:hyperlink>
    </w:p>
    <w:p w14:paraId="2D557215" w14:textId="436360EA" w:rsidR="000E1725" w:rsidRPr="00BA1179" w:rsidRDefault="00FB4651" w:rsidP="008D7A5D">
      <w:pPr>
        <w:pStyle w:val="TableofFigures"/>
        <w:tabs>
          <w:tab w:val="right" w:leader="dot" w:pos="8037"/>
        </w:tabs>
      </w:pPr>
      <w:hyperlink w:anchor="TableC1" w:history="1">
        <w:r>
          <w:rPr>
            <w:rStyle w:val="Hyperlink"/>
            <w:color w:val="auto"/>
            <w:u w:val="none"/>
          </w:rPr>
          <w:t>Table C.1 Fire intensity evolution parameters</w:t>
          <w:tab/>
          <w:fldChar w:fldCharType="begin"/>
          <w:instrText xml:space="preserve"> PAGEREF TableC1 </w:instrText>
          <w:fldChar w:fldCharType="separate"/>
        </w:r>
        <w:r>
          <w:rPr>
            <w:rStyle w:val="Hyperlink"/>
            <w:noProof/>
            <w:color w:val="auto"/>
            <w:u w:val="none"/>
          </w:rPr>
          <w:t>151</w:t>
        </w:r>
        <w:r>
          <w:rPr>
            <w:rStyle w:val="Hyperlink"/>
            <w:color w:val="auto"/>
            <w:u w:val="none"/>
          </w:rPr>
          <w:fldChar w:fldCharType="end"/>
        </w:r>
      </w:hyperlink>
    </w:p>
    <w:p w14:paraId="55764DF1" w14:textId="2854558D" w:rsidR="000E1725" w:rsidRPr="00BA1179" w:rsidRDefault="000E1725">
      <w:pPr>
        <w:pStyle w:val="TableofFigures"/>
        <w:tabs>
          <w:tab w:val="right" w:leader="dot" w:pos="8037"/>
        </w:tabs>
      </w:pPr>
      <w:hyperlink w:anchor="TableD1" w:history="1">
        <w:r>
          <w:rPr>
            <w:rStyle w:val="Hyperlink"/>
            <w:color w:val="auto"/>
            <w:u w:val="none"/>
          </w:rPr>
          <w:t>Table D.1 Level 1 to 4 aggregation weights over the previous levels</w:t>
          <w:tab/>
          <w:fldChar w:fldCharType="begin"/>
          <w:instrText xml:space="preserve"> PAGEREF TableD1 </w:instrText>
          <w:fldChar w:fldCharType="separate"/>
        </w:r>
        <w:r>
          <w:rPr>
            <w:rStyle w:val="Hyperlink"/>
            <w:noProof/>
            <w:color w:val="auto"/>
            <w:u w:val="none"/>
          </w:rPr>
          <w:t>153</w:t>
        </w:r>
        <w:r>
          <w:rPr>
            <w:rStyle w:val="Hyperlink"/>
            <w:color w:val="auto"/>
            <w:u w:val="none"/>
          </w:rPr>
          <w:fldChar w:fldCharType="end"/>
        </w:r>
      </w:hyperlink>
    </w:p>
    <w:p w14:paraId="369909B7" w14:textId="6E7B966F" w:rsidR="000E1725" w:rsidRPr="00BA1179" w:rsidRDefault="000E1725">
      <w:pPr>
        <w:pStyle w:val="TableofFigures"/>
        <w:tabs>
          <w:tab w:val="right" w:leader="dot" w:pos="8037"/>
        </w:tabs>
      </w:pPr>
      <w:hyperlink w:anchor="TableD2" w:history="1">
        <w:r>
          <w:rPr>
            <w:rStyle w:val="Hyperlink"/>
            <w:color w:val="auto"/>
            <w:u w:val="none"/>
          </w:rPr>
          <w:t>Table D.2 Parameters of the concept layer</w:t>
          <w:tab/>
          <w:fldChar w:fldCharType="begin"/>
          <w:instrText xml:space="preserve"> PAGEREF TableD2 </w:instrText>
          <w:fldChar w:fldCharType="separate"/>
        </w:r>
        <w:r>
          <w:rPr>
            <w:rStyle w:val="Hyperlink"/>
            <w:noProof/>
            <w:color w:val="auto"/>
            <w:u w:val="none"/>
          </w:rPr>
          <w:t>154</w:t>
        </w:r>
        <w:r>
          <w:rPr>
            <w:rStyle w:val="Hyperlink"/>
            <w:color w:val="auto"/>
            <w:u w:val="none"/>
          </w:rPr>
          <w:fldChar w:fldCharType="end"/>
        </w:r>
      </w:hyperlink>
    </w:p>
    <w:p w14:paraId="2816924A" w14:textId="1D4AC360" w:rsidR="000E1725" w:rsidRPr="00BA1179" w:rsidRDefault="000E1725">
      <w:pPr>
        <w:pStyle w:val="TableofFigures"/>
        <w:tabs>
          <w:tab w:val="right" w:leader="dot" w:pos="8037"/>
        </w:tabs>
      </w:pPr>
      <w:hyperlink w:anchor="TableD3" w:history="1">
        <w:r>
          <w:rPr>
            <w:rStyle w:val="Hyperlink"/>
            <w:color w:val="auto"/>
            <w:u w:val="none"/>
          </w:rPr>
          <w:t>Table D.3 Trapezoidal parameters</w:t>
          <w:tab/>
          <w:fldChar w:fldCharType="begin"/>
          <w:instrText xml:space="preserve"> PAGEREF TableD3 </w:instrText>
          <w:fldChar w:fldCharType="separate"/>
        </w:r>
        <w:r>
          <w:rPr>
            <w:rStyle w:val="Hyperlink"/>
            <w:noProof/>
            <w:color w:val="auto"/>
            <w:u w:val="none"/>
          </w:rPr>
          <w:t>154</w:t>
        </w:r>
        <w:r>
          <w:rPr>
            <w:rStyle w:val="Hyperlink"/>
            <w:color w:val="auto"/>
            <w:u w:val="none"/>
          </w:rPr>
          <w:fldChar w:fldCharType="end"/>
        </w:r>
      </w:hyperlink>
    </w:p>
    <w:p w14:paraId="04F6EE70" w14:textId="2F5F1068" w:rsidR="000E1725" w:rsidRPr="00BA1179" w:rsidRDefault="000E1725">
      <w:pPr>
        <w:pStyle w:val="TableofFigures"/>
        <w:tabs>
          <w:tab w:val="right" w:leader="dot" w:pos="8037"/>
        </w:tabs>
      </w:pPr>
      <w:hyperlink w:anchor="TableE1" w:history="1">
        <w:r>
          <w:rPr>
            <w:rStyle w:val="Hyperlink"/>
            <w:color w:val="auto"/>
            <w:u w:val="none"/>
          </w:rPr>
          <w:t>Table E.1 Representative decision rules by operational regime</w:t>
          <w:tab/>
          <w:fldChar w:fldCharType="begin"/>
          <w:instrText xml:space="preserve"> PAGEREF TableE1 </w:instrText>
          <w:fldChar w:fldCharType="separate"/>
        </w:r>
        <w:r>
          <w:rPr>
            <w:rStyle w:val="Hyperlink"/>
            <w:noProof/>
            <w:color w:val="auto"/>
            <w:u w:val="none"/>
          </w:rPr>
          <w:t>158</w:t>
        </w:r>
        <w:r>
          <w:rPr>
            <w:rStyle w:val="Hyperlink"/>
            <w:color w:val="auto"/>
            <w:u w:val="none"/>
          </w:rPr>
          <w:fldChar w:fldCharType="end"/>
        </w:r>
      </w:hyperlink>
    </w:p>
    <w:p w14:paraId="7F2C6668" w14:textId="77777777" w:rsidR="00D5513B" w:rsidRPr="00BA1179" w:rsidRDefault="00D5513B"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5572408"/>
      <w:r>
        <w:rPr>
          <w:lang w:val="en-US"/>
        </w:rPr>
        <w:lastRenderedPageBreak/>
        <w:t>LIST OF FIGURES</w:t>
      </w:r>
      <w:bookmarkEnd w:id="20"/>
    </w:p>
    <w:p w14:paraId="583C7776" w14:textId="54ABBA2E" w:rsidR="00AA2DC8"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Pr>
          <w:rFonts w:cs="Times New Roman"/>
          <w:szCs w:val="24"/>
        </w:rPr>
        <w:fldChar w:fldCharType="begin"/>
        <w:instrText xml:space="preserve"> TOC \h \z \c "Figure" </w:instrText>
        <w:fldChar w:fldCharType="separate"/>
      </w:r>
      <w:hyperlink w:anchor="_Toc235572520" w:history="1">
        <w:r>
          <w:rPr>
            <w:rStyle w:val="Hyperlink"/>
            <w:noProof/>
          </w:rPr>
          <w:t>Figure 1.1 Global trend in reported natural disasters, 1900 to 2022</w:t>
        </w:r>
        <w:r>
          <w:rPr>
            <w:noProof/>
            <w:webHidden/>
          </w:rPr>
          <w:tab/>
          <w:fldChar w:fldCharType="begin"/>
          <w:instrText xml:space="preserve"> PAGEREF _Toc235572520 \h </w:instrText>
          <w:fldChar w:fldCharType="separate"/>
          <w:t>2</w:t>
          <w:fldChar w:fldCharType="end"/>
        </w:r>
      </w:hyperlink>
    </w:p>
    <w:p w14:paraId="22BFC79B" w14:textId="675E71C4"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1" w:history="1">
        <w:r>
          <w:rPr>
            <w:rStyle w:val="Hyperlink"/>
            <w:noProof/>
          </w:rPr>
          <w:t>Figure 1.2 Research question, hypothesis, gaps and contributions</w:t>
        </w:r>
        <w:r>
          <w:rPr>
            <w:noProof/>
            <w:webHidden/>
          </w:rPr>
          <w:tab/>
          <w:fldChar w:fldCharType="begin"/>
          <w:instrText xml:space="preserve"> PAGEREF _Toc235572521 \h </w:instrText>
          <w:fldChar w:fldCharType="separate"/>
          <w:t>12</w:t>
          <w:fldChar w:fldCharType="end"/>
        </w:r>
      </w:hyperlink>
    </w:p>
    <w:p w14:paraId="325941B4" w14:textId="7165EF0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2" w:history="1">
        <w:r>
          <w:rPr>
            <w:rStyle w:val="Hyperlink"/>
            <w:noProof/>
          </w:rPr>
          <w:t>Figure 2.1 Coupling between fire behavior, the grid state, and the decision layer</w:t>
        </w:r>
        <w:r>
          <w:rPr>
            <w:noProof/>
            <w:webHidden/>
          </w:rPr>
          <w:tab/>
          <w:fldChar w:fldCharType="begin"/>
          <w:instrText xml:space="preserve"> PAGEREF _Toc235572522 \h </w:instrText>
          <w:fldChar w:fldCharType="separate"/>
          <w:t>18</w:t>
          <w:fldChar w:fldCharType="end"/>
        </w:r>
      </w:hyperlink>
    </w:p>
    <w:p w14:paraId="253A594E" w14:textId="275E054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3" w:history="1">
        <w:r>
          <w:rPr>
            <w:rStyle w:val="Hyperlink"/>
            <w:noProof/>
          </w:rPr>
          <w:t>Figure 2.2 Information flow in centralized and distributed DSS architectures</w:t>
        </w:r>
        <w:r>
          <w:rPr>
            <w:noProof/>
            <w:webHidden/>
          </w:rPr>
          <w:tab/>
          <w:fldChar w:fldCharType="begin"/>
          <w:instrText xml:space="preserve"> PAGEREF _Toc235572523 \h </w:instrText>
          <w:fldChar w:fldCharType="separate"/>
          <w:t>22</w:t>
          <w:fldChar w:fldCharType="end"/>
        </w:r>
      </w:hyperlink>
    </w:p>
    <w:p w14:paraId="4A80C0AE" w14:textId="1CC47DB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4" w:history="1">
        <w:r>
          <w:rPr>
            <w:rStyle w:val="Hyperlink"/>
            <w:noProof/>
          </w:rPr>
          <w:t>Figure 2.3 Five-term trapezoidal membership partition with an example reading</w:t>
        </w:r>
        <w:r>
          <w:rPr>
            <w:noProof/>
            <w:webHidden/>
          </w:rPr>
          <w:tab/>
          <w:fldChar w:fldCharType="begin"/>
          <w:instrText xml:space="preserve"> PAGEREF _Toc235572524 \h </w:instrText>
          <w:fldChar w:fldCharType="separate"/>
          <w:t>27</w:t>
          <w:fldChar w:fldCharType="end"/>
        </w:r>
      </w:hyperlink>
    </w:p>
    <w:p w14:paraId="486CA7A8" w14:textId="3241D70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5" w:history="1">
        <w:r>
          <w:rPr>
            <w:rStyle w:val="Hyperlink"/>
            <w:noProof/>
          </w:rPr>
          <w:t>Figure 2.4 Mamdani and zero-order Takagi-Sugeno inference pipelines</w:t>
        </w:r>
        <w:r>
          <w:rPr>
            <w:noProof/>
            <w:webHidden/>
          </w:rPr>
          <w:tab/>
          <w:fldChar w:fldCharType="begin"/>
          <w:instrText xml:space="preserve"> PAGEREF _Toc235572525 \h </w:instrText>
          <w:fldChar w:fldCharType="separate"/>
          <w:t>30</w:t>
          <w:fldChar w:fldCharType="end"/>
        </w:r>
      </w:hyperlink>
    </w:p>
    <w:p w14:paraId="0B68A6B6" w14:textId="20FA1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6" w:history="1">
        <w:r>
          <w:rPr>
            <w:rStyle w:val="Hyperlink"/>
            <w:noProof/>
          </w:rPr>
          <w:t>Figure 2.5 Staged adaptation loop with generative proposal and verification</w:t>
        </w:r>
        <w:r>
          <w:rPr>
            <w:noProof/>
            <w:webHidden/>
          </w:rPr>
          <w:tab/>
          <w:fldChar w:fldCharType="begin"/>
          <w:instrText xml:space="preserve"> PAGEREF _Toc235572526 \h </w:instrText>
          <w:fldChar w:fldCharType="separate"/>
          <w:t>43</w:t>
          <w:fldChar w:fldCharType="end"/>
        </w:r>
      </w:hyperlink>
    </w:p>
    <w:p w14:paraId="48D03CF4" w14:textId="239E176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7" w:history="1">
        <w:r>
          <w:rPr>
            <w:rStyle w:val="Hyperlink"/>
            <w:noProof/>
          </w:rPr>
          <w:t>Figure 3.1 DisasterAware system block diagram (simulation focused)</w:t>
        </w:r>
        <w:r>
          <w:rPr>
            <w:noProof/>
            <w:webHidden/>
          </w:rPr>
          <w:tab/>
          <w:fldChar w:fldCharType="begin"/>
          <w:instrText xml:space="preserve"> PAGEREF _Toc235572527 \h </w:instrText>
          <w:fldChar w:fldCharType="separate"/>
          <w:t>47</w:t>
          <w:fldChar w:fldCharType="end"/>
        </w:r>
      </w:hyperlink>
    </w:p>
    <w:p w14:paraId="77BF3640" w14:textId="65A5E5A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8" w:history="1">
        <w:r>
          <w:rPr>
            <w:rStyle w:val="Hyperlink"/>
            <w:noProof/>
          </w:rPr>
          <w:t>Figure 3.2 Grid domain representation and per-cell state structure</w:t>
        </w:r>
        <w:r>
          <w:rPr>
            <w:noProof/>
            <w:webHidden/>
          </w:rPr>
          <w:tab/>
          <w:fldChar w:fldCharType="begin"/>
          <w:instrText xml:space="preserve"> PAGEREF _Toc235572528 \h </w:instrText>
          <w:fldChar w:fldCharType="separate"/>
          <w:t>58</w:t>
          <w:fldChar w:fldCharType="end"/>
        </w:r>
      </w:hyperlink>
    </w:p>
    <w:p w14:paraId="7D913EBD" w14:textId="350E1A9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29" w:history="1">
        <w:r>
          <w:rPr>
            <w:rStyle w:val="Hyperlink"/>
            <w:noProof/>
          </w:rPr>
          <w:t>Figure 3.3 State transition block diagram</w:t>
        </w:r>
        <w:r>
          <w:rPr>
            <w:noProof/>
            <w:webHidden/>
          </w:rPr>
          <w:tab/>
          <w:fldChar w:fldCharType="begin"/>
          <w:instrText xml:space="preserve"> PAGEREF _Toc235572529 \h </w:instrText>
          <w:fldChar w:fldCharType="separate"/>
          <w:t>59</w:t>
          <w:fldChar w:fldCharType="end"/>
        </w:r>
      </w:hyperlink>
    </w:p>
    <w:p w14:paraId="4820E4DA" w14:textId="5A8F8BFF"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0" w:history="1">
        <w:r>
          <w:rPr>
            <w:rStyle w:val="Hyperlink"/>
            <w:noProof/>
          </w:rPr>
          <w:t>Figure 3.4 Wind-dependent directional propagation into target cell</w:t>
        </w:r>
        <w:r>
          <w:rPr>
            <w:noProof/>
            <w:webHidden/>
          </w:rPr>
          <w:tab/>
          <w:fldChar w:fldCharType="begin"/>
          <w:instrText xml:space="preserve"> PAGEREF _Toc235572530 \h </w:instrText>
          <w:fldChar w:fldCharType="separate"/>
          <w:t>61</w:t>
          <w:fldChar w:fldCharType="end"/>
        </w:r>
      </w:hyperlink>
    </w:p>
    <w:p w14:paraId="30F85357" w14:textId="5A1FCFD6"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1" w:history="1">
        <w:r>
          <w:rPr>
            <w:rStyle w:val="Hyperlink"/>
            <w:noProof/>
          </w:rPr>
          <w:t>Figure 3.5 DSS Simulation Core Interface</w:t>
        </w:r>
        <w:r>
          <w:rPr>
            <w:noProof/>
            <w:webHidden/>
          </w:rPr>
          <w:tab/>
          <w:fldChar w:fldCharType="begin"/>
          <w:instrText xml:space="preserve"> PAGEREF _Toc235572531 \h </w:instrText>
          <w:fldChar w:fldCharType="separate"/>
          <w:t>69</w:t>
          <w:fldChar w:fldCharType="end"/>
        </w:r>
      </w:hyperlink>
    </w:p>
    <w:p w14:paraId="41A209C5" w14:textId="57287485"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2" w:history="1">
        <w:r>
          <w:rPr>
            <w:rStyle w:val="Hyperlink"/>
            <w:noProof/>
          </w:rPr>
          <w:t>Figure 4.1 DisasterAware system block diagram (DSS focused)</w:t>
        </w:r>
        <w:r>
          <w:rPr>
            <w:noProof/>
            <w:webHidden/>
          </w:rPr>
          <w:tab/>
          <w:fldChar w:fldCharType="begin"/>
          <w:instrText xml:space="preserve"> PAGEREF _Toc235572532 \h </w:instrText>
          <w:fldChar w:fldCharType="separate"/>
          <w:t>72</w:t>
          <w:fldChar w:fldCharType="end"/>
        </w:r>
      </w:hyperlink>
    </w:p>
    <w:p w14:paraId="005DAA41" w14:textId="2FD2A10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3" w:history="1">
        <w:r>
          <w:rPr>
            <w:rStyle w:val="Hyperlink"/>
            <w:noProof/>
          </w:rPr>
          <w:t>Figure 4.2 Feature-concept hierarchy</w:t>
        </w:r>
        <w:r>
          <w:rPr>
            <w:noProof/>
            <w:webHidden/>
          </w:rPr>
          <w:tab/>
          <w:fldChar w:fldCharType="begin"/>
          <w:instrText xml:space="preserve"> PAGEREF _Toc235572533 \h </w:instrText>
          <w:fldChar w:fldCharType="separate"/>
          <w:t>77</w:t>
          <w:fldChar w:fldCharType="end"/>
        </w:r>
      </w:hyperlink>
    </w:p>
    <w:p w14:paraId="2459315E" w14:textId="0F6BBC1C"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4" w:history="1">
        <w:r>
          <w:rPr>
            <w:rStyle w:val="Hyperlink"/>
            <w:noProof/>
          </w:rPr>
          <w:t>Figure 4.3 Hierarchical concept activation example.</w:t>
        </w:r>
        <w:r>
          <w:rPr>
            <w:noProof/>
            <w:webHidden/>
          </w:rPr>
          <w:tab/>
          <w:fldChar w:fldCharType="begin"/>
          <w:instrText xml:space="preserve"> PAGEREF _Toc235572534 \h </w:instrText>
          <w:fldChar w:fldCharType="separate"/>
          <w:t>79</w:t>
          <w:fldChar w:fldCharType="end"/>
        </w:r>
      </w:hyperlink>
    </w:p>
    <w:p w14:paraId="0CC7AE02" w14:textId="5B8140C9"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5" w:history="1">
        <w:r>
          <w:rPr>
            <w:rStyle w:val="Hyperlink"/>
            <w:noProof/>
          </w:rPr>
          <w:t>Figure 4.4 Confidence gating (a) persistence decay (b)</w:t>
        </w:r>
        <w:r>
          <w:rPr>
            <w:noProof/>
            <w:webHidden/>
          </w:rPr>
          <w:tab/>
          <w:fldChar w:fldCharType="begin"/>
          <w:instrText xml:space="preserve"> PAGEREF _Toc235572535 \h </w:instrText>
          <w:fldChar w:fldCharType="separate"/>
          <w:t>80</w:t>
          <w:fldChar w:fldCharType="end"/>
        </w:r>
      </w:hyperlink>
    </w:p>
    <w:p w14:paraId="636B2FD5" w14:textId="6229810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6" w:history="1">
        <w:r>
          <w:rPr>
            <w:rStyle w:val="Hyperlink"/>
            <w:noProof/>
          </w:rPr>
          <w:t>Figure 4.5 Layer 4 decision and adaptation flow</w:t>
        </w:r>
        <w:r>
          <w:rPr>
            <w:noProof/>
            <w:webHidden/>
          </w:rPr>
          <w:tab/>
          <w:fldChar w:fldCharType="begin"/>
          <w:instrText xml:space="preserve"> PAGEREF _Toc235572536 \h </w:instrText>
          <w:fldChar w:fldCharType="separate"/>
          <w:t>81</w:t>
          <w:fldChar w:fldCharType="end"/>
        </w:r>
      </w:hyperlink>
    </w:p>
    <w:p w14:paraId="2216E58F" w14:textId="52282AF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7" w:history="1">
        <w:r>
          <w:rPr>
            <w:rStyle w:val="Hyperlink"/>
            <w:noProof/>
          </w:rPr>
          <w:t>Figure 4.6 Consequent step and boundary shift</w:t>
        </w:r>
        <w:r>
          <w:rPr>
            <w:noProof/>
            <w:webHidden/>
          </w:rPr>
          <w:tab/>
          <w:fldChar w:fldCharType="begin"/>
          <w:instrText xml:space="preserve"> PAGEREF _Toc235572537 \h </w:instrText>
          <w:fldChar w:fldCharType="separate"/>
          <w:t>95</w:t>
          <w:fldChar w:fldCharType="end"/>
        </w:r>
      </w:hyperlink>
    </w:p>
    <w:p w14:paraId="637156FE" w14:textId="0CB705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8" w:history="1">
        <w:r>
          <w:rPr>
            <w:rStyle w:val="Hyperlink"/>
            <w:noProof/>
          </w:rPr>
          <w:t>Figure 4.7 Resolution increase, rule instantiation and term insertion</w:t>
        </w:r>
        <w:r>
          <w:rPr>
            <w:noProof/>
            <w:webHidden/>
          </w:rPr>
          <w:tab/>
          <w:fldChar w:fldCharType="begin"/>
          <w:instrText xml:space="preserve"> PAGEREF _Toc235572538 \h </w:instrText>
          <w:fldChar w:fldCharType="separate"/>
          <w:t>96</w:t>
          <w:fldChar w:fldCharType="end"/>
        </w:r>
      </w:hyperlink>
    </w:p>
    <w:p w14:paraId="0E234962" w14:textId="3EF9F413"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39" w:history="1">
        <w:r>
          <w:rPr>
            <w:rStyle w:val="Hyperlink"/>
            <w:noProof/>
          </w:rPr>
          <w:t>Figure 4.8 Generative proposal and the verification gates</w:t>
        </w:r>
        <w:r>
          <w:rPr>
            <w:noProof/>
            <w:webHidden/>
          </w:rPr>
          <w:tab/>
          <w:fldChar w:fldCharType="begin"/>
          <w:instrText xml:space="preserve"> PAGEREF _Toc235572539 \h </w:instrText>
          <w:fldChar w:fldCharType="separate"/>
          <w:t>97</w:t>
          <w:fldChar w:fldCharType="end"/>
        </w:r>
      </w:hyperlink>
    </w:p>
    <w:p w14:paraId="7AC2F8C8" w14:textId="4C70FFE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0" w:history="1">
        <w:r>
          <w:rPr>
            <w:rStyle w:val="Hyperlink"/>
            <w:noProof/>
          </w:rPr>
          <w:t>Figure 4.9 Package objects: (a) macro intervention and (b) intermediate concept</w:t>
        </w:r>
        <w:r>
          <w:rPr>
            <w:noProof/>
            <w:webHidden/>
          </w:rPr>
          <w:tab/>
          <w:fldChar w:fldCharType="begin"/>
          <w:instrText xml:space="preserve"> PAGEREF _Toc235572540 \h </w:instrText>
          <w:fldChar w:fldCharType="separate"/>
          <w:t>99</w:t>
          <w:fldChar w:fldCharType="end"/>
        </w:r>
      </w:hyperlink>
    </w:p>
    <w:p w14:paraId="24CF1C1A" w14:textId="373BAB1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1" w:history="1">
        <w:r>
          <w:rPr>
            <w:rStyle w:val="Hyperlink"/>
            <w:noProof/>
          </w:rPr>
          <w:t>Figure 4.10 Local decision and graduated fail-safe</w:t>
        </w:r>
        <w:r>
          <w:rPr>
            <w:noProof/>
            <w:webHidden/>
          </w:rPr>
          <w:tab/>
          <w:fldChar w:fldCharType="begin"/>
          <w:instrText xml:space="preserve"> PAGEREF _Toc235572541 \h </w:instrText>
          <w:fldChar w:fldCharType="separate"/>
          <w:t>104</w:t>
          <w:fldChar w:fldCharType="end"/>
        </w:r>
      </w:hyperlink>
    </w:p>
    <w:p w14:paraId="3875C645" w14:textId="691E908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2" w:history="1">
        <w:r>
          <w:rPr>
            <w:rStyle w:val="Hyperlink"/>
            <w:noProof/>
          </w:rPr>
          <w:t>Figure 4.11 Global coordination and the no-harm fail-safe</w:t>
        </w:r>
        <w:r>
          <w:rPr>
            <w:noProof/>
            <w:webHidden/>
          </w:rPr>
          <w:tab/>
          <w:fldChar w:fldCharType="begin"/>
          <w:instrText xml:space="preserve"> PAGEREF _Toc235572542 \h </w:instrText>
          <w:fldChar w:fldCharType="separate"/>
          <w:t>106</w:t>
          <w:fldChar w:fldCharType="end"/>
        </w:r>
      </w:hyperlink>
    </w:p>
    <w:p w14:paraId="19442115" w14:textId="7C9EDBC2"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3" w:history="1">
        <w:r>
          <w:rPr>
            <w:rStyle w:val="Hyperlink"/>
            <w:noProof/>
          </w:rPr>
          <w:t>Figure 4.12 Example of local decisions, global coordination, and the fail-safe</w:t>
        </w:r>
        <w:r>
          <w:rPr>
            <w:noProof/>
            <w:webHidden/>
          </w:rPr>
          <w:tab/>
          <w:fldChar w:fldCharType="begin"/>
          <w:instrText xml:space="preserve"> PAGEREF _Toc235572543 \h </w:instrText>
          <w:fldChar w:fldCharType="separate"/>
          <w:t>107</w:t>
          <w:fldChar w:fldCharType="end"/>
        </w:r>
      </w:hyperlink>
    </w:p>
    <w:p w14:paraId="65B5D833" w14:textId="3F16CFD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4" w:history="1">
        <w:r>
          <w:rPr>
            <w:rStyle w:val="Hyperlink"/>
            <w:noProof/>
          </w:rPr>
          <w:t>Figure 5.1 Agreement maps for the historical hindcasts (Green: Correctly predicted burn, Red: Simulated only, Blue: observed only, Yellow: Ignition)</w:t>
        </w:r>
        <w:r>
          <w:rPr>
            <w:noProof/>
            <w:webHidden/>
          </w:rPr>
          <w:tab/>
          <w:fldChar w:fldCharType="begin"/>
          <w:instrText xml:space="preserve"> PAGEREF _Toc235572544 \h </w:instrText>
          <w:fldChar w:fldCharType="separate"/>
          <w:t>117</w:t>
          <w:fldChar w:fldCharType="end"/>
        </w:r>
      </w:hyperlink>
    </w:p>
    <w:p w14:paraId="0C3417DD" w14:textId="0DD47A27"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5" w:history="1">
        <w:r>
          <w:rPr>
            <w:rStyle w:val="Hyperlink"/>
            <w:noProof/>
          </w:rPr>
          <w:t>Figure 5.6 Per-episode physical cost by arm: thin static, thin adaptive, full doctrine</w:t>
        </w:r>
        <w:r>
          <w:rPr>
            <w:noProof/>
            <w:webHidden/>
          </w:rPr>
          <w:tab/>
          <w:fldChar w:fldCharType="begin"/>
          <w:instrText xml:space="preserve"> PAGEREF _Toc235572545 \h </w:instrText>
          <w:fldChar w:fldCharType="separate"/>
          <w:t>119</w:t>
          <w:fldChar w:fldCharType="end"/>
        </w:r>
      </w:hyperlink>
    </w:p>
    <w:p w14:paraId="45842C03" w14:textId="6F982990"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6" w:history="1">
        <w:r>
          <w:rPr>
            <w:rStyle w:val="Hyperlink"/>
            <w:noProof/>
          </w:rPr>
          <w:t>Figure 5.7 Rule count and coverage across episodes for the adaptive arm</w:t>
        </w:r>
        <w:r>
          <w:rPr>
            <w:noProof/>
            <w:webHidden/>
          </w:rPr>
          <w:tab/>
          <w:fldChar w:fldCharType="begin"/>
          <w:instrText xml:space="preserve"> PAGEREF _Toc235572546 \h </w:instrText>
          <w:fldChar w:fldCharType="separate"/>
          <w:t>119</w:t>
          <w:fldChar w:fldCharType="end"/>
        </w:r>
      </w:hyperlink>
    </w:p>
    <w:p w14:paraId="7A9947CD" w14:textId="20E4B70D"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7" w:history="1">
        <w:r>
          <w:rPr>
            <w:rStyle w:val="Hyperlink"/>
            <w:noProof/>
          </w:rPr>
          <w:t>Figure 5.8 Physical cost and decision quality versus observation degradation, with and without gating</w:t>
        </w:r>
        <w:r>
          <w:rPr>
            <w:noProof/>
            <w:webHidden/>
          </w:rPr>
          <w:tab/>
          <w:fldChar w:fldCharType="begin"/>
          <w:instrText xml:space="preserve"> PAGEREF _Toc235572547 \h </w:instrText>
          <w:fldChar w:fldCharType="separate"/>
          <w:t>120</w:t>
          <w:fldChar w:fldCharType="end"/>
        </w:r>
      </w:hyperlink>
    </w:p>
    <w:p w14:paraId="65648612" w14:textId="57AA65CE"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8" w:history="1">
        <w:r>
          <w:rPr>
            <w:rStyle w:val="Hyperlink"/>
            <w:noProof/>
          </w:rPr>
          <w:t>Figure 5.9 Burned-area evolution with DSS and in the counterfactual replay of the identical fire history</w:t>
        </w:r>
        <w:r>
          <w:rPr>
            <w:noProof/>
            <w:webHidden/>
          </w:rPr>
          <w:tab/>
          <w:fldChar w:fldCharType="begin"/>
          <w:instrText xml:space="preserve"> PAGEREF _Toc235572548 \h </w:instrText>
          <w:fldChar w:fldCharType="separate"/>
          <w:t>121</w:t>
          <w:fldChar w:fldCharType="end"/>
        </w:r>
      </w:hyperlink>
    </w:p>
    <w:p w14:paraId="5C785174" w14:textId="7553BC3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49" w:history="1">
        <w:r>
          <w:rPr>
            <w:rStyle w:val="Hyperlink"/>
            <w:noProof/>
          </w:rPr>
          <w:t>Figure 5.10 Benchmark comparison across methods and metrics</w:t>
        </w:r>
        <w:r>
          <w:rPr>
            <w:noProof/>
            <w:webHidden/>
          </w:rPr>
          <w:tab/>
          <w:fldChar w:fldCharType="begin"/>
          <w:instrText xml:space="preserve"> PAGEREF _Toc235572549 \h </w:instrText>
          <w:fldChar w:fldCharType="separate"/>
          <w:t>125</w:t>
          <w:fldChar w:fldCharType="end"/>
        </w:r>
      </w:hyperlink>
    </w:p>
    <w:p w14:paraId="0ED9C515" w14:textId="5FF42ABA"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0" w:history="1">
        <w:r>
          <w:rPr>
            <w:rStyle w:val="Hyperlink"/>
            <w:noProof/>
          </w:rPr>
          <w:t>Figure 5.11 Tornado ranking: spread of the physical cost induced by each parameter sweep</w:t>
        </w:r>
        <w:r>
          <w:rPr>
            <w:noProof/>
            <w:webHidden/>
          </w:rPr>
          <w:tab/>
          <w:fldChar w:fldCharType="begin"/>
          <w:instrText xml:space="preserve"> PAGEREF _Toc235572550 \h </w:instrText>
          <w:fldChar w:fldCharType="separate"/>
          <w:t>127</w:t>
          <w:fldChar w:fldCharType="end"/>
        </w:r>
      </w:hyperlink>
    </w:p>
    <w:p w14:paraId="536A665B" w14:textId="7411DCF1" w:rsidR="00AA2DC8" w:rsidRDefault="00AA2DC8">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5572551" w:history="1">
        <w:r>
          <w:rPr>
            <w:rStyle w:val="Hyperlink"/>
            <w:noProof/>
          </w:rPr>
          <w:t>Figure 5.12 Response of the physical cost to each swept parameter (one-at-a-time)</w:t>
        </w:r>
        <w:r>
          <w:rPr>
            <w:noProof/>
            <w:webHidden/>
          </w:rPr>
          <w:tab/>
          <w:fldChar w:fldCharType="begin"/>
          <w:instrText xml:space="preserve"> PAGEREF _Toc235572551 \h </w:instrText>
          <w:fldChar w:fldCharType="separate"/>
          <w:t>127</w:t>
          <w:fldChar w:fldCharType="end"/>
        </w:r>
      </w:hyperlink>
    </w:p>
    <w:p w14:paraId="32252435" w14:textId="33E5A5F3" w:rsidR="008E6767" w:rsidRPr="00BA1179" w:rsidRDefault="00E35A72" w:rsidP="008E6767">
      <w:pPr>
        <w:rPr>
          <w:rFonts w:cs="Times New Roman"/>
          <w:szCs w:val="24"/>
        </w:rPr>
      </w:pPr>
      <w:r>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5572409"/>
      <w:r>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Pr>
                <w:b/>
                <w:bCs/>
              </w:rPr>
              <w:t>AI</w:t>
            </w:r>
          </w:p>
        </w:tc>
        <w:tc>
          <w:tcPr>
            <w:tcW w:w="283" w:type="dxa"/>
          </w:tcPr>
          <w:p w14:paraId="5F95BED6" w14:textId="702D2877" w:rsidR="004849DB" w:rsidRPr="00BA1179" w:rsidRDefault="004849DB" w:rsidP="004849DB">
            <w:pPr>
              <w:pStyle w:val="TableText"/>
            </w:pPr>
            <w:r>
              <w:t>:</w:t>
            </w:r>
          </w:p>
        </w:tc>
        <w:tc>
          <w:tcPr>
            <w:tcW w:w="6508" w:type="dxa"/>
          </w:tcPr>
          <w:p w14:paraId="0EC6EE70" w14:textId="3C05619E" w:rsidR="004849DB" w:rsidRPr="00BA1179" w:rsidRDefault="00DF6B59" w:rsidP="004849DB">
            <w:pPr>
              <w:pStyle w:val="TableText"/>
            </w:pPr>
            <w:r>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Pr>
                <w:b/>
                <w:bCs/>
              </w:rPr>
              <w:t>DEM</w:t>
            </w:r>
          </w:p>
        </w:tc>
        <w:tc>
          <w:tcPr>
            <w:tcW w:w="283" w:type="dxa"/>
          </w:tcPr>
          <w:p w14:paraId="5A1B02B6" w14:textId="77777777" w:rsidR="002408F0" w:rsidRDefault="00000000">
            <w:r>
              <w:t>:</w:t>
            </w:r>
          </w:p>
        </w:tc>
        <w:tc>
          <w:tcPr>
            <w:tcW w:w="6508" w:type="dxa"/>
          </w:tcPr>
          <w:p w14:paraId="5A1B02B7" w14:textId="77777777" w:rsidR="002408F0" w:rsidRDefault="00000000">
            <w:r>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Pr>
                <w:b/>
                <w:bCs/>
              </w:rPr>
              <w:t>CI</w:t>
            </w:r>
          </w:p>
        </w:tc>
        <w:tc>
          <w:tcPr>
            <w:tcW w:w="283" w:type="dxa"/>
          </w:tcPr>
          <w:p w14:paraId="5A1B02B2" w14:textId="77777777" w:rsidR="002408F0" w:rsidRDefault="00000000">
            <w:r>
              <w:t>:</w:t>
            </w:r>
          </w:p>
        </w:tc>
        <w:tc>
          <w:tcPr>
            <w:tcW w:w="6508" w:type="dxa"/>
          </w:tcPr>
          <w:p w14:paraId="5A1B02B3" w14:textId="77777777" w:rsidR="002408F0" w:rsidRDefault="00000000">
            <w:r>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Pr>
                <w:b/>
                <w:bCs/>
              </w:rPr>
              <w:t>DSS</w:t>
            </w:r>
          </w:p>
        </w:tc>
        <w:tc>
          <w:tcPr>
            <w:tcW w:w="283" w:type="dxa"/>
          </w:tcPr>
          <w:p w14:paraId="6C108E3C" w14:textId="70A8B261" w:rsidR="005477EF" w:rsidRPr="00BA1179" w:rsidRDefault="006A3E68" w:rsidP="00624E1A">
            <w:pPr>
              <w:pStyle w:val="TableText"/>
            </w:pPr>
            <w:r>
              <w:t>:</w:t>
            </w:r>
          </w:p>
        </w:tc>
        <w:tc>
          <w:tcPr>
            <w:tcW w:w="6508" w:type="dxa"/>
          </w:tcPr>
          <w:p w14:paraId="522D8084" w14:textId="5B9FC54E" w:rsidR="005477EF" w:rsidRPr="00BA1179" w:rsidRDefault="00DF6B59" w:rsidP="00624E1A">
            <w:pPr>
              <w:pStyle w:val="TableText"/>
            </w:pPr>
            <w:r>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Pr>
                <w:b/>
                <w:bCs/>
              </w:rPr>
              <w:t>FAR</w:t>
            </w:r>
          </w:p>
        </w:tc>
        <w:tc>
          <w:tcPr>
            <w:tcW w:w="283" w:type="dxa"/>
          </w:tcPr>
          <w:p w14:paraId="5A1B02BA" w14:textId="77777777" w:rsidR="002408F0" w:rsidRDefault="00000000">
            <w:r>
              <w:t>:</w:t>
            </w:r>
          </w:p>
        </w:tc>
        <w:tc>
          <w:tcPr>
            <w:tcW w:w="6508" w:type="dxa"/>
          </w:tcPr>
          <w:p w14:paraId="5A1B02BB" w14:textId="77777777" w:rsidR="002408F0" w:rsidRDefault="00000000">
            <w:r>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Pr>
                <w:b/>
                <w:bCs/>
              </w:rPr>
              <w:t>FIS</w:t>
            </w:r>
          </w:p>
        </w:tc>
        <w:tc>
          <w:tcPr>
            <w:tcW w:w="283" w:type="dxa"/>
          </w:tcPr>
          <w:p w14:paraId="578383D6" w14:textId="3EE17EB7" w:rsidR="00D611CA" w:rsidRPr="00BA1179" w:rsidRDefault="00D611CA" w:rsidP="00624E1A">
            <w:pPr>
              <w:pStyle w:val="TableText"/>
            </w:pPr>
            <w:r>
              <w:t>:</w:t>
            </w:r>
          </w:p>
        </w:tc>
        <w:tc>
          <w:tcPr>
            <w:tcW w:w="6508" w:type="dxa"/>
          </w:tcPr>
          <w:p w14:paraId="6B658906" w14:textId="4045935A" w:rsidR="00D611CA" w:rsidRPr="00BA1179" w:rsidRDefault="00DF6B59" w:rsidP="00624E1A">
            <w:pPr>
              <w:pStyle w:val="TableText"/>
            </w:pPr>
            <w:r>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Pr>
                <w:b/>
                <w:bCs/>
              </w:rPr>
              <w:t>GIS</w:t>
            </w:r>
          </w:p>
        </w:tc>
        <w:tc>
          <w:tcPr>
            <w:tcW w:w="283" w:type="dxa"/>
          </w:tcPr>
          <w:p w14:paraId="1D7614C6" w14:textId="356DD01F" w:rsidR="005477EF" w:rsidRPr="00BA1179" w:rsidRDefault="006A3E68" w:rsidP="00624E1A">
            <w:pPr>
              <w:pStyle w:val="TableText"/>
            </w:pPr>
            <w:r>
              <w:t>:</w:t>
            </w:r>
          </w:p>
        </w:tc>
        <w:tc>
          <w:tcPr>
            <w:tcW w:w="6508" w:type="dxa"/>
          </w:tcPr>
          <w:p w14:paraId="5607B709" w14:textId="5F169180" w:rsidR="005477EF" w:rsidRPr="00BA1179" w:rsidRDefault="00DF6B59" w:rsidP="00624E1A">
            <w:pPr>
              <w:pStyle w:val="TableText"/>
            </w:pPr>
            <w:r>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Pr>
                <w:b/>
                <w:bCs/>
              </w:rPr>
              <w:t>HIL</w:t>
            </w:r>
          </w:p>
        </w:tc>
        <w:tc>
          <w:tcPr>
            <w:tcW w:w="283" w:type="dxa"/>
          </w:tcPr>
          <w:p w14:paraId="5BF074CD" w14:textId="285E79C1" w:rsidR="00411C74" w:rsidRPr="00BA1179" w:rsidRDefault="00411C74" w:rsidP="00624E1A">
            <w:pPr>
              <w:pStyle w:val="TableText"/>
            </w:pPr>
            <w:r>
              <w:t>:</w:t>
            </w:r>
          </w:p>
        </w:tc>
        <w:tc>
          <w:tcPr>
            <w:tcW w:w="6508" w:type="dxa"/>
          </w:tcPr>
          <w:p w14:paraId="32BDC1C7" w14:textId="373601D7" w:rsidR="00411C74" w:rsidRPr="00BA1179" w:rsidRDefault="00DF6B59" w:rsidP="00624E1A">
            <w:pPr>
              <w:pStyle w:val="TableText"/>
            </w:pPr>
            <w:r>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Pr>
                <w:b/>
                <w:bCs/>
              </w:rPr>
              <w:t>IoU</w:t>
            </w:r>
          </w:p>
        </w:tc>
        <w:tc>
          <w:tcPr>
            <w:tcW w:w="283" w:type="dxa"/>
          </w:tcPr>
          <w:p w14:paraId="5A1B02BE" w14:textId="77777777" w:rsidR="002408F0" w:rsidRDefault="00000000">
            <w:r>
              <w:t>:</w:t>
            </w:r>
          </w:p>
        </w:tc>
        <w:tc>
          <w:tcPr>
            <w:tcW w:w="6508" w:type="dxa"/>
          </w:tcPr>
          <w:p w14:paraId="5A1B02BF" w14:textId="77777777" w:rsidR="002408F0" w:rsidRDefault="00000000">
            <w:r>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Pr>
                <w:b/>
                <w:bCs/>
              </w:rPr>
              <w:t>LIME</w:t>
            </w:r>
          </w:p>
        </w:tc>
        <w:tc>
          <w:tcPr>
            <w:tcW w:w="283" w:type="dxa"/>
          </w:tcPr>
          <w:p w14:paraId="66E3721E" w14:textId="754FFF7F" w:rsidR="00E56812" w:rsidRPr="00BA1179" w:rsidRDefault="00E56812" w:rsidP="00624E1A">
            <w:pPr>
              <w:pStyle w:val="TableText"/>
            </w:pPr>
            <w:r>
              <w:t>:</w:t>
            </w:r>
          </w:p>
        </w:tc>
        <w:tc>
          <w:tcPr>
            <w:tcW w:w="6508" w:type="dxa"/>
          </w:tcPr>
          <w:p w14:paraId="3E9DDA1E" w14:textId="7DF12941" w:rsidR="00E56812" w:rsidRPr="00BA1179" w:rsidRDefault="00DF6B59" w:rsidP="00624E1A">
            <w:pPr>
              <w:pStyle w:val="TableText"/>
            </w:pPr>
            <w:r>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Pr>
                <w:b/>
                <w:bCs/>
              </w:rPr>
              <w:t>OAT</w:t>
            </w:r>
          </w:p>
        </w:tc>
        <w:tc>
          <w:tcPr>
            <w:tcW w:w="283" w:type="dxa"/>
          </w:tcPr>
          <w:p w14:paraId="5A1B02C2" w14:textId="77777777" w:rsidR="002408F0" w:rsidRDefault="00000000">
            <w:r>
              <w:t>:</w:t>
            </w:r>
          </w:p>
        </w:tc>
        <w:tc>
          <w:tcPr>
            <w:tcW w:w="6508" w:type="dxa"/>
          </w:tcPr>
          <w:p w14:paraId="5A1B02C3" w14:textId="77777777" w:rsidR="002408F0" w:rsidRDefault="00000000">
            <w:r>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Pr>
                <w:b/>
                <w:bCs/>
              </w:rPr>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Pr>
                <w:b/>
                <w:bCs/>
              </w:rPr>
              <w:lastRenderedPageBreak/>
              <w:t>SHAP</w:t>
            </w:r>
          </w:p>
        </w:tc>
        <w:tc>
          <w:tcPr>
            <w:tcW w:w="283" w:type="dxa"/>
          </w:tcPr>
          <w:p w14:paraId="381767A8" w14:textId="1CB22FF0" w:rsidR="00E56812" w:rsidRPr="00BA1179" w:rsidRDefault="00E56812" w:rsidP="00624E1A">
            <w:pPr>
              <w:pStyle w:val="TableText"/>
            </w:pPr>
            <w:r>
              <w:t>:</w:t>
            </w:r>
          </w:p>
        </w:tc>
        <w:tc>
          <w:tcPr>
            <w:tcW w:w="6508" w:type="dxa"/>
          </w:tcPr>
          <w:p w14:paraId="74F076D0" w14:textId="6986E6B1" w:rsidR="00E56812" w:rsidRPr="00BA1179" w:rsidRDefault="00DF6B59" w:rsidP="00624E1A">
            <w:pPr>
              <w:pStyle w:val="TableText"/>
            </w:pPr>
            <w:r>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Pr>
                <w:b/>
                <w:bCs/>
              </w:rPr>
              <w:t>UI</w:t>
            </w:r>
          </w:p>
        </w:tc>
        <w:tc>
          <w:tcPr>
            <w:tcW w:w="283" w:type="dxa"/>
          </w:tcPr>
          <w:p w14:paraId="62AF479D" w14:textId="23B37AB9" w:rsidR="00525329" w:rsidRPr="00BA1179" w:rsidRDefault="00525329" w:rsidP="00624E1A">
            <w:pPr>
              <w:pStyle w:val="TableText"/>
            </w:pPr>
            <w:r>
              <w:t>:</w:t>
            </w:r>
          </w:p>
        </w:tc>
        <w:tc>
          <w:tcPr>
            <w:tcW w:w="6508" w:type="dxa"/>
          </w:tcPr>
          <w:p w14:paraId="795B311E" w14:textId="60CB250C" w:rsidR="00525329" w:rsidRPr="00BA1179" w:rsidRDefault="00DF6B59" w:rsidP="00624E1A">
            <w:pPr>
              <w:pStyle w:val="TableText"/>
            </w:pPr>
            <w:r>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Pr>
                <w:b/>
                <w:bCs/>
              </w:rPr>
              <w:t>VIIRS</w:t>
            </w:r>
          </w:p>
        </w:tc>
        <w:tc>
          <w:tcPr>
            <w:tcW w:w="283" w:type="dxa"/>
          </w:tcPr>
          <w:p w14:paraId="5A1B02C6" w14:textId="77777777" w:rsidR="002408F0" w:rsidRDefault="00000000">
            <w:r>
              <w:t>:</w:t>
            </w:r>
          </w:p>
        </w:tc>
        <w:tc>
          <w:tcPr>
            <w:tcW w:w="6508" w:type="dxa"/>
          </w:tcPr>
          <w:p w14:paraId="5A1B02C7" w14:textId="0B35CF61" w:rsidR="002408F0" w:rsidRDefault="00000000">
            <w:r>
              <w:t xml:space="preserve">Visible 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Pr>
                <w:b/>
                <w:bCs/>
              </w:rPr>
              <w:t>WFDSS</w:t>
            </w:r>
          </w:p>
        </w:tc>
        <w:tc>
          <w:tcPr>
            <w:tcW w:w="283" w:type="dxa"/>
          </w:tcPr>
          <w:p w14:paraId="0D0F8E99" w14:textId="09C95FB6" w:rsidR="00E56812" w:rsidRPr="00BA1179" w:rsidRDefault="00E56812" w:rsidP="00624E1A">
            <w:pPr>
              <w:pStyle w:val="TableText"/>
            </w:pPr>
            <w:r>
              <w:t>:</w:t>
            </w:r>
          </w:p>
        </w:tc>
        <w:tc>
          <w:tcPr>
            <w:tcW w:w="6508" w:type="dxa"/>
          </w:tcPr>
          <w:p w14:paraId="28DE43DF" w14:textId="30ED106D" w:rsidR="00E56812" w:rsidRPr="00BA1179" w:rsidRDefault="00DF6B59" w:rsidP="00624E1A">
            <w:pPr>
              <w:pStyle w:val="TableText"/>
            </w:pPr>
            <w:r>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5572410"/>
      <w:r>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t xml:space="preserve">Membership matrix for region </w:t>
            </w:r>
            <m:oMath>
              <m:r>
                <w:rPr>
                  <w:rFonts w:ascii="Cambria Math" w:hAnsi="Cambria Math"/>
                </w:rPr>
                <m:t>i</m:t>
              </m:r>
            </m:oMath>
            <w:r>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t xml:space="preserve"> feature at </w:t>
            </w:r>
            <m:oMath>
              <m:r>
                <w:rPr>
                  <w:rFonts w:ascii="Cambria Math" w:hAnsi="Cambria Math"/>
                </w:rPr>
                <m:t>(x,y)</m:t>
              </m:r>
            </m:oMath>
            <w:r>
              <w:t xml:space="preserve">, region </w:t>
            </w:r>
            <m:oMath>
              <m:r>
                <w:rPr>
                  <w:rFonts w:ascii="Cambria Math" w:hAnsi="Cambria Math"/>
                </w:rPr>
                <m:t>i</m:t>
              </m:r>
            </m:oMath>
            <w:r>
              <w:t xml:space="preserve">, step </w:t>
            </w:r>
            <m:oMath>
              <m:r>
                <w:rPr>
                  <w:rFonts w:ascii="Cambria Math" w:hAnsi="Cambria Math"/>
                </w:rPr>
                <m:t>k</m:t>
              </m:r>
            </m:oMath>
            <w:r>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5572411"/>
      <w:r>
        <w:rPr>
          <w:lang w:val="en-US"/>
        </w:rPr>
        <w:t>INTRODUCTION</w:t>
      </w:r>
      <w:bookmarkEnd w:id="33"/>
      <w:bookmarkEnd w:id="34"/>
    </w:p>
    <w:p w14:paraId="19AEEE92" w14:textId="75E5C017" w:rsidR="00101B60" w:rsidRPr="00BA1179" w:rsidRDefault="00101B60" w:rsidP="003111F8">
      <w:pPr>
        <w:pStyle w:val="ParText"/>
        <w:rPr>
          <w:lang w:eastAsia="ja-JP"/>
        </w:rPr>
      </w:pPr>
      <w:r>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Pr>
              <w:lang w:eastAsia="tr-TR"/>
            </w:rPr>
            <w:fldChar w:fldCharType="begin"/>
            <w:instrText xml:space="preserve">CITATION SpragueCarlson1982 \m Power2002 \t  \m TurbanEtAl2011 \m ShardaEtAl2018 \l 1055 </w:instrText>
            <w:fldChar w:fldCharType="separate"/>
          </w:r>
          <w:r>
            <w:rPr>
              <w:noProof/>
              <w:lang w:eastAsia="tr-TR"/>
            </w:rPr>
            <w:t>(Sprague &amp; Carlson, 1982; Power, 2002; Turban, 2011; Sharda, Delen, &amp; Turban, 2018)</w:t>
          </w:r>
          <w:r>
            <w:rPr>
              <w:lang w:eastAsia="tr-TR"/>
            </w:rPr>
            <w:fldChar w:fldCharType="end"/>
          </w:r>
        </w:sdtContent>
      </w:sdt>
      <w:r>
        <w:t xml:space="preserve">. Despite decades of development alongside data analytics and computational intelligence </w:t>
      </w:r>
      <w:sdt>
        <w:sdtPr>
          <w:rPr>
            <w:lang w:eastAsia="tr-TR"/>
          </w:rPr>
          <w:id w:val="114878293"/>
          <w:citation/>
        </w:sdtPr>
        <w:sdtContent>
          <w:r>
            <w:rPr>
              <w:lang w:eastAsia="tr-TR"/>
            </w:rPr>
            <w:fldChar w:fldCharType="begin"/>
            <w:instrText xml:space="preserve">CITATION Power2015 \m ShardaEtAl2018 \m Arnott2005 \l 1055 </w:instrText>
            <w:fldChar w:fldCharType="separate"/>
          </w:r>
          <w:r>
            <w:rPr>
              <w:noProof/>
              <w:lang w:eastAsia="tr-TR"/>
            </w:rPr>
            <w:t>(Power &amp; Heavin, 2017; Sharda, Delen, &amp; Turban, 2018; Arnott &amp; Pervan, 2005)</w:t>
          </w:r>
          <w:r>
            <w:rPr>
              <w:lang w:eastAsia="tr-TR"/>
            </w:rPr>
            <w:fldChar w:fldCharType="end"/>
          </w:r>
        </w:sdtContent>
      </w:sdt>
      <w:r>
        <w:t xml:space="preserve">, classical DSS still assume full observability, stationary dynamics, and well-defined objectives </w:t>
      </w:r>
      <w:sdt>
        <w:sdtPr>
          <w:rPr>
            <w:lang w:eastAsia="ja-JP"/>
          </w:rPr>
          <w:id w:val="192805887"/>
          <w:citation/>
        </w:sdtPr>
        <w:sdtContent>
          <w:r>
            <w:rPr>
              <w:lang w:eastAsia="ja-JP"/>
            </w:rPr>
            <w:fldChar w:fldCharType="begin"/>
            <w:instrText xml:space="preserve">CITATION KeeneyRaiffa1976 \l 1033 </w:instrText>
            <w:fldChar w:fldCharType="separate"/>
          </w:r>
          <w:r>
            <w:rPr>
              <w:noProof/>
              <w:lang w:eastAsia="ja-JP"/>
            </w:rPr>
            <w:t>(Keeney &amp; Raiffa, 1976)</w:t>
          </w:r>
          <w:r>
            <w:rPr>
              <w:lang w:eastAsia="ja-JP"/>
            </w:rPr>
            <w:fldChar w:fldCharType="end"/>
          </w:r>
        </w:sdtContent>
      </w:sdt>
      <w:r>
        <w:t xml:space="preserve">, assumptions that rarely hold in real operations, where </w:t>
      </w:r>
      <w:r>
        <w:rPr>
          <w:b/>
          <w:bCs/>
          <w:i/>
          <w:iCs/>
          <w:lang w:eastAsia="ja-JP"/>
        </w:rPr>
        <w:t>epistemic uncertainty</w:t>
      </w:r>
      <w:r>
        <w:rPr>
          <w:lang w:eastAsia="ja-JP"/>
        </w:rPr>
        <w:t xml:space="preserve"> persists </w:t>
      </w:r>
      <w:sdt>
        <w:sdtPr>
          <w:rPr>
            <w:lang w:eastAsia="tr-TR"/>
          </w:rPr>
          <w:id w:val="-222833283"/>
          <w:citation/>
        </w:sdtPr>
        <w:sdtContent>
          <w:r>
            <w:rPr>
              <w:lang w:eastAsia="tr-TR"/>
            </w:rPr>
            <w:fldChar w:fldCharType="begin"/>
            <w:instrText xml:space="preserve">CITATION FrenchEtAl2019 \m Placeholder1 \t  \l 1055 </w:instrText>
            <w:fldChar w:fldCharType="separate"/>
          </w:r>
          <w:r>
            <w:rPr>
              <w:noProof/>
              <w:lang w:eastAsia="tr-TR"/>
            </w:rPr>
            <w:t>(French, Maule, &amp; Papamichail, 2019; Walker, et al., 2003)</w:t>
          </w:r>
          <w:r>
            <w:rPr>
              <w:lang w:eastAsia="tr-TR"/>
            </w:rPr>
            <w:fldChar w:fldCharType="end"/>
          </w:r>
        </w:sdtContent>
      </w:sdt>
      <w:r>
        <w:rPr>
          <w:lang w:eastAsia="ja-JP"/>
        </w:rPr>
        <w:t>.</w:t>
      </w:r>
    </w:p>
    <w:p w14:paraId="00504159" w14:textId="11699491" w:rsidR="00101B60" w:rsidRPr="00BA1179" w:rsidRDefault="00101B60" w:rsidP="00E01498">
      <w:pPr>
        <w:pStyle w:val="ParText"/>
        <w:rPr>
          <w:lang w:eastAsia="ja-JP"/>
        </w:rPr>
      </w:pPr>
      <w:r>
        <w:t xml:space="preserve">DSS research has therefore shifted toward hybrid architectures that combine simulation, expert knowledge, and uncertainty-aware reasoning </w:t>
      </w:r>
      <w:sdt>
        <w:sdtPr>
          <w:rPr>
            <w:lang w:eastAsia="tr-TR"/>
          </w:rPr>
          <w:id w:val="313686333"/>
          <w:citation/>
        </w:sdtPr>
        <w:sdtContent>
          <w:r>
            <w:rPr>
              <w:lang w:eastAsia="tr-TR"/>
            </w:rPr>
            <w:fldChar w:fldCharType="begin"/>
            <w:instrText xml:space="preserve"> CITATION Marakas2013 \l 1033  \m Arnott2005</w:instrText>
            <w:fldChar w:fldCharType="separate"/>
          </w:r>
          <w:r>
            <w:rPr>
              <w:noProof/>
              <w:lang w:eastAsia="tr-TR"/>
            </w:rPr>
            <w:t>(Marakas &amp; O'Brien, 2013; Arnott &amp; Pervan, 2005)</w:t>
          </w:r>
          <w:r>
            <w:rPr>
              <w:lang w:eastAsia="tr-TR"/>
            </w:rPr>
            <w:fldChar w:fldCharType="end"/>
          </w:r>
        </w:sdtContent>
      </w:sdt>
      <w:r>
        <w:t>. At the same time, artificial intelligence (AI) methods have raised predictive accuracy but often operate</w:t>
      </w:r>
      <w:r>
        <w:rPr>
          <w:lang w:eastAsia="ja-JP"/>
        </w:rPr>
        <w:t xml:space="preserve"> as opaque systems whose </w:t>
      </w:r>
      <w:r>
        <w:rPr>
          <w:b/>
          <w:bCs/>
          <w:i/>
          <w:iCs/>
          <w:lang w:eastAsia="ja-JP"/>
        </w:rPr>
        <w:t>reasoning is difficult to expose at the decision level</w:t>
      </w:r>
      <w:r>
        <w:rPr>
          <w:lang w:eastAsia="ja-JP"/>
        </w:rPr>
        <w:t xml:space="preserve"> </w:t>
      </w:r>
      <w:sdt>
        <w:sdtPr>
          <w:rPr>
            <w:lang w:eastAsia="tr-TR"/>
          </w:rPr>
          <w:id w:val="1200367174"/>
          <w:citation/>
        </w:sdtPr>
        <w:sdtContent>
          <w:r>
            <w:rPr>
              <w:lang w:eastAsia="tr-TR"/>
            </w:rPr>
            <w:fldChar w:fldCharType="begin"/>
            <w:instrText>CITATION RibeiroEtAl2016 \l 1055  \m Abdul2018 \m SannemanShah2020</w:instrText>
            <w:fldChar w:fldCharType="separate"/>
          </w:r>
          <w:r>
            <w:rPr>
              <w:noProof/>
              <w:lang w:eastAsia="tr-TR"/>
            </w:rPr>
            <w:t>(Ribeiro, Singh, &amp; Guestrin, 2016; Abdul, Vermeulen, Wang, Lim, &amp; Kankanhalli, 2018; Sanneman &amp; Shah, 2020)</w:t>
          </w:r>
          <w:r>
            <w:rPr>
              <w:lang w:eastAsia="tr-TR"/>
            </w:rPr>
            <w:fldChar w:fldCharType="end"/>
          </w:r>
        </w:sdtContent>
      </w:sdt>
      <w:r>
        <w:rPr>
          <w:lang w:eastAsia="ja-JP"/>
        </w:rPr>
        <w:t xml:space="preserve">. In </w:t>
      </w:r>
      <w:r>
        <w:t xml:space="preserve">critical domains such as disaster management, decision outputs must be interpretable, traceable, and aligned with human reasoning </w:t>
      </w:r>
      <w:sdt>
        <w:sdtPr>
          <w:rPr>
            <w:lang w:eastAsia="tr-TR"/>
          </w:rPr>
          <w:id w:val="-1514987756"/>
          <w:citation/>
        </w:sdtPr>
        <w:sdtContent>
          <w:r>
            <w:rPr>
              <w:lang w:eastAsia="tr-TR"/>
            </w:rPr>
            <w:fldChar w:fldCharType="begin"/>
            <w:instrText xml:space="preserve"> CITATION McNeeseEtAl2021 \l 1033 </w:instrText>
            <w:fldChar w:fldCharType="separate"/>
          </w:r>
          <w:r>
            <w:rPr>
              <w:noProof/>
              <w:lang w:eastAsia="tr-TR"/>
            </w:rPr>
            <w:t>(McNeese, Schelble, Canonico, &amp; Demir, 2021)</w:t>
          </w:r>
          <w:r>
            <w:rPr>
              <w:lang w:eastAsia="tr-TR"/>
            </w:rPr>
            <w:fldChar w:fldCharType="end"/>
          </w:r>
        </w:sdtContent>
      </w:sdt>
      <w:r>
        <w:rPr>
          <w:lang w:eastAsia="ja-JP"/>
        </w:rPr>
        <w:t xml:space="preserve">; hence, next-generation </w:t>
      </w:r>
      <w:r>
        <w:rPr>
          <w:b/>
          <w:bCs/>
          <w:i/>
          <w:iCs/>
        </w:rPr>
        <w:t>DSS must reason with incomplete and unreliable observations, preserve interpretability, and adapt as conditions evolve</w:t>
      </w:r>
      <w:r>
        <w:rPr>
          <w:b/>
          <w:bCs/>
          <w:lang w:eastAsia="ja-JP"/>
        </w:rPr>
        <w:t xml:space="preserve"> </w:t>
      </w:r>
      <w:sdt>
        <w:sdtPr>
          <w:id w:val="1532996054"/>
          <w:citation/>
        </w:sdtPr>
        <w:sdtContent>
          <w:r>
            <w:fldChar w:fldCharType="begin"/>
            <w:instrText xml:space="preserve"> CITATION FrenchEtAl2019 \l 1055  \m ThompsonCalkin2011 \m Comfort2019 \m Placeholder1</w:instrText>
            <w:fldChar w:fldCharType="separate"/>
          </w:r>
          <w:r>
            <w:rPr>
              <w:noProof/>
            </w:rPr>
            <w:t>(French, Maule, &amp; Papamichail, 2019; Thompson &amp; Calkin, 2011; Comfort, Boin, &amp; Demchak, 2010; Walker, et al., 2003)</w:t>
          </w:r>
          <w:r>
            <w:fldChar w:fldCharType="end"/>
          </w:r>
        </w:sdtContent>
      </w:sdt>
      <w:r>
        <w:rPr>
          <w:lang w:eastAsia="ja-JP"/>
        </w:rPr>
        <w:t>.</w:t>
      </w:r>
    </w:p>
    <w:p w14:paraId="1957D34C" w14:textId="77777777" w:rsidR="009E7AB1" w:rsidRPr="00BA1179" w:rsidRDefault="009E7AB1" w:rsidP="009E7AB1">
      <w:pPr>
        <w:pStyle w:val="ParText"/>
        <w:keepNext/>
        <w:spacing w:after="0"/>
        <w:jc w:val="center"/>
      </w:pPr>
      <w:r>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08F6ECC8" w:rsidR="00E97881" w:rsidRPr="00BA1179" w:rsidRDefault="009E7AB1" w:rsidP="00E97881">
      <w:pPr>
        <w:pStyle w:val="Caption"/>
      </w:pPr>
      <w:bookmarkStart w:id="35" w:name="_Ref223862101"/>
      <w:bookmarkStart w:id="36" w:name="_Toc235572520"/>
      <w:r>
        <w:t xml:space="preserve">Figure </w:t>
        <w:fldChar w:fldCharType="begin"/>
        <w:instrText xml:space="preserve"> STYLEREF 1 \s </w:instrText>
        <w:fldChar w:fldCharType="separate"/>
      </w:r>
      <w:r>
        <w:rPr>
          <w:noProof/>
        </w:rPr>
        <w:t>1</w:t>
      </w:r>
      <w:r>
        <w:fldChar w:fldCharType="end"/>
        <w:t>.</w:t>
        <w:fldChar w:fldCharType="begin"/>
        <w:instrText xml:space="preserve"> SEQ Figure \* ARABIC \s 1 </w:instrText>
        <w:fldChar w:fldCharType="separate"/>
      </w:r>
      <w:r>
        <w:rPr>
          <w:noProof/>
        </w:rPr>
        <w:t>1</w:t>
      </w:r>
      <w:r>
        <w:fldChar w:fldCharType="end"/>
      </w:r>
      <w:bookmarkEnd w:id="35"/>
      <w:r>
        <w:t xml:space="preserve"> Global trend in reported natural disasters, 1900 to 2022</w:t>
      </w:r>
      <w:bookmarkEnd w:id="36"/>
    </w:p>
    <w:p w14:paraId="16581925" w14:textId="448E48C9" w:rsidR="00CA5C75" w:rsidRPr="00BA1179" w:rsidRDefault="009E7AB1" w:rsidP="00E01498">
      <w:pPr>
        <w:pStyle w:val="ParText"/>
        <w:rPr>
          <w:lang w:eastAsia="tr-TR"/>
        </w:rPr>
      </w:pPr>
      <w:r>
        <w:rPr>
          <w:lang w:eastAsia="tr-TR"/>
        </w:rPr>
        <w:fldChar w:fldCharType="begin"/>
        <w:instrText xml:space="preserve"> REF _Ref223862101 \h </w:instrText>
        <w:fldChar w:fldCharType="separate"/>
      </w:r>
      <w:r>
        <w:t xml:space="preserve">Figure </w:t>
      </w:r>
      <w:r>
        <w:rPr>
          <w:noProof/>
        </w:rPr>
        <w:t>1</w:t>
      </w:r>
      <w:r>
        <w:t>.</w:t>
      </w:r>
      <w:r>
        <w:rPr>
          <w:noProof/>
        </w:rPr>
        <w:t>1</w:t>
      </w:r>
      <w:r>
        <w:rPr>
          <w:lang w:eastAsia="tr-TR"/>
        </w:rPr>
        <w:fldChar w:fldCharType="end"/>
      </w:r>
      <w:r>
        <w:rPr>
          <w:lang w:eastAsia="ja-JP"/>
        </w:rPr>
        <w:t xml:space="preserve"> </w:t>
      </w:r>
      <w:r>
        <w:t xml:space="preserve">shows the steep rise in reported natural disasters since 1900, with weather- and climate-related events, including wildfires, taking a growing share </w:t>
      </w:r>
      <w:sdt>
        <w:sdtPr>
          <w:rPr>
            <w:lang w:eastAsia="ja-JP"/>
          </w:rPr>
          <w:id w:val="2040082803"/>
          <w:citation/>
        </w:sdtPr>
        <w:sdtContent>
          <w:r>
            <w:rPr>
              <w:lang w:eastAsia="ja-JP"/>
            </w:rPr>
            <w:fldChar w:fldCharType="begin"/>
            <w:instrText>CITATION UCL \l 1055  \m UNEP2022</w:instrText>
            <w:fldChar w:fldCharType="separate"/>
          </w:r>
          <w:r>
            <w:rPr>
              <w:noProof/>
              <w:lang w:eastAsia="ja-JP"/>
            </w:rPr>
            <w:t>(CRED/UCLouvain, 2023; UNEP, 2022)</w:t>
          </w:r>
          <w:r>
            <w:rPr>
              <w:lang w:eastAsia="ja-JP"/>
            </w:rPr>
            <w:fldChar w:fldCharType="end"/>
          </w:r>
        </w:sdtContent>
      </w:sdt>
      <w:r>
        <w:t xml:space="preserve">. Wildfire frequency, spatial extent, and intensity have all risen under climate change, land-use transformation, and the expansion of the wildland-urban interface </w:t>
      </w:r>
      <w:sdt>
        <w:sdtPr>
          <w:rPr>
            <w:lang w:eastAsia="tr-TR"/>
          </w:rPr>
          <w:id w:val="536090135"/>
          <w:citation/>
        </w:sdtPr>
        <w:sdtContent>
          <w:r>
            <w:rPr>
              <w:lang w:eastAsia="tr-TR"/>
            </w:rPr>
            <w:fldChar w:fldCharType="begin"/>
            <w:instrText xml:space="preserve">CITATION Bowman2020 \m UNEP2022 \t  \l 1055 </w:instrText>
            <w:fldChar w:fldCharType="separate"/>
          </w:r>
          <w:r>
            <w:rPr>
              <w:noProof/>
              <w:lang w:eastAsia="tr-TR"/>
            </w:rPr>
            <w:t>(Bowman, et al., 2020; UNEP, 2022)</w:t>
          </w:r>
          <w:r>
            <w:rPr>
              <w:lang w:eastAsia="tr-TR"/>
            </w:rPr>
            <w:fldChar w:fldCharType="end"/>
          </w:r>
        </w:sdtContent>
      </w:sdt>
      <w:r>
        <w:t xml:space="preserve">, and the resulting ecological, economic, and human impacts increasingly outpace conventional response capabilities </w:t>
      </w:r>
      <w:sdt>
        <w:sdtPr>
          <w:rPr>
            <w:lang w:eastAsia="tr-TR"/>
          </w:rPr>
          <w:id w:val="-2072415483"/>
          <w:citation/>
        </w:sdtPr>
        <w:sdtContent>
          <w:r>
            <w:rPr>
              <w:lang w:eastAsia="tr-TR"/>
            </w:rPr>
            <w:fldChar w:fldCharType="begin"/>
            <w:instrText xml:space="preserve">CITATION ThompsonCalkin2011 \m PachecoEtAl2015 \m Finney2006 \l 1055 </w:instrText>
            <w:fldChar w:fldCharType="separate"/>
          </w:r>
          <w:r>
            <w:rPr>
              <w:noProof/>
              <w:lang w:eastAsia="tr-TR"/>
            </w:rPr>
            <w:t>(Thompson &amp; Calkin, 2011; Pacheco, 2015; Finney, An overview of FlamMap fire modeling capabilities, 2006)</w:t>
          </w:r>
          <w:r>
            <w:rPr>
              <w:lang w:eastAsia="tr-TR"/>
            </w:rPr>
            <w:fldChar w:fldCharType="end"/>
          </w:r>
        </w:sdtContent>
      </w:sdt>
      <w:r>
        <w:rPr>
          <w:lang w:eastAsia="tr-TR"/>
        </w:rPr>
        <w:t>.</w:t>
      </w:r>
    </w:p>
    <w:p w14:paraId="0D94676F" w14:textId="1F583033" w:rsidR="00244621" w:rsidRPr="00BA1179" w:rsidRDefault="00244621" w:rsidP="00E01498">
      <w:pPr>
        <w:pStyle w:val="ParText"/>
        <w:rPr>
          <w:lang w:eastAsia="ja-JP"/>
        </w:rPr>
      </w:pPr>
      <w:r>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Pr>
              <w:lang w:eastAsia="tr-TR"/>
            </w:rPr>
            <w:fldChar w:fldCharType="begin"/>
            <w:instrText xml:space="preserve">CITATION Rot72 \m Finney2006 \m Sullivan2009 \t  \m Sullivan2009b \t  \m Sullivan2009c \t  \l 1055 </w:instrText>
            <w:fldChar w:fldCharType="separate"/>
          </w:r>
          <w:r>
            <w:rPr>
              <w:noProof/>
              <w:lang w:eastAsia="tr-TR"/>
            </w:rPr>
            <w:t>(Rothermel, 1972; Finney, An overview of FlamMap fire modeling capabilities, 2006; Sullivan, 2009a; Sullivan, 2009b; Sullivan, 2009c)</w:t>
          </w:r>
          <w:r>
            <w:rPr>
              <w:lang w:eastAsia="tr-TR"/>
            </w:rPr>
            <w:fldChar w:fldCharType="end"/>
          </w:r>
        </w:sdtContent>
      </w:sdt>
      <w:r>
        <w:rPr>
          <w:lang w:eastAsia="ja-JP"/>
        </w:rPr>
        <w:t>.</w:t>
      </w:r>
    </w:p>
    <w:p w14:paraId="16A0FC26" w14:textId="2B4310A6" w:rsidR="00244621" w:rsidRPr="00BA1179" w:rsidRDefault="00244621" w:rsidP="00E01498">
      <w:pPr>
        <w:pStyle w:val="ParText"/>
        <w:rPr>
          <w:lang w:eastAsia="ja-JP"/>
        </w:rPr>
      </w:pPr>
      <w:r>
        <w:rPr>
          <w:lang w:eastAsia="ja-JP"/>
        </w:rPr>
        <w:t>Operational wildfire response relies not only on numerical indicators, but also on incomplete and linguistically expressed situational assessments such as “high spread potential,” “limited suppression feasibility,” or “uncertain fire boundary.” F</w:t>
      </w:r>
      <w:r>
        <w:t xml:space="preserve">uzzy reasoning is well suited to this setting </w:t>
      </w:r>
      <w:r>
        <w:rPr>
          <w:lang w:eastAsia="tr-TR"/>
        </w:rPr>
        <w:fldChar w:fldCharType="begin"/>
        <w:instrText xml:space="preserve"> CITATION BellmanZadeh1970 \l 1055 </w:instrText>
        <w:fldChar w:fldCharType="separate"/>
      </w:r>
      <w:r>
        <w:rPr>
          <w:noProof/>
          <w:lang w:eastAsia="tr-TR"/>
        </w:rPr>
        <w:t xml:space="preserve"> (Bellman &amp; Zadeh, 1970)</w:t>
      </w:r>
      <w:r>
        <w:rPr>
          <w:lang w:eastAsia="tr-TR"/>
        </w:rPr>
        <w:fldChar w:fldCharType="end"/>
      </w:r>
      <w:r>
        <w:t xml:space="preserve">, since it supports approximate inference over partial and imprecise evidence without probability </w:t>
        <w:lastRenderedPageBreak/>
        <w:t>distributions, which are rarely available in real time</w:t>
      </w:r>
      <w:r>
        <w:rPr>
          <w:lang w:eastAsia="tr-TR"/>
        </w:rPr>
        <w:t xml:space="preserve"> </w:t>
      </w:r>
      <w:sdt>
        <w:sdtPr>
          <w:rPr>
            <w:lang w:eastAsia="tr-TR"/>
          </w:rPr>
          <w:id w:val="-1722896324"/>
          <w:citation/>
        </w:sdtPr>
        <w:sdtContent>
          <w:r>
            <w:rPr>
              <w:lang w:eastAsia="tr-TR"/>
            </w:rPr>
            <w:fldChar w:fldCharType="begin"/>
            <w:instrText xml:space="preserve">CITATION ThompsonCalkin2011 \m PachecoEtAl2015 \l 1055 </w:instrText>
            <w:fldChar w:fldCharType="separate"/>
          </w:r>
          <w:r>
            <w:rPr>
              <w:noProof/>
              <w:lang w:eastAsia="tr-TR"/>
            </w:rPr>
            <w:t>(Thompson &amp; Calkin, 2011; Pacheco, 2015)</w:t>
          </w:r>
          <w:r>
            <w:rPr>
              <w:lang w:eastAsia="tr-TR"/>
            </w:rPr>
            <w:fldChar w:fldCharType="end"/>
          </w:r>
        </w:sdtContent>
      </w:sdt>
      <w:r>
        <w:rPr>
          <w:lang w:eastAsia="ja-JP"/>
        </w:rPr>
        <w:t>.</w:t>
      </w:r>
    </w:p>
    <w:p w14:paraId="7E1BE9C4" w14:textId="5A34C986" w:rsidR="006A6899" w:rsidRPr="00BA1179" w:rsidRDefault="00244621" w:rsidP="00E01498">
      <w:pPr>
        <w:pStyle w:val="ParText"/>
        <w:rPr>
          <w:lang w:eastAsia="tr-TR"/>
        </w:rPr>
      </w:pPr>
      <w:r>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Pr>
              <w:lang w:eastAsia="tr-TR"/>
            </w:rPr>
            <w:fldChar w:fldCharType="begin"/>
            <w:instrText>CITATION ThompsonCalkin2011 \m PachecoEtAl2015 \m Finney2006 \m VasquezEtAl2021Forests \l 1055  \m Figueiredo2024</w:instrText>
            <w:instrText xml:space="preserve"> \m SoualahEtAl2024</w:instrText>
            <w:fldChar w:fldCharType="separate"/>
          </w:r>
          <w:r>
            <w:rPr>
              <w:noProof/>
              <w:lang w:eastAsia="tr-TR"/>
            </w:rPr>
            <w:t>(Thompson &amp; Calkin, 2011; Pacheco, 2015; Finney, An overview of FlamMap fire modeling capabilities, 2006; Vásquez, 2021; Figueiredo, Macedo, Alves, &amp; Figueiredo, 2024; Soualah, 2024)</w:t>
          </w:r>
          <w:r>
            <w:rPr>
              <w:lang w:eastAsia="tr-TR"/>
            </w:rPr>
            <w:fldChar w:fldCharType="end"/>
          </w:r>
        </w:sdtContent>
      </w:sdt>
      <w:r>
        <w:rPr>
          <w:lang w:eastAsia="tr-TR"/>
        </w:rPr>
        <w:t xml:space="preserve">. </w:t>
      </w:r>
      <w:r>
        <w:t xml:space="preserve">Mature deployed systems such as WFDSS and FlamMap, together with recent ML-based hybrids, provide substantial operational value, yet each addresses only part of these requirements. The remaining challenge is therefore architectural. </w:t>
      </w:r>
      <w:r>
        <w:rPr>
          <w:b/>
          <w:bCs/>
          <w:lang w:eastAsia="tr-TR"/>
        </w:rPr>
        <w:t>No single framework simultaneously addresses adaptability under dynamic conditions, explainability of decision outputs, and support for distributed multi-level coordination within one coherent design</w:t>
      </w:r>
      <w:r>
        <w:rPr>
          <w:lang w:eastAsia="tr-TR"/>
        </w:rPr>
        <w:t xml:space="preserve"> </w:t>
      </w:r>
      <w:sdt>
        <w:sdtPr>
          <w:rPr>
            <w:lang w:eastAsia="tr-TR"/>
          </w:rPr>
          <w:id w:val="-1170635535"/>
          <w:citation/>
        </w:sdtPr>
        <w:sdtContent>
          <w:r>
            <w:rPr>
              <w:lang w:eastAsia="tr-TR"/>
            </w:rPr>
            <w:fldChar w:fldCharType="begin"/>
            <w:instrText>CITATION ThompsonCalkin2011 \m VasquezEtAl2021Forests \l 1055  \m McNeeseEtAl2021</w:instrText>
            <w:fldChar w:fldCharType="separate"/>
          </w:r>
          <w:r>
            <w:rPr>
              <w:noProof/>
              <w:lang w:eastAsia="tr-TR"/>
            </w:rPr>
            <w:t>(Thompson &amp; Calkin, 2011; Vásquez, 2021; McNeese, Schelble, Canonico, &amp; Demir, 2021)</w:t>
          </w:r>
          <w:r>
            <w:rPr>
              <w:lang w:eastAsia="tr-TR"/>
            </w:rPr>
            <w:fldChar w:fldCharType="end"/>
          </w:r>
        </w:sdtContent>
      </w:sdt>
      <w:r>
        <w:rPr>
          <w:lang w:eastAsia="tr-TR"/>
        </w:rPr>
        <w:t xml:space="preserve">. </w:t>
      </w:r>
      <w:r>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5572412"/>
      <w:r>
        <w:rPr>
          <w:lang w:eastAsia="tr-TR"/>
        </w:rPr>
        <w:t>Gap Analysis</w:t>
      </w:r>
      <w:bookmarkEnd w:id="37"/>
    </w:p>
    <w:p w14:paraId="50CC8809" w14:textId="69C336F3" w:rsidR="00C018B5" w:rsidRPr="00BA1179" w:rsidRDefault="007B4FA4" w:rsidP="00B60749">
      <w:pPr>
        <w:pStyle w:val="ParText"/>
        <w:rPr>
          <w:lang w:eastAsia="tr-TR"/>
        </w:rPr>
      </w:pPr>
      <w:r>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Pr>
          <w:lang w:eastAsia="tr-TR"/>
        </w:rPr>
        <w:fldChar w:fldCharType="begin"/>
        <w:instrText xml:space="preserve"> REF _Ref223793965 \h </w:instrText>
        <w:fldChar w:fldCharType="separate"/>
      </w:r>
      <w:r>
        <w:t xml:space="preserve">Table </w:t>
      </w:r>
      <w:r>
        <w:rPr>
          <w:noProof/>
        </w:rPr>
        <w:t>1</w:t>
      </w:r>
      <w:r>
        <w:t>.</w:t>
      </w:r>
      <w:r>
        <w:rPr>
          <w:noProof/>
        </w:rPr>
        <w:t>1</w:t>
      </w:r>
      <w:r>
        <w:rPr>
          <w:lang w:eastAsia="tr-TR"/>
        </w:rPr>
        <w:fldChar w:fldCharType="end"/>
      </w:r>
      <w:r>
        <w:t>,each reflecting a structural rather than incidental shortcoming of current architectures.</w:t>
      </w:r>
    </w:p>
    <w:p w14:paraId="12468BF3" w14:textId="12ADE0B2" w:rsidR="00D04603" w:rsidRPr="00BA1179" w:rsidRDefault="00D04603" w:rsidP="00D04603">
      <w:pPr>
        <w:pStyle w:val="Caption"/>
        <w:keepNext/>
      </w:pPr>
      <w:bookmarkStart w:id="38" w:name="_Ref223793965"/>
      <w:bookmarkStart w:id="39" w:name="_Toc235572488"/>
      <w:r>
        <w:lastRenderedPageBreak/>
        <w:t xml:space="preserve">Table </w:t>
        <w:fldChar w:fldCharType="begin"/>
        <w:instrText xml:space="preserve"> STYLEREF 1 \s </w:instrText>
        <w:fldChar w:fldCharType="separate"/>
      </w:r>
      <w:r>
        <w:rPr>
          <w:noProof/>
        </w:rPr>
        <w:t>1</w:t>
      </w:r>
      <w:r>
        <w:fldChar w:fldCharType="end"/>
        <w:t>.</w:t>
        <w:fldChar w:fldCharType="begin"/>
        <w:instrText xml:space="preserve"> SEQ Table \* ARABIC \s 1 </w:instrText>
        <w:fldChar w:fldCharType="separate"/>
      </w:r>
      <w:r>
        <w:rPr>
          <w:noProof/>
        </w:rPr>
        <w:t>1</w:t>
      </w:r>
      <w:r>
        <w:fldChar w:fldCharType="end"/>
      </w:r>
      <w:bookmarkEnd w:id="38"/>
      <w:r>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t xml:space="preserve">Existing DSS frameworks rely on </w:t>
            </w:r>
            <w:r>
              <w:rPr>
                <w:b/>
                <w:bCs/>
              </w:rPr>
              <w:t>predefined decision alternatives</w:t>
            </w:r>
            <w:r>
              <w:t xml:space="preserve"> evaluated within </w:t>
            </w:r>
            <w:r>
              <w:rPr>
                <w:b/>
                <w:bCs/>
              </w:rPr>
              <w:t>centralized, level-undifferentiated architectures</w:t>
            </w:r>
            <w:r>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t xml:space="preserve">Current systems cannot represent </w:t>
            </w:r>
            <w:r>
              <w:rPr>
                <w:b/>
                <w:bCs/>
              </w:rPr>
              <w:t>epistemic uncertainty</w:t>
            </w:r>
            <w:r>
              <w:t xml:space="preserve"> without probability distributions or calibrated belief intervals, and expose the reasoning behind a recommendation only through </w:t>
            </w:r>
            <w:r>
              <w:rPr>
                <w:b/>
                <w:bCs/>
              </w:rPr>
              <w:t>post-hoc attribution</w:t>
            </w:r>
            <w:r>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Pr>
                <w:b/>
                <w:bCs/>
              </w:rPr>
              <w:t>Simulation dynamics and decision reasoning remain tightly coupled</w:t>
            </w:r>
            <w:r>
              <w:t xml:space="preserve">, and operational constraints are handled through offline optimization requiring complete state information, so no </w:t>
            </w:r>
            <w:r>
              <w:rPr>
                <w:b/>
                <w:bCs/>
              </w:rPr>
              <w:t>end-to-end operational workflow</w:t>
            </w:r>
            <w:r>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Pr>
          <w:b/>
          <w:bCs/>
        </w:rPr>
        <w:t>G1 Closed Decision Spaces in Centralized Architectures</w:t>
      </w:r>
    </w:p>
    <w:p w14:paraId="350EFEAF" w14:textId="4ED22103" w:rsidR="0062098B" w:rsidRPr="00BA1179" w:rsidRDefault="0062098B" w:rsidP="0062098B">
      <w:pPr>
        <w:pStyle w:val="ParText"/>
      </w:pPr>
      <w:r>
        <w:t>Many classical DSS frameworks assume decision alternatives can be enumerated before reasoning begins</w:t>
      </w:r>
      <w:sdt>
        <w:sdtPr>
          <w:id w:val="-1548056230"/>
          <w:citation/>
        </w:sdtPr>
        <w:sdtContent>
          <w:r>
            <w:fldChar w:fldCharType="begin"/>
            <w:instrText xml:space="preserve">CITATION Power2002 \t  \m PachecoEtAl2015 \m SpragueCarlson1982 \l 1055 </w:instrText>
            <w:fldChar w:fldCharType="separate"/>
          </w:r>
          <w:r>
            <w:rPr>
              <w:noProof/>
            </w:rPr>
            <w:t xml:space="preserve"> (Power, 2002; Pacheco, 2015; Sprague &amp; Carlson, 1982)</w:t>
          </w:r>
          <w:r>
            <w:fldChar w:fldCharType="end"/>
          </w:r>
        </w:sdtContent>
      </w:sdt>
      <w:r>
        <w:t xml:space="preserve">. Multi-criteria frameworks similarly require a fixed alternative set ranked against pre-defined criteria </w:t>
      </w:r>
      <w:sdt>
        <w:sdtPr>
          <w:id w:val="128916253"/>
          <w:citation/>
        </w:sdtPr>
        <w:sdtContent>
          <w:r>
            <w:fldChar w:fldCharType="begin"/>
            <w:instrText xml:space="preserve">CITATION Mal99 \m KeeneyRaiffa1976 \l 1055 </w:instrText>
            <w:fldChar w:fldCharType="separate"/>
          </w:r>
          <w:r>
            <w:rPr>
              <w:noProof/>
            </w:rPr>
            <w:t>(Malczewski, 1999; Keeney &amp; Raiffa, 1976)</w:t>
          </w:r>
          <w:r>
            <w:fldChar w:fldCharType="end"/>
          </w:r>
        </w:sdtContent>
      </w:sdt>
      <w:r>
        <w:t xml:space="preserve">. Wildfire management violates this assumption. Fire behavior evolves continuously with wind shifts, fuel variability, and terrain interactions, producing operational conditions that no fixed strategy set can represent </w:t>
      </w:r>
      <w:sdt>
        <w:sdtPr>
          <w:id w:val="726422459"/>
          <w:citation/>
        </w:sdtPr>
        <w:sdtContent>
          <w:r>
            <w:fldChar w:fldCharType="begin"/>
            <w:instrText xml:space="preserve"> CITATION PachecoEtAl2015 \l 1055  \m VasquezEtAl2021Forests \m Calkin2021</w:instrText>
            <w:fldChar w:fldCharType="separate"/>
          </w:r>
          <w:r>
            <w:rPr>
              <w:noProof/>
            </w:rPr>
            <w:t>(Pacheco, 2015; Vásquez, 2021; Calkin, O'Connor, Thompson, &amp; Stratton, 2021)</w:t>
          </w:r>
          <w:r>
            <w:fldChar w:fldCharType="end"/>
          </w:r>
        </w:sdtContent>
      </w:sdt>
      <w:r>
        <w:t xml:space="preserve">. Field studies confirm the mismatch. Practitioners rely on existing DSS to validate decisions already made from experience rather than to generate new response options </w:t>
      </w:r>
      <w:sdt>
        <w:sdtPr>
          <w:id w:val="-1107192307"/>
          <w:citation/>
        </w:sdtPr>
        <w:sdtContent>
          <w:r>
            <w:fldChar w:fldCharType="begin"/>
            <w:instrText xml:space="preserve"> CITATION Fillmore2023 \l 1055  \m Rapp2020</w:instrText>
            <w:fldChar w:fldCharType="separate"/>
          </w:r>
          <w:r>
            <w:rPr>
              <w:noProof/>
            </w:rPr>
            <w:t>(Fillmore &amp; Paveglio, 2023; Rapp, Rabung, Wilson, &amp; Toman, 2020)</w:t>
          </w:r>
          <w:r>
            <w:fldChar w:fldCharType="end"/>
          </w:r>
        </w:sdtContent>
      </w:sdt>
      <w:r>
        <w:t>. The closed decision space is therefore not an incidental limitation but a structural barrier to adaptive operational use.</w:t>
      </w:r>
    </w:p>
    <w:p w14:paraId="7C20AB7F" w14:textId="01A00E9F" w:rsidR="0062098B" w:rsidRPr="00BA1179" w:rsidRDefault="0062098B" w:rsidP="0062098B">
      <w:pPr>
        <w:pStyle w:val="ParText"/>
      </w:pPr>
      <w:r>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fldChar w:fldCharType="begin"/>
            <w:instrText xml:space="preserve">CITATION Arnott2005 \m Shi02 \l 1055 </w:instrText>
            <w:fldChar w:fldCharType="separate"/>
          </w:r>
          <w:r>
            <w:rPr>
              <w:noProof/>
            </w:rPr>
            <w:t>(Arnott &amp; Pervan, 2005; Shim, et al., 2002)</w:t>
          </w:r>
          <w:r>
            <w:fldChar w:fldCharType="end"/>
          </w:r>
        </w:sdtContent>
      </w:sdt>
      <w:r>
        <w:t xml:space="preserve">. Recent reviews call for distributed mechanisms that preserve local responsiveness while maintaining global coordination </w:t>
      </w:r>
      <w:sdt>
        <w:sdtPr>
          <w:id w:val="-299299253"/>
          <w:citation/>
        </w:sdtPr>
        <w:sdtContent>
          <w:r>
            <w:fldChar w:fldCharType="begin"/>
            <w:instrText xml:space="preserve"> CITATION VasquezEtAl2021Forests \l 1055 </w:instrText>
            <w:fldChar w:fldCharType="separate"/>
          </w:r>
          <w:r>
            <w:rPr>
              <w:noProof/>
            </w:rPr>
            <w:t>(Vásquez, 2021)</w:t>
          </w:r>
          <w:r>
            <w:fldChar w:fldCharType="end"/>
          </w:r>
        </w:sdtContent>
      </w:sdt>
      <w:r>
        <w:t>. A related limitation is the absence of explicit hierarchical differentiation between decision levels</w:t>
      </w:r>
      <w:sdt>
        <w:sdtPr>
          <w:id w:val="1848281538"/>
          <w:citation/>
        </w:sdtPr>
        <w:sdtContent>
          <w:r>
            <w:fldChar w:fldCharType="begin"/>
            <w:instrText xml:space="preserve"> CITATION Anthony1965 \l 1033 </w:instrText>
            <w:fldChar w:fldCharType="separate"/>
          </w:r>
          <w:r>
            <w:rPr>
              <w:noProof/>
            </w:rPr>
            <w:t xml:space="preserve"> (Anthony, 1965)</w:t>
          </w:r>
          <w:r>
            <w:fldChar w:fldCharType="end"/>
          </w:r>
        </w:sdtContent>
      </w:sdt>
      <w:r>
        <w:t xml:space="preserve">. Wildfire operations span local intervention, regional coordination, and strategic prioritization </w:t>
      </w:r>
      <w:sdt>
        <w:sdtPr>
          <w:id w:val="-783424672"/>
          <w:citation/>
        </w:sdtPr>
        <w:sdtContent>
          <w:r>
            <w:fldChar w:fldCharType="begin"/>
            <w:instrText xml:space="preserve"> CITATION Tur04 \l 1055  \m Comfort2019</w:instrText>
            <w:fldChar w:fldCharType="separate"/>
          </w:r>
          <w:r>
            <w:rPr>
              <w:noProof/>
            </w:rPr>
            <w:t>(Turoff, 2004; Comfort, Boin, &amp; Demchak, 2010)</w:t>
          </w:r>
          <w:r>
            <w:fldChar w:fldCharType="end"/>
          </w:r>
        </w:sdtContent>
      </w:sdt>
      <w:r>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fldChar w:fldCharType="begin"/>
            <w:instrText xml:space="preserve"> CITATION Calkin2021 \l 1055  \m Orphanoudakis2025</w:instrText>
            <w:fldChar w:fldCharType="separate"/>
          </w:r>
          <w:r>
            <w:rPr>
              <w:noProof/>
            </w:rPr>
            <w:t>(Calkin, O'Connor, Thompson, &amp; Stratton, 2021; Orphanoudakis, Betzelos, &amp; Leligou, 2025)</w:t>
          </w:r>
          <w:r>
            <w:fldChar w:fldCharType="end"/>
          </w:r>
        </w:sdtContent>
      </w:sdt>
      <w:r>
        <w:t>.</w:t>
      </w:r>
    </w:p>
    <w:p w14:paraId="43A4015F" w14:textId="17E9992E" w:rsidR="00425C94" w:rsidRPr="00E56718" w:rsidRDefault="00425C94" w:rsidP="00425C94">
      <w:pPr>
        <w:pStyle w:val="ParText"/>
        <w:keepNext/>
        <w:pBdr>
          <w:top w:val="single" w:sz="4" w:space="1" w:color="auto"/>
          <w:bottom w:val="single" w:sz="4" w:space="1" w:color="auto"/>
        </w:pBdr>
        <w:rPr>
          <w:b/>
          <w:bCs/>
        </w:rPr>
      </w:pPr>
      <w:r>
        <w:rPr>
          <w:b/>
          <w:bCs/>
        </w:rPr>
        <w:t xml:space="preserve">G2 Unrepresented Epistemic Uncertainty and Limited Explainability</w:t>
      </w:r>
    </w:p>
    <w:p w14:paraId="0D52BD8B" w14:textId="4C02F974" w:rsidR="004904C9" w:rsidRPr="00BA1179" w:rsidRDefault="004904C9" w:rsidP="004904C9">
      <w:pPr>
        <w:pStyle w:val="ParText"/>
      </w:pPr>
      <w:r>
        <w:t xml:space="preserve">Wildfire decisions are shaped more strongly by epistemic uncertainty, arising from incomplete or unreliable information, than by stochastic variability in fire dynamics </w:t>
      </w:r>
      <w:sdt>
        <w:sdtPr>
          <w:id w:val="-601946383"/>
          <w:citation/>
        </w:sdtPr>
        <w:sdtContent>
          <w:r>
            <w:fldChar w:fldCharType="begin"/>
            <w:instrText>CITATION Mor90 \m Placeholder1 \t  \l 1033  \m ThompsonCalkin2011</w:instrText>
            <w:fldChar w:fldCharType="separate"/>
          </w:r>
          <w:r>
            <w:rPr>
              <w:noProof/>
            </w:rPr>
            <w:t>(Morgan &amp; Henrion, 1990; Walker, et al., 2003; Thompson &amp; Calkin, 2011)</w:t>
          </w:r>
          <w:r>
            <w:fldChar w:fldCharType="end"/>
          </w:r>
        </w:sdtContent>
      </w:sdt>
      <w:r>
        <w:t>. Existing uncertainty-aware DSS approaches</w:t>
      </w:r>
      <w:r>
        <w:rPr>
          <w:lang w:eastAsia="tr-TR"/>
        </w:rPr>
        <w:fldChar w:fldCharType="begin"/>
        <w:instrText xml:space="preserve"> CITATION ComesEtAl2011 \l 1055 </w:instrText>
        <w:fldChar w:fldCharType="separate"/>
      </w:r>
      <w:r>
        <w:rPr>
          <w:noProof/>
          <w:lang w:eastAsia="tr-TR"/>
        </w:rPr>
        <w:t xml:space="preserve"> (Comes, Hiete, Wijngaards, &amp; Schultmann, 2011)</w:t>
      </w:r>
      <w:r>
        <w:rPr>
          <w:lang w:eastAsia="tr-TR"/>
        </w:rPr>
        <w:fldChar w:fldCharType="end"/>
        <w:t xml:space="preserve"> </w:t>
      </w:r>
      <w:r>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fldChar w:fldCharType="begin"/>
            <w:instrText xml:space="preserve"> CITATION Sha76 \l 1055  \m Pea88</w:instrText>
            <w:fldChar w:fldCharType="separate"/>
          </w:r>
          <w:r>
            <w:rPr>
              <w:noProof/>
            </w:rPr>
            <w:t>(Shafer, 1976; Pearl, 1988)</w:t>
          </w:r>
          <w:r>
            <w:fldChar w:fldCharType="end"/>
          </w:r>
        </w:sdtContent>
      </w:sdt>
      <w:r>
        <w:t xml:space="preserve">. Fuzzy logic has been proposed as a principled alternative for graded representation of operational evidence without distributional assumptions </w:t>
      </w:r>
      <w:sdt>
        <w:sdtPr>
          <w:id w:val="1650705506"/>
          <w:citation/>
        </w:sdtPr>
        <w:sdtContent>
          <w:r>
            <w:fldChar w:fldCharType="begin"/>
            <w:instrText xml:space="preserve"> CITATION Zadeh1965 \l 1055  \m Mendel2017 \m Duarte2022</w:instrText>
            <w:fldChar w:fldCharType="separate"/>
          </w:r>
          <w:r>
            <w:rPr>
              <w:noProof/>
            </w:rPr>
            <w:t>(Zadeh, Fuzzy sets, 1965; Mendel, 2017; Duarte, Teodoro, Gonçalves, Soares, &amp; Cunha, 2022)</w:t>
          </w:r>
          <w:r>
            <w:fldChar w:fldCharType="end"/>
          </w:r>
        </w:sdtContent>
      </w:sdt>
      <w:r>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fldChar w:fldCharType="begin"/>
            <w:instrText xml:space="preserve"> CITATION Rapp2020 \l 1055 </w:instrText>
            <w:fldChar w:fldCharType="separate"/>
          </w:r>
          <w:r>
            <w:rPr>
              <w:noProof/>
            </w:rPr>
            <w:t>(Rapp, Rabung, Wilson, &amp; Toman, 2020)</w:t>
          </w:r>
          <w:r>
            <w:fldChar w:fldCharType="end"/>
          </w:r>
        </w:sdtContent>
      </w:sdt>
      <w:r>
        <w:t>.</w:t>
      </w:r>
    </w:p>
    <w:p w14:paraId="27A3D6C1" w14:textId="7E6ED068" w:rsidR="00001D28" w:rsidRPr="00BA1179" w:rsidRDefault="00001D28" w:rsidP="00001D28">
      <w:pPr>
        <w:pStyle w:val="ParText"/>
      </w:pPr>
      <w:r>
        <w:lastRenderedPageBreak/>
        <w:t xml:space="preserve">AI-based wildfire models increasingly operate as black boxes whose internal reasoning is difficult to interpret </w:t>
      </w:r>
      <w:sdt>
        <w:sdtPr>
          <w:id w:val="-1779323947"/>
          <w:citation/>
        </w:sdtPr>
        <w:sdtContent>
          <w:r>
            <w:fldChar w:fldCharType="begin"/>
            <w:instrText xml:space="preserve">CITATION RibeiroEtAl2016 \m GuidottiEtAl2018 \l 1033 </w:instrText>
            <w:fldChar w:fldCharType="separate"/>
          </w:r>
          <w:r>
            <w:rPr>
              <w:noProof/>
            </w:rPr>
            <w:t>(Ribeiro, Singh, &amp; Guestrin, 2016; Guidotti, et al., 2018)</w:t>
          </w:r>
          <w:r>
            <w:fldChar w:fldCharType="end"/>
          </w:r>
        </w:sdtContent>
      </w:sdt>
      <w:r>
        <w:t xml:space="preserve">. Emergency response requires traceable recommendations that operators can justify to multiple stakeholders </w:t>
      </w:r>
      <w:sdt>
        <w:sdtPr>
          <w:id w:val="-1024630236"/>
          <w:citation/>
        </w:sdtPr>
        <w:sdtContent>
          <w:r>
            <w:fldChar w:fldCharType="begin"/>
            <w:instrText xml:space="preserve">CITATION McNeeseEtAl2021 \l 1033 </w:instrText>
            <w:fldChar w:fldCharType="separate"/>
          </w:r>
          <w:r>
            <w:rPr>
              <w:noProof/>
            </w:rPr>
            <w:t>(McNeese, Schelble, Canonico, &amp; Demir, 2021)</w:t>
          </w:r>
          <w:r>
            <w:fldChar w:fldCharType="end"/>
          </w:r>
        </w:sdtContent>
      </w:sdt>
      <w:r>
        <w:t xml:space="preserve">. Post-hoc attribution methods such as SHAP and LIME provide statistical approximations of model behavior rather than causal rule-level traceability </w:t>
      </w:r>
      <w:sdt>
        <w:sdtPr>
          <w:id w:val="1516046431"/>
          <w:citation/>
        </w:sdtPr>
        <w:sdtContent>
          <w:r>
            <w:fldChar w:fldCharType="begin"/>
            <w:instrText xml:space="preserve"> CITATION RibeiroEtAl2016 \l 1055 </w:instrText>
            <w:fldChar w:fldCharType="separate"/>
          </w:r>
          <w:r>
            <w:rPr>
              <w:noProof/>
            </w:rPr>
            <w:t>(Ribeiro, Singh, &amp; Guestrin, 2016)</w:t>
          </w:r>
          <w:r>
            <w:fldChar w:fldCharType="end"/>
          </w:r>
        </w:sdtContent>
      </w:sdt>
      <w:r>
        <w:t xml:space="preserve">. Empirical studies </w:t>
      </w:r>
      <w:sdt>
        <w:sdtPr>
          <w:id w:val="1854602558"/>
          <w:citation/>
        </w:sdtPr>
        <w:sdtContent>
          <w:r>
            <w:fldChar w:fldCharType="begin"/>
            <w:instrText xml:space="preserve"> CITATION Schultz2021 \l 1033 </w:instrText>
            <w:fldChar w:fldCharType="separate"/>
          </w:r>
          <w:r>
            <w:rPr>
              <w:noProof/>
            </w:rPr>
            <w:t>(Schultz, Miller, Greiner, &amp; Kooistra, 2021)</w:t>
          </w:r>
          <w:r>
            <w:fldChar w:fldCharType="end"/>
          </w:r>
        </w:sdtContent>
      </w:sdt>
      <w:r>
        <w:t xml:space="preserve"> show that wildfire managers override or ignore DSS recommendations when the underlying reasoning is opaque, reducing operational value </w:t>
      </w:r>
      <w:sdt>
        <w:sdtPr>
          <w:id w:val="1792479547"/>
          <w:citation/>
        </w:sdtPr>
        <w:sdtContent>
          <w:r>
            <w:fldChar w:fldCharType="begin"/>
            <w:instrText xml:space="preserve"> CITATION Fillmore2023 \l 1055  \m Rapp2020</w:instrText>
            <w:fldChar w:fldCharType="separate"/>
          </w:r>
          <w:r>
            <w:rPr>
              <w:noProof/>
            </w:rPr>
            <w:t>(Fillmore &amp; Paveglio, 2023; Rapp, Rabung, Wilson, &amp; Toman, 2020)</w:t>
          </w:r>
          <w:r>
            <w:fldChar w:fldCharType="end"/>
          </w:r>
        </w:sdtContent>
      </w:sdt>
      <w:r>
        <w:t xml:space="preserve">. Recent hybrid predictive-fuzzy frameworks demonstrate that accuracy and interpretability are not mutually exclusive </w:t>
      </w:r>
      <w:sdt>
        <w:sdtPr>
          <w:id w:val="-881705027"/>
          <w:citation/>
        </w:sdtPr>
        <w:sdtContent>
          <w:r>
            <w:fldChar w:fldCharType="begin"/>
            <w:instrText xml:space="preserve">CITATION Mohammadi2025 \l 1055 </w:instrText>
            <w:fldChar w:fldCharType="separate"/>
          </w:r>
          <w:r>
            <w:rPr>
              <w:noProof/>
            </w:rPr>
            <w:t>(Mohammadi, Alesheikh, &amp; Alimohammadi, 2025)</w:t>
          </w:r>
          <w:r>
            <w:fldChar w:fldCharType="end"/>
          </w:r>
        </w:sdtContent>
      </w:sdt>
      <w:r>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Pr>
          <w:b/>
          <w:bCs/>
        </w:rPr>
        <w:t>G3 Sim-Decision Coupling without an End-to-End Operational Workflow</w:t>
      </w:r>
    </w:p>
    <w:p w14:paraId="768D7D49" w14:textId="1EE1601A" w:rsidR="00FE6C86" w:rsidRPr="00BA1179" w:rsidRDefault="00FE6C86" w:rsidP="00FE6C86">
      <w:pPr>
        <w:pStyle w:val="ParText"/>
      </w:pPr>
      <w:r>
        <w:t xml:space="preserve">Many wildfire DSS tightly integrate fire-spread simulation with decision reasoning. Modular architectures are essential for traceability and independent validation of system components </w:t>
      </w:r>
      <w:sdt>
        <w:sdtPr>
          <w:id w:val="-215507078"/>
          <w:citation/>
        </w:sdtPr>
        <w:sdtContent>
          <w:r>
            <w:fldChar w:fldCharType="begin"/>
            <w:instrText xml:space="preserve"> CITATION Sug10 \l 1055 </w:instrText>
            <w:fldChar w:fldCharType="separate"/>
          </w:r>
          <w:r>
            <w:rPr>
              <w:noProof/>
            </w:rPr>
            <w:t>(Sugumaran &amp; Degroote, 2010)</w:t>
          </w:r>
          <w:r>
            <w:fldChar w:fldCharType="end"/>
          </w:r>
        </w:sdtContent>
      </w:sdt>
      <w:r>
        <w:t xml:space="preserve">, yet tight coupling prevents either component from being updated or verified in isolation </w:t>
      </w:r>
      <w:sdt>
        <w:sdtPr>
          <w:id w:val="-9844552"/>
          <w:citation/>
        </w:sdtPr>
        <w:sdtContent>
          <w:r>
            <w:fldChar w:fldCharType="begin"/>
            <w:instrText xml:space="preserve"> CITATION PachecoEtAl2015 \l 1055  \m VasquezEtAl2021Forests</w:instrText>
            <w:fldChar w:fldCharType="separate"/>
          </w:r>
          <w:r>
            <w:rPr>
              <w:noProof/>
            </w:rPr>
            <w:t>(Pacheco, 2015; Vásquez, 2021)</w:t>
          </w:r>
          <w:r>
            <w:fldChar w:fldCharType="end"/>
          </w:r>
        </w:sdtContent>
      </w:sdt>
      <w:r>
        <w:t xml:space="preserve">. WFDSS exemplifies this pattern. Its fire-behavior subsystems and decision documentation are architecturally merged within a single platform, constraining substitutability </w:t>
      </w:r>
      <w:sdt>
        <w:sdtPr>
          <w:id w:val="2042782893"/>
          <w:citation/>
        </w:sdtPr>
        <w:sdtContent>
          <w:r>
            <w:fldChar w:fldCharType="begin"/>
            <w:instrText xml:space="preserve"> CITATION NoonanWright2011 \l 1055 </w:instrText>
            <w:fldChar w:fldCharType="separate"/>
          </w:r>
          <w:r>
            <w:rPr>
              <w:noProof/>
            </w:rPr>
            <w:t>(Noonan-Wright, et al., 2011)</w:t>
          </w:r>
          <w:r>
            <w:fldChar w:fldCharType="end"/>
          </w:r>
        </w:sdtContent>
      </w:sdt>
      <w:r>
        <w:t xml:space="preserve">. Recent hybrid architectures reinforce the same coupling. The transformer-fuzzy decision model of Mohammadi, Alesheikh, &amp; Alimohammadi </w:t>
      </w:r>
      <w:sdt>
        <w:sdtPr>
          <w:id w:val="-369307102"/>
          <w:citation/>
        </w:sdtPr>
        <w:sdtContent>
          <w:r>
            <w:fldChar w:fldCharType="begin"/>
            <w:instrText xml:space="preserve">CITATION Mohammadi2025 \n  \t  \l 1055 </w:instrText>
            <w:fldChar w:fldCharType="separate"/>
          </w:r>
          <w:r>
            <w:rPr>
              <w:noProof/>
            </w:rPr>
            <w:t>(2025)</w:t>
          </w:r>
          <w:r>
            <w:fldChar w:fldCharType="end"/>
          </w:r>
        </w:sdtContent>
      </w:sdt>
      <w:r>
        <w:t xml:space="preserve"> and the real-time DSS of Figueiredo, Macedo, Alves, &amp; Figueiredo </w:t>
      </w:r>
      <w:sdt>
        <w:sdtPr>
          <w:id w:val="1290709113"/>
          <w:citation/>
        </w:sdtPr>
        <w:sdtContent>
          <w:r>
            <w:fldChar w:fldCharType="begin"/>
            <w:instrText xml:space="preserve">CITATION Figueiredo2024 \n  \t  \l 1055 </w:instrText>
            <w:fldChar w:fldCharType="separate"/>
          </w:r>
          <w:r>
            <w:rPr>
              <w:noProof/>
            </w:rPr>
            <w:t>(2024)</w:t>
          </w:r>
          <w:r>
            <w:fldChar w:fldCharType="end"/>
          </w:r>
        </w:sdtContent>
      </w:sdt>
      <w:r>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725499EA" w:rsidR="000B1640" w:rsidRPr="00BA1179" w:rsidRDefault="000B1640" w:rsidP="0048381B">
      <w:pPr>
        <w:pStyle w:val="ParText"/>
      </w:pPr>
      <w:r>
        <w:lastRenderedPageBreak/>
        <w:t xml:space="preserve">Optimization-based DSS represent operational constraints such as resources, travel time, and suppression effectiveness through formal cost functions </w:t>
      </w:r>
      <w:sdt>
        <w:sdtPr>
          <w:id w:val="-1330356888"/>
          <w:citation/>
        </w:sdtPr>
        <w:sdtContent>
          <w:r>
            <w:fldChar w:fldCharType="begin"/>
            <w:instrText xml:space="preserve"> CITATION KeeneyRaiffa1976 \l 1055  \m Pais2021</w:instrText>
            <w:fldChar w:fldCharType="separate"/>
          </w:r>
          <w:r>
            <w:rPr>
              <w:noProof/>
            </w:rPr>
            <w:t>(Keeney &amp; Raiffa, 1976; Pais, Carrasco, Moudio, &amp; Shen, 2021)</w:t>
          </w:r>
          <w:r>
            <w:fldChar w:fldCharType="end"/>
          </w:r>
        </w:sdtContent>
      </w:sdt>
      <w:r>
        <w:t xml:space="preserve">. These formulations presuppose complete state information, which is rarely available during active wildfire response </w:t>
      </w:r>
      <w:sdt>
        <w:sdtPr>
          <w:id w:val="78410820"/>
          <w:citation/>
        </w:sdtPr>
        <w:sdtContent>
          <w:r>
            <w:fldChar w:fldCharType="begin"/>
            <w:instrText xml:space="preserve"> CITATION Mar07 \l 1055  \m Finney2006</w:instrText>
            <w:fldChar w:fldCharType="separate"/>
          </w:r>
          <w:r>
            <w:rPr>
              <w:noProof/>
            </w:rPr>
            <w:t>(Martell D. L., 2007; Finney, An overview of FlamMap fire modeling capabilities, 2006)</w:t>
          </w:r>
          <w:r>
            <w:fldChar w:fldCharType="end"/>
          </w:r>
        </w:sdtContent>
      </w:sdt>
      <w:r>
        <w:t xml:space="preserve">. The gap is therefore not lack of awareness but the absence of mechanisms that integrate constraints into real-time, cell-level reasoning under incomplete and evolving observations </w:t>
      </w:r>
      <w:sdt>
        <w:sdtPr>
          <w:id w:val="1841424478"/>
          <w:citation/>
        </w:sdtPr>
        <w:sdtContent>
          <w:r>
            <w:fldChar w:fldCharType="begin"/>
            <w:instrText xml:space="preserve"> CITATION Oliveira2022 \l 1055 </w:instrText>
            <w:fldChar w:fldCharType="separate"/>
          </w:r>
          <w:r>
            <w:rPr>
              <w:noProof/>
            </w:rPr>
            <w:t>(Oliveira, Barros, Ager, &amp; Fernandes, 2022)</w:t>
          </w:r>
          <w:r>
            <w:fldChar w:fldCharType="end"/>
          </w:r>
        </w:sdtContent>
      </w:sdt>
      <w:r>
        <w:t xml:space="preserve">.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 Without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5572413"/>
      <w:r>
        <w:rPr>
          <w:lang w:eastAsia="tr-TR"/>
        </w:rPr>
        <w:t>Research Question and Hypothesis</w:t>
      </w:r>
      <w:bookmarkEnd w:id="40"/>
    </w:p>
    <w:p w14:paraId="1D04B554" w14:textId="77777777" w:rsidR="001618FC" w:rsidRPr="00BA1179" w:rsidRDefault="001618FC" w:rsidP="00C71C81">
      <w:pPr>
        <w:pStyle w:val="ParText"/>
      </w:pPr>
      <w:r>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t>This hypothesis is decomposed into three testable sub-claims:</w:t>
      </w:r>
    </w:p>
    <w:p w14:paraId="52BA3F34" w14:textId="13507B37" w:rsidR="001618FC" w:rsidRPr="00BA1179" w:rsidRDefault="001618FC" w:rsidP="001618FC">
      <w:pPr>
        <w:pStyle w:val="ParText"/>
      </w:pPr>
      <w:r>
        <w:rPr>
          <w:b/>
          <w:bCs/>
          <w:i/>
          <w:iCs/>
        </w:rPr>
        <w:t>H1 (Scalability and Adaptability):</w:t>
      </w:r>
      <w:r>
        <w:t xml:space="preserve"> A hierarchically distributed architecture with concept-abstracted local fuzzy agents and non-inferential global coordination generates adaptive interventions over an open decision space with lower rule base complexity and faster response times than centralized, closed-alternative DSS under evolving wildfire conditions.</w:t>
      </w:r>
    </w:p>
    <w:p w14:paraId="4E178EC6" w14:textId="0C9C4E17" w:rsidR="001618FC" w:rsidRPr="00BA1179" w:rsidRDefault="001618FC" w:rsidP="001618FC">
      <w:pPr>
        <w:pStyle w:val="ParText"/>
      </w:pPr>
      <w:r>
        <w:rPr>
          <w:b/>
          <w:bCs/>
          <w:i/>
          <w:iCs/>
        </w:rPr>
        <w:t>H2 (Interpretability and Independent Validation):</w:t>
      </w:r>
      <w:r>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Pr>
          <w:b/>
          <w:bCs/>
          <w:i/>
          <w:iCs/>
        </w:rPr>
        <w:t>H3 (Operational Feasibility Under Uncertainty):</w:t>
      </w:r>
      <w:r>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5572414"/>
      <w:r>
        <w:rPr>
          <w:lang w:eastAsia="tr-TR"/>
        </w:rPr>
        <w:t>Main Contributions of the Thesis</w:t>
      </w:r>
      <w:bookmarkEnd w:id="41"/>
    </w:p>
    <w:p w14:paraId="0024568E" w14:textId="362BE4D7" w:rsidR="00237656" w:rsidRPr="00BA1179" w:rsidRDefault="00237656" w:rsidP="00237656">
      <w:pPr>
        <w:spacing w:before="120" w:after="120"/>
      </w:pPr>
      <w:r>
        <w:t xml:space="preserve">The thesis makes three architectural and methodological contributions that collectively address the structural gaps identified in Section 1.1. Each contribution </w:t>
        <w:lastRenderedPageBreak/>
        <w:t xml:space="preserve">is self-contained and addresses a distinct gap, as summarized in </w:t>
      </w:r>
      <w:r>
        <w:rPr>
          <w:lang w:eastAsia="tr-TR"/>
        </w:rPr>
        <w:fldChar w:fldCharType="begin"/>
        <w:instrText xml:space="preserve"> REF _Ref223821474 \h </w:instrText>
        <w:fldChar w:fldCharType="separate"/>
      </w:r>
      <w:r>
        <w:t xml:space="preserve">Table </w:t>
      </w:r>
      <w:r>
        <w:rPr>
          <w:noProof/>
        </w:rPr>
        <w:t>1</w:t>
      </w:r>
      <w:r>
        <w:t>.</w:t>
      </w:r>
      <w:r>
        <w:rPr>
          <w:noProof/>
        </w:rPr>
        <w:t>2</w:t>
      </w:r>
      <w:r>
        <w:rPr>
          <w:lang w:eastAsia="tr-TR"/>
        </w:rPr>
        <w:fldChar w:fldCharType="end"/>
      </w:r>
      <w:r>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62DED8C9" w:rsidR="00663182" w:rsidRPr="00BA1179" w:rsidRDefault="00663182" w:rsidP="00663182">
      <w:pPr>
        <w:pStyle w:val="Caption"/>
        <w:keepNext/>
      </w:pPr>
      <w:bookmarkStart w:id="42" w:name="_Ref223821474"/>
      <w:bookmarkStart w:id="43" w:name="_Toc235572489"/>
      <w:r>
        <w:t xml:space="preserve">Table </w:t>
        <w:fldChar w:fldCharType="begin"/>
        <w:instrText xml:space="preserve"> STYLEREF 1 \s </w:instrText>
        <w:fldChar w:fldCharType="separate"/>
      </w:r>
      <w:r>
        <w:rPr>
          <w:noProof/>
        </w:rPr>
        <w:t>1</w:t>
      </w:r>
      <w:r>
        <w:fldChar w:fldCharType="end"/>
        <w:t>.</w:t>
        <w:fldChar w:fldCharType="begin"/>
        <w:instrText xml:space="preserve"> SEQ Table \* ARABIC \s 1 </w:instrText>
        <w:fldChar w:fldCharType="separate"/>
      </w:r>
      <w:r>
        <w:rPr>
          <w:noProof/>
        </w:rPr>
        <w:t>2</w:t>
      </w:r>
      <w:r>
        <w:fldChar w:fldCharType="end"/>
      </w:r>
      <w:bookmarkEnd w:id="42"/>
      <w:r>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Pr>
          <w:b/>
          <w:bCs/>
        </w:rPr>
        <w:t>C1 Open Decision Space through Adaptive, Concept-Driven Reasoning</w:t>
      </w:r>
    </w:p>
    <w:p w14:paraId="30A10A16" w14:textId="0CB56F18" w:rsidR="00BB15F3" w:rsidRPr="00BA1179" w:rsidRDefault="00000000">
      <w:pPr>
        <w:pStyle w:val="ParText"/>
      </w:pPr>
      <w:r>
        <w:t xml:space="preserve">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 An evolving Takagi-Sugeno rule base adapts membership functions (MF) and term resolution </w:t>
      </w:r>
      <w:sdt>
        <w:sdtPr>
          <w:id w:val="815728001"/>
          <w:citation/>
        </w:sdtPr>
        <w:sdtContent>
          <w:r>
            <w:fldChar w:fldCharType="begin"/>
            <w:instrText xml:space="preserve"> CITATION TakagiSugeno1985 \l 1055  \m Ang04 </w:instrText>
            <w:fldChar w:fldCharType="separate"/>
          </w:r>
          <w:r>
            <w:rPr>
              <w:noProof/>
            </w:rPr>
            <w:t>(Takagi &amp; Sugeno, 1985; Angelov &amp; Filev, 2004)</w:t>
          </w:r>
          <w:r>
            <w:fldChar w:fldCharType="end"/>
          </w:r>
        </w:sdtContent>
      </w:sdt>
      <w:r>
        <w:t xml:space="preserve">, a generative model proposes genuinely new candidate rules when adaptation is exhausted, and every candidate passes a satisficing verification gate before it may act </w:t>
      </w:r>
      <w:sdt>
        <w:sdtPr>
          <w:id w:val="815728003"/>
          <w:citation/>
        </w:sdtPr>
        <w:sdtContent>
          <w:r>
            <w:fldChar w:fldCharType="begin"/>
            <w:instrText xml:space="preserve"> CITATION Sim56 \l 1055 </w:instrText>
            <w:fldChar w:fldCharType="separate"/>
          </w:r>
          <w:r>
            <w:rPr>
              <w:noProof/>
            </w:rPr>
            <w:t>(Simon H. A., 1956)</w:t>
          </w:r>
          <w:r>
            <w:fldChar w:fldCharType="end"/>
          </w:r>
        </w:sdtContent>
      </w:sdt>
      <w:r>
        <w:t xml:space="preserve">. Reasoning itself is confined to local fuzzy agents, while a non-inferential global layer only assigns resources and normalizes priorities, which keeps the open field scalable. </w:t>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p>
    <w:p w14:paraId="59F55075" w14:textId="32E2B683" w:rsidR="00E77EB4" w:rsidRPr="00644AFC" w:rsidRDefault="00E77EB4" w:rsidP="00E77EB4">
      <w:pPr>
        <w:pStyle w:val="ParText"/>
        <w:keepNext/>
        <w:pBdr>
          <w:top w:val="single" w:sz="4" w:space="1" w:color="auto"/>
          <w:bottom w:val="single" w:sz="4" w:space="1" w:color="auto"/>
        </w:pBdr>
        <w:rPr>
          <w:b/>
          <w:bCs/>
        </w:rPr>
      </w:pPr>
      <w:r>
        <w:rPr>
          <w:b/>
          <w:bCs/>
        </w:rPr>
        <w:t>C2 Sensitivity Analysis with Traceability and Confidence-Gated Uncertainty</w:t>
      </w:r>
    </w:p>
    <w:p w14:paraId="2D0CB866" w14:textId="77777777" w:rsidR="00BB15F3" w:rsidRPr="00BA1179" w:rsidRDefault="00000000">
      <w:pPr>
        <w:pStyle w:val="ParText"/>
      </w:pPr>
      <w:r>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Pr>
          <w:b/>
          <w:bCs/>
        </w:rPr>
        <w:t xml:space="preserve">C3 End-to-End Use-Case Demonstration </w:t>
      </w:r>
    </w:p>
    <w:p w14:paraId="5C0AE2B1" w14:textId="30347908" w:rsidR="00BB15F3" w:rsidRPr="00BA1179" w:rsidRDefault="00000000">
      <w:pPr>
        <w:pStyle w:val="ParText"/>
      </w:pPr>
      <w:r>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fldChar w:fldCharType="begin"/>
            <w:instrText xml:space="preserve"> CITATION Fillmore2023 \l 1055  \m Rapp2020 </w:instrText>
            <w:fldChar w:fldCharType="separate"/>
          </w:r>
          <w:r>
            <w:rPr>
              <w:noProof/>
            </w:rPr>
            <w:t>(Fillmore &amp; Paveglio, 2023; Rapp, Rabung, Wilson, &amp; Toman, 2020)</w:t>
          </w:r>
          <w:r>
            <w:fldChar w:fldCharType="end"/>
          </w:r>
        </w:sdtContent>
      </w:sdt>
      <w:r>
        <w:t xml:space="preserve">. The with and without DSS results of that use case rest on the counterfactual replay of the identical fire history, so the reported differences are attributable to the issued orders alone.</w:t>
      </w:r>
    </w:p>
    <w:p w14:paraId="4F65512F" w14:textId="0CC0790A" w:rsidR="00E77EB4" w:rsidRPr="00BA1179" w:rsidRDefault="00E77EB4" w:rsidP="00334870">
      <w:pPr>
        <w:pStyle w:val="ParText"/>
      </w:pPr>
      <w:r>
        <w:t xml:space="preserve">Collectively, these three contributions transform wildfire DSS from a predefined and centralized decision toolkit into an open, distributed, and uncertainty-aware </w:t>
        <w:lastRenderedPageBreak/>
        <w:t>reasoning system whose operational properties are analytically established rather than empirically assumed.</w:t>
      </w:r>
    </w:p>
    <w:p w14:paraId="1CED6324" w14:textId="3F8B597F" w:rsidR="00A04D1B" w:rsidRDefault="006C101E" w:rsidP="00A04D1B">
      <w:pPr>
        <w:pStyle w:val="ParText"/>
        <w:rPr>
          <w:lang w:eastAsia="tr-TR"/>
        </w:rPr>
      </w:pPr>
      <w:r>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establishing a one-to-one correspondence between every gap and a targeted architectural contribution. The flow from research question through hypothesis and contributions to gaps can therefore be read as one continuous argument as illustrated in </w:t>
      </w:r>
      <w:r>
        <w:rPr>
          <w:lang w:eastAsia="tr-TR"/>
        </w:rPr>
        <w:fldChar w:fldCharType="begin"/>
        <w:instrText xml:space="preserve"> REF _Ref227630123 \h </w:instrText>
        <w:fldChar w:fldCharType="separate"/>
      </w:r>
      <w:r>
        <w:t xml:space="preserve">Figure </w:t>
      </w:r>
      <w:r>
        <w:rPr>
          <w:noProof/>
        </w:rPr>
        <w:t>1</w:t>
      </w:r>
      <w:r>
        <w:t>.</w:t>
      </w:r>
      <w:r>
        <w:rPr>
          <w:noProof/>
        </w:rPr>
        <w:t>2</w:t>
      </w:r>
      <w:r>
        <w:rPr>
          <w:lang w:eastAsia="tr-TR"/>
        </w:rPr>
        <w:fldChar w:fldCharType="end"/>
        <w:t>.</w:t>
      </w:r>
    </w:p>
    <w:p w14:paraId="6478A49D" w14:textId="77777777" w:rsidR="00A04D1B" w:rsidRPr="00BA1179" w:rsidRDefault="00A04D1B" w:rsidP="00A04D1B">
      <w:pPr>
        <w:keepNext/>
      </w:pPr>
      <w:r>
        <w:rPr>
          <w:noProof/>
        </w:rPr>
        <w:lastRenderedPageBreak/>
        <w:drawing>
          <wp:inline distT="0" distB="0" distL="0" distR="0" wp14:anchorId="2E49B45A" wp14:editId="5C98AED9">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034FFA80" w14:textId="4B49A8DE" w:rsidR="00A04D1B" w:rsidRPr="00BA1179" w:rsidRDefault="00A04D1B" w:rsidP="00A04D1B">
      <w:pPr>
        <w:pStyle w:val="Caption"/>
      </w:pPr>
      <w:bookmarkStart w:id="44" w:name="_Ref227630123"/>
      <w:bookmarkStart w:id="45" w:name="_Toc235572521"/>
      <w:r>
        <w:t xml:space="preserve">Figure </w:t>
        <w:fldChar w:fldCharType="begin"/>
        <w:instrText xml:space="preserve"> STYLEREF 1 \s </w:instrText>
        <w:fldChar w:fldCharType="separate"/>
      </w:r>
      <w:r>
        <w:rPr>
          <w:noProof/>
        </w:rPr>
        <w:t>1</w:t>
      </w:r>
      <w:r>
        <w:fldChar w:fldCharType="end"/>
        <w:t>.</w:t>
        <w:fldChar w:fldCharType="begin"/>
        <w:instrText xml:space="preserve"> SEQ Figure \* ARABIC \s 1 </w:instrText>
        <w:fldChar w:fldCharType="separate"/>
      </w:r>
      <w:r>
        <w:rPr>
          <w:noProof/>
        </w:rPr>
        <w:t>2</w:t>
      </w:r>
      <w:r>
        <w:fldChar w:fldCharType="end"/>
      </w:r>
      <w:bookmarkEnd w:id="44"/>
      <w:r>
        <w:t xml:space="preserve"> Research question, hypothesis, gaps and contributions</w:t>
      </w:r>
      <w:bookmarkEnd w:id="45"/>
    </w:p>
    <w:p w14:paraId="6917E4FF" w14:textId="17C884DE" w:rsidR="00320403" w:rsidRPr="00BA1179" w:rsidRDefault="007052DB" w:rsidP="007052DB">
      <w:pPr>
        <w:pStyle w:val="Heading2"/>
      </w:pPr>
      <w:bookmarkStart w:id="46" w:name="_Toc235572415"/>
      <w:r>
        <w:t>Organization of the Thesis</w:t>
      </w:r>
      <w:bookmarkEnd w:id="46"/>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lastRenderedPageBreak/>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7C509A82" w14:textId="77777777" w:rsidR="000C5E0C" w:rsidRDefault="000C5E0C" w:rsidP="000C5E0C">
      <w:pPr>
        <w:pStyle w:val="ParText"/>
      </w:pPr>
      <w:r>
        <w:t>Chapter 6 summarizes the contributions and outlines directions for future research.</w:t>
      </w:r>
    </w:p>
    <w:p w14:paraId="2762BF2C" w14:textId="77777777" w:rsidR="00020DE7" w:rsidRDefault="00020DE7" w:rsidP="00AF29FD">
      <w:pPr>
        <w:rPr>
          <w:rFonts w:cs="Times New Roman"/>
          <w:szCs w:val="24"/>
        </w:rPr>
      </w:pPr>
    </w:p>
    <w:p w14:paraId="15807D51" w14:textId="77777777" w:rsidR="000C5E0C" w:rsidRDefault="000C5E0C" w:rsidP="00AF29FD">
      <w:pPr>
        <w:rPr>
          <w:rFonts w:cs="Times New Roman"/>
          <w:szCs w:val="24"/>
        </w:rPr>
      </w:pP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7" w:name="_Ref226153860"/>
      <w:bookmarkStart w:id="48" w:name="_Toc235572416"/>
      <w:r>
        <w:rPr>
          <w:lang w:val="en-US"/>
        </w:rPr>
        <w:t>BACKGROUND INFORMATION</w:t>
      </w:r>
      <w:bookmarkEnd w:id="47"/>
      <w:bookmarkEnd w:id="48"/>
    </w:p>
    <w:p w14:paraId="0FFF319B" w14:textId="56A52D6E" w:rsidR="00F8423A" w:rsidRPr="00BA1179" w:rsidRDefault="00130890" w:rsidP="00F8423A">
      <w:pPr>
        <w:pStyle w:val="ParText"/>
      </w:pPr>
      <w:r>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49" w:name="_Toc235572417"/>
      <w:r>
        <w:t>Wildfire Dynamics and Spread Modeling</w:t>
      </w:r>
      <w:bookmarkEnd w:id="49"/>
    </w:p>
    <w:p w14:paraId="718A306D" w14:textId="593FA07E" w:rsidR="00615981" w:rsidRPr="00BA1179" w:rsidRDefault="00000000">
      <w:pPr>
        <w:pStyle w:val="ParText"/>
      </w:pPr>
      <w:r>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0" w:name="_Toc235572418"/>
      <w:r>
        <w:t>Drivers of Fire Behavior</w:t>
      </w:r>
      <w:bookmarkEnd w:id="50"/>
    </w:p>
    <w:p w14:paraId="4A03F816" w14:textId="4A4C770B" w:rsidR="009A2659" w:rsidRPr="00BA1179" w:rsidRDefault="00000000">
      <w:pPr>
        <w:pStyle w:val="ParText"/>
      </w:pPr>
      <w:r>
        <w:t xml:space="preserve">Fire behavior at any point of a landscape is governed by three groups of drivers, namely </w:t>
      </w:r>
      <w:r>
        <w:rPr>
          <w:b/>
          <w:bCs/>
        </w:rPr>
        <w:t>weather</w:t>
      </w:r>
      <w:r>
        <w:t xml:space="preserve">, </w:t>
      </w:r>
      <w:r>
        <w:rPr>
          <w:b/>
          <w:bCs/>
        </w:rPr>
        <w:t>terrain</w:t>
      </w:r>
      <w:r>
        <w:t xml:space="preserve">, and </w:t>
      </w:r>
      <w:r>
        <w:rPr>
          <w:b/>
          <w:bCs/>
        </w:rPr>
        <w:t>fuel</w:t>
      </w:r>
      <w:r>
        <w:t xml:space="preserve">. Weather contributes the most rapidly varying quantities: air temperature, relative humidity, wind speed and direction, wind gusts, and precipitation. Wind pushes the flame front toward unburned fuel, while humidity </w:t>
        <w:lastRenderedPageBreak/>
        <w:t xml:space="preserve">and precipitation set the moisture content of fine fuels and, with it, the ease of ignition </w:t>
      </w:r>
      <w:sdt>
        <w:sdtPr>
          <w:id w:val="815572068"/>
          <w:citation/>
        </w:sdtPr>
        <w:sdtContent>
          <w:r>
            <w:fldChar w:fldCharType="begin"/>
            <w:instrText xml:space="preserve"> CITATION Rot72 \l 1055 </w:instrText>
            <w:fldChar w:fldCharType="separate"/>
          </w:r>
          <w:r>
            <w:rPr>
              <w:noProof/>
            </w:rPr>
            <w:t>(Rothermel, 1972)</w:t>
          </w:r>
          <w:r>
            <w:fldChar w:fldCharType="end"/>
          </w:r>
        </w:sdtContent>
      </w:sdt>
      <w:r>
        <w:t xml:space="preserve">. Terrain contributes elevation, slope, aspect, and accessibility. A front burning upslope preheats the fuel above it and accelerates, aspect determines how much solar radiation dries the fuel over the day, and accessibility bounds where crews can act. Fuel contributes the most slowly varying quantities. The vegetation type, the available fuel load, and the fuel moisture determine how intense the combustion becomes and how long a cell keeps burning </w:t>
      </w:r>
      <w:sdt>
        <w:sdtPr>
          <w:id w:val="815572070"/>
          <w:citation/>
        </w:sdtPr>
        <w:sdtContent>
          <w:r>
            <w:fldChar w:fldCharType="begin"/>
            <w:instrText xml:space="preserve"> CITATION Sco05 \l 1055 </w:instrText>
            <w:fldChar w:fldCharType="separate"/>
          </w:r>
          <w:r>
            <w:rPr>
              <w:noProof/>
            </w:rPr>
            <w:t>(Scott &amp; Burgan, 2005)</w:t>
          </w:r>
          <w:r>
            <w:fldChar w:fldCharType="end"/>
          </w:r>
        </w:sdtContent>
      </w:sdt>
      <w:r>
        <w:t>.</w:t>
      </w:r>
    </w:p>
    <w:p w14:paraId="15512DA6" w14:textId="7E69B79D" w:rsidR="009A2659" w:rsidRPr="00BA1179" w:rsidRDefault="00000000">
      <w:pPr>
        <w:pStyle w:val="ParText"/>
      </w:pPr>
      <w:r>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fldChar w:fldCharType="begin"/>
            <w:instrText xml:space="preserve"> CITATION Rot72 \l 1055  \m And18 </w:instrText>
            <w:fldChar w:fldCharType="separate"/>
          </w:r>
          <w:r>
            <w:rPr>
              <w:noProof/>
            </w:rPr>
            <w:t>(Rothermel, 1972; Andrews, 2018)</w:t>
          </w:r>
          <w:r>
            <w:fldChar w:fldCharType="end"/>
          </w:r>
        </w:sdtContent>
      </w:sdt>
      <w:r>
        <w:t xml:space="preserve">; the detailed parameterization used in this thesis is given in Appendix A. The significance of the model for this thesis lies not in its exact functional form but in the causal chain it encodes.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1" w:name="_Toc235572419"/>
      <w:r>
        <w:t>Families of Spread Models</w:t>
      </w:r>
      <w:bookmarkEnd w:id="51"/>
    </w:p>
    <w:p w14:paraId="4CC601BA" w14:textId="4116C477" w:rsidR="009A2659" w:rsidRPr="00BA1179" w:rsidRDefault="00000000">
      <w:pPr>
        <w:pStyle w:val="ParText"/>
      </w:pPr>
      <w:r>
        <w:t xml:space="preserve">The literature groups spread models into three families. </w:t>
      </w:r>
      <w:r>
        <w:rPr>
          <w:b/>
          <w:bCs/>
        </w:rPr>
        <w:t>Physical and quasi-physical models</w:t>
      </w:r>
      <w:r>
        <w:t xml:space="preserve"> resolve combustion chemistry and heat transfer; they are the most detailed and the most expensive to run </w:t>
      </w:r>
      <w:sdt>
        <w:sdtPr>
          <w:id w:val="815572078"/>
          <w:citation/>
        </w:sdtPr>
        <w:sdtContent>
          <w:r>
            <w:fldChar w:fldCharType="begin"/>
            <w:instrText xml:space="preserve"> CITATION Sullivan2009 \l 1055 </w:instrText>
            <w:fldChar w:fldCharType="separate"/>
          </w:r>
          <w:r>
            <w:rPr>
              <w:noProof/>
            </w:rPr>
            <w:t>(Sullivan, Wildland surface fire spread modelling 1: Physical and quasi-physical models, 2009a)</w:t>
          </w:r>
          <w:r>
            <w:fldChar w:fldCharType="end"/>
          </w:r>
        </w:sdtContent>
      </w:sdt>
      <w:r>
        <w:t xml:space="preserve">. </w:t>
      </w:r>
      <w:r>
        <w:rPr>
          <w:b/>
          <w:bCs/>
        </w:rPr>
        <w:t>Empirical and quasi-empirical models</w:t>
      </w:r>
      <w:r>
        <w:t xml:space="preserve"> fit observed spread rates to environmental variables; they are fast and robust within the conditions for which they were calibrated </w:t>
      </w:r>
      <w:sdt>
        <w:sdtPr>
          <w:id w:val="815572080"/>
          <w:citation/>
        </w:sdtPr>
        <w:sdtContent>
          <w:r>
            <w:fldChar w:fldCharType="begin"/>
            <w:instrText xml:space="preserve"> CITATION Sullivan2009b \l 1055 </w:instrText>
            <w:fldChar w:fldCharType="separate"/>
          </w:r>
          <w:r>
            <w:rPr>
              <w:noProof/>
            </w:rPr>
            <w:t>(Sullivan, Wildland surface fire spread modelling 2: Empirical and quasi-empirical models, 2009b)</w:t>
          </w:r>
          <w:r>
            <w:fldChar w:fldCharType="end"/>
          </w:r>
        </w:sdtContent>
      </w:sdt>
      <w:r>
        <w:t xml:space="preserve">. </w:t>
      </w:r>
      <w:r>
        <w:rPr>
          <w:b/>
          <w:bCs/>
        </w:rPr>
        <w:t>Simulation models</w:t>
      </w:r>
      <w:r>
        <w:t xml:space="preserve"> propagate a fire front across a landscape by applying one of the former families as a local kernel; FlamMap is the best-known operational example </w:t>
      </w:r>
      <w:sdt>
        <w:sdtPr>
          <w:id w:val="815572082"/>
          <w:citation/>
        </w:sdtPr>
        <w:sdtContent>
          <w:r>
            <w:fldChar w:fldCharType="begin"/>
            <w:instrText xml:space="preserve"> CITATION Sullivan2009c \l 1055  \m Finney2006 </w:instrText>
            <w:fldChar w:fldCharType="separate"/>
          </w:r>
          <w:r>
            <w:rPr>
              <w:noProof/>
            </w:rPr>
            <w:t xml:space="preserve">(Sullivan, Wildland surface fire spread modelling 3: Simulation and mathematical </w:t>
            <w:lastRenderedPageBreak/>
            <w:t>analogue models, 2009c; Finney, An overview of FlamMap fire modeling capabilities, 2006)</w:t>
          </w:r>
          <w:r>
            <w:fldChar w:fldCharType="end"/>
          </w:r>
        </w:sdtContent>
      </w:sdt>
      <w:r>
        <w:t>.</w:t>
      </w:r>
    </w:p>
    <w:p w14:paraId="633D2CF6" w14:textId="08509D1A" w:rsidR="009A2659" w:rsidRPr="00BA1179" w:rsidRDefault="00000000">
      <w:pPr>
        <w:pStyle w:val="ParText"/>
      </w:pPr>
      <w:r>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which is why it is preferred when the model is coupled to a decision layer. </w:t>
      </w:r>
      <w:r>
        <w:rPr>
          <w:b/>
          <w:bCs/>
        </w:rPr>
        <w:t xml:space="preserve">DisasterAware follows this pattern. A grid-based simulation model whose local spread kernel belongs to the Rothermel-type quasi-empirical family.</w:t>
      </w:r>
    </w:p>
    <w:p w14:paraId="3CF2C4E4" w14:textId="393FE5F8" w:rsidR="009A2659" w:rsidRPr="00BA1179" w:rsidRDefault="00000000">
      <w:pPr>
        <w:pStyle w:val="Heading3"/>
      </w:pPr>
      <w:bookmarkStart w:id="52" w:name="_Toc235572420"/>
      <w:r>
        <w:t>Requirements of the Decision Layer on the Spread Model</w:t>
      </w:r>
      <w:bookmarkEnd w:id="52"/>
    </w:p>
    <w:p w14:paraId="48782B68" w14:textId="27222DF7" w:rsidR="009A2659" w:rsidRPr="00BA1179" w:rsidRDefault="00000000">
      <w:pPr>
        <w:pStyle w:val="ParText"/>
      </w:pPr>
      <w:r>
        <w:t xml:space="preserve">A wildfire DSS does not require the highest-fidelity fire simulator available; it requires a testable environment. Testability comprises four properties: </w:t>
      </w:r>
      <w:r>
        <w:rPr>
          <w:b/>
          <w:bCs/>
        </w:rPr>
        <w:t>Scenarios can be reproduced exactly</w:t>
      </w:r>
      <w:r>
        <w:t xml:space="preserve">, the </w:t>
      </w:r>
      <w:r>
        <w:rPr>
          <w:b/>
          <w:bCs/>
        </w:rPr>
        <w:t>per-cell state can be observed and logged</w:t>
      </w:r>
      <w:r>
        <w:t xml:space="preserve">, the </w:t>
      </w:r>
      <w:r>
        <w:rPr>
          <w:b/>
          <w:bCs/>
        </w:rPr>
        <w:t>inputs through which interventions act can be controlled</w:t>
      </w:r>
      <w:r>
        <w:t xml:space="preserve">, and </w:t>
      </w:r>
      <w:r>
        <w:rPr>
          <w:b/>
          <w:bCs/>
        </w:rPr>
        <w:t>the outcome of a decision can be measured against the outcome of not deciding</w:t>
      </w:r>
      <w:r>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Pr>
          <w:b/>
          <w:bCs/>
        </w:rPr>
        <w:t>A per-cell state that observation can plausibly estimate, controllable inputs through which interventions act, and an update rate compatible with the decision cycle.</w:t>
      </w:r>
      <w:r>
        <w:t xml:space="preserve"> DisasterAware therefore adopts a hybrid grid model, formalized in Chapter </w:t>
        <w:fldChar w:fldCharType="begin"/>
        <w:instrText xml:space="preserve"> REF _Ref234264246 \r \h </w:instrText>
        <w:fldChar w:fldCharType="separate"/>
        <w:t>3</w:t>
        <w:fldChar w:fldCharType="end"/>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49EB804C" w:rsidR="009A2659" w:rsidRPr="00BA1179" w:rsidRDefault="00000000">
      <w:pPr>
        <w:pStyle w:val="ParText"/>
      </w:pPr>
      <w:r>
        <w:lastRenderedPageBreak/>
        <w:fldChar w:fldCharType="begin"/>
        <w:instrText xml:space="preserve"> REF _Ref300000101 \h </w:instrText>
        <w:fldChar w:fldCharType="separate"/>
        <w:t xml:space="preserve">Figure </w:t>
      </w:r>
      <w:r>
        <w:rPr>
          <w:noProof/>
        </w:rPr>
        <w:t>2</w:t>
      </w:r>
      <w:r>
        <w:t>.</w:t>
      </w:r>
      <w:r>
        <w:rPr>
          <w:noProof/>
        </w:rPr>
        <w:t>1</w:t>
      </w:r>
      <w:r>
        <w:fldChar w:fldCharType="end"/>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Pr>
          <w:noProof/>
        </w:rPr>
        <w:drawing>
          <wp:inline distT="0" distB="0" distL="0" distR="0" wp14:anchorId="5A1F5030" wp14:editId="1625C65D">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B4B6A08" w:rsidR="009A2659" w:rsidRPr="00BA1179" w:rsidRDefault="00000000">
      <w:pPr>
        <w:pStyle w:val="Caption"/>
      </w:pPr>
      <w:bookmarkStart w:id="53" w:name="_Ref300000101"/>
      <w:bookmarkStart w:id="54" w:name="_Toc235572522"/>
      <w:r>
        <w:t xml:space="preserve">Figure </w:t>
        <w:fldChar w:fldCharType="begin"/>
        <w:instrText xml:space="preserve"> STYLEREF 1 \s </w:instrText>
        <w:fldChar w:fldCharType="separate"/>
      </w:r>
      <w:r>
        <w:rPr>
          <w:noProof/>
        </w:rPr>
        <w:t>2</w:t>
      </w:r>
      <w:r>
        <w:fldChar w:fldCharType="end"/>
        <w:t>.</w:t>
        <w:fldChar w:fldCharType="begin"/>
        <w:instrText xml:space="preserve"> SEQ Figure \* ARABIC \s 1 </w:instrText>
        <w:fldChar w:fldCharType="separate"/>
      </w:r>
      <w:r>
        <w:rPr>
          <w:noProof/>
        </w:rPr>
        <w:t>1</w:t>
      </w:r>
      <w:r>
        <w:fldChar w:fldCharType="end"/>
      </w:r>
      <w:bookmarkEnd w:id="53"/>
      <w:r>
        <w:t xml:space="preserve"> Coupling between fire behavior, the grid state, and the decision layer</w:t>
      </w:r>
      <w:bookmarkEnd w:id="54"/>
    </w:p>
    <w:p w14:paraId="2F971429" w14:textId="5CB84156" w:rsidR="009A2659" w:rsidRPr="00BA1179" w:rsidRDefault="00000000">
      <w:pPr>
        <w:pStyle w:val="Heading2"/>
      </w:pPr>
      <w:bookmarkStart w:id="55" w:name="_Toc235572421"/>
      <w:r>
        <w:t>Decision Support Foundations</w:t>
      </w:r>
      <w:bookmarkEnd w:id="55"/>
    </w:p>
    <w:p w14:paraId="5115FFAB" w14:textId="4DA3DC23" w:rsidR="00B622B4" w:rsidRPr="00BA1179" w:rsidRDefault="00B622B4" w:rsidP="00B622B4">
      <w:r>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6" w:name="_Toc235572422"/>
      <w:r>
        <w:t>Core Elements of Decision Support Systems</w:t>
      </w:r>
      <w:bookmarkEnd w:id="56"/>
    </w:p>
    <w:p w14:paraId="51ED3D57" w14:textId="60CEBDE8" w:rsidR="009A2659" w:rsidRPr="00BA1179" w:rsidRDefault="00000000">
      <w:pPr>
        <w:pStyle w:val="ParText"/>
      </w:pPr>
      <w:r>
        <w:t xml:space="preserve">A DSS mediates between two spaces, namely the </w:t>
      </w:r>
      <w:r>
        <w:rPr>
          <w:b/>
          <w:bCs/>
        </w:rPr>
        <w:t>input space</w:t>
      </w:r>
      <w:r>
        <w:t xml:space="preserve"> and </w:t>
      </w:r>
      <w:r>
        <w:rPr>
          <w:b/>
          <w:bCs/>
        </w:rPr>
        <w:t>decision space</w:t>
      </w:r>
      <w:r>
        <w:t xml:space="preserve">. The input space comprises everything the system can observe or estimate: Sensor fields, forecasts, terrain and fuel maps, resource states, and the quantities derived </w:t>
        <w:lastRenderedPageBreak/>
        <w:t xml:space="preserve">from them. The decision space comprises everything the system is authorized to decide, namely the set of actions, with their intensities, locations, and timings, that can be ordered at a given moment.</w:t>
      </w:r>
    </w:p>
    <w:p w14:paraId="6B9A6779" w14:textId="56AD100D" w:rsidR="001545DC" w:rsidRPr="00BA1179" w:rsidRDefault="00000000" w:rsidP="00F129F8">
      <w:pPr>
        <w:pStyle w:val="ParText"/>
      </w:pPr>
      <w:r>
        <w:t xml:space="preserve">A DSS is a software system that assists an operator in choosing among actions whose consequences are uncertain </w:t>
      </w:r>
      <w:sdt>
        <w:sdtPr>
          <w:id w:val="815679502"/>
          <w:citation/>
        </w:sdtPr>
        <w:sdtContent>
          <w:r>
            <w:fldChar w:fldCharType="begin"/>
            <w:instrText xml:space="preserve"> CITATION SpragueCarlson1982 \l 1055  \m Power2002 </w:instrText>
            <w:fldChar w:fldCharType="separate"/>
          </w:r>
          <w:r>
            <w:rPr>
              <w:noProof/>
            </w:rPr>
            <w:t>(Sprague &amp; Carlson, 1982; Power, Decision support systems: Concepts and resources for managers, 2002)</w:t>
          </w:r>
          <w:r>
            <w:fldChar w:fldCharType="end"/>
          </w:r>
        </w:sdtContent>
      </w:sdt>
      <w:r>
        <w:t xml:space="preserve">. Decision support occupies a deliberate middle ground between full automation and unaided judgment </w:t>
      </w:r>
      <w:sdt>
        <w:sdtPr>
          <w:id w:val="-1089158225"/>
          <w:citation/>
        </w:sdtPr>
        <w:sdtContent>
          <w:r>
            <w:fldChar w:fldCharType="begin"/>
            <w:instrText xml:space="preserve"> CITATION Power2007History \l 1033 </w:instrText>
            <w:fldChar w:fldCharType="separate"/>
          </w:r>
          <w:r>
            <w:rPr>
              <w:noProof/>
            </w:rPr>
            <w:t>(Power, A Brief History of Decision Support Systems, 2007)</w:t>
          </w:r>
          <w:r>
            <w:fldChar w:fldCharType="end"/>
          </w:r>
        </w:sdtContent>
      </w:sdt>
      <w:r>
        <w:t xml:space="preserve">. In the classical framework of Gorry and Scott Morton it targets semi-structured decisions, those for which parts of the reasoning can be modeled while the remainder requires human judgment </w:t>
      </w:r>
      <w:sdt>
        <w:sdtPr>
          <w:id w:val="815679504"/>
          <w:citation/>
        </w:sdtPr>
        <w:sdtContent>
          <w:r>
            <w:fldChar w:fldCharType="begin"/>
            <w:instrText xml:space="preserve"> CITATION GorryScottMorton1971 \l 1055  \m Simon1977 </w:instrText>
            <w:fldChar w:fldCharType="separate"/>
          </w:r>
          <w:r>
            <w:rPr>
              <w:noProof/>
            </w:rPr>
            <w:t>(Gorry &amp; Scott Morton, 1971; Simon H. , The New Science of Management Decision, 1960)</w:t>
          </w:r>
          <w:r>
            <w:fldChar w:fldCharType="end"/>
          </w:r>
        </w:sdtContent>
      </w:sdt>
      <w:r>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fldChar w:fldCharType="begin"/>
            <w:instrText xml:space="preserve"> CITATION TurbanEtAl2011 \l 1055  \m ShardaEtAl2018 </w:instrText>
            <w:fldChar w:fldCharType="separate"/>
          </w:r>
          <w:r>
            <w:rPr>
              <w:noProof/>
            </w:rPr>
            <w:t>(Turban, 2011; Sharda, Delen, &amp; Turban, 2018)</w:t>
          </w:r>
          <w:r>
            <w:fldChar w:fldCharType="end"/>
          </w:r>
        </w:sdtContent>
      </w:sdt>
      <w:r>
        <w:t xml:space="preserve">: </w:t>
      </w:r>
      <w:r>
        <w:rPr>
          <w:b/>
        </w:rPr>
        <w:t xml:space="preserve">Input interface, </w:t>
      </w:r>
      <w:r>
        <w:t xml:space="preserve">which transforms raw observations into usable, bounded variables; </w:t>
      </w:r>
      <w:r>
        <w:rPr>
          <w:b/>
        </w:rPr>
        <w:t xml:space="preserve">Knowledge base, </w:t>
      </w:r>
      <w:r>
        <w:t xml:space="preserve">which encodes the behavior of the domain, represented in this thesis in the form of fuzzy rules; </w:t>
      </w:r>
      <w:r>
        <w:rPr>
          <w:b/>
        </w:rPr>
        <w:t xml:space="preserve">Reasoning engine, </w:t>
      </w:r>
      <w:r>
        <w:t xml:space="preserve">which produces candidate decisions from the current inputs; </w:t>
      </w:r>
      <w:r>
        <w:rPr>
          <w:b/>
        </w:rPr>
        <w:t xml:space="preserve">Decision evaluation, </w:t>
      </w:r>
      <w:r>
        <w:t xml:space="preserve">which scores every candidate before it is allowed to act; </w:t>
      </w:r>
      <w:r>
        <w:rPr>
          <w:b/>
        </w:rPr>
        <w:t xml:space="preserve">Presentation and oversight, </w:t>
      </w:r>
      <w:r>
        <w:t>which enable the operator to inspect, question, and override the outcome.</w:t>
      </w:r>
    </w:p>
    <w:p w14:paraId="3AE2176E" w14:textId="78AE6DD6" w:rsidR="00733E7F" w:rsidRPr="00BA1179" w:rsidRDefault="00000000" w:rsidP="00A02641">
      <w:pPr>
        <w:pStyle w:val="ParText"/>
      </w:pPr>
      <w:sdt>
        <w:sdtPr>
          <w:id w:val="815646003"/>
          <w:citation/>
        </w:sdtPr>
        <w:sdtContent/>
      </w:sdt>
      <w:r>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fldChar w:fldCharType="begin"/>
            <w:instrText xml:space="preserve"> CITATION FrenchEtAl2019 \l 1055 </w:instrText>
            <w:fldChar w:fldCharType="separate"/>
          </w:r>
          <w:r>
            <w:rPr>
              <w:noProof/>
            </w:rPr>
            <w:t>(French, Maule, &amp; Papamichail, 2019)</w:t>
          </w:r>
          <w:r>
            <w:fldChar w:fldCharType="end"/>
          </w:r>
        </w:sdtContent>
      </w:sdt>
      <w:r>
        <w:t>.</w:t>
      </w:r>
    </w:p>
    <w:p w14:paraId="7585E93E" w14:textId="21C92C99" w:rsidR="002778E4" w:rsidRPr="00BA1179" w:rsidRDefault="00D45046" w:rsidP="0055193A">
      <w:pPr>
        <w:pStyle w:val="Heading3"/>
      </w:pPr>
      <w:bookmarkStart w:id="57" w:name="_Toc235572423"/>
      <w:r>
        <w:lastRenderedPageBreak/>
        <w:t>Closed versus Open Decision Spaces</w:t>
      </w:r>
      <w:bookmarkEnd w:id="57"/>
    </w:p>
    <w:p w14:paraId="3949F2E5" w14:textId="211CE208" w:rsidR="00733E7F" w:rsidRPr="00BA1179" w:rsidRDefault="00000000">
      <w:pPr>
        <w:pStyle w:val="ParText"/>
      </w:pPr>
      <w:r>
        <w:t xml:space="preserve">In a </w:t>
      </w:r>
      <w:r>
        <w:rPr>
          <w:b/>
          <w:bCs/>
        </w:rPr>
        <w:t>closed decision space,</w:t>
      </w:r>
      <w:r>
        <w:t xml:space="preserve"> the </w:t>
      </w:r>
      <w:r>
        <w:rPr>
          <w:b/>
          <w:bCs/>
        </w:rPr>
        <w:t>alternatives are enumerated</w:t>
      </w:r>
      <w:r>
        <w:t xml:space="preserve"> before reasoning begins, and the system can only rank them. This structure characterizes classical multi-criteria decision making</w:t>
      </w:r>
      <w:sdt>
        <w:sdtPr>
          <w:id w:val="-1008899787"/>
          <w:citation/>
        </w:sdtPr>
        <w:sdtContent>
          <w:r>
            <w:fldChar w:fldCharType="begin"/>
            <w:instrText xml:space="preserve"> CITATION ChenHwang1992 \l 1033  \m ZavadskasTurskis2011</w:instrText>
            <w:fldChar w:fldCharType="separate"/>
          </w:r>
          <w:r>
            <w:rPr>
              <w:noProof/>
            </w:rPr>
            <w:t xml:space="preserve"> (Chen &amp; Hwang, 1992; Zavadskas &amp; Turskis, 2011)</w:t>
          </w:r>
          <w:r>
            <w:fldChar w:fldCharType="end"/>
          </w:r>
        </w:sdtContent>
      </w:sdt>
      <w:r>
        <w:t xml:space="preserve">, in which a fixed alternative set is scored against weighted criteria </w:t>
      </w:r>
      <w:sdt>
        <w:sdtPr>
          <w:id w:val="815597070"/>
          <w:citation/>
        </w:sdtPr>
        <w:sdtContent>
          <w:r>
            <w:fldChar w:fldCharType="begin"/>
            <w:instrText xml:space="preserve"> CITATION HwangYoon1981 \l 1055  \m Triantaphyllou2000  \m Mal99 </w:instrText>
            <w:fldChar w:fldCharType="separate"/>
          </w:r>
          <w:r>
            <w:rPr>
              <w:noProof/>
            </w:rPr>
            <w:t>(Hwang &amp; Yoon, 1981; Triantaphyllou, 2000; Malczewski, 1999)</w:t>
          </w:r>
          <w:r>
            <w:fldChar w:fldCharType="end"/>
          </w:r>
        </w:sdtContent>
      </w:sdt>
      <w:r>
        <w:t xml:space="preserve">. The approach fails in wildfire response for a structural reason. Fire behavior evolves continuously, and an incident routinely produces conditions that no predefined alternative covers. Field studies document the consequence. Commanders use existing tools to justify decisions they have already made, not to generate new options </w:t>
      </w:r>
      <w:sdt>
        <w:sdtPr>
          <w:id w:val="815597072"/>
          <w:citation/>
        </w:sdtPr>
        <w:sdtContent>
          <w:r>
            <w:fldChar w:fldCharType="begin"/>
            <w:instrText xml:space="preserve"> CITATION Fillmore2023 \l 1055  \m Rapp2020 </w:instrText>
            <w:fldChar w:fldCharType="separate"/>
          </w:r>
          <w:r>
            <w:rPr>
              <w:noProof/>
            </w:rPr>
            <w:t>(Fillmore &amp; Paveglio, 2023; Rapp, Rabung, Wilson, &amp; Toman, 2020)</w:t>
          </w:r>
          <w:r>
            <w:fldChar w:fldCharType="end"/>
          </w:r>
        </w:sdtContent>
      </w:sdt>
      <w:r>
        <w:t>.</w:t>
      </w:r>
    </w:p>
    <w:p w14:paraId="64F809CA" w14:textId="2FE4820A" w:rsidR="00733E7F" w:rsidRPr="00BA1179" w:rsidRDefault="00000000">
      <w:pPr>
        <w:pStyle w:val="ParText"/>
      </w:pPr>
      <w:r>
        <w:t xml:space="preserve">An </w:t>
      </w:r>
      <w:r>
        <w:rPr>
          <w:b/>
          <w:bCs/>
        </w:rPr>
        <w:t>open decision space</w:t>
      </w:r>
      <w:r>
        <w:t xml:space="preserve"> requires three capabilities: </w:t>
      </w:r>
      <w:r>
        <w:rPr>
          <w:b/>
          <w:bCs/>
        </w:rPr>
        <w:t>(i)</w:t>
      </w:r>
      <w:r>
        <w:t xml:space="preserve"> </w:t>
      </w:r>
      <w:r>
        <w:rPr>
          <w:b/>
          <w:bCs/>
        </w:rPr>
        <w:t>modification of existing alternatives during operation</w:t>
      </w:r>
      <w:r>
        <w:t xml:space="preserve">, </w:t>
      </w:r>
      <w:r>
        <w:rPr>
          <w:b/>
          <w:bCs/>
        </w:rPr>
        <w:t>(ii) construction of genuinely new alternatives</w:t>
      </w:r>
      <w:r>
        <w:t xml:space="preserve">, and </w:t>
      </w:r>
      <w:r>
        <w:rPr>
          <w:b/>
          <w:bCs/>
        </w:rPr>
        <w:t>(iii) verification of every new alternative before it acts</w:t>
      </w:r>
      <w:r>
        <w:t xml:space="preserve">, since an unchecked generated action constitutes an operational hazard </w:t>
      </w:r>
      <w:sdt>
        <w:sdtPr>
          <w:id w:val="815597076"/>
          <w:citation/>
        </w:sdtPr>
        <w:sdtContent>
          <w:r>
            <w:fldChar w:fldCharType="begin"/>
            <w:instrText xml:space="preserve"> CITATION Ses22 \l 1055 </w:instrText>
            <w:fldChar w:fldCharType="separate"/>
          </w:r>
          <w:r>
            <w:rPr>
              <w:noProof/>
            </w:rPr>
            <w:t>(Seshia, Sadigh, &amp; Sastry, 2022)</w:t>
          </w:r>
          <w:r>
            <w:fldChar w:fldCharType="end"/>
          </w:r>
        </w:sdtContent>
      </w:sdt>
      <w:r>
        <w:t>.</w:t>
      </w:r>
    </w:p>
    <w:p w14:paraId="6AE8F5B2" w14:textId="0C1E380F" w:rsidR="00F76B7D" w:rsidRPr="00BA1179" w:rsidRDefault="00000000">
      <w:pPr>
        <w:pStyle w:val="ParText"/>
      </w:pPr>
      <w:r>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fldChar w:fldCharType="begin"/>
            <w:instrText xml:space="preserve"> CITATION Klein1998 \l 1055  \m RossEtAl2006 </w:instrText>
            <w:fldChar w:fldCharType="separate"/>
          </w:r>
          <w:r>
            <w:rPr>
              <w:noProof/>
            </w:rPr>
            <w:t>(Klein, 2017; Ross, Shafer, &amp; Klein, 2006)</w:t>
          </w:r>
          <w:r>
            <w:fldChar w:fldCharType="end"/>
          </w:r>
        </w:sdtContent>
      </w:sdt>
      <w:r>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fldChar w:fldCharType="begin"/>
            <w:instrText xml:space="preserve"> CITATION Ang04 \l 1055  \m Lug11 </w:instrText>
            <w:fldChar w:fldCharType="separate"/>
          </w:r>
          <w:r>
            <w:rPr>
              <w:noProof/>
            </w:rPr>
            <w:t>(Angelov &amp; Filev, 2004; Lughofer, 2011)</w:t>
          </w:r>
          <w:r>
            <w:fldChar w:fldCharType="end"/>
          </w:r>
        </w:sdtContent>
      </w:sdt>
      <w:r>
        <w:t xml:space="preserve">. An online value-based selector contributes the timing of openness, learning from the outcomes of past trials when to invoke the structure-changing stages rather than discovering new actions itself </w:t>
      </w:r>
      <w:sdt>
        <w:sdtPr>
          <w:id w:val="815632025"/>
          <w:citation/>
        </w:sdtPr>
        <w:sdtContent>
          <w:r>
            <w:fldChar w:fldCharType="begin"/>
            <w:instrText xml:space="preserve"> CITATION Sut18 \l 1055 </w:instrText>
            <w:fldChar w:fldCharType="separate"/>
          </w:r>
          <w:r>
            <w:rPr>
              <w:noProof/>
            </w:rPr>
            <w:t>(Sutton &amp; Barto, 2018)</w:t>
          </w:r>
          <w:r>
            <w:fldChar w:fldCharType="end"/>
          </w:r>
        </w:sdtContent>
      </w:sdt>
      <w:r>
        <w:t xml:space="preserve">. Most recently, generative models, </w:t>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fldChar w:fldCharType="begin"/>
            <w:instrText xml:space="preserve"> CITATION Xie24 \l 1055  \m Che25  \m Cha25 </w:instrText>
            <w:fldChar w:fldCharType="separate"/>
          </w:r>
          <w:r>
            <w:rPr>
              <w:noProof/>
            </w:rPr>
            <w:t>(Xie, ve diğerleri, 2024; Chen, ve diğerleri, 2025; Chandra, Kumar, Patra, &amp; Agarwal, 2025)</w:t>
          </w:r>
          <w:r>
            <w:fldChar w:fldCharType="end"/>
          </w:r>
        </w:sdtContent>
      </w:sdt>
      <w:r>
        <w:t>.</w:t>
      </w:r>
    </w:p>
    <w:p w14:paraId="7FD9EC8D" w14:textId="2000801D" w:rsidR="00733E7F" w:rsidRPr="00BA1179" w:rsidRDefault="00000000">
      <w:pPr>
        <w:pStyle w:val="ParText"/>
      </w:pPr>
      <w:r>
        <w:t xml:space="preserve">DisasterAware combines the three mechanisms: an evolving Takagi-Sugeno </w:t>
      </w:r>
      <w:sdt>
        <w:sdtPr>
          <w:id w:val="815597088"/>
          <w:citation/>
        </w:sdtPr>
        <w:sdtContent>
          <w:r>
            <w:fldChar w:fldCharType="begin"/>
            <w:instrText xml:space="preserve">CITATION TakagiSugeno1985 \n  \t  \l 1055 </w:instrText>
            <w:fldChar w:fldCharType="separate"/>
          </w:r>
          <w:r>
            <w:rPr>
              <w:noProof/>
            </w:rPr>
            <w:t>(1985)</w:t>
          </w:r>
          <w:r>
            <w:fldChar w:fldCharType="end"/>
          </w:r>
        </w:sdtContent>
      </w:sdt>
      <w:r>
        <w:t xml:space="preserve"> rule base for modification, a generative proposer for construction, and a satisficing acceptance gate for verification </w:t>
      </w:r>
      <w:sdt>
        <w:sdtPr>
          <w:id w:val="815597090"/>
          <w:citation/>
        </w:sdtPr>
        <w:sdtContent>
          <w:r>
            <w:fldChar w:fldCharType="begin"/>
            <w:instrText xml:space="preserve"> CITATION Sim56 \l 1055 </w:instrText>
            <w:fldChar w:fldCharType="separate"/>
          </w:r>
          <w:r>
            <w:rPr>
              <w:noProof/>
            </w:rPr>
            <w:t>(Simon H. A., 1956)</w:t>
          </w:r>
          <w:r>
            <w:fldChar w:fldCharType="end"/>
          </w:r>
        </w:sdtContent>
      </w:sdt>
      <w:r>
        <w:t xml:space="preserve">, so that the decision space remains open while every realized action remains admissible. </w:t>
      </w:r>
    </w:p>
    <w:p w14:paraId="2E95DF77" w14:textId="295C4457" w:rsidR="00D45046" w:rsidRPr="00BA1179" w:rsidRDefault="00D45046" w:rsidP="0055193A">
      <w:pPr>
        <w:pStyle w:val="Heading3"/>
      </w:pPr>
      <w:bookmarkStart w:id="58" w:name="_Toc235572424"/>
      <w:r>
        <w:t>Centralized and Distributed Decision Support Architectures</w:t>
      </w:r>
      <w:bookmarkEnd w:id="58"/>
    </w:p>
    <w:p w14:paraId="195125FF" w14:textId="24F95074" w:rsidR="00733E7F" w:rsidRPr="00BA1179" w:rsidRDefault="00000000">
      <w:pPr>
        <w:pStyle w:val="ParText"/>
      </w:pPr>
      <w:r>
        <w:t xml:space="preserve">In centralized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fldChar w:fldCharType="begin"/>
            <w:instrText xml:space="preserve"> CITATION Shi02 \l 1055  \m Arnott2005 </w:instrText>
            <w:fldChar w:fldCharType="separate"/>
          </w:r>
          <w:r>
            <w:rPr>
              <w:noProof/>
            </w:rPr>
            <w:t>(Shim, et al., 2002; Arnott &amp; Pervan, 2005)</w:t>
          </w:r>
          <w:r>
            <w:fldChar w:fldCharType="end"/>
          </w:r>
        </w:sdtContent>
      </w:sdt>
      <w:r>
        <w:t>.</w:t>
      </w:r>
    </w:p>
    <w:p w14:paraId="592B709E" w14:textId="426041A5" w:rsidR="00733E7F" w:rsidRPr="00BA1179" w:rsidRDefault="00000000">
      <w:pPr>
        <w:pStyle w:val="ParText"/>
      </w:pPr>
      <w:r>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fldChar w:fldCharType="begin"/>
            <w:instrText xml:space="preserve"> CITATION Sycara1998 \l 1055  \m Wooldridge2009 </w:instrText>
            <w:fldChar w:fldCharType="separate"/>
          </w:r>
          <w:r>
            <w:rPr>
              <w:noProof/>
            </w:rPr>
            <w:t>(Sycara, 1998; Wooldridge, 2009)</w:t>
          </w:r>
          <w:r>
            <w:fldChar w:fldCharType="end"/>
          </w:r>
        </w:sdtContent>
      </w:sdt>
      <w:r>
        <w:t xml:space="preserve">, and wildfire DSS reviews explicitly call for such designs </w:t>
      </w:r>
      <w:sdt>
        <w:sdtPr>
          <w:id w:val="815597100"/>
          <w:citation/>
        </w:sdtPr>
        <w:sdtContent>
          <w:r>
            <w:fldChar w:fldCharType="begin"/>
            <w:instrText xml:space="preserve"> CITATION VasquezEtAl2021Forests \l 1055 </w:instrText>
            <w:fldChar w:fldCharType="separate"/>
          </w:r>
          <w:r>
            <w:rPr>
              <w:noProof/>
            </w:rPr>
            <w:t>(Vásquez, 2021)</w:t>
          </w:r>
          <w:r>
            <w:fldChar w:fldCharType="end"/>
          </w:r>
        </w:sdtContent>
      </w:sdt>
      <w:r>
        <w:t>.</w:t>
      </w:r>
    </w:p>
    <w:p w14:paraId="48E45368" w14:textId="0FDDFC9E" w:rsidR="00156FCD" w:rsidRPr="00BA1179" w:rsidRDefault="00000000">
      <w:pPr>
        <w:pStyle w:val="ParText"/>
      </w:pPr>
      <w:r>
        <w:t xml:space="preserve">DisasterAware follows the </w:t>
      </w:r>
      <w:r>
        <w:rPr>
          <w:b/>
          <w:bCs/>
        </w:rPr>
        <w:t>distributed pattern</w:t>
      </w:r>
      <w:r>
        <w:t xml:space="preserve"> with one restriction that later chapters exploit. Local DSS agents perform all inference on region-level observations, while the global layer performs no inference at all; it only assigns resources and normalizes priorities across regions. </w:t>
      </w:r>
      <w:r>
        <w:rPr>
          <w:b/>
          <w:bCs/>
        </w:rPr>
        <w:t>Upward flow</w:t>
      </w:r>
      <w:r>
        <w:t xml:space="preserve">, from each Local DSS agent to the global coordination layer, carries three compact quantities, namely the </w:t>
      </w:r>
      <w:r>
        <w:rPr>
          <w:b/>
          <w:bCs/>
        </w:rPr>
        <w:t>region priority</w:t>
      </w:r>
      <w:r>
        <w:t xml:space="preserve"> derived from the top-level operational priority concept, the </w:t>
      </w:r>
      <w:r>
        <w:rPr>
          <w:b/>
          <w:bCs/>
        </w:rPr>
        <w:t>resource request</w:t>
      </w:r>
      <w:r>
        <w:t xml:space="preserve"> implied by the proposed interventions, and a </w:t>
      </w:r>
      <w:r>
        <w:rPr>
          <w:b/>
          <w:bCs/>
        </w:rPr>
        <w:t xml:space="preserve">confidence </w:t>
        <w:lastRenderedPageBreak/>
        <w:t>summary</w:t>
      </w:r>
      <w:r>
        <w:t xml:space="preserve"> of the observations behind them. </w:t>
      </w:r>
      <w:r>
        <w:rPr>
          <w:b/>
          <w:bCs/>
        </w:rPr>
        <w:t>Downward flow</w:t>
      </w:r>
      <w:r>
        <w:t xml:space="preserve">, from the global layer back to every Local DSS agent, returns the </w:t>
      </w:r>
      <w:r>
        <w:rPr>
          <w:b/>
          <w:bCs/>
        </w:rPr>
        <w:t>resource allocation</w:t>
      </w:r>
      <w:r>
        <w:t xml:space="preserve">, the </w:t>
      </w:r>
      <w:r>
        <w:rPr>
          <w:b/>
          <w:bCs/>
        </w:rPr>
        <w:t>normalized priority weights</w:t>
      </w:r>
      <w:r>
        <w:t xml:space="preserve">, and the </w:t>
      </w:r>
      <w:r>
        <w:rPr>
          <w:b/>
          <w:bCs/>
        </w:rPr>
        <w:t>acceptance thresholds</w:t>
      </w:r>
      <w:r>
        <w:t xml:space="preserve"> in force. Neither direction carries raw sensor fields or rule activations, which keeps the channel narrow, the coordination auditable, and the local decision path short. </w:t>
        <w:fldChar w:fldCharType="begin"/>
        <w:instrText xml:space="preserve"> REF _Ref300000204 \h </w:instrText>
        <w:fldChar w:fldCharType="separate"/>
        <w:t xml:space="preserve">Figure </w:t>
      </w:r>
      <w:r>
        <w:rPr>
          <w:noProof/>
        </w:rPr>
        <w:t>2</w:t>
      </w:r>
      <w:r>
        <w:t>.</w:t>
      </w:r>
      <w:r>
        <w:rPr>
          <w:noProof/>
        </w:rPr>
        <w:t>2</w:t>
      </w:r>
      <w:r>
        <w:fldChar w:fldCharType="end"/>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Pr>
          <w:noProof/>
        </w:rPr>
        <w:drawing>
          <wp:inline distT="0" distB="0" distL="0" distR="0" wp14:anchorId="51FB06CB" wp14:editId="22BF0B6B">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29F8EE81" w:rsidR="00AD5C12" w:rsidRPr="00BA1179" w:rsidRDefault="00AD5C12" w:rsidP="00AD5C12">
      <w:pPr>
        <w:pStyle w:val="Caption"/>
      </w:pPr>
      <w:bookmarkStart w:id="59" w:name="_Ref300000204"/>
      <w:bookmarkStart w:id="60" w:name="_Toc235572523"/>
      <w:r>
        <w:t xml:space="preserve">Figure </w:t>
        <w:fldChar w:fldCharType="begin"/>
        <w:instrText xml:space="preserve"> STYLEREF 1 \s </w:instrText>
        <w:fldChar w:fldCharType="separate"/>
      </w:r>
      <w:r>
        <w:rPr>
          <w:noProof/>
        </w:rPr>
        <w:t>2</w:t>
      </w:r>
      <w:r>
        <w:fldChar w:fldCharType="end"/>
        <w:t>.</w:t>
        <w:fldChar w:fldCharType="begin"/>
        <w:instrText xml:space="preserve"> SEQ Figure \* ARABIC \s 1 </w:instrText>
        <w:fldChar w:fldCharType="separate"/>
      </w:r>
      <w:r>
        <w:rPr>
          <w:noProof/>
        </w:rPr>
        <w:t>2</w:t>
      </w:r>
      <w:r>
        <w:fldChar w:fldCharType="end"/>
      </w:r>
      <w:bookmarkEnd w:id="59"/>
      <w:r>
        <w:t xml:space="preserve"> Information flow in centralized and distributed DSS architectures</w:t>
      </w:r>
      <w:bookmarkEnd w:id="60"/>
    </w:p>
    <w:p w14:paraId="1A6D8A79" w14:textId="4B0753B3" w:rsidR="00BB15F3" w:rsidRPr="00BA1179" w:rsidRDefault="00000000">
      <w:pPr>
        <w:pStyle w:val="Heading2"/>
      </w:pPr>
      <w:bookmarkStart w:id="61" w:name="_Toc235572425"/>
      <w:r>
        <w:t>The Input Space: Heterogeneous Sensing to Observation Features</w:t>
      </w:r>
      <w:bookmarkEnd w:id="61"/>
    </w:p>
    <w:p w14:paraId="26A55867" w14:textId="1FEC8C16" w:rsidR="00DC608C" w:rsidRPr="00BA1179" w:rsidRDefault="004C2672">
      <w:pPr>
        <w:pStyle w:val="ParText"/>
      </w:pPr>
      <w:r>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74F6ABE3" w:rsidR="00BB15F3" w:rsidRPr="00BA1179" w:rsidRDefault="00000000">
      <w:pPr>
        <w:pStyle w:val="ParText"/>
      </w:pPr>
      <w:r>
        <w:t xml:space="preserve">Concretely, five families of sources feed the framework. Meteorological networks and numerical forecasts deliver gridded temperature, humidity, wind, and precipitation at a fixed cadence. Spaceborne and airborne imagery provides active-fire detections, burned-area mapping, and periodic vegetation and fuel updates, with wide coverage but coarse revisit intervals </w:t>
      </w:r>
      <w:sdt>
        <w:sdtPr>
          <w:id w:val="815739003"/>
          <w:citation/>
        </w:sdtPr>
        <w:sdtContent>
          <w:r>
            <w:fldChar w:fldCharType="begin"/>
            <w:instrText xml:space="preserve"> CITATION Jai20 \l 1055 </w:instrText>
            <w:fldChar w:fldCharType="separate"/>
          </w:r>
          <w:r>
            <w:rPr>
              <w:noProof/>
            </w:rPr>
            <w:t>(Jain, et al., 2020)</w:t>
          </w:r>
          <w:r>
            <w:fldChar w:fldCharType="end"/>
          </w:r>
        </w:sdtContent>
      </w:sdt>
      <w:r>
        <w:t xml:space="preserve">. In-situ sensing, </w:t>
        <w:lastRenderedPageBreak/>
        <w:t xml:space="preserve">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fldChar w:fldCharType="begin"/>
            <w:instrText xml:space="preserve"> CITATION Duarte2022 \l 1055  \m Sco05 </w:instrText>
            <w:fldChar w:fldCharType="separate"/>
          </w:r>
          <w:r>
            <w:rPr>
              <w:noProof/>
            </w:rPr>
            <w:t>(Duarte, Teodoro, Gonçalves, Soares, &amp; Cunha, 2022; Scott &amp; Burgan, 2005)</w:t>
          </w:r>
          <w:r>
            <w:fldChar w:fldCharType="end"/>
          </w:r>
        </w:sdtContent>
      </w:sdt>
      <w:r>
        <w:t xml:space="preserve">. Finally, the response organization itself constitutes an information source. Resource tracking, dispatch logs, and field reports carry the evolving state of crews, equipment, and access </w:t>
      </w:r>
      <w:sdt>
        <w:sdtPr>
          <w:id w:val="815739007"/>
          <w:citation/>
        </w:sdtPr>
        <w:sdtContent>
          <w:r>
            <w:fldChar w:fldCharType="begin"/>
            <w:instrText xml:space="preserve"> CITATION Mar07 \l 1055 </w:instrText>
            <w:fldChar w:fldCharType="separate"/>
          </w:r>
          <w:r>
            <w:rPr>
              <w:noProof/>
            </w:rPr>
            <w:t>(Martell D. L., 2007)</w:t>
          </w:r>
          <w:r>
            <w:fldChar w:fldCharType="end"/>
          </w:r>
        </w:sdtContent>
      </w:sdt>
      <w:r>
        <w:t>.</w:t>
      </w:r>
    </w:p>
    <w:p w14:paraId="1E8A26B9" w14:textId="2A634E0C" w:rsidR="00BB15F3" w:rsidRPr="00BA1179" w:rsidRDefault="00000000">
      <w:pPr>
        <w:pStyle w:val="ParText"/>
      </w:pPr>
      <w:r>
        <w:t xml:space="preserve">These sources are heterogeneous in every operationally relevant respect.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3A4AD1B2" w:rsidR="00DC608C" w:rsidRPr="00BA1179" w:rsidRDefault="00000000">
      <w:pPr>
        <w:pStyle w:val="ParText"/>
      </w:pPr>
      <w:r>
        <w:t xml:space="preserve">The ten features and the reasoning behind each are compiled in </w:t>
        <w:fldChar w:fldCharType="begin"/>
        <w:instrText xml:space="preserve"> REF _RefTblF \h </w:instrText>
        <w:fldChar w:fldCharType="separate"/>
        <w:t xml:space="preserve">Table </w:t>
      </w:r>
      <w:r>
        <w:rPr>
          <w:noProof/>
        </w:rPr>
        <w:t>2</w:t>
      </w:r>
      <w:r>
        <w:t>.</w:t>
      </w:r>
      <w:r>
        <w:rPr>
          <w:noProof/>
        </w:rPr>
        <w:t>1</w:t>
      </w:r>
      <w:r>
        <w:fldChar w:fldCharType="end"/>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66572C52" w:rsidR="00DC608C" w:rsidRPr="00BA1179" w:rsidRDefault="00000000">
      <w:pPr>
        <w:pStyle w:val="Caption"/>
      </w:pPr>
      <w:bookmarkStart w:id="62" w:name="_RefTblF"/>
      <w:bookmarkStart w:id="63" w:name="_Toc235572490"/>
      <w:r>
        <w:t xml:space="preserve">Table </w:t>
        <w:fldChar w:fldCharType="begin"/>
        <w:instrText xml:space="preserve"> STYLEREF 1 \s </w:instrText>
        <w:fldChar w:fldCharType="separate"/>
      </w:r>
      <w:r>
        <w:rPr>
          <w:noProof/>
        </w:rPr>
        <w:t>2</w:t>
      </w:r>
      <w:r>
        <w:fldChar w:fldCharType="end"/>
        <w:t>.</w:t>
        <w:fldChar w:fldCharType="begin"/>
        <w:instrText xml:space="preserve"> SEQ Table \* ARABIC \s 1 </w:instrText>
        <w:fldChar w:fldCharType="separate"/>
      </w:r>
      <w:r>
        <w:rPr>
          <w:noProof/>
        </w:rPr>
        <w:t>1</w:t>
      </w:r>
      <w:r>
        <w:fldChar w:fldCharType="end"/>
      </w:r>
      <w:bookmarkEnd w:id="62"/>
      <w:r>
        <w:t xml:space="preserve"> The ten observation features, their sources, and their rationale</w:t>
      </w:r>
      <w:bookmarkEnd w:id="63"/>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lastRenderedPageBreak/>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Pr>
          <w:b/>
        </w:rPr>
        <w:t xml:space="preserve">Observability. </w:t>
      </w:r>
      <w:r>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Pr>
          <w:b/>
        </w:rPr>
        <w:lastRenderedPageBreak/>
        <w:t xml:space="preserve">Boundedness. </w:t>
      </w:r>
      <w:r>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Pr>
          <w:b/>
        </w:rPr>
        <w:t xml:space="preserve">Operational meaning. </w:t>
      </w:r>
      <w:r>
        <w:t>An expert must be able to read it and phrase rules over it without translation.</w:t>
      </w:r>
    </w:p>
    <w:p w14:paraId="0A8F146D" w14:textId="77777777" w:rsidR="00BB15F3" w:rsidRPr="00BA1179" w:rsidRDefault="00000000">
      <w:pPr>
        <w:pStyle w:val="ListParagraph"/>
        <w:numPr>
          <w:ilvl w:val="0"/>
          <w:numId w:val="9"/>
        </w:numPr>
      </w:pPr>
      <w:r>
        <w:rPr>
          <w:b/>
        </w:rPr>
        <w:t xml:space="preserve">Non-redundancy. </w:t>
      </w:r>
      <w:r>
        <w:t>It must contribute discriminative information that the remaining features do not already carry.</w:t>
      </w:r>
    </w:p>
    <w:p w14:paraId="2E0F52EB" w14:textId="17D3E99B" w:rsidR="00BB15F3" w:rsidRPr="00BA1179" w:rsidRDefault="00000000">
      <w:pPr>
        <w:pStyle w:val="ParText"/>
      </w:pPr>
      <w:r>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4" w:name="_Toc235572426"/>
      <w:r>
        <w:t>Concept-Driven Fuzzy Reasoning</w:t>
      </w:r>
      <w:bookmarkEnd w:id="64"/>
    </w:p>
    <w:p w14:paraId="3E2ED628" w14:textId="29A49134" w:rsidR="00F76B7D" w:rsidRPr="00BA1179" w:rsidRDefault="00000000">
      <w:pPr>
        <w:pStyle w:val="ParText"/>
      </w:pPr>
      <w:r>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Pr>
          <w:b/>
          <w:bCs/>
        </w:rPr>
        <w:t>Which features are admitted to the input space, and over which concepts the decision rules are written.</w:t>
      </w:r>
    </w:p>
    <w:p w14:paraId="64179262" w14:textId="77777777" w:rsidR="00E60383" w:rsidRPr="00BA1179" w:rsidRDefault="00000000">
      <w:pPr>
        <w:pStyle w:val="Heading3"/>
      </w:pPr>
      <w:bookmarkStart w:id="65" w:name="_Toc235572427"/>
      <w:r>
        <w:lastRenderedPageBreak/>
        <w:t>Linguistic Uncertainty and Fuzzy Inference</w:t>
      </w:r>
      <w:bookmarkEnd w:id="65"/>
    </w:p>
    <w:p w14:paraId="33002CDE" w14:textId="4697CCD1" w:rsidR="00E60383" w:rsidRPr="00BA1179" w:rsidRDefault="00000000" w:rsidP="002E162E">
      <w:pPr>
        <w:pStyle w:val="ParText"/>
      </w:pPr>
      <w:r>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fldChar w:fldCharType="begin"/>
            <w:instrText xml:space="preserve"> CITATION Zadeh1965 \l 1055  \m Mendel2017 </w:instrText>
            <w:fldChar w:fldCharType="separate"/>
          </w:r>
          <w:r>
            <w:rPr>
              <w:noProof/>
            </w:rPr>
            <w:t>(Zadeh, Fuzzy sets, 1965; Mendel, 2017)</w:t>
          </w:r>
          <w:r>
            <w:fldChar w:fldCharType="end"/>
          </w:r>
        </w:sdtContent>
      </w:sdt>
      <w:r>
        <w:t xml:space="preserve">. A fuzzy set over a universe of discourse is characterized by a membership function that assigns each element a degree of membership, as formalized in </w:t>
        <w:fldChar w:fldCharType="begin"/>
        <w:instrText xml:space="preserve"> REF _RefEqB01 \h </w:instrText>
        <w:fldChar w:fldCharType="separate"/>
        <w:t xml:space="preserve">( </w:t>
      </w:r>
      <w:r>
        <w:rPr>
          <w:noProof/>
        </w:rPr>
        <w:t>1</w:t>
      </w:r>
      <w:r>
        <w:t xml:space="preserve"> )</w:t>
        <w:fldChar w:fldCharType="end"/>
        <w:t xml:space="preserve">; under this semantics a single wind reading may simultaneously hold membership 0.7 in strong and 0.3 in moderate. In </w:t>
        <w:fldChar w:fldCharType="begin"/>
        <w:instrText xml:space="preserve"> REF _RefEqB01 \h </w:instrText>
        <w:fldChar w:fldCharType="separate"/>
        <w:t xml:space="preserve">( </w:t>
      </w:r>
      <w:r>
        <w:rPr>
          <w:noProof/>
        </w:rPr>
        <w:t>1</w:t>
      </w:r>
      <w:r>
        <w:t xml:space="preserve"> )</w:t>
        <w:fldChar w:fldCharType="end"/>
        <w:t xml:space="preserve">, </w:t>
      </w:r>
      <m:oMath>
        <m:r>
          <w:rPr>
            <w:rFonts w:ascii="Cambria Math" w:hAnsi="Cambria Math"/>
          </w:rPr>
          <m:t>Z</m:t>
        </m:r>
      </m:oMath>
      <w:r>
        <w:t xml:space="preserve"> denotes the universe of discourse of an input, </w:t>
      </w:r>
      <m:oMath>
        <m:r>
          <m:rPr>
            <m:scr m:val="script"/>
          </m:rPr>
          <w:rPr>
            <w:rFonts w:ascii="Cambria Math" w:hAnsi="Cambria Math"/>
          </w:rPr>
          <m:t>A</m:t>
        </m:r>
      </m:oMath>
      <w:r>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t xml:space="preserve"> the degree to which a reading </w:t>
      </w:r>
      <m:oMath>
        <m:r>
          <w:rPr>
            <w:rFonts w:ascii="Cambria Math" w:hAnsi="Cambria Math"/>
          </w:rPr>
          <m:t>z</m:t>
        </m:r>
      </m:oMath>
      <w:r>
        <w:t xml:space="preserve"> belongs to </w:t>
      </w:r>
      <m:oMath>
        <m:r>
          <m:rPr>
            <m:scr m:val="script"/>
          </m:rPr>
          <w:rPr>
            <w:rFonts w:ascii="Cambria Math" w:hAnsi="Cambria Math"/>
          </w:rPr>
          <m:t>A</m:t>
        </m:r>
      </m:oMath>
      <w:r>
        <w:t xml:space="preserve">. This graded semantics removes the brittle thresholds of crisp classification and preserves expert phrasing under formalization </w:t>
      </w:r>
      <w:sdt>
        <w:sdtPr>
          <w:id w:val="815619016"/>
          <w:citation/>
        </w:sdtPr>
        <w:sdtContent>
          <w:r>
            <w:fldChar w:fldCharType="begin"/>
            <w:instrText xml:space="preserve"> CITATION Ped93 \l 1055 </w:instrText>
            <w:fldChar w:fldCharType="separate"/>
          </w:r>
          <w:r>
            <w:rPr>
              <w:noProof/>
            </w:rPr>
            <w:t>(Pedrycz, 1993)</w:t>
          </w:r>
          <w:r>
            <w:fldChar w:fldCharType="end"/>
          </w:r>
        </w:sdtContent>
      </w:sdt>
      <w:r>
        <w:t>.</w:t>
      </w:r>
    </w:p>
    <w:p w14:paraId="58D90584" w14:textId="7585CD92" w:rsidR="00E60383" w:rsidRPr="00BA1179" w:rsidRDefault="00000000">
      <w:pPr>
        <w:pStyle w:val="ParText"/>
      </w:pPr>
      <w:r>
        <w:t xml:space="preserve">Domain knowledge enters through linguistic rules of the canonical conjunctive form </w:t>
        <w:fldChar w:fldCharType="begin"/>
        <w:instrText xml:space="preserve"> REF _RefEqB02 \h </w:instrText>
        <w:fldChar w:fldCharType="separate"/>
        <w:t xml:space="preserve">( </w:t>
      </w:r>
      <w:r>
        <w:rPr>
          <w:noProof/>
        </w:rPr>
        <w:t>2</w:t>
      </w:r>
      <w:r>
        <w:t xml:space="preserve"> )</w:t>
        <w:fldChar w:fldCharType="end"/>
        <w:t xml:space="preserve">, whose activation strength is the conjunction of its antecedent memberships, computed as in </w:t>
        <w:fldChar w:fldCharType="begin"/>
        <w:instrText xml:space="preserve"> REF _RefEqB03 \h </w:instrText>
        <w:fldChar w:fldCharType="separate"/>
        <w:t xml:space="preserve">( </w:t>
      </w:r>
      <w:r>
        <w:rPr>
          <w:noProof/>
        </w:rPr>
        <w:t>3</w:t>
      </w:r>
      <w:r>
        <w:t xml:space="preserve"> )</w:t>
        <w:fldChar w:fldCharType="end"/>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61FD66D4" w:rsidR="0054511D" w:rsidRPr="00BA1179" w:rsidRDefault="0054511D" w:rsidP="0054511D">
            <w:pPr>
              <w:pStyle w:val="ParEq"/>
              <w:spacing w:line="360" w:lineRule="auto"/>
            </w:pPr>
            <w:bookmarkStart w:id="66" w:name="_Ref234272675"/>
            <w:bookmarkStart w:id="67" w:name="_RefEqB01"/>
            <w:r>
              <w:t xml:space="preserve">( </w:t>
              <w:fldChar w:fldCharType="begin"/>
              <w:instrText xml:space="preserve"> SEQ ( \* ARABIC </w:instrText>
              <w:fldChar w:fldCharType="separate"/>
            </w:r>
            <w:r>
              <w:rPr>
                <w:noProof/>
              </w:rPr>
              <w:t>1</w:t>
            </w:r>
            <w:r>
              <w:fldChar w:fldCharType="end"/>
              <w:t xml:space="preserve"> )</w:t>
            </w:r>
            <w:bookmarkEnd w:id="66"/>
            <w:bookmarkEnd w:id="67"/>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5FCD0B50" w:rsidR="0054511D" w:rsidRPr="00BA1179" w:rsidRDefault="0054511D" w:rsidP="0054511D">
            <w:pPr>
              <w:pStyle w:val="ParEq"/>
            </w:pPr>
            <w:bookmarkStart w:id="68" w:name="_RefEqB02"/>
            <w:r>
              <w:t xml:space="preserve">( </w:t>
              <w:fldChar w:fldCharType="begin"/>
              <w:instrText xml:space="preserve"> SEQ ( \* ARABIC </w:instrText>
              <w:fldChar w:fldCharType="separate"/>
            </w:r>
            <w:r>
              <w:rPr>
                <w:noProof/>
              </w:rPr>
              <w:t>2</w:t>
            </w:r>
            <w:r>
              <w:fldChar w:fldCharType="end"/>
              <w:t xml:space="preserve"> )</w:t>
            </w:r>
            <w:bookmarkEnd w:id="68"/>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6A7F12" w:rsidR="0054511D" w:rsidRPr="00BA1179" w:rsidRDefault="0054511D" w:rsidP="0054511D">
            <w:pPr>
              <w:pStyle w:val="ParEq"/>
            </w:pPr>
            <w:bookmarkStart w:id="69" w:name="_RefEqB03"/>
            <w:r>
              <w:t xml:space="preserve">( </w:t>
              <w:fldChar w:fldCharType="begin"/>
              <w:instrText xml:space="preserve"> SEQ ( \* ARABIC </w:instrText>
              <w:fldChar w:fldCharType="separate"/>
            </w:r>
            <w:r>
              <w:rPr>
                <w:noProof/>
              </w:rPr>
              <w:t>3</w:t>
            </w:r>
            <w:r>
              <w:fldChar w:fldCharType="end"/>
              <w:t xml:space="preserve"> )</w:t>
            </w:r>
            <w:bookmarkEnd w:id="69"/>
          </w:p>
        </w:tc>
      </w:tr>
    </w:tbl>
    <w:p w14:paraId="2EAFF339" w14:textId="390970C8" w:rsidR="00F76B7D" w:rsidRPr="00BA1179" w:rsidRDefault="00000000">
      <w:pPr>
        <w:pStyle w:val="ParText"/>
      </w:pPr>
      <w:r>
        <w:t xml:space="preserve">In </w:t>
        <w:fldChar w:fldCharType="begin"/>
        <w:instrText xml:space="preserve"> REF _RefEqB02 \h </w:instrText>
        <w:fldChar w:fldCharType="separate"/>
        <w:t xml:space="preserve">( </w:t>
      </w:r>
      <w:r>
        <w:rPr>
          <w:noProof/>
        </w:rPr>
        <w:t>2</w:t>
      </w:r>
      <w:r>
        <w:t xml:space="preserve"> )</w:t>
        <w:fldChar w:fldCharType="end"/>
        <w:t xml:space="preserve"> and </w:t>
        <w:fldChar w:fldCharType="begin"/>
        <w:instrText xml:space="preserve"> REF _RefEqB03 \h </w:instrText>
        <w:fldChar w:fldCharType="separate"/>
        <w:t xml:space="preserve">( </w:t>
      </w:r>
      <w:r>
        <w:rPr>
          <w:noProof/>
        </w:rPr>
        <w:t>3</w:t>
      </w:r>
      <w:r>
        <w:t xml:space="preserve"> )</w:t>
        <w:fldChar w:fldCharType="end"/>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t xml:space="preserve"> the consequent term over the output </w:t>
      </w:r>
      <m:oMath>
        <m:r>
          <w:rPr>
            <w:rFonts w:ascii="Cambria Math" w:hAnsi="Cambria Math"/>
          </w:rPr>
          <m:t>u</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t xml:space="preserve"> the firing strength of rule </w:t>
      </w:r>
      <m:oMath>
        <m:r>
          <w:rPr>
            <w:rFonts w:ascii="Cambria Math" w:hAnsi="Cambria Math"/>
          </w:rPr>
          <m:t>r</m:t>
        </m:r>
      </m:oMath>
      <w:r>
        <w:t>, with the minimum operator realizing the conjunction of the antecedents.</w:t>
      </w:r>
    </w:p>
    <w:p w14:paraId="58456607" w14:textId="4688EFD0" w:rsidR="00E60383" w:rsidRPr="00BA1179" w:rsidRDefault="00000000">
      <w:pPr>
        <w:pStyle w:val="ParText"/>
      </w:pPr>
      <w:r>
        <w:t xml:space="preserve">Mamdani inference aggregates the consequents of the active rules and defuzzifies the aggregate into a crisp output </w:t>
      </w:r>
      <w:sdt>
        <w:sdtPr>
          <w:id w:val="815619034"/>
          <w:citation/>
        </w:sdtPr>
        <w:sdtContent>
          <w:r>
            <w:fldChar w:fldCharType="begin"/>
            <w:instrText xml:space="preserve"> CITATION Mamdani1974 \l 1055 </w:instrText>
            <w:fldChar w:fldCharType="separate"/>
          </w:r>
          <w:r>
            <w:rPr>
              <w:noProof/>
            </w:rPr>
            <w:t>(Mamdani, 1974)</w:t>
          </w:r>
          <w:r>
            <w:fldChar w:fldCharType="end"/>
          </w:r>
        </w:sdtContent>
      </w:sdt>
      <w:r>
        <w:t xml:space="preserve">, with the centroid form of </w:t>
        <w:fldChar w:fldCharType="begin"/>
        <w:instrText xml:space="preserve"> REF _RefEqB04 \h </w:instrText>
        <w:fldChar w:fldCharType="separate"/>
        <w:t xml:space="preserve">( </w:t>
      </w:r>
      <w:r>
        <w:rPr>
          <w:noProof/>
        </w:rPr>
        <w:t>4</w:t>
      </w:r>
      <w:r>
        <w:t xml:space="preserve"> )</w:t>
        <w:fldChar w:fldCharType="end"/>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6AFFAF86" w:rsidR="00E60383" w:rsidRPr="00BA1179" w:rsidRDefault="00000000" w:rsidP="007809BA">
            <w:pPr>
              <w:pStyle w:val="ParEq"/>
            </w:pPr>
            <w:bookmarkStart w:id="70" w:name="_RefEqB04"/>
            <w:r>
              <w:t xml:space="preserve">( </w:t>
              <w:fldChar w:fldCharType="begin"/>
              <w:instrText xml:space="preserve"> SEQ ( \* ARABIC </w:instrText>
              <w:fldChar w:fldCharType="separate"/>
            </w:r>
            <w:r>
              <w:rPr>
                <w:noProof/>
              </w:rPr>
              <w:t>4</w:t>
            </w:r>
            <w:r>
              <w:fldChar w:fldCharType="end"/>
              <w:t xml:space="preserve"> )</w:t>
            </w:r>
            <w:bookmarkEnd w:id="70"/>
          </w:p>
        </w:tc>
      </w:tr>
    </w:tbl>
    <w:p w14:paraId="1968ED9F" w14:textId="2CC0AA4C" w:rsidR="00E60383" w:rsidRPr="00BA1179" w:rsidRDefault="00000000">
      <w:pPr>
        <w:pStyle w:val="ParText"/>
      </w:pPr>
      <w:r>
        <w:t xml:space="preserve">In </w:t>
        <w:fldChar w:fldCharType="begin"/>
        <w:instrText xml:space="preserve"> REF _RefEqB04 \h </w:instrText>
        <w:fldChar w:fldCharType="separate"/>
        <w:t xml:space="preserve">( </w:t>
      </w:r>
      <w:r>
        <w:rPr>
          <w:noProof/>
        </w:rPr>
        <w:t>4</w:t>
      </w:r>
      <w:r>
        <w:t xml:space="preserve"> )</w:t>
        <w:fldChar w:fldCharType="end"/>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t xml:space="preserve"> is the </w:t>
        <w:lastRenderedPageBreak/>
        <w:t xml:space="preserve">resulting crisp output. The Takagi-Sugeno variant replaces the fuzzy consequent with a functional one and combines outputs as an activation-weighted average </w:t>
        <w:fldChar w:fldCharType="begin"/>
        <w:instrText xml:space="preserve"> REF _RefEqB05 \h </w:instrText>
        <w:fldChar w:fldCharType="separate"/>
        <w:t xml:space="preserve">( </w:t>
      </w:r>
      <w:r>
        <w:rPr>
          <w:noProof/>
        </w:rPr>
        <w:t>5</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4619B287" w:rsidR="00E60383" w:rsidRPr="00BA1179" w:rsidRDefault="00000000" w:rsidP="007809BA">
            <w:pPr>
              <w:pStyle w:val="ParEq"/>
            </w:pPr>
            <w:bookmarkStart w:id="71" w:name="_RefEqB05"/>
            <w:r>
              <w:t xml:space="preserve">( </w:t>
              <w:fldChar w:fldCharType="begin"/>
              <w:instrText xml:space="preserve"> SEQ ( \* ARABIC </w:instrText>
              <w:fldChar w:fldCharType="separate"/>
            </w:r>
            <w:r>
              <w:rPr>
                <w:noProof/>
              </w:rPr>
              <w:t>5</w:t>
            </w:r>
            <w:r>
              <w:fldChar w:fldCharType="end"/>
              <w:t xml:space="preserve"> )</w:t>
            </w:r>
            <w:bookmarkEnd w:id="71"/>
          </w:p>
        </w:tc>
      </w:tr>
    </w:tbl>
    <w:p w14:paraId="0517DA95" w14:textId="69D90539" w:rsidR="00FE64A1" w:rsidRPr="00BA1179" w:rsidRDefault="00000000">
      <w:pPr>
        <w:pStyle w:val="ParText"/>
      </w:pPr>
      <w:sdt>
        <w:sdtPr>
          <w:id w:val="815619049"/>
          <w:citation/>
        </w:sdtPr>
        <w:sdtContent>
          <w:r>
            <w:t xml:space="preserve">In </w:t>
            <w:fldChar w:fldCharType="begin"/>
            <w:instrText xml:space="preserve"> REF _RefEqB05 \h </w:instrText>
            <w:fldChar w:fldCharType="separate"/>
            <w:t xml:space="preserve">( </w:t>
          </w:r>
          <w:r>
            <w:rPr>
              <w:noProof/>
            </w:rPr>
            <w:t>5</w:t>
          </w:r>
          <w:r>
            <w:t xml:space="preserve"> )</w:t>
            <w:fldChar w:fldCharType="end"/>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t xml:space="preserve"> is the functional consequent of rule </w:t>
          </w:r>
          <m:oMath>
            <m:r>
              <w:rPr>
                <w:rFonts w:ascii="Cambria Math" w:hAnsi="Cambria Math"/>
              </w:rPr>
              <m:t>r</m:t>
            </m:r>
          </m:oMath>
          <w:r>
            <w:t xml:space="preserve">, typically affine in the inputs. The identification theory behind this form is presented in </w:t>
            <w:fldChar w:fldCharType="begin"/>
            <w:instrText xml:space="preserve"> CITATION TakagiSugeno1985 \l 1055 </w:instrText>
            <w:fldChar w:fldCharType="separate"/>
          </w:r>
          <w:r>
            <w:rPr>
              <w:noProof/>
            </w:rPr>
            <w:t xml:space="preserve"> (Takagi &amp; Sugeno, 1985)</w:t>
          </w:r>
          <w:r>
            <w:fldChar w:fldCharType="end"/>
          </w:r>
        </w:sdtContent>
      </w:sdt>
      <w:r>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Pr>
          <w:noProof/>
        </w:rPr>
        <w:drawing>
          <wp:inline distT="0" distB="0" distL="0" distR="0" wp14:anchorId="4517EFF7" wp14:editId="177947AA">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2" w:name="_RefFig23"/>
    </w:p>
    <w:p w14:paraId="0AA83BAB" w14:textId="655D734B" w:rsidR="000B1A79" w:rsidRDefault="000B1A79" w:rsidP="000B1A79">
      <w:pPr>
        <w:pStyle w:val="Caption"/>
        <w:jc w:val="center"/>
      </w:pPr>
      <w:bookmarkStart w:id="73" w:name="_Ref235198619"/>
      <w:bookmarkStart w:id="74" w:name="_Toc235572524"/>
      <w:r>
        <w:t xml:space="preserve">Figure </w:t>
        <w:fldChar w:fldCharType="begin"/>
        <w:instrText xml:space="preserve"> STYLEREF 1 \s </w:instrText>
        <w:fldChar w:fldCharType="separate"/>
      </w:r>
      <w:r>
        <w:rPr>
          <w:noProof/>
        </w:rPr>
        <w:t>2</w:t>
      </w:r>
      <w:r>
        <w:fldChar w:fldCharType="end"/>
        <w:t>.</w:t>
        <w:fldChar w:fldCharType="begin"/>
        <w:instrText xml:space="preserve"> SEQ Figure \* ARABIC \s 1 </w:instrText>
        <w:fldChar w:fldCharType="separate"/>
      </w:r>
      <w:r>
        <w:rPr>
          <w:noProof/>
        </w:rPr>
        <w:t>3</w:t>
      </w:r>
      <w:r>
        <w:fldChar w:fldCharType="end"/>
      </w:r>
      <w:bookmarkEnd w:id="73"/>
      <w:r>
        <w:t xml:space="preserve"> Five-term trapezoidal membership partition with an example reading</w:t>
      </w:r>
      <w:bookmarkEnd w:id="74"/>
    </w:p>
    <w:bookmarkEnd w:id="72"/>
    <w:p w14:paraId="0E9A0E6F" w14:textId="047D06B3" w:rsidR="0085056D" w:rsidRPr="00BA1179" w:rsidRDefault="000B1A79" w:rsidP="0085056D">
      <w:pPr>
        <w:pStyle w:val="ParText"/>
      </w:pPr>
      <w:r>
        <w:fldChar w:fldCharType="begin"/>
        <w:instrText xml:space="preserve"> REF _Ref235198619 \h </w:instrText>
        <w:fldChar w:fldCharType="separate"/>
        <w:t xml:space="preserve">Figure </w:t>
      </w:r>
      <w:r>
        <w:rPr>
          <w:noProof/>
        </w:rPr>
        <w:t>2</w:t>
      </w:r>
      <w:r>
        <w:t>.</w:t>
      </w:r>
      <w:r>
        <w:rPr>
          <w:noProof/>
        </w:rPr>
        <w:t>3</w:t>
      </w:r>
      <w:r>
        <w:fldChar w:fldCharType="end"/>
        <w:t xml:space="preserve"> 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t>.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5" w:name="_Toc235572428"/>
      <w:r>
        <w:lastRenderedPageBreak/>
        <w:t>Mamdani and Takagi-Sugeno Inference: Mechanism and Choice</w:t>
      </w:r>
      <w:bookmarkEnd w:id="75"/>
    </w:p>
    <w:p w14:paraId="57B45FC9" w14:textId="24265D44" w:rsidR="00D25AA8" w:rsidRDefault="00D25AA8" w:rsidP="00D25AA8">
      <w:pPr>
        <w:pStyle w:val="ParText"/>
      </w:pPr>
      <w:r>
        <w:t>Two classical mechanisms called Mamdani</w:t>
      </w:r>
      <w:sdt>
        <w:sdtPr>
          <w:id w:val="860000002"/>
          <w:citation/>
        </w:sdtPr>
        <w:sdtContent>
          <w:r>
            <w:t xml:space="preserve"> </w:t>
            <w:fldChar w:fldCharType="begin"/>
            <w:instrText xml:space="preserve">CITATION Mamdani1974 \n  \t  \l 1055 </w:instrText>
            <w:fldChar w:fldCharType="separate"/>
          </w:r>
          <w:r>
            <w:rPr>
              <w:noProof/>
            </w:rPr>
            <w:t xml:space="preserve"> (1974)</w:t>
          </w:r>
          <w:r>
            <w:fldChar w:fldCharType="end"/>
          </w:r>
        </w:sdtContent>
      </w:sdt>
      <w:r>
        <w:t xml:space="preserve"> and Takagi-Sugeno</w:t>
      </w:r>
      <w:sdt>
        <w:sdtPr>
          <w:id w:val="860000003"/>
          <w:citation/>
        </w:sdtPr>
        <w:sdtContent>
          <w:r>
            <w:t xml:space="preserve"> </w:t>
            <w:fldChar w:fldCharType="begin"/>
            <w:instrText xml:space="preserve">CITATION TakagiSugeno1985 \n  \t  \l 1055 </w:instrText>
            <w:fldChar w:fldCharType="separate"/>
          </w:r>
          <w:r>
            <w:rPr>
              <w:noProof/>
            </w:rPr>
            <w:t xml:space="preserve"> (1985)</w:t>
          </w:r>
          <w:r>
            <w:fldChar w:fldCharType="end"/>
          </w:r>
        </w:sdtContent>
      </w:sdt>
      <w:r>
        <w:t xml:space="preserve"> turn the activations of </w:t>
        <w:fldChar w:fldCharType="begin"/>
        <w:instrText xml:space="preserve"> REF _RefEqB03 \h </w:instrText>
        <w:fldChar w:fldCharType="separate"/>
        <w:t xml:space="preserve">( </w:t>
      </w:r>
      <w:r>
        <w:rPr>
          <w:noProof/>
        </w:rPr>
        <w:t>3</w:t>
      </w:r>
      <w:r>
        <w:t xml:space="preserve"> )</w:t>
        <w:fldChar w:fldCharType="end"/>
        <w:t xml:space="preserve"> into one crisp action. The difference between them define how it decides what an online learner can touch, what a verification gate can compare, and what a forecast loop can afford. In both mechanisms, crisp inputs are fuzzified against the term partitions, and each rule fires with the strength of its weakest antecedent. The methods differ at the consequent.</w:t>
      </w:r>
    </w:p>
    <w:p w14:paraId="3DCB7903" w14:textId="544B9A89" w:rsidR="00D25AA8" w:rsidRDefault="00D25AA8" w:rsidP="00D25AA8">
      <w:pPr>
        <w:pStyle w:val="ParText"/>
      </w:pPr>
      <w:r>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fldChar w:fldCharType="begin"/>
        <w:instrText xml:space="preserve"> REF _RefEqB04 \h </w:instrText>
        <w:fldChar w:fldCharType="separate"/>
        <w:t xml:space="preserve">( </w:t>
      </w:r>
      <w:r>
        <w:rPr>
          <w:noProof/>
        </w:rPr>
        <w:t>4</w:t>
      </w:r>
      <w:r>
        <w:t xml:space="preserve"> )</w:t>
        <w:fldChar w:fldCharType="end"/>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7C09B863" w:rsidR="00D25AA8" w:rsidRDefault="00D25AA8" w:rsidP="00D25AA8">
      <w:pPr>
        <w:pStyle w:val="ParText"/>
      </w:pPr>
      <w:r>
        <w:rPr>
          <w:b/>
          <w:bCs/>
        </w:rPr>
        <w:t>Takagi-Sugeno inference</w:t>
      </w:r>
      <w:r>
        <w:t xml:space="preserve"> replaces the consequent set with a function of the inputs, as in </w:t>
        <w:fldChar w:fldCharType="begin"/>
        <w:instrText xml:space="preserve"> REF _RefEqB05 \h </w:instrText>
        <w:fldChar w:fldCharType="separate"/>
        <w:t xml:space="preserve">( </w:t>
      </w:r>
      <w:r>
        <w:rPr>
          <w:noProof/>
        </w:rPr>
        <w:t>5</w:t>
      </w:r>
      <w:r>
        <w:t xml:space="preserve"> )</w:t>
        <w:fldChar w:fldCharType="end"/>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110B61DD" w:rsidR="00F63DAD" w:rsidRPr="00F63DAD" w:rsidRDefault="00F63DAD" w:rsidP="00F63DAD">
            <w:pPr>
              <w:pStyle w:val="ParEq"/>
            </w:pPr>
            <w:bookmarkStart w:id="76" w:name="_RefEqTS0"/>
            <w:r>
              <w:t xml:space="preserve">( </w:t>
              <w:fldChar w:fldCharType="begin"/>
              <w:instrText xml:space="preserve"> SEQ ( \* ARABIC </w:instrText>
              <w:fldChar w:fldCharType="separate"/>
            </w:r>
            <w:r>
              <w:rPr>
                <w:noProof/>
              </w:rPr>
              <w:t>6</w:t>
            </w:r>
            <w:r>
              <w:fldChar w:fldCharType="end"/>
              <w:t xml:space="preserve"> )</w:t>
            </w:r>
            <w:bookmarkEnd w:id="76"/>
          </w:p>
        </w:tc>
      </w:tr>
    </w:tbl>
    <w:p w14:paraId="7FE9F96F" w14:textId="2C4DBC57" w:rsidR="00D25AA8" w:rsidRDefault="00D25AA8" w:rsidP="00D25AA8">
      <w:pPr>
        <w:pStyle w:val="ParText"/>
      </w:pPr>
      <w:r>
        <w:t xml:space="preserve">In </w:t>
        <w:fldChar w:fldCharType="begin"/>
        <w:instrText xml:space="preserve"> REF _RefEqTS0 \h </w:instrText>
        <w:fldChar w:fldCharType="separate"/>
        <w:t xml:space="preserve">( </w:t>
      </w:r>
      <w:r>
        <w:rPr>
          <w:noProof/>
        </w:rPr>
        <w:t>6</w:t>
      </w:r>
      <w:r>
        <w:t xml:space="preserve"> )</w:t>
        <w:fldChar w:fldCharType="end"/>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Pr>
          <w:rFonts w:eastAsiaTheme="minorEastAsia"/>
        </w:rPr>
        <w:t xml:space="preserve"> is</w:t>
      </w:r>
      <w:r>
        <w:t xml:space="preserve"> the firing strength of rule </w:t>
      </w:r>
      <m:oMath>
        <m:r>
          <w:rPr>
            <w:rFonts w:ascii="Cambria Math" w:hAnsi="Cambria Math"/>
          </w:rPr>
          <m:t>r</m:t>
        </m:r>
      </m:oMath>
      <w:r>
        <w:t xml:space="preserve"> from </w:t>
        <w:fldChar w:fldCharType="begin"/>
        <w:instrText xml:space="preserve"> REF _RefEqB03 \h </w:instrText>
        <w:fldChar w:fldCharType="separate"/>
        <w:t xml:space="preserve">( </w:t>
      </w:r>
      <w:r>
        <w:rPr>
          <w:noProof/>
        </w:rPr>
        <w:t>3</w:t>
      </w:r>
      <w:r>
        <w:t xml:space="preserve"> )</w:t>
        <w:fldChar w:fldCharType="end"/>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is its constant consequent, read directly as an intervention intensity on the unit interval. The lower bound of one in the denominator implements the coverage discipline of the framework. When the whole base fires weakly, the output is attenuated rather than renormalized upward, so a barely covered situation cannot </w:t>
        <w:lastRenderedPageBreak/>
        <w:t>masquerade as a confident command. The output is crisp by construction, no defuzzification step exists, and the value interpolates smoothly between the actions of the rules that share the situation.</w:t>
      </w:r>
    </w:p>
    <w:p w14:paraId="5AE51AFA" w14:textId="7BF3F049" w:rsidR="00A54CE9" w:rsidRDefault="00A54CE9" w:rsidP="00A54CE9">
      <w:pPr>
        <w:pStyle w:val="ParText"/>
      </w:pPr>
      <w:r>
        <w:fldChar w:fldCharType="begin"/>
        <w:instrText xml:space="preserve"> REF _RefFigMTS \h </w:instrText>
        <w:fldChar w:fldCharType="separate"/>
        <w:t xml:space="preserve">Figure </w:t>
      </w:r>
      <w:r>
        <w:rPr>
          <w:noProof/>
        </w:rPr>
        <w:t>2</w:t>
      </w:r>
      <w:r>
        <w:t>.</w:t>
      </w:r>
      <w:r>
        <w:rPr>
          <w:noProof/>
        </w:rPr>
        <w:t>4</w:t>
      </w:r>
      <w:r>
        <w:fldChar w:fldCharType="end"/>
        <w:t xml:space="preserve"> contrasts the two pipelines stage by stage, and </w:t>
        <w:fldChar w:fldCharType="begin"/>
        <w:instrText xml:space="preserve"> REF _RefTblMTS \h </w:instrText>
        <w:fldChar w:fldCharType="separate"/>
        <w:t xml:space="preserve">Table </w:t>
      </w:r>
      <w:r>
        <w:rPr>
          <w:noProof/>
        </w:rPr>
        <w:t>2</w:t>
      </w:r>
      <w:r>
        <w:t>.</w:t>
      </w:r>
      <w:r>
        <w:rPr>
          <w:noProof/>
        </w:rPr>
        <w:t>2</w:t>
      </w:r>
      <w:r>
        <w:fldChar w:fldCharType="end"/>
        <w:t xml:space="preserve"> condenses the comparison. The front of the pipeline is identical; everything that differs follows from the consequent form.</w:t>
      </w:r>
    </w:p>
    <w:p w14:paraId="3FC2F046" w14:textId="1C40B6F0" w:rsidR="00A54CE9" w:rsidRDefault="00A54CE9" w:rsidP="00A54CE9">
      <w:pPr>
        <w:pStyle w:val="Caption"/>
        <w:keepNext/>
      </w:pPr>
      <w:bookmarkStart w:id="77" w:name="_RefTblMTS"/>
      <w:bookmarkStart w:id="78" w:name="_Toc235572491"/>
      <w:r>
        <w:t xml:space="preserve">Table </w:t>
        <w:fldChar w:fldCharType="begin"/>
        <w:instrText xml:space="preserve"> STYLEREF 1 \s </w:instrText>
        <w:fldChar w:fldCharType="separate"/>
      </w:r>
      <w:r>
        <w:rPr>
          <w:noProof/>
        </w:rPr>
        <w:t>2</w:t>
      </w:r>
      <w:r>
        <w:fldChar w:fldCharType="end"/>
        <w:t>.</w:t>
        <w:fldChar w:fldCharType="begin"/>
        <w:instrText xml:space="preserve"> SEQ Table \* ARABIC \s 1 </w:instrText>
        <w:fldChar w:fldCharType="separate"/>
      </w:r>
      <w:r>
        <w:rPr>
          <w:noProof/>
        </w:rPr>
        <w:t>2</w:t>
      </w:r>
      <w:r>
        <w:fldChar w:fldCharType="end"/>
      </w:r>
      <w:bookmarkEnd w:id="77"/>
      <w:r>
        <w:t xml:space="preserve"> Mamdani and zero-order Takagi-Sugeno inference compared</w:t>
      </w:r>
      <w:bookmarkEnd w:id="78"/>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03B51241" w14:textId="77777777" w:rsidR="00A54CE9" w:rsidRDefault="00A54CE9" w:rsidP="00D25AA8">
      <w:pPr>
        <w:pStyle w:val="ParText"/>
      </w:pPr>
    </w:p>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685C87FC" w:rsidR="00D25AA8" w:rsidRDefault="00D25AA8" w:rsidP="00D25AA8">
      <w:pPr>
        <w:jc w:val="center"/>
      </w:pPr>
      <w:bookmarkStart w:id="79" w:name="_RefFigMTS"/>
      <w:bookmarkStart w:id="80" w:name="_Toc235572525"/>
      <w:r>
        <w:t xml:space="preserve">Figure </w:t>
        <w:fldChar w:fldCharType="begin"/>
        <w:instrText xml:space="preserve"> STYLEREF 1 \s </w:instrText>
        <w:fldChar w:fldCharType="separate"/>
      </w:r>
      <w:r>
        <w:rPr>
          <w:noProof/>
        </w:rPr>
        <w:t>2</w:t>
      </w:r>
      <w:r>
        <w:fldChar w:fldCharType="end"/>
        <w:t>.</w:t>
        <w:fldChar w:fldCharType="begin"/>
        <w:instrText xml:space="preserve"> SEQ Figure \* ARABIC \s 1 </w:instrText>
        <w:fldChar w:fldCharType="separate"/>
      </w:r>
      <w:r>
        <w:rPr>
          <w:noProof/>
        </w:rPr>
        <w:t>4</w:t>
      </w:r>
      <w:r>
        <w:fldChar w:fldCharType="end"/>
      </w:r>
      <w:bookmarkEnd w:id="79"/>
      <w:r>
        <w:t xml:space="preserve"> Mamdani and zero-order Takagi-Sugeno inference pipelines</w:t>
      </w:r>
      <w:bookmarkEnd w:id="80"/>
      <w:r>
        <w:t xml:space="preserve"> </w:t>
      </w:r>
    </w:p>
    <w:p w14:paraId="101941BF" w14:textId="77777777" w:rsidR="00022A64" w:rsidRDefault="00D25AA8" w:rsidP="00D25AA8">
      <w:pPr>
        <w:pStyle w:val="ParText"/>
      </w:pPr>
      <w:r>
        <w:rPr>
          <w:b/>
          <w:bCs/>
        </w:rPr>
        <w:t>The choice of Takagi-Sugeno</w:t>
      </w:r>
      <w:r>
        <w:t xml:space="preserve"> in DisasterAware follows from four requirements of the architecture:</w:t>
      </w:r>
    </w:p>
    <w:p w14:paraId="6B8C7517" w14:textId="1BE4C7A9" w:rsidR="00022A64" w:rsidRDefault="00022A64">
      <w:pPr>
        <w:pStyle w:val="ParText"/>
        <w:numPr>
          <w:ilvl w:val="0"/>
          <w:numId w:val="14"/>
        </w:numPr>
      </w:pPr>
      <w:r>
        <w:rPr>
          <w:b/>
          <w:bCs/>
        </w:rPr>
        <w:t>Evaluation economics</w:t>
      </w:r>
      <w:r>
        <w:t xml:space="preserve">: Every candidate decision and every adaptation trial is judged inside shadow forecasts, so the inference closed form of </w:t>
        <w:fldChar w:fldCharType="begin"/>
        <w:instrText xml:space="preserve"> REF _RefEqTS0 \h </w:instrText>
        <w:fldChar w:fldCharType="separate"/>
        <w:t xml:space="preserve">( </w:t>
      </w:r>
      <w:r>
        <w:rPr>
          <w:noProof/>
        </w:rPr>
        <w:t>6</w:t>
      </w:r>
      <w:r>
        <w:t xml:space="preserve"> )</w:t>
        <w:fldChar w:fldCharType="end"/>
        <w:t xml:space="preserve"> is executed thousands of times per incident; a per-evaluation centroid integration would price the forecast loop out of its decision cycle.</w:t>
      </w:r>
    </w:p>
    <w:p w14:paraId="21E3191C" w14:textId="2B7E75A0" w:rsidR="00022A64" w:rsidRDefault="00022A64">
      <w:pPr>
        <w:pStyle w:val="ParText"/>
        <w:numPr>
          <w:ilvl w:val="0"/>
          <w:numId w:val="14"/>
        </w:numPr>
      </w:pPr>
      <w:r>
        <w:rPr>
          <w:b/>
          <w:bCs/>
        </w:rPr>
        <w:t>Actuation semantics</w:t>
      </w:r>
      <w:r>
        <w:t xml:space="preserve">: The outputs of the decision layer are intensity commands on the six intervention types, and a zero-order consequent is exactly such a command; Mamdani would compute a linguistic output only to defuzzify it back into the number the actuator needed all along. </w:t>
      </w:r>
    </w:p>
    <w:p w14:paraId="442239EB" w14:textId="77777777" w:rsidR="00022A64" w:rsidRDefault="00022A64">
      <w:pPr>
        <w:pStyle w:val="ParText"/>
        <w:numPr>
          <w:ilvl w:val="0"/>
          <w:numId w:val="14"/>
        </w:numPr>
      </w:pPr>
      <w:r>
        <w:rPr>
          <w:b/>
          <w:bCs/>
        </w:rPr>
        <w:t>Adaptivity</w:t>
      </w:r>
      <w:r>
        <w:t xml:space="preserve">: The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Interpretability</w:t>
      </w:r>
      <w:r>
        <w:t xml:space="preserve"> is retained where it matters. The antecedents remain linguistic over the concept vocabulary, so every decision still reads as a </w:t>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The decision path, by contrast, is Takagi-Sugeno throughout. It takes crisp inputs and produces crisp outputs, it is differentiable in its parameters, and it is inexpensive enough to run inside the shadow forecasts that test a candidate before it is trusted. </w:t>
      </w:r>
    </w:p>
    <w:p w14:paraId="2508EC48" w14:textId="5E7E19B3" w:rsidR="00E60383" w:rsidRPr="00BA1179" w:rsidRDefault="00000000">
      <w:pPr>
        <w:pStyle w:val="Heading3"/>
      </w:pPr>
      <w:bookmarkStart w:id="81" w:name="_Toc235572429"/>
      <w:r>
        <w:t>The Rule Explosion Problem</w:t>
      </w:r>
      <w:bookmarkEnd w:id="81"/>
    </w:p>
    <w:p w14:paraId="625D519B" w14:textId="52626178" w:rsidR="00E60383" w:rsidRPr="00BA1179" w:rsidRDefault="00000000">
      <w:pPr>
        <w:pStyle w:val="ParText"/>
      </w:pPr>
      <w:r>
        <w:t xml:space="preserve">The obstacle to applying fuzzy inference directly over a rich observation vector is combinatorial. A complete rule base over the full feature set, with each feature partitioned into a fixed number of linguistic terms, contains the number of rules given in </w:t>
        <w:fldChar w:fldCharType="begin"/>
        <w:instrText xml:space="preserve"> REF _RefEqB06 \h </w:instrText>
        <w:fldChar w:fldCharType="separate"/>
        <w:t xml:space="preserve">( </w:t>
      </w:r>
      <w:r>
        <w:rPr>
          <w:noProof/>
        </w:rPr>
        <w:t>7</w:t>
      </w:r>
      <w:r>
        <w:t xml:space="preserve"> )</w:t>
        <w:fldChar w:fldCharType="end"/>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t xml:space="preserve"> rules. A base of this size cannot be elicited from experts, maintained by engineers, or audited by operators </w:t>
      </w:r>
      <w:sdt>
        <w:sdtPr>
          <w:id w:val="815619062"/>
          <w:citation/>
        </w:sdtPr>
        <w:sdtContent>
          <w:r>
            <w:fldChar w:fldCharType="begin"/>
            <w:instrText xml:space="preserve"> CITATION Mendel2017 \l 1055 </w:instrText>
            <w:fldChar w:fldCharType="separate"/>
          </w:r>
          <w:r>
            <w:rPr>
              <w:noProof/>
            </w:rPr>
            <w:t>(Mendel, 2017)</w:t>
          </w:r>
          <w:r>
            <w:fldChar w:fldCharType="end"/>
          </w:r>
        </w:sdtContent>
      </w:sdt>
      <w: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5591937B" w:rsidR="00E60383" w:rsidRPr="00022A64" w:rsidRDefault="00000000" w:rsidP="00022A64">
            <w:pPr>
              <w:pStyle w:val="ParEq"/>
            </w:pPr>
            <w:bookmarkStart w:id="82" w:name="_RefEqB06"/>
            <w:r>
              <w:t xml:space="preserve">( </w:t>
              <w:fldChar w:fldCharType="begin"/>
              <w:instrText xml:space="preserve"> SEQ ( \* ARABIC </w:instrText>
              <w:fldChar w:fldCharType="separate"/>
            </w:r>
            <w:r>
              <w:rPr>
                <w:noProof/>
              </w:rPr>
              <w:t>7</w:t>
            </w:r>
            <w:r>
              <w:fldChar w:fldCharType="end"/>
              <w:t xml:space="preserve"> )</w:t>
            </w:r>
            <w:bookmarkEnd w:id="82"/>
          </w:p>
        </w:tc>
      </w:tr>
    </w:tbl>
    <w:p w14:paraId="3C220558" w14:textId="77777777" w:rsidR="00E60383" w:rsidRPr="00BA1179" w:rsidRDefault="00000000">
      <w:pPr>
        <w:pStyle w:val="Heading3"/>
      </w:pPr>
      <w:bookmarkStart w:id="83" w:name="_Toc235572430"/>
      <w:r>
        <w:t>Concepts as an Intermediate Abstraction</w:t>
      </w:r>
      <w:bookmarkEnd w:id="83"/>
    </w:p>
    <w:p w14:paraId="7CC104A8" w14:textId="2769DB71" w:rsidR="000E1725" w:rsidRPr="00BA1179" w:rsidRDefault="00000000">
      <w:pPr>
        <w:pStyle w:val="ParText"/>
      </w:pPr>
      <w:r>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lastRenderedPageBreak/>
        <w:t xml:space="preserve">concept, operational priority, serves cross-region coordination. The questions, the decision concepts, and what constructs each are listed in </w:t>
        <w:fldChar w:fldCharType="begin"/>
        <w:instrText xml:space="preserve"> REF _RefTblQ \h </w:instrText>
        <w:fldChar w:fldCharType="separate"/>
        <w:t xml:space="preserve">Table </w:t>
      </w:r>
      <w:r>
        <w:rPr>
          <w:noProof/>
        </w:rPr>
        <w:t>2</w:t>
      </w:r>
      <w:r>
        <w:t>.</w:t>
      </w:r>
      <w:r>
        <w:rPr>
          <w:noProof/>
        </w:rPr>
        <w:t>3</w:t>
      </w:r>
      <w:r>
        <w:fldChar w:fldCharType="end"/>
        <w:t>.</w:t>
      </w:r>
    </w:p>
    <w:p w14:paraId="4DEED09D" w14:textId="526E4801" w:rsidR="000E1725" w:rsidRPr="00BA1179" w:rsidRDefault="00000000" w:rsidP="00E216D6">
      <w:pPr>
        <w:pStyle w:val="Caption"/>
      </w:pPr>
      <w:bookmarkStart w:id="84" w:name="_RefTblQ"/>
      <w:bookmarkStart w:id="85" w:name="_Ref234529138"/>
      <w:bookmarkStart w:id="86" w:name="_Toc235572492"/>
      <w:r>
        <w:t xml:space="preserve">Table </w:t>
        <w:fldChar w:fldCharType="begin"/>
        <w:instrText xml:space="preserve"> STYLEREF 1 \s </w:instrText>
        <w:fldChar w:fldCharType="separate"/>
      </w:r>
      <w:r>
        <w:rPr>
          <w:noProof/>
        </w:rPr>
        <w:t>2</w:t>
      </w:r>
      <w:r>
        <w:fldChar w:fldCharType="end"/>
        <w:t>.</w:t>
        <w:fldChar w:fldCharType="begin"/>
        <w:instrText xml:space="preserve"> SEQ Table \* ARABIC \s 1 </w:instrText>
        <w:fldChar w:fldCharType="separate"/>
      </w:r>
      <w:r>
        <w:rPr>
          <w:noProof/>
        </w:rPr>
        <w:t>3</w:t>
      </w:r>
      <w:r>
        <w:fldChar w:fldCharType="end"/>
      </w:r>
      <w:bookmarkEnd w:id="84"/>
      <w:r>
        <w:t xml:space="preserve"> Operational questions and the decision concepts derived from them</w:t>
      </w:r>
      <w:bookmarkEnd w:id="85"/>
      <w:bookmarkEnd w:id="86"/>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t>Evacuation Pressure</w:t>
            </w:r>
          </w:p>
        </w:tc>
      </w:tr>
    </w:tbl>
    <w:p w14:paraId="1CEF5475" w14:textId="77777777" w:rsidR="00C452D4" w:rsidRDefault="00C452D4">
      <w:pPr>
        <w:pStyle w:val="ParText"/>
      </w:pPr>
    </w:p>
    <w:p w14:paraId="4A789F79" w14:textId="75F116C2" w:rsidR="00B719EF" w:rsidRPr="00BA1179" w:rsidRDefault="00000000">
      <w:pPr>
        <w:pStyle w:val="ParText"/>
      </w:pPr>
      <w:r>
        <w:t xml:space="preserve">The derivation follows two principles </w:t>
      </w:r>
      <w:r>
        <w:rPr>
          <w:b/>
          <w:bCs/>
        </w:rPr>
        <w:t>Each question must be one that incident commanders demonstrably ask during response operations</w:t>
      </w:r>
      <w:r>
        <w:t xml:space="preserve"> </w:t>
      </w:r>
      <w:sdt>
        <w:sdtPr>
          <w:id w:val="815668003"/>
          <w:citation/>
        </w:sdtPr>
        <w:sdtContent>
          <w:r>
            <w:fldChar w:fldCharType="begin"/>
            <w:instrText xml:space="preserve"> CITATION ThompsonCalkin2011 \l 1055  \m Klein1998 </w:instrText>
            <w:fldChar w:fldCharType="separate"/>
          </w:r>
          <w:r>
            <w:rPr>
              <w:noProof/>
            </w:rPr>
            <w:t>(Thompson &amp; Calkin, 2011; Klein, 2017)</w:t>
          </w:r>
          <w:r>
            <w:fldChar w:fldCharType="end"/>
          </w:r>
        </w:sdtContent>
      </w:sdt>
      <w:r>
        <w:t xml:space="preserve">, and </w:t>
      </w:r>
      <w:r>
        <w:rPr>
          <w:b/>
          <w:bCs/>
        </w:rPr>
        <w:t>each concept must answer its question completely while answering no other, which keeps the concept set complementary and free of redundancy</w:t>
      </w:r>
      <w:r>
        <w:t xml:space="preserve">. </w:t>
      </w:r>
    </w:p>
    <w:p w14:paraId="22887F0A" w14:textId="30F3846D" w:rsidR="004A6192" w:rsidRPr="00BA1179" w:rsidRDefault="00000000">
      <w:pPr>
        <w:pStyle w:val="ParText"/>
      </w:pPr>
      <w:r>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t xml:space="preserve"> features each, the rule burden collapses from a product to a sum, as summarized in </w:t>
        <w:fldChar w:fldCharType="begin"/>
        <w:instrText xml:space="preserve"> REF _RefEqB07 \h </w:instrText>
        <w:fldChar w:fldCharType="separate"/>
        <w:t xml:space="preserve">( </w:t>
      </w:r>
      <w:r>
        <w:rPr>
          <w:noProof/>
        </w:rPr>
        <w:t>8</w:t>
      </w:r>
      <w:r>
        <w:t xml:space="preserve"> )</w:t>
        <w:fldChar w:fldCharType="end"/>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6988AB52" w:rsidR="004A6192" w:rsidRPr="00022A64" w:rsidRDefault="004A6192" w:rsidP="00022A64">
            <w:pPr>
              <w:pStyle w:val="ParEq"/>
            </w:pPr>
            <w:bookmarkStart w:id="87" w:name="_RefEqB07"/>
            <w:r>
              <w:t xml:space="preserve">( </w:t>
              <w:fldChar w:fldCharType="begin"/>
              <w:instrText xml:space="preserve"> SEQ ( \* ARABIC </w:instrText>
              <w:fldChar w:fldCharType="separate"/>
            </w:r>
            <w:r>
              <w:rPr>
                <w:noProof/>
              </w:rPr>
              <w:t>8</w:t>
            </w:r>
            <w:r>
              <w:fldChar w:fldCharType="end"/>
              <w:t xml:space="preserve"> )</w:t>
            </w:r>
            <w:bookmarkEnd w:id="87"/>
          </w:p>
        </w:tc>
      </w:tr>
    </w:tbl>
    <w:p w14:paraId="5FBCD5E2" w14:textId="304FE9CE" w:rsidR="00DC608C" w:rsidRPr="00BA1179" w:rsidRDefault="00000000">
      <w:pPr>
        <w:pStyle w:val="ParText"/>
      </w:pPr>
      <w:r>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t xml:space="preserve"> the largest number of features feeding a single concept; a reduction whose exact magnitude for the configuration of this thesis is established in the decision </w:t>
        <w:lastRenderedPageBreak/>
        <w:t xml:space="preserve">support system chapter. The intermediate layer provides more than combinatorial economy. Concepts constitute the traceability vocabulary of the entire framework. Every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and the evolving rule base instantiates only the small active subset that observed situations require.</w:t>
      </w:r>
    </w:p>
    <w:p w14:paraId="5ACD985E" w14:textId="3101E3E8" w:rsidR="00DC608C" w:rsidRPr="00BA1179" w:rsidRDefault="00000000">
      <w:pPr>
        <w:pStyle w:val="ParText"/>
      </w:pPr>
      <w:r>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8" w:name="_Toc235572431"/>
      <w:r>
        <w:t>The Decision Space: Actions and Their Evaluation</w:t>
      </w:r>
      <w:bookmarkEnd w:id="88"/>
    </w:p>
    <w:p w14:paraId="2406E5A9" w14:textId="3BAC2F91" w:rsidR="00BB15F3" w:rsidRPr="00BA1179" w:rsidRDefault="00000000">
      <w:pPr>
        <w:pStyle w:val="ParText"/>
      </w:pPr>
      <w:r>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89" w:name="_Toc235572432"/>
      <w:r>
        <w:lastRenderedPageBreak/>
        <w:t>Actions and Interventions in Wildfire Decision Support</w:t>
      </w:r>
      <w:bookmarkEnd w:id="89"/>
    </w:p>
    <w:p w14:paraId="19F52DBF" w14:textId="140D1E64" w:rsidR="000440C1" w:rsidRPr="00BA1179" w:rsidRDefault="00000000" w:rsidP="0007627B">
      <w:pPr>
        <w:pStyle w:val="ParText"/>
      </w:pPr>
      <w:r>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fldChar w:fldCharType="begin"/>
            <w:instrText xml:space="preserve"> CITATION ThompsonCalkin2011 \l 1055  \m PachecoEtAl2015 </w:instrText>
            <w:fldChar w:fldCharType="separate"/>
          </w:r>
          <w:r>
            <w:rPr>
              <w:noProof/>
            </w:rPr>
            <w:t>(Thompson &amp; Calkin, 2011; Pacheco, 2015)</w:t>
          </w:r>
          <w:r>
            <w:fldChar w:fldCharType="end"/>
          </w:r>
        </w:sdtContent>
      </w:sdt>
      <w:r>
        <w:t xml:space="preserve">. Six intervention types cover the levers reported in the wildfire response literature. </w:t>
      </w:r>
    </w:p>
    <w:p w14:paraId="47D27CF3" w14:textId="23DCAEC6" w:rsidR="0007627B" w:rsidRPr="00BA1179" w:rsidRDefault="00000000" w:rsidP="0007627B">
      <w:pPr>
        <w:pStyle w:val="ParText"/>
        <w:rPr>
          <w:b/>
          <w:bCs/>
        </w:rPr>
      </w:pPr>
      <w:r>
        <w:fldChar w:fldCharType="begin"/>
        <w:instrText xml:space="preserve"> REF _Ref300000202 \h </w:instrText>
        <w:fldChar w:fldCharType="separate"/>
        <w:t xml:space="preserve">Table </w:t>
      </w:r>
      <w:r>
        <w:rPr>
          <w:noProof/>
        </w:rPr>
        <w:t>2</w:t>
      </w:r>
      <w:r>
        <w:t>.</w:t>
      </w:r>
      <w:r>
        <w:rPr>
          <w:noProof/>
        </w:rPr>
        <w:t>4</w:t>
      </w:r>
      <w:r>
        <w:fldChar w:fldCharType="end"/>
        <w:t xml:space="preserve"> lists each type, the concrete orders it represents, the channel through which it acts on the simulation inputs, and the literature that grounds it. The list is short and closed at the level of types, which keeps the action vocabulary interpretable and allows every recommendation to be read as an executable order; </w:t>
      </w:r>
      <w:r>
        <w:rPr>
          <w:b/>
          <w:bCs/>
        </w:rPr>
        <w:t>openness enters not through the invention of new types but through the generation of new rules over the same types.</w:t>
      </w:r>
    </w:p>
    <w:p w14:paraId="5432E06F" w14:textId="5B89A556" w:rsidR="00156FCD" w:rsidRPr="00BA1179" w:rsidRDefault="00000000">
      <w:pPr>
        <w:pStyle w:val="Caption"/>
      </w:pPr>
      <w:bookmarkStart w:id="90" w:name="_Ref300000202"/>
      <w:bookmarkStart w:id="91" w:name="_Toc235572493"/>
      <w:r>
        <w:t xml:space="preserve">Table </w:t>
        <w:fldChar w:fldCharType="begin"/>
        <w:instrText xml:space="preserve"> STYLEREF 1 \s </w:instrText>
        <w:fldChar w:fldCharType="separate"/>
      </w:r>
      <w:r>
        <w:rPr>
          <w:noProof/>
        </w:rPr>
        <w:t>2</w:t>
      </w:r>
      <w:r>
        <w:fldChar w:fldCharType="end"/>
        <w:t>.</w:t>
        <w:fldChar w:fldCharType="begin"/>
        <w:instrText xml:space="preserve"> SEQ Table \* ARABIC \s 1 </w:instrText>
        <w:fldChar w:fldCharType="separate"/>
      </w:r>
      <w:r>
        <w:rPr>
          <w:noProof/>
        </w:rPr>
        <w:t>4</w:t>
      </w:r>
      <w:r>
        <w:fldChar w:fldCharType="end"/>
      </w:r>
      <w:bookmarkEnd w:id="90"/>
      <w:r>
        <w:t xml:space="preserve"> Intervention types, representative orders, and input-level effects</w:t>
      </w:r>
      <w:bookmarkEnd w:id="91"/>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37FC6177" w:rsidR="001048D3" w:rsidRPr="005F7DC1" w:rsidRDefault="001048D3" w:rsidP="0067724C">
            <w:pPr>
              <w:pStyle w:val="TableText"/>
              <w:jc w:val="left"/>
              <w:rPr>
                <w:i/>
                <w:iCs/>
                <w:lang w:val="fr-BE"/>
              </w:rPr>
            </w:pPr>
            <w:r>
              <w:rPr>
                <w:lang w:val="fr-BE"/>
              </w:rPr>
              <w:t>Suppression effort</w:t>
            </w:r>
            <w:r>
              <w:rPr>
                <w:i/>
                <w:iCs/>
                <w:lang w:val="fr-BE"/>
              </w:rPr>
              <w:t xml:space="preserve"> </w:t>
            </w:r>
            <w:sdt>
              <w:sdtPr>
                <w:rPr>
                  <w:i/>
                  <w:iCs/>
                </w:rPr>
                <w:id w:val="815608064"/>
                <w:citation/>
              </w:sdtPr>
              <w:sdtContent>
                <w:r>
                  <w:rPr>
                    <w:i/>
                    <w:iCs/>
                  </w:rPr>
                  <w:fldChar w:fldCharType="begin"/>
                </w:r>
                <w:r>
                  <w:rPr>
                    <w:b w:val="0"/>
                    <w:bCs w:val="0"/>
                    <w:i/>
                    <w:iCs/>
                    <w:lang w:val="fr-BE"/>
                  </w:rPr>
                  <w:instrText xml:space="preserve"> CITATION Mar07 \l 1055 </w:instrText>
                </w:r>
                <w:r>
                  <w:rPr>
                    <w:i/>
                    <w:iCs/>
                  </w:rPr>
                  <w:fldChar w:fldCharType="separate"/>
                </w:r>
                <w:r>
                  <w:rPr>
                    <w:noProof/>
                    <w:lang w:val="fr-BE"/>
                  </w:rPr>
                  <w:t>(Martell D. L., 2007)</w:t>
                </w:r>
                <w:r>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Direct attack on the active front; indirect attack with backburns 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0DEC3724" w:rsidR="001048D3" w:rsidRPr="00BA1179" w:rsidRDefault="001048D3" w:rsidP="0067724C">
            <w:pPr>
              <w:pStyle w:val="TableText"/>
              <w:jc w:val="left"/>
              <w:rPr>
                <w:i/>
                <w:iCs/>
              </w:rPr>
            </w:pPr>
            <w:r>
              <w:t>Resource deployment</w:t>
            </w:r>
            <w:r>
              <w:rPr>
                <w:i/>
                <w:iCs/>
              </w:rPr>
              <w:t xml:space="preserve"> </w:t>
            </w:r>
            <w:sdt>
              <w:sdtPr>
                <w:rPr>
                  <w:i/>
                  <w:iCs/>
                </w:rPr>
                <w:id w:val="815608073"/>
                <w:citation/>
              </w:sdtPr>
              <w:sdtContent>
                <w:r>
                  <w:rPr>
                    <w:i/>
                    <w:iCs/>
                  </w:rPr>
                  <w:fldChar w:fldCharType="begin"/>
                </w:r>
                <w:r>
                  <w:rPr>
                    <w:b w:val="0"/>
                    <w:bCs w:val="0"/>
                    <w:i/>
                    <w:iCs/>
                  </w:rPr>
                  <w:instrText xml:space="preserve"> CITATION Oliveira2022 \l 1055  \m Pais2021 </w:instrText>
                </w:r>
                <w:r>
                  <w:rPr>
                    <w:i/>
                    <w:iCs/>
                  </w:rPr>
                  <w:fldChar w:fldCharType="separate"/>
                </w:r>
                <w:r>
                  <w:rPr>
                    <w:noProof/>
                  </w:rPr>
                  <w:t>(Oliveira, Barros, Ager, &amp; Fernandes, 2022; Pais, Carrasco, Moudio, &amp; Shen, 2021)</w:t>
                </w:r>
                <w:r>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720E48EE" w:rsidR="001048D3" w:rsidRPr="00BA1179" w:rsidRDefault="001048D3" w:rsidP="0067724C">
            <w:pPr>
              <w:pStyle w:val="TableText"/>
              <w:jc w:val="left"/>
              <w:rPr>
                <w:i/>
                <w:iCs/>
              </w:rPr>
            </w:pPr>
            <w:r>
              <w:t>Containment line</w:t>
            </w:r>
            <w:r>
              <w:rPr>
                <w:i/>
                <w:iCs/>
              </w:rPr>
              <w:t xml:space="preserve"> </w:t>
            </w:r>
            <w:sdt>
              <w:sdtPr>
                <w:rPr>
                  <w:i/>
                  <w:iCs/>
                </w:rPr>
                <w:id w:val="815608082"/>
                <w:citation/>
              </w:sdtPr>
              <w:sdtContent>
                <w:r>
                  <w:rPr>
                    <w:i/>
                    <w:iCs/>
                  </w:rPr>
                  <w:fldChar w:fldCharType="begin"/>
                </w:r>
                <w:r>
                  <w:rPr>
                    <w:b w:val="0"/>
                    <w:bCs w:val="0"/>
                    <w:i/>
                    <w:iCs/>
                  </w:rPr>
                  <w:instrText xml:space="preserve"> CITATION Ager2010 \l 1055 </w:instrText>
                </w:r>
                <w:r>
                  <w:rPr>
                    <w:i/>
                    <w:iCs/>
                  </w:rPr>
                  <w:fldChar w:fldCharType="separate"/>
                </w:r>
                <w:r>
                  <w:rPr>
                    <w:noProof/>
                  </w:rPr>
                  <w:t>(Ager, Vaillant, &amp; Finney, 2010)</w:t>
                </w:r>
                <w:r>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 xml:space="preserve">Firebreak construction and control-line </w:t>
              <w:lastRenderedPageBreak/>
              <w:t>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lastRenderedPageBreak/>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6B1BDF37" w:rsidR="001048D3" w:rsidRPr="00BA1179" w:rsidRDefault="001048D3" w:rsidP="0067724C">
            <w:pPr>
              <w:pStyle w:val="TableText"/>
              <w:jc w:val="left"/>
              <w:rPr>
                <w:i/>
                <w:iCs/>
              </w:rPr>
            </w:pPr>
            <w:r>
              <w:t>Asset protection</w:t>
            </w:r>
            <w:r>
              <w:rPr>
                <w:i/>
                <w:iCs/>
              </w:rPr>
              <w:t xml:space="preserve"> </w:t>
            </w:r>
            <w:sdt>
              <w:sdtPr>
                <w:rPr>
                  <w:i/>
                  <w:iCs/>
                </w:rPr>
                <w:id w:val="815608091"/>
                <w:citation/>
              </w:sdtPr>
              <w:sdtContent>
                <w:r>
                  <w:rPr>
                    <w:i/>
                    <w:iCs/>
                  </w:rPr>
                  <w:fldChar w:fldCharType="begin"/>
                </w:r>
                <w:r>
                  <w:rPr>
                    <w:b w:val="0"/>
                    <w:bCs w:val="0"/>
                    <w:i/>
                    <w:iCs/>
                  </w:rPr>
                  <w:instrText xml:space="preserve"> CITATION Calkin2021 \l 1055  \m NoonanWright2011 </w:instrText>
                </w:r>
                <w:r>
                  <w:rPr>
                    <w:i/>
                    <w:iCs/>
                  </w:rPr>
                  <w:fldChar w:fldCharType="separate"/>
                </w:r>
                <w:r>
                  <w:rPr>
                    <w:noProof/>
                  </w:rPr>
                  <w:t>(Calkin, O'Connor, Thompson, &amp; Stratton, 2021; Noonan-Wright, et al., 2011)</w:t>
                </w:r>
                <w:r>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7B4C3342" w:rsidR="001048D3" w:rsidRPr="00BA1179" w:rsidRDefault="001048D3" w:rsidP="0067724C">
            <w:pPr>
              <w:pStyle w:val="TableText"/>
              <w:jc w:val="left"/>
              <w:rPr>
                <w:i/>
                <w:iCs/>
              </w:rPr>
            </w:pPr>
            <w:r>
              <w:t>Evacuation</w:t>
            </w:r>
            <w:r>
              <w:rPr>
                <w:i/>
                <w:iCs/>
              </w:rPr>
              <w:t xml:space="preserve"> </w:t>
            </w:r>
            <w:sdt>
              <w:sdtPr>
                <w:rPr>
                  <w:i/>
                  <w:iCs/>
                </w:rPr>
                <w:id w:val="815608100"/>
                <w:citation/>
              </w:sdtPr>
              <w:sdtContent>
                <w:r>
                  <w:rPr>
                    <w:i/>
                    <w:iCs/>
                  </w:rPr>
                  <w:fldChar w:fldCharType="begin"/>
                </w:r>
                <w:r>
                  <w:rPr>
                    <w:b w:val="0"/>
                    <w:bCs w:val="0"/>
                    <w:i/>
                    <w:iCs/>
                  </w:rPr>
                  <w:instrText xml:space="preserve"> CITATION Tur04 \l 1055 </w:instrText>
                </w:r>
                <w:r>
                  <w:rPr>
                    <w:i/>
                    <w:iCs/>
                  </w:rPr>
                  <w:fldChar w:fldCharType="separate"/>
                </w:r>
                <w:r>
                  <w:rPr>
                    <w:noProof/>
                  </w:rPr>
                  <w:t>(Turoff, 2004)</w:t>
                </w:r>
                <w:r>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4C0D0A87" w:rsidR="001048D3" w:rsidRPr="00BA1179" w:rsidRDefault="001048D3" w:rsidP="0067724C">
            <w:pPr>
              <w:pStyle w:val="TableText"/>
              <w:jc w:val="left"/>
              <w:rPr>
                <w:i/>
                <w:iCs/>
              </w:rPr>
            </w:pPr>
            <w:r>
              <w:t>Public warning</w:t>
            </w:r>
            <w:r>
              <w:rPr>
                <w:i/>
                <w:iCs/>
              </w:rPr>
              <w:t xml:space="preserve"> </w:t>
            </w:r>
            <w:sdt>
              <w:sdtPr>
                <w:rPr>
                  <w:i/>
                  <w:iCs/>
                </w:rPr>
                <w:id w:val="815608109"/>
                <w:citation/>
              </w:sdtPr>
              <w:sdtContent>
                <w:r>
                  <w:rPr>
                    <w:i/>
                    <w:iCs/>
                  </w:rPr>
                  <w:fldChar w:fldCharType="begin"/>
                </w:r>
                <w:r>
                  <w:rPr>
                    <w:b w:val="0"/>
                    <w:bCs w:val="0"/>
                    <w:i/>
                    <w:iCs/>
                  </w:rPr>
                  <w:instrText xml:space="preserve"> CITATION Comfort2019 \l 1055 </w:instrText>
                </w:r>
                <w:r>
                  <w:rPr>
                    <w:i/>
                    <w:iCs/>
                  </w:rPr>
                  <w:fldChar w:fldCharType="separate"/>
                </w:r>
                <w:r>
                  <w:rPr>
                    <w:noProof/>
                  </w:rPr>
                  <w:t>(Comfort, Boin, &amp; Demchak, 2010)</w:t>
                </w:r>
                <w:r>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t>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2" w:name="_Toc235572433"/>
      <w:r>
        <w:lastRenderedPageBreak/>
        <w:t>Decision Cost and Its Components</w:t>
      </w:r>
      <w:bookmarkEnd w:id="92"/>
    </w:p>
    <w:p w14:paraId="080DD1C3" w14:textId="5D7C80E5" w:rsidR="009A2659" w:rsidRPr="00BA1179" w:rsidRDefault="00000000" w:rsidP="00A44E5A">
      <w:pPr>
        <w:pStyle w:val="ParText"/>
      </w:pPr>
      <w:r>
        <w:t xml:space="preserve">A candidate intervention is evaluated through its expected cost. Wildfire economics quantifies this through the cost-plus-loss principle. The total cost of a response comprises the expenditure on suppression and the net value lost to the fire </w:t>
      </w:r>
      <w:sdt>
        <w:sdtPr>
          <w:id w:val="815583507"/>
          <w:citation/>
        </w:sdtPr>
        <w:sdtContent>
          <w:r>
            <w:fldChar w:fldCharType="begin"/>
            <w:instrText xml:space="preserve"> CITATION Mar07 \l 1055  \m ThompsonCalkin2011 </w:instrText>
            <w:fldChar w:fldCharType="separate"/>
          </w:r>
          <w:r>
            <w:rPr>
              <w:noProof/>
            </w:rPr>
            <w:t>(Martell D. L., 2007; Thompson &amp; Calkin, 2011)</w:t>
          </w:r>
          <w:r>
            <w:fldChar w:fldCharType="end"/>
          </w:r>
        </w:sdtContent>
      </w:sdt>
      <w:r>
        <w:t xml:space="preserve">. DisasterAware adopts the same additive form, so the cost of a decision is the weighted sum of the response effort it spends and the losses it fails to prevent, in the form given in </w:t>
        <w:fldChar w:fldCharType="begin"/>
        <w:instrText xml:space="preserve"> REF _RefEqB08 \h </w:instrText>
        <w:fldChar w:fldCharType="separate"/>
        <w:t xml:space="preserve">( </w:t>
      </w:r>
      <w:r>
        <w:rPr>
          <w:noProof/>
        </w:rPr>
        <w:t>9</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0595B6DD" w:rsidR="00E60383" w:rsidRPr="00BA1179" w:rsidRDefault="00000000" w:rsidP="00605AF3">
            <w:pPr>
              <w:pStyle w:val="ParEq"/>
            </w:pPr>
            <w:bookmarkStart w:id="93" w:name="_RefEqB08"/>
            <w:r>
              <w:t xml:space="preserve">( </w:t>
              <w:fldChar w:fldCharType="begin"/>
              <w:instrText xml:space="preserve"> SEQ ( \* ARABIC </w:instrText>
              <w:fldChar w:fldCharType="separate"/>
            </w:r>
            <w:r>
              <w:rPr>
                <w:noProof/>
              </w:rPr>
              <w:t>9</w:t>
            </w:r>
            <w:r>
              <w:fldChar w:fldCharType="end"/>
              <w:t xml:space="preserve"> )</w:t>
            </w:r>
            <w:bookmarkEnd w:id="93"/>
          </w:p>
        </w:tc>
      </w:tr>
    </w:tbl>
    <w:p w14:paraId="1534EA7A" w14:textId="49CF6446" w:rsidR="009A2659" w:rsidRPr="00BA1179" w:rsidRDefault="00000000" w:rsidP="00A44E5A">
      <w:pPr>
        <w:pStyle w:val="ParText"/>
      </w:pPr>
      <w:r>
        <w:t xml:space="preserve">In </w:t>
        <w:fldChar w:fldCharType="begin"/>
        <w:instrText xml:space="preserve"> REF _RefEqB08 \h </w:instrText>
        <w:fldChar w:fldCharType="separate"/>
        <w:t xml:space="preserve">( </w:t>
      </w:r>
      <w:r>
        <w:rPr>
          <w:noProof/>
        </w:rPr>
        <w:t>9</w:t>
      </w:r>
      <w:r>
        <w:t xml:space="preserve"> )</w:t>
        <w:fldChar w:fldCharType="end"/>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denotes the intervention field at decision step </w:t>
      </w:r>
      <m:oMath>
        <m:r>
          <w:rPr>
            <w:rFonts w:ascii="Cambria Math" w:hAnsi="Cambria Math"/>
          </w:rPr>
          <m:t>k</m:t>
        </m:r>
      </m:oMath>
      <w:r>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fldChar w:fldCharType="begin"/>
            <w:instrText xml:space="preserve"> CITATION Pais2021 \l 1055 </w:instrText>
            <w:fldChar w:fldCharType="separate"/>
          </w:r>
          <w:r>
            <w:rPr>
              <w:noProof/>
            </w:rPr>
            <w:t>(Pais, Carrasco, Moudio, &amp; Shen, 2021)</w:t>
          </w:r>
          <w:r>
            <w:fldChar w:fldCharType="end"/>
          </w:r>
        </w:sdtContent>
      </w:sdt>
      <w:r>
        <w:t xml:space="preserve">; population exposure captures life safety; a response cost captures the resources committed by every ordered action, not only suppression; deployment, evacuation logistics, and public warning all contribute in proportion to the intensity at which they are applied, 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fldChar w:fldCharType="begin"/>
        <w:instrText xml:space="preserve"> REF _RefTblC \h </w:instrText>
        <w:fldChar w:fldCharType="separate"/>
        <w:t xml:space="preserve">Table </w:t>
      </w:r>
      <w:r>
        <w:rPr>
          <w:noProof/>
        </w:rPr>
        <w:t>2</w:t>
      </w:r>
      <w:r>
        <w:t>.</w:t>
      </w:r>
      <w:r>
        <w:rPr>
          <w:noProof/>
        </w:rPr>
        <w:t>5</w:t>
      </w:r>
      <w:r>
        <w:fldChar w:fldCharType="end"/>
        <w:t>.</w:t>
      </w:r>
    </w:p>
    <w:p w14:paraId="6738C78D" w14:textId="2D8FC06C" w:rsidR="00DC608C" w:rsidRPr="00BA1179" w:rsidRDefault="00000000">
      <w:pPr>
        <w:pStyle w:val="ParText"/>
      </w:pPr>
      <w:r>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are not free parameters. Their initial ordering follows the priority-setting literature </w:t>
      </w:r>
      <w:sdt>
        <w:sdtPr>
          <w:id w:val="1981798312"/>
          <w:citation/>
        </w:sdtPr>
        <w:sdtContent>
          <w:r>
            <w:fldChar w:fldCharType="begin"/>
            <w:instrText xml:space="preserve"> CITATION Dunn2017 \l 1033 </w:instrText>
            <w:fldChar w:fldCharType="separate"/>
          </w:r>
          <w:r>
            <w:rPr>
              <w:noProof/>
            </w:rPr>
            <w:t>(Dunn, Calkin, &amp; Thompson, 2017)</w:t>
          </w:r>
          <w:r>
            <w:fldChar w:fldCharType="end"/>
          </w:r>
        </w:sdtContent>
      </w:sdt>
      <w:r>
        <w:t xml:space="preserve">, using pairwise comparison in the tradition of the analytic hierarchy process over the doctrine of wildfire risk </w:t>
        <w:lastRenderedPageBreak/>
        <w:t xml:space="preserve">management </w:t>
      </w:r>
      <w:sdt>
        <w:sdtPr>
          <w:id w:val="815704123"/>
          <w:citation/>
        </w:sdtPr>
        <w:sdtContent>
          <w:r>
            <w:fldChar w:fldCharType="begin"/>
            <w:instrText xml:space="preserve"> CITATION Saaty1980 \l 1055  \m ThompsonCalkin2011 </w:instrText>
            <w:fldChar w:fldCharType="separate"/>
          </w:r>
          <w:r>
            <w:rPr>
              <w:noProof/>
            </w:rPr>
            <w:t>(Saaty, 1980; Thompson &amp; Calkin, 2011)</w:t>
          </w:r>
          <w:r>
            <w:fldChar w:fldCharType="end"/>
          </w:r>
        </w:sdtContent>
      </w:sdt>
      <w:r>
        <w:t xml:space="preserve">; the vector is then normalized to sum to one, as </w:t>
        <w:fldChar w:fldCharType="begin"/>
        <w:instrText xml:space="preserve"> REF _RefEqB08 \h </w:instrText>
        <w:fldChar w:fldCharType="separate"/>
        <w:t xml:space="preserve">( </w:t>
      </w:r>
      <w:r>
        <w:rPr>
          <w:noProof/>
        </w:rPr>
        <w:t>9</w:t>
      </w:r>
      <w:r>
        <w:t xml:space="preserve"> )</w:t>
        <w:fldChar w:fldCharType="end"/>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t>, which places life safety first and asset protection second, in line with published incident-management priority orderings; the evaluation chapter perturbs each weight to confirm that the qualitative conclusions remain stable.</w:t>
      </w:r>
    </w:p>
    <w:p w14:paraId="25F6A110" w14:textId="4378514D" w:rsidR="001545DC" w:rsidRPr="00BA1179" w:rsidRDefault="00000000">
      <w:pPr>
        <w:pStyle w:val="Caption"/>
      </w:pPr>
      <w:bookmarkStart w:id="94" w:name="_RefTblC"/>
      <w:bookmarkStart w:id="95" w:name="_Toc235572494"/>
      <w:r>
        <w:t xml:space="preserve">Table </w:t>
        <w:fldChar w:fldCharType="begin"/>
        <w:instrText xml:space="preserve"> STYLEREF 1 \s </w:instrText>
        <w:fldChar w:fldCharType="separate"/>
      </w:r>
      <w:r>
        <w:rPr>
          <w:noProof/>
        </w:rPr>
        <w:t>2</w:t>
      </w:r>
      <w:r>
        <w:fldChar w:fldCharType="end"/>
        <w:t>.</w:t>
        <w:fldChar w:fldCharType="begin"/>
        <w:instrText xml:space="preserve"> SEQ Table \* ARABIC \s 1 </w:instrText>
        <w:fldChar w:fldCharType="separate"/>
      </w:r>
      <w:r>
        <w:rPr>
          <w:noProof/>
        </w:rPr>
        <w:t>5</w:t>
      </w:r>
      <w:r>
        <w:fldChar w:fldCharType="end"/>
      </w:r>
      <w:bookmarkEnd w:id="94"/>
      <w:r>
        <w:t xml:space="preserve"> Decision cost components, their scope, and their rationale</w:t>
      </w:r>
      <w:bookmarkEnd w:id="95"/>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2F5D88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t xml:space="preserve">Land and ecological loss over the affected cells. </w:t>
            </w:r>
            <w:sdt>
              <w:sdtPr>
                <w:rPr>
                  <w:i/>
                  <w:iCs/>
                </w:rPr>
                <w:id w:val="815668052"/>
                <w:citation/>
              </w:sdtPr>
              <w:sdtContent>
                <w:r>
                  <w:rPr>
                    <w:i/>
                    <w:iCs/>
                  </w:rPr>
                  <w:fldChar w:fldCharType="begin"/>
                  <w:instrText xml:space="preserve"> CITATION Mar07 \l 1055  \m ThompsonCalkin2011 </w:instrText>
                  <w:fldChar w:fldCharType="separate"/>
                </w:r>
                <w:r>
                  <w:rPr>
                    <w:noProof/>
                  </w:rPr>
                  <w:t>(Martell D. L., 2007; Thompson &amp; Calkin, 2011)</w:t>
                </w:r>
                <w:r>
                  <w:rPr>
                    <w:i/>
                    <w:iCs/>
                  </w:rPr>
                  <w:fldChar w:fldCharType="end"/>
                </w:r>
              </w:sdtContent>
            </w:sdt>
            <w:r>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223A66E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Structures in the wildland-urban interface together with power, transport, and facilities whose failure cascades beyond the fire. </w:t>
            </w:r>
            <w:sdt>
              <w:sdtPr>
                <w:id w:val="815704116"/>
                <w:citation/>
              </w:sdtPr>
              <w:sdtEndPr>
                <w:rPr>
                  <w:i/>
                  <w:iCs/>
                </w:rPr>
              </w:sdtEndPr>
              <w:sdtContent>
                <w:r>
                  <w:rPr>
                    <w:i/>
                    <w:iCs/>
                  </w:rPr>
                  <w:fldChar w:fldCharType="begin"/>
                  <w:instrText xml:space="preserve"> CITATION Calkin2021 \l 1055  \m Pais2021 </w:instrText>
                  <w:fldChar w:fldCharType="separate"/>
                </w:r>
                <w:r>
                  <w:rPr>
                    <w:noProof/>
                  </w:rPr>
                  <w:t>(Calkin, O'Connor, Thompson, &amp; Stratton, 2021; Pais, Carrasco, Moudio, &amp; Shen, 2021)</w:t>
                </w:r>
                <w:r>
                  <w:rPr>
                    <w:i/>
                    <w:iCs/>
                  </w:rPr>
                  <w:fldChar w:fldCharType="end"/>
                </w:r>
              </w:sdtContent>
            </w:sdt>
            <w:r>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1BEBBB2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t xml:space="preserve">Life safety of the exposed population. </w:t>
            </w:r>
            <w:sdt>
              <w:sdtPr>
                <w:rPr>
                  <w:i/>
                  <w:iCs/>
                </w:rPr>
                <w:id w:val="815668058"/>
                <w:citation/>
              </w:sdtPr>
              <w:sdtContent>
                <w:r>
                  <w:rPr>
                    <w:i/>
                    <w:iCs/>
                  </w:rPr>
                  <w:fldChar w:fldCharType="begin"/>
                  <w:instrText xml:space="preserve"> CITATION Tur04 \l 1055  \m Comfort2019 </w:instrText>
                  <w:fldChar w:fldCharType="separate"/>
                </w:r>
                <w:r>
                  <w:rPr>
                    <w:noProof/>
                  </w:rPr>
                  <w:t>(Turoff, 2004; Comfort, Boin, &amp; Demchak, 2010)</w:t>
                </w:r>
                <w:r>
                  <w:rPr>
                    <w:i/>
                    <w:iCs/>
                  </w:rPr>
                  <w:fldChar w:fldCharType="end"/>
                </w:r>
              </w:sdtContent>
            </w:sdt>
            <w:r>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t xml:space="preserve">Every ordered action, priced by applied intensity, including deployment, evacuation logistics, and warning. </w:t>
            </w:r>
            <w:r>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lastRenderedPageBreak/>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04E8D1E2"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t xml:space="preserve">Mean number of decision steps between threat onset in a cell and the first intervention reaching it. </w:t>
            </w:r>
            <w:sdt>
              <w:sdtPr>
                <w:id w:val="815668061"/>
                <w:citation/>
              </w:sdtPr>
              <w:sdtContent>
                <w:r>
                  <w:fldChar w:fldCharType="begin"/>
                  <w:instrText xml:space="preserve"> CITATION FrenchEtAl2019 \l 1055 </w:instrText>
                  <w:fldChar w:fldCharType="separate"/>
                </w:r>
                <w:r>
                  <w:rPr>
                    <w:noProof/>
                  </w:rPr>
                  <w:t>(French, Maule, &amp; Papamichail, 2019)</w:t>
                </w:r>
                <w:r>
                  <w:fldChar w:fldCharType="end"/>
                </w:r>
              </w:sdtContent>
            </w:sdt>
            <w:r>
              <w:t xml:space="preserve"> </w:t>
            </w:r>
            <w:r>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t xml:space="preserve">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 Burned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26BA77F7" w:rsidR="000976BF" w:rsidRPr="00BA1179" w:rsidRDefault="00000000">
      <w:pPr>
        <w:pStyle w:val="ParText"/>
      </w:pPr>
      <w:r>
        <w:t xml:space="preserve">These reference scales also make the model transferable to a live incident. In the field the static scenario totals are replaced by a rolling reference envelope, namely the burned area, the exposed value, and the exposed population that the spread 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 Beyond its weight in </w:t>
        <w:fldChar w:fldCharType="begin"/>
        <w:instrText xml:space="preserve"> REF _RefEqB08 \h </w:instrText>
        <w:fldChar w:fldCharType="separate"/>
        <w:t xml:space="preserve">( </w:t>
      </w:r>
      <w:r>
        <w:rPr>
          <w:noProof/>
        </w:rPr>
        <w:t>9</w:t>
      </w:r>
      <w:r>
        <w:t xml:space="preserve"> )</w:t>
        <w:fldChar w:fldCharType="end"/>
        <w:t xml:space="preserve">, any candidate whose predicted population exposure exceeds a hard ceiling is rejected at the acceptance gate outright, </w:t>
        <w:lastRenderedPageBreak/>
        <w:t>which aligns the weighted model with the doctrine that treats life safety as an inviolable constraint.</w:t>
      </w:r>
    </w:p>
    <w:p w14:paraId="5E2FB36F" w14:textId="560E0363" w:rsidR="009A2659" w:rsidRPr="00BA1179" w:rsidRDefault="00000000" w:rsidP="00A44E5A">
      <w:pPr>
        <w:pStyle w:val="ParText"/>
      </w:pPr>
      <w:r>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6" w:name="_Toc235572434"/>
      <w:r>
        <w:t>Satisficing Acceptance and the Graduated Fail-Safe</w:t>
      </w:r>
      <w:bookmarkEnd w:id="96"/>
    </w:p>
    <w:p w14:paraId="5C7A6298" w14:textId="093B57E0" w:rsidR="00E60383" w:rsidRDefault="00000000">
      <w:pPr>
        <w:pStyle w:val="ParText"/>
      </w:pPr>
      <w:r>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fldChar w:fldCharType="begin"/>
            <w:instrText xml:space="preserve"> CITATION Pap87 \l 1055 </w:instrText>
            <w:fldChar w:fldCharType="separate"/>
          </w:r>
          <w:r>
            <w:rPr>
              <w:noProof/>
            </w:rPr>
            <w:t>(Papadimitriou &amp; Tsitsiklis, 1987)</w:t>
          </w:r>
          <w:r>
            <w:fldChar w:fldCharType="end"/>
          </w:r>
        </w:sdtContent>
      </w:sdt>
      <w:r>
        <w:t xml:space="preserve"> and presupposes information that incomplete observation cannot supply. DisasterAware follows the satisficing principle of bounded rationality </w:t>
      </w:r>
      <w:sdt>
        <w:sdtPr>
          <w:id w:val="815619010"/>
          <w:citation/>
        </w:sdtPr>
        <w:sdtContent>
          <w:r>
            <w:fldChar w:fldCharType="begin"/>
            <w:instrText xml:space="preserve"> CITATION Sim56 \l 1055  \m Gig01 </w:instrText>
            <w:instrText xml:space="preserve"> \m Simon1996</w:instrText>
            <w:fldChar w:fldCharType="separate"/>
          </w:r>
          <w:r>
            <w:rPr>
              <w:noProof/>
            </w:rPr>
            <w:t>(Simon H. A., 1956; Gigerenzer &amp; Selten, 2001; Simon H. , The Sciences of the Artificial, 1996)</w:t>
          </w:r>
          <w:r>
            <w:fldChar w:fldCharType="end"/>
          </w:r>
        </w:sdtContent>
      </w:sdt>
      <w:r>
        <w:t xml:space="preserve">. A candidate intervention is accepted as its expected cost clears an adaptive threshold, as </w:t>
        <w:fldChar w:fldCharType="begin"/>
        <w:instrText xml:space="preserve"> REF _RefEqB09 \h </w:instrText>
        <w:fldChar w:fldCharType="separate"/>
        <w:t xml:space="preserve">( </w:t>
      </w:r>
      <w:r>
        <w:rPr>
          <w:noProof/>
        </w:rPr>
        <w:t>10</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7F66BC81" w:rsidR="00E60383" w:rsidRPr="00444FDD" w:rsidRDefault="00000000" w:rsidP="00444FDD">
            <w:pPr>
              <w:pStyle w:val="ParEq"/>
            </w:pPr>
            <w:bookmarkStart w:id="97" w:name="_RefEqB09"/>
            <w:r>
              <w:t xml:space="preserve">( </w:t>
              <w:fldChar w:fldCharType="begin"/>
              <w:instrText xml:space="preserve"> SEQ ( \* ARABIC </w:instrText>
              <w:fldChar w:fldCharType="separate"/>
            </w:r>
            <w:r>
              <w:rPr>
                <w:noProof/>
              </w:rPr>
              <w:t>10</w:t>
            </w:r>
            <w:r>
              <w:fldChar w:fldCharType="end"/>
              <w:t xml:space="preserve"> )</w:t>
            </w:r>
            <w:bookmarkEnd w:id="97"/>
          </w:p>
        </w:tc>
      </w:tr>
    </w:tbl>
    <w:p w14:paraId="3610275F" w14:textId="5651440F" w:rsidR="00E60383" w:rsidRPr="00BA1179" w:rsidRDefault="00000000">
      <w:pPr>
        <w:pStyle w:val="ParText"/>
      </w:pPr>
      <w:r>
        <w:t xml:space="preserve">In </w:t>
        <w:fldChar w:fldCharType="begin"/>
        <w:instrText xml:space="preserve"> REF _RefEqB09 \h </w:instrText>
        <w:fldChar w:fldCharType="separate"/>
        <w:t xml:space="preserve">( </w:t>
      </w:r>
      <w:r>
        <w:rPr>
          <w:noProof/>
        </w:rPr>
        <w:t>10</w:t>
      </w:r>
      <w:r>
        <w:t xml:space="preserve"> )</w:t>
        <w:fldChar w:fldCharType="end"/>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t xml:space="preserve"> denotes the acceptance threshold at step </w:t>
      </w:r>
      <m:oMath>
        <m:r>
          <w:rPr>
            <w:rFonts w:ascii="Cambria Math" w:hAnsi="Cambria Math"/>
          </w:rPr>
          <m:t>k</m:t>
        </m:r>
      </m:oMath>
      <w:r>
        <w:t xml:space="preserve">. Its initial value derives from the reference envelope that normalizes the cost terms. The cost of the uncontrolled, do-nothing forecast over the operational period sets the scale, and the threshold is a fixed fraction of it, 0.35 by default in this thesis. 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fldChar w:fldCharType="begin"/>
        <w:instrText xml:space="preserve"> REF _RefEqB10 \h </w:instrText>
        <w:fldChar w:fldCharType="separate"/>
        <w:t xml:space="preserve">( </w:t>
      </w:r>
      <w:r>
        <w:rPr>
          <w:noProof/>
        </w:rPr>
        <w:t>11</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5CD6F40F" w:rsidR="00E60383" w:rsidRPr="00D854A7" w:rsidRDefault="00000000" w:rsidP="00D854A7">
            <w:pPr>
              <w:pStyle w:val="ParEq"/>
            </w:pPr>
            <w:bookmarkStart w:id="98" w:name="_RefEqB10"/>
            <w:r>
              <w:t xml:space="preserve">( </w:t>
              <w:fldChar w:fldCharType="begin"/>
              <w:instrText xml:space="preserve"> SEQ ( \* ARABIC </w:instrText>
              <w:fldChar w:fldCharType="separate"/>
            </w:r>
            <w:r>
              <w:rPr>
                <w:noProof/>
              </w:rPr>
              <w:t>11</w:t>
            </w:r>
            <w:r>
              <w:fldChar w:fldCharType="end"/>
              <w:t xml:space="preserve"> )</w:t>
            </w:r>
            <w:bookmarkEnd w:id="98"/>
          </w:p>
        </w:tc>
      </w:tr>
    </w:tbl>
    <w:p w14:paraId="5C9F5E92" w14:textId="206B4945" w:rsidR="00E60383" w:rsidRPr="00BA1179" w:rsidRDefault="00000000">
      <w:pPr>
        <w:pStyle w:val="ParText"/>
      </w:pPr>
      <w:r>
        <w:t xml:space="preserve">In </w:t>
        <w:fldChar w:fldCharType="begin"/>
        <w:instrText xml:space="preserve"> REF _RefEqB10 \h </w:instrText>
        <w:fldChar w:fldCharType="separate"/>
        <w:t xml:space="preserve">( </w:t>
      </w:r>
      <w:r>
        <w:rPr>
          <w:noProof/>
        </w:rPr>
        <w:t>11</w:t>
      </w:r>
      <w:r>
        <w:t xml:space="preserve"> )</w:t>
        <w:fldChar w:fldCharType="end"/>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t xml:space="preserve"> the attenuation weight set by decision quality.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99" w:name="_Toc235572435"/>
      <w:r>
        <w:t>Epistemic Uncertainty, Traceability, and Sensitivity</w:t>
      </w:r>
      <w:bookmarkEnd w:id="99"/>
    </w:p>
    <w:p w14:paraId="24840BAB" w14:textId="278405BC" w:rsidR="00E60383" w:rsidRPr="00BA1179" w:rsidRDefault="00000000">
      <w:pPr>
        <w:pStyle w:val="ParText"/>
      </w:pPr>
      <w:r>
        <w:t xml:space="preserve">The uncertainty that dominates an active incident is epistemic rather than aleatory. The state is under-observed, not merely noisy </w:t>
      </w:r>
      <w:sdt>
        <w:sdtPr>
          <w:id w:val="815619030"/>
          <w:citation/>
        </w:sdtPr>
        <w:sdtContent>
          <w:r>
            <w:fldChar w:fldCharType="begin"/>
            <w:instrText xml:space="preserve"> CITATION Mor90 \l 1055  \m Placeholder1 </w:instrText>
            <w:fldChar w:fldCharType="separate"/>
          </w:r>
          <w:r>
            <w:rPr>
              <w:noProof/>
            </w:rPr>
            <w:t>(Morgan &amp; Henrion, 1990; Walker, et al., 2003)</w:t>
          </w:r>
          <w:r>
            <w:fldChar w:fldCharType="end"/>
          </w:r>
        </w:sdtContent>
      </w:sdt>
      <w:r>
        <w:t xml:space="preserve">. Bayesian updating and Dempster-Shafer belief calibration both presuppose distributional knowledge that cell-level, real-time sensing does not supply </w:t>
      </w:r>
      <w:sdt>
        <w:sdtPr>
          <w:id w:val="815619032"/>
          <w:citation/>
        </w:sdtPr>
        <w:sdtContent>
          <w:r>
            <w:fldChar w:fldCharType="begin"/>
            <w:instrText xml:space="preserve">CITATION Pea88 \m Sha76 \m Zad86 \t  \l 1055 </w:instrText>
            <w:fldChar w:fldCharType="separate"/>
          </w:r>
          <w:r>
            <w:rPr>
              <w:noProof/>
            </w:rPr>
            <w:t>(Pearl, 1988; Shafer, 1976; Zadeh, 1986)</w:t>
          </w:r>
          <w:r>
            <w:fldChar w:fldCharType="end"/>
          </w:r>
        </w:sdtContent>
      </w:sdt>
      <w:r>
        <w:t xml:space="preserve">. DisasterAware instead employs confidence gating. Every concept activation is blended with a persistence-based estimate in proportion to the confidence of the observations that produced it, following </w:t>
        <w:fldChar w:fldCharType="begin"/>
        <w:instrText xml:space="preserve"> REF _RefEqB11 \h </w:instrText>
        <w:fldChar w:fldCharType="separate"/>
        <w:t xml:space="preserve">( </w:t>
      </w:r>
      <w:r>
        <w:rPr>
          <w:noProof/>
        </w:rPr>
        <w:t>12</w:t>
      </w:r>
      <w:r>
        <w:t xml:space="preserve"> )</w:t>
        <w:fldChar w:fldCharType="end"/>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2BFAEC7D" w:rsidR="00E60383" w:rsidRPr="00A20B34" w:rsidRDefault="00000000" w:rsidP="00A20B34">
            <w:pPr>
              <w:pStyle w:val="ParEq"/>
            </w:pPr>
            <w:bookmarkStart w:id="100" w:name="_RefEqB11"/>
            <w:r>
              <w:t xml:space="preserve">( </w:t>
              <w:fldChar w:fldCharType="begin"/>
              <w:instrText xml:space="preserve"> SEQ ( \* ARABIC </w:instrText>
              <w:fldChar w:fldCharType="separate"/>
            </w:r>
            <w:r>
              <w:rPr>
                <w:noProof/>
              </w:rPr>
              <w:t>12</w:t>
            </w:r>
            <w:r>
              <w:fldChar w:fldCharType="end"/>
              <w:t xml:space="preserve"> )</w:t>
            </w:r>
            <w:bookmarkEnd w:id="100"/>
          </w:p>
        </w:tc>
      </w:tr>
    </w:tbl>
    <w:p w14:paraId="47CB328A" w14:textId="5A408A90" w:rsidR="007406A0" w:rsidRPr="00BA1179" w:rsidRDefault="00000000" w:rsidP="007406A0">
      <w:pPr>
        <w:pStyle w:val="ParText"/>
      </w:pPr>
      <w:r>
        <w:lastRenderedPageBreak/>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fldChar w:fldCharType="begin"/>
            <w:instrText xml:space="preserve"> CITATION RibeiroEtAl2016 \l 1055  \m GuidottiEtAl2018 </w:instrText>
            <w:fldChar w:fldCharType="separate"/>
          </w:r>
          <w:r>
            <w:rPr>
              <w:noProof/>
            </w:rPr>
            <w:t>(Ribeiro, Singh, &amp; Guestrin, 2016; Guidotti, et al., 2018)</w:t>
          </w:r>
          <w:r>
            <w:fldChar w:fldCharType="end"/>
          </w:r>
        </w:sdtContent>
      </w:sdt>
      <w:r>
        <w:t xml:space="preserve">. On this chain, a sensitivity analysis quantifies how a perturbation of an input, a membership parameter, or a priority weight propagates to the decision, as in </w:t>
        <w:fldChar w:fldCharType="begin"/>
        <w:instrText xml:space="preserve"> REF _RefEqB12 \h </w:instrText>
        <w:fldChar w:fldCharType="separate"/>
        <w:t xml:space="preserve">( </w:t>
      </w:r>
      <w:r>
        <w:rPr>
          <w:noProof/>
        </w:rPr>
        <w:t>13</w:t>
      </w:r>
      <w:r>
        <w:t xml:space="preserve"> )</w:t>
        <w:fldChar w:fldCharType="end"/>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induced by a change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t xml:space="preserve">. </w:t>
        <w:fldChar w:fldCharType="begin"/>
        <w:instrText xml:space="preserve"> REF _RefTblT \h </w:instrText>
        <w:fldChar w:fldCharType="separate"/>
        <w:t xml:space="preserve">Table </w:t>
      </w:r>
      <w:r>
        <w:rPr>
          <w:noProof/>
        </w:rPr>
        <w:t>2</w:t>
      </w:r>
      <w:r>
        <w:t>.</w:t>
      </w:r>
      <w:r>
        <w:rPr>
          <w:noProof/>
        </w:rPr>
        <w:t>6</w:t>
      </w:r>
      <w:r>
        <w:fldChar w:fldCharType="end"/>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30685435" w:rsidR="00E60383" w:rsidRPr="0085040B" w:rsidRDefault="00000000" w:rsidP="0085040B">
            <w:pPr>
              <w:pStyle w:val="ParEq"/>
            </w:pPr>
            <w:bookmarkStart w:id="101" w:name="_RefEqB12"/>
            <w:r>
              <w:t xml:space="preserve">( </w:t>
              <w:fldChar w:fldCharType="begin"/>
              <w:instrText xml:space="preserve"> SEQ ( \* ARABIC </w:instrText>
              <w:fldChar w:fldCharType="separate"/>
            </w:r>
            <w:r>
              <w:rPr>
                <w:noProof/>
              </w:rPr>
              <w:t>13</w:t>
            </w:r>
            <w:r>
              <w:fldChar w:fldCharType="end"/>
              <w:t xml:space="preserve"> )</w:t>
            </w:r>
            <w:bookmarkEnd w:id="101"/>
          </w:p>
        </w:tc>
      </w:tr>
    </w:tbl>
    <w:p w14:paraId="282EC340" w14:textId="6037D52B" w:rsidR="00DC608C" w:rsidRPr="00BA1179" w:rsidRDefault="00000000">
      <w:pPr>
        <w:pStyle w:val="Caption"/>
      </w:pPr>
      <w:bookmarkStart w:id="102" w:name="_RefTblT"/>
      <w:bookmarkStart w:id="103" w:name="_Toc235572495"/>
      <w:r>
        <w:t xml:space="preserve">Table </w:t>
        <w:fldChar w:fldCharType="begin"/>
        <w:instrText xml:space="preserve"> STYLEREF 1 \s </w:instrText>
        <w:fldChar w:fldCharType="separate"/>
      </w:r>
      <w:r>
        <w:rPr>
          <w:noProof/>
        </w:rPr>
        <w:t>2</w:t>
      </w:r>
      <w:r>
        <w:fldChar w:fldCharType="end"/>
        <w:t>.</w:t>
        <w:fldChar w:fldCharType="begin"/>
        <w:instrText xml:space="preserve"> SEQ Table \* ARABIC \s 1 </w:instrText>
        <w:fldChar w:fldCharType="separate"/>
      </w:r>
      <w:r>
        <w:rPr>
          <w:noProof/>
        </w:rPr>
        <w:t>6</w:t>
      </w:r>
      <w:r>
        <w:fldChar w:fldCharType="end"/>
      </w:r>
      <w:bookmarkEnd w:id="102"/>
      <w:r>
        <w:t xml:space="preserve"> Scope of traceability and sensitivity analysis</w:t>
      </w:r>
      <w:bookmarkEnd w:id="103"/>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t xml:space="preserve">Features </w:t>
            </w:r>
            <m:oMath>
              <m:r>
                <w:rPr>
                  <w:rFonts w:ascii="Cambria Math" w:hAnsi="Cambria Math"/>
                </w:rPr>
                <m:t>z</m:t>
              </m:r>
            </m:oMath>
            <w:r>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t>, and the acceptance outcome</w:t>
            </w:r>
          </w:p>
        </w:tc>
      </w:tr>
    </w:tbl>
    <w:p w14:paraId="6863548D" w14:textId="5106151A" w:rsidR="00AF56FF" w:rsidRPr="00AF56FF" w:rsidRDefault="00AF56FF" w:rsidP="00AF56FF">
      <w:pPr>
        <w:pStyle w:val="Heading3"/>
      </w:pPr>
      <w:bookmarkStart w:id="104" w:name="_Toc235572436"/>
      <w:r>
        <w:t>Generative Models and Large Language Models</w:t>
      </w:r>
      <w:bookmarkEnd w:id="104"/>
    </w:p>
    <w:p w14:paraId="278ACAC2" w14:textId="49B763D5" w:rsidR="00AF56FF" w:rsidRDefault="00AF56FF" w:rsidP="00AF56FF">
      <w:pPr>
        <w:pStyle w:val="ParText"/>
      </w:pPr>
      <w:r>
        <w:t xml:space="preserve">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 </w:t>
      </w:r>
      <w:sdt>
        <w:sdtPr>
          <w:id w:val="870000002"/>
          <w:citation/>
        </w:sdtPr>
        <w:sdtContent>
          <w:r>
            <w:fldChar w:fldCharType="begin"/>
            <w:instrText xml:space="preserve">CITATION Vaswani2017 \m Brown2020 \l 1055 </w:instrText>
            <w:fldChar w:fldCharType="separate"/>
          </w:r>
          <w:r>
            <w:rPr>
              <w:noProof/>
            </w:rPr>
            <w:t>(Vaswani, et al., 2017; Brown, et al., Language models are few-shot learners, 2020)</w:t>
          </w:r>
          <w:r>
            <w:fldChar w:fldCharType="end"/>
          </w:r>
        </w:sdtContent>
      </w:sdt>
      <w:r>
        <w:t xml:space="preserve"> Through this pre-training it </w:t>
        <w:lastRenderedPageBreak/>
        <w:t xml:space="preserve">acquires broad linguistic competence and a wide store of world knowledge, which it can recombine into text that follows the structure and the vocabulary asked of it.</w:t>
      </w:r>
    </w:p>
    <w:p w14:paraId="12913119" w14:textId="08E8773D"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fldChar w:fldCharType="begin"/>
            <w:instrText xml:space="preserve">CITATION Placeholder2 \t  \l 1055 </w:instrText>
            <w:fldChar w:fldCharType="separate"/>
          </w:r>
          <w:r>
            <w:rPr>
              <w:noProof/>
            </w:rPr>
            <w:t>(Brown, et al., 2020)</w:t>
          </w:r>
          <w:r>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634480DA" w:rsidR="00AF56FF" w:rsidRDefault="00AF56FF" w:rsidP="00AF56FF">
      <w:pPr>
        <w:pStyle w:val="ParText"/>
      </w:pPr>
      <w:r>
        <w:t xml:space="preserve">In DSS,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 </w:t>
      </w:r>
      <w:sdt>
        <w:sdtPr>
          <w:id w:val="1964682995"/>
          <w:citation/>
        </w:sdtPr>
        <w:sdtContent>
          <w:r>
            <w:fldChar w:fldCharType="begin"/>
            <w:instrText xml:space="preserve"> CITATION Con16 \l 1033 </w:instrText>
            <w:fldChar w:fldCharType="separate"/>
          </w:r>
          <w:r>
            <w:rPr>
              <w:noProof/>
            </w:rPr>
            <w:t>(Amodei, et al., 2016)</w:t>
          </w:r>
          <w:r>
            <w:fldChar w:fldCharType="end"/>
          </w:r>
        </w:sdtContent>
      </w:sdt>
      <w:r>
        <w:t xml:space="preserve">, a failure often called hallucination </w:t>
      </w:r>
      <w:sdt>
        <w:sdtPr>
          <w:id w:val="870000004"/>
          <w:citation/>
        </w:sdtPr>
        <w:sdtContent>
          <w:r>
            <w:fldChar w:fldCharType="begin"/>
            <w:instrText xml:space="preserve">CITATION Ji2023 \l 1055 </w:instrText>
            <w:fldChar w:fldCharType="separate"/>
          </w:r>
          <w:r>
            <w:rPr>
              <w:noProof/>
            </w:rPr>
            <w:t>(Ji, et al., 2023)</w:t>
          </w:r>
          <w:r>
            <w:fldChar w:fldCharType="end"/>
          </w:r>
        </w:sdtContent>
      </w:sdt>
      <w:r>
        <w:t xml:space="preserve">, and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fldChar w:fldCharType="begin"/>
            <w:instrText xml:space="preserve">CITATION Mohammadi2025 \l 1055 </w:instrText>
            <w:fldChar w:fldCharType="separate"/>
          </w:r>
          <w:r>
            <w:rPr>
              <w:noProof/>
            </w:rPr>
            <w:t>(Mohammadi, Alesheikh, &amp; Alimohammadi, 2025)</w:t>
          </w:r>
          <w:r>
            <w:fldChar w:fldCharType="end"/>
          </w:r>
        </w:sdtContent>
      </w:sdt>
      <w:r>
        <w:t>.</w:t>
      </w:r>
    </w:p>
    <w:p w14:paraId="163DE1CB" w14:textId="47D330C2" w:rsidR="007B46B6" w:rsidRPr="00BA1179" w:rsidRDefault="007B46B6" w:rsidP="007B46B6">
      <w:pPr>
        <w:pStyle w:val="Heading3"/>
      </w:pPr>
      <w:bookmarkStart w:id="105" w:name="_Toc235572437"/>
      <w:r>
        <w:t>Adaptive and Generative Decision Loops</w:t>
      </w:r>
      <w:bookmarkEnd w:id="105"/>
    </w:p>
    <w:p w14:paraId="5F0BF59F" w14:textId="768D2E10" w:rsidR="007B46B6" w:rsidRDefault="007B46B6" w:rsidP="007B46B6">
      <w:pPr>
        <w:pStyle w:val="ParText"/>
      </w:pPr>
      <w:r>
        <w:t>The preceding sections defined the admissible interventions, the reasoning that produces candidate decisions, and the criteria by which candidates are judged. This section presents the mechanism that keeps the decision space open without compromising safety. DisasterAware organizes this as a staged adaptation loop that escalates only when cheaper corrections have demonstrably failed. The first two stages follow the evolving-fuzzy-systems literature</w:t>
      </w:r>
      <w:sdt>
        <w:sdtPr>
          <w:id w:val="815619079"/>
          <w:citation/>
        </w:sdtPr>
        <w:sdtContent>
          <w:r>
            <w:fldChar w:fldCharType="begin"/>
            <w:instrText xml:space="preserve"> CITATION Ang04 \l 1055  \m Lug11 </w:instrText>
            <w:fldChar w:fldCharType="separate"/>
          </w:r>
          <w:r>
            <w:rPr>
              <w:noProof/>
            </w:rPr>
            <w:t xml:space="preserve"> (Angelov &amp; Filev, 2004; Lughofer, 2011)</w:t>
          </w:r>
          <w:r>
            <w:fldChar w:fldCharType="end"/>
          </w:r>
        </w:sdtContent>
      </w:sdt>
      <w:r>
        <w:t xml:space="preserve">, the third extends it with generation </w:t>
      </w:r>
      <w:sdt>
        <w:sdtPr>
          <w:id w:val="815619081"/>
          <w:citation/>
        </w:sdtPr>
        <w:sdtContent>
          <w:r>
            <w:fldChar w:fldCharType="begin"/>
            <w:instrText xml:space="preserve"> CITATION Xie24 \l 1055  \m Che25  \m Cha25 </w:instrText>
            <w:fldChar w:fldCharType="separate"/>
          </w:r>
          <w:r>
            <w:rPr>
              <w:noProof/>
            </w:rPr>
            <w:t>(Xie, ve diğerleri, 2024; Chen, ve diğerleri, 2025; Chandra, Kumar, Patra, &amp; Agarwal, 2025)</w:t>
          </w:r>
          <w:r>
            <w:fldChar w:fldCharType="end"/>
          </w:r>
        </w:sdtContent>
      </w:sdt>
      <w:r>
        <w:t>.</w:t>
      </w:r>
    </w:p>
    <w:p w14:paraId="4C386BE2" w14:textId="58791E5A" w:rsidR="00D854A7" w:rsidRPr="00BA1179" w:rsidRDefault="00DE3BAC" w:rsidP="00D854A7">
      <w:pPr>
        <w:jc w:val="center"/>
      </w:pPr>
      <w:r>
        <w:rPr>
          <w:noProof/>
        </w:rPr>
        <w:lastRenderedPageBreak/>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6BDB2F19" w:rsidR="00D854A7" w:rsidRPr="00BA1179" w:rsidRDefault="00D854A7" w:rsidP="00D854A7">
      <w:pPr>
        <w:pStyle w:val="Caption"/>
      </w:pPr>
      <w:bookmarkStart w:id="106" w:name="_RefFig24"/>
      <w:bookmarkStart w:id="107" w:name="_Toc235572526"/>
      <w:r>
        <w:t xml:space="preserve">Figure </w:t>
        <w:fldChar w:fldCharType="begin"/>
        <w:instrText xml:space="preserve"> STYLEREF 1 \s </w:instrText>
        <w:fldChar w:fldCharType="separate"/>
      </w:r>
      <w:r>
        <w:rPr>
          <w:noProof/>
        </w:rPr>
        <w:t>2</w:t>
      </w:r>
      <w:r>
        <w:fldChar w:fldCharType="end"/>
        <w:t>.</w:t>
        <w:fldChar w:fldCharType="begin"/>
        <w:instrText xml:space="preserve"> SEQ Figure \* ARABIC \s 1 </w:instrText>
        <w:fldChar w:fldCharType="separate"/>
      </w:r>
      <w:r>
        <w:rPr>
          <w:noProof/>
        </w:rPr>
        <w:t>5</w:t>
      </w:r>
      <w:r>
        <w:fldChar w:fldCharType="end"/>
      </w:r>
      <w:bookmarkEnd w:id="106"/>
      <w:r>
        <w:t xml:space="preserve"> Staged adaptation loop with generative proposal and verification</w:t>
      </w:r>
      <w:bookmarkEnd w:id="107"/>
    </w:p>
    <w:p w14:paraId="027E4575" w14:textId="2DB8124E" w:rsidR="007B46B6" w:rsidRPr="00BA1179" w:rsidRDefault="007B46B6" w:rsidP="007B46B6">
      <w:pPr>
        <w:pStyle w:val="ParText"/>
      </w:pPr>
      <w:r>
        <w:fldChar w:fldCharType="begin"/>
        <w:instrText xml:space="preserve"> REF _RefFig24 \h </w:instrText>
        <w:fldChar w:fldCharType="separate"/>
        <w:t xml:space="preserve">Figure </w:t>
      </w:r>
      <w:r>
        <w:rPr>
          <w:noProof/>
        </w:rPr>
        <w:t>2</w:t>
      </w:r>
      <w:r>
        <w:t>.</w:t>
      </w:r>
      <w:r>
        <w:rPr>
          <w:noProof/>
        </w:rPr>
        <w:t>5</w:t>
      </w:r>
      <w:r>
        <w:fldChar w:fldCharType="end"/>
        <w:t xml:space="preserve"> depicts the complete loop. The rule base issues decisions, the realized cost is fed back, the value based stage controller selects the least invasive stage that promises improvement, and every output of a stage must pass the verification gate before it returns to the rule base.</w:t>
      </w:r>
    </w:p>
    <w:p w14:paraId="413B3A53" w14:textId="77777777" w:rsidR="007B46B6" w:rsidRPr="00BA1179" w:rsidRDefault="007B46B6">
      <w:pPr>
        <w:pStyle w:val="ListParagraph"/>
        <w:numPr>
          <w:ilvl w:val="0"/>
          <w:numId w:val="9"/>
        </w:numPr>
      </w:pPr>
      <w:r>
        <w:rPr>
          <w:b/>
        </w:rPr>
        <w:t>Parameter tuning</w:t>
      </w:r>
      <w:r>
        <w:t xml:space="preserve">: an evFIS first adjusts the membership-function parameters of existing rules, the least invasive correction </w:t>
      </w:r>
    </w:p>
    <w:p w14:paraId="18394B10" w14:textId="77777777" w:rsidR="007B46B6" w:rsidRPr="00BA1179" w:rsidRDefault="007B46B6">
      <w:pPr>
        <w:pStyle w:val="ListParagraph"/>
        <w:numPr>
          <w:ilvl w:val="0"/>
          <w:numId w:val="9"/>
        </w:numPr>
      </w:pPr>
      <w:r>
        <w:rPr>
          <w:b/>
        </w:rPr>
        <w:t>Resolution increase</w:t>
      </w:r>
      <w:r>
        <w:t xml:space="preserve">: where residual cost concentrates, the term set is refined by adding linguistic terms or splitting a region of the input space </w:t>
      </w:r>
    </w:p>
    <w:p w14:paraId="3B1E2335" w14:textId="339807DD" w:rsidR="00012548" w:rsidRPr="00BA1179" w:rsidRDefault="007B46B6">
      <w:pPr>
        <w:pStyle w:val="ListParagraph"/>
        <w:numPr>
          <w:ilvl w:val="0"/>
          <w:numId w:val="9"/>
        </w:numPr>
      </w:pPr>
      <w:r>
        <w:rPr>
          <w:b/>
        </w:rPr>
        <w:t>Generative proposal</w:t>
      </w:r>
      <w:r>
        <w:t xml:space="preserve">: when neither of the preceding operations removes a persistent cost, a generative model drafts a genuinely new candidate rule; large-language-model agents have recently begun to serve as such proposers in wildfire analysis and response </w:t>
      </w:r>
    </w:p>
    <w:p w14:paraId="75934A4F" w14:textId="41E07304" w:rsidR="007B46B6" w:rsidRPr="00BA1179" w:rsidRDefault="007B46B6" w:rsidP="007B46B6">
      <w:pPr>
        <w:pStyle w:val="ParText"/>
      </w:pPr>
      <w:r>
        <w:t xml:space="preserve">The loop is disciplined by two safeguards. Value based stage controller tunes admitted rules and decides when escalation is warranted, driven by the same cost function that evaluates decisions </w:t>
      </w:r>
      <w:sdt>
        <w:sdtPr>
          <w:id w:val="815619067"/>
          <w:citation/>
        </w:sdtPr>
        <w:sdtContent>
          <w:r>
            <w:fldChar w:fldCharType="begin"/>
            <w:instrText xml:space="preserve"> CITATION Sut18 \l 1055 </w:instrText>
            <w:fldChar w:fldCharType="separate"/>
          </w:r>
          <w:r>
            <w:rPr>
              <w:noProof/>
            </w:rPr>
            <w:t>(Sutton &amp; Barto, 2018)</w:t>
          </w:r>
          <w:r>
            <w:fldChar w:fldCharType="end"/>
          </w:r>
        </w:sdtContent>
      </w:sdt>
      <w:r>
        <w:t xml:space="preserve">. Every candidate, regardless of its origin, must pass the satisficing acceptance gate before it may act, according to the admission condition in </w:t>
        <w:fldChar w:fldCharType="begin"/>
        <w:instrText xml:space="preserve"> REF _RefEqB13 \h </w:instrText>
        <w:fldChar w:fldCharType="separate"/>
        <w:t xml:space="preserve">( </w:t>
      </w:r>
      <w:r>
        <w:rPr>
          <w:noProof/>
        </w:rPr>
        <w:t>14</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75CB3CC2" w:rsidR="007B46B6" w:rsidRPr="00BA1179" w:rsidRDefault="007B46B6" w:rsidP="00D854A7">
            <w:pPr>
              <w:pStyle w:val="ParEq"/>
            </w:pPr>
            <w:bookmarkStart w:id="108" w:name="_RefEqB13"/>
            <w:r>
              <w:t xml:space="preserve">( </w:t>
              <w:fldChar w:fldCharType="begin"/>
              <w:instrText xml:space="preserve"> SEQ ( \* ARABIC </w:instrText>
              <w:fldChar w:fldCharType="separate"/>
            </w:r>
            <w:r>
              <w:rPr>
                <w:noProof/>
              </w:rPr>
              <w:t>14</w:t>
            </w:r>
            <w:r>
              <w:fldChar w:fldCharType="end"/>
              <w:t xml:space="preserve"> )</w:t>
            </w:r>
            <w:bookmarkEnd w:id="108"/>
          </w:p>
        </w:tc>
      </w:tr>
    </w:tbl>
    <w:p w14:paraId="6FB8674F" w14:textId="466A717A" w:rsidR="007B46B6" w:rsidRPr="00BA1179" w:rsidRDefault="007B46B6" w:rsidP="007B46B6">
      <w:pPr>
        <w:pStyle w:val="ParText"/>
      </w:pPr>
      <w:r>
        <w:lastRenderedPageBreak/>
        <w:t xml:space="preserve">In </w:t>
        <w:fldChar w:fldCharType="begin"/>
        <w:instrText xml:space="preserve"> REF _RefEqB13 \h </w:instrText>
        <w:fldChar w:fldCharType="separate"/>
        <w:t xml:space="preserve">( </w:t>
      </w:r>
      <w:r>
        <w:rPr>
          <w:noProof/>
        </w:rPr>
        <w:t>14</w:t>
      </w:r>
      <w:r>
        <w:t xml:space="preserve"> )</w:t>
        <w:fldChar w:fldCharType="end"/>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t xml:space="preserve"> denotes the cost achieved under rule base </w:t>
      </w:r>
      <m:oMath>
        <m:r>
          <w:rPr>
            <w:rFonts w:ascii="Cambria Math" w:hAnsi="Cambria Math"/>
          </w:rPr>
          <m:t>R</m:t>
        </m:r>
      </m:oMath>
      <w:r>
        <w:t xml:space="preserve"> and </w:t>
      </w:r>
      <m:oMath>
        <m:r>
          <w:rPr>
            <w:rFonts w:ascii="Cambria Math" w:hAnsi="Cambria Math"/>
          </w:rPr>
          <m:t>δ</m:t>
        </m:r>
      </m:oMath>
      <w:r>
        <w:t xml:space="preserve"> a non-negative improvement margin; an unverified generated rule therefore never reaches the field </w:t>
      </w:r>
      <w:sdt>
        <w:sdtPr>
          <w:id w:val="815619076"/>
          <w:citation/>
        </w:sdtPr>
        <w:sdtContent>
          <w:r>
            <w:fldChar w:fldCharType="begin"/>
            <w:instrText xml:space="preserve"> CITATION Ses22 \l 1055 </w:instrText>
            <w:fldChar w:fldCharType="separate"/>
          </w:r>
          <w:r>
            <w:rPr>
              <w:noProof/>
            </w:rPr>
            <w:t>(Seshia, Sadigh, &amp; Sastry, 2022)</w:t>
          </w:r>
          <w:r>
            <w:fldChar w:fldCharType="end"/>
          </w:r>
        </w:sdtContent>
      </w:sdt>
      <w:r>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favored while superfluous structural complexity is discouraged.</w:t>
      </w:r>
    </w:p>
    <w:p w14:paraId="55772790" w14:textId="421B40F8" w:rsidR="007B46B6" w:rsidRPr="00BA1179" w:rsidRDefault="007B46B6" w:rsidP="007B46B6">
      <w:pPr>
        <w:pStyle w:val="ParText"/>
      </w:pPr>
      <w:r>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increases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09" w:name="_Toc222653207"/>
      <w:bookmarkStart w:id="110" w:name="_Toc222699940"/>
      <w:bookmarkStart w:id="111" w:name="_Ref223873009"/>
      <w:bookmarkStart w:id="112" w:name="_Ref223873014"/>
      <w:bookmarkStart w:id="113" w:name="_Ref223873019"/>
      <w:bookmarkStart w:id="114" w:name="_Ref223873033"/>
      <w:bookmarkStart w:id="115" w:name="_Ref223876307"/>
      <w:bookmarkStart w:id="116" w:name="_Ref223876944"/>
      <w:bookmarkStart w:id="117" w:name="_Ref223877543"/>
      <w:bookmarkStart w:id="118" w:name="_Ref223878060"/>
      <w:bookmarkStart w:id="119" w:name="_Ref223879197"/>
      <w:bookmarkStart w:id="120" w:name="_Ref223881460"/>
      <w:bookmarkStart w:id="121" w:name="_Ref223883168"/>
      <w:bookmarkStart w:id="122" w:name="_Ref224591194"/>
      <w:bookmarkStart w:id="123" w:name="_Ref225625822"/>
      <w:bookmarkStart w:id="124" w:name="_Ref225628552"/>
      <w:bookmarkStart w:id="125" w:name="_Ref225630915"/>
      <w:bookmarkStart w:id="126" w:name="_Ref225632469"/>
      <w:bookmarkStart w:id="127" w:name="_Ref225632689"/>
      <w:bookmarkStart w:id="128" w:name="_Ref225634318"/>
      <w:bookmarkStart w:id="129" w:name="_Ref225684396"/>
      <w:bookmarkStart w:id="130" w:name="_Ref225798315"/>
      <w:bookmarkStart w:id="131" w:name="_Ref226153811"/>
      <w:bookmarkStart w:id="132" w:name="_Ref226154086"/>
      <w:bookmarkStart w:id="133" w:name="_Ref226154344"/>
      <w:bookmarkStart w:id="134" w:name="_Ref226155725"/>
      <w:bookmarkStart w:id="135" w:name="_Ref226192384"/>
      <w:bookmarkStart w:id="136" w:name="_Ref226192918"/>
      <w:bookmarkStart w:id="137" w:name="_Ref226193297"/>
      <w:bookmarkStart w:id="138" w:name="_Ref226195240"/>
      <w:bookmarkStart w:id="139" w:name="_Ref226195460"/>
      <w:bookmarkStart w:id="140" w:name="_Ref226195465"/>
      <w:bookmarkStart w:id="141" w:name="_Ref226195478"/>
      <w:bookmarkStart w:id="142" w:name="_Ref226195508"/>
      <w:bookmarkStart w:id="143" w:name="_Ref226195779"/>
      <w:bookmarkStart w:id="144" w:name="_Ref226196251"/>
      <w:bookmarkStart w:id="145" w:name="_Ref226196543"/>
      <w:bookmarkStart w:id="146" w:name="_Ref226207208"/>
      <w:bookmarkStart w:id="147" w:name="_Ref226207225"/>
      <w:bookmarkStart w:id="148" w:name="_Ref226216256"/>
      <w:bookmarkStart w:id="149" w:name="_Ref226216634"/>
      <w:bookmarkStart w:id="150" w:name="_Ref226221933"/>
      <w:bookmarkStart w:id="151" w:name="_Ref226226811"/>
      <w:bookmarkStart w:id="152" w:name="_Ref226229824"/>
      <w:bookmarkStart w:id="153" w:name="_Ref226238121"/>
      <w:bookmarkStart w:id="154" w:name="_Ref234264240"/>
      <w:bookmarkStart w:id="155" w:name="_Ref234264246"/>
      <w:bookmarkStart w:id="156" w:name="_Ref235286564"/>
      <w:bookmarkStart w:id="157" w:name="_Ref235360388"/>
      <w:bookmarkStart w:id="158" w:name="_Toc235572438"/>
      <w:r>
        <w:rPr>
          <w:lang w:val="en-US"/>
        </w:rPr>
        <w:t>DISASTERAWARE SIMULATION FRAMEWORK</w:t>
      </w:r>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14:paraId="10100FAD" w14:textId="6F9AFBF6" w:rsidR="00AC7FCA" w:rsidRPr="00BA1179" w:rsidRDefault="00AC7FCA" w:rsidP="00AC7FCA">
      <w:pPr>
        <w:pStyle w:val="ParText"/>
      </w:pPr>
      <w:r>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59" w:name="_Toc222653208"/>
      <w:bookmarkStart w:id="160" w:name="_Toc222699941"/>
      <w:bookmarkStart w:id="161" w:name="_Toc235572439"/>
      <w:r>
        <w:rPr>
          <w:lang w:eastAsia="ja-JP"/>
        </w:rPr>
        <w:t>Overall System Block Diagram</w:t>
      </w:r>
      <w:bookmarkEnd w:id="159"/>
      <w:bookmarkEnd w:id="160"/>
      <w:bookmarkEnd w:id="161"/>
    </w:p>
    <w:p w14:paraId="372400D7" w14:textId="675BF4AB" w:rsidR="000B16E6" w:rsidRPr="00BA1179" w:rsidRDefault="000B16E6" w:rsidP="00D25ADA">
      <w:pPr>
        <w:pStyle w:val="ParText"/>
      </w:pPr>
      <w:r>
        <w:fldChar w:fldCharType="begin"/>
        <w:instrText xml:space="preserve"> REF _Ref222682901 \h </w:instrText>
        <w:fldChar w:fldCharType="separate"/>
        <w:t xml:space="preserve">Figure </w:t>
      </w:r>
      <w:r>
        <w:rPr>
          <w:noProof/>
        </w:rPr>
        <w:t>3</w:t>
      </w:r>
      <w:r>
        <w:t>.</w:t>
      </w:r>
      <w:r>
        <w:rPr>
          <w:noProof/>
        </w:rPr>
        <w:t>1</w:t>
      </w:r>
      <w:r>
        <w:fldChar w:fldCharType="end"/>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Pr>
          <w:noProof/>
        </w:rPr>
        <w:lastRenderedPageBreak/>
        <w:drawing>
          <wp:inline distT="0" distB="0" distL="0" distR="0" wp14:anchorId="76DF8F0F" wp14:editId="6CF1E8B5">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221CE5E1" w:rsidR="00D25ADA" w:rsidRPr="00BA1179" w:rsidRDefault="00D25ADA" w:rsidP="00D25ADA">
      <w:pPr>
        <w:pStyle w:val="Caption"/>
      </w:pPr>
      <w:bookmarkStart w:id="162" w:name="_Ref222682901"/>
      <w:bookmarkStart w:id="163" w:name="_Toc222699966"/>
      <w:bookmarkStart w:id="164" w:name="_Toc235572527"/>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1</w:t>
      </w:r>
      <w:r>
        <w:fldChar w:fldCharType="end"/>
      </w:r>
      <w:bookmarkEnd w:id="162"/>
      <w:r>
        <w:t xml:space="preserve"> DisasterAware system block diagram</w:t>
      </w:r>
      <w:bookmarkEnd w:id="163"/>
      <w:r>
        <w:t xml:space="preserve"> (simulation focused)</w:t>
      </w:r>
      <w:bookmarkEnd w:id="164"/>
    </w:p>
    <w:p w14:paraId="7FB1CBE6" w14:textId="25A32642" w:rsidR="00D25ADA" w:rsidRPr="00BA1179" w:rsidRDefault="00D25ADA" w:rsidP="00F92E4F">
      <w:pPr>
        <w:pStyle w:val="ParText"/>
      </w:pPr>
      <w:r>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Pr>
          <w:rFonts w:cs="Times New Roman"/>
          <w:szCs w:val="24"/>
        </w:rPr>
        <w:t xml:space="preserve">The </w:t>
      </w:r>
      <w:r>
        <w:rPr>
          <w:rFonts w:cs="Times New Roman"/>
          <w:b/>
          <w:bCs/>
          <w:szCs w:val="24"/>
        </w:rPr>
        <w:t>External Data Sources</w:t>
      </w:r>
      <w:r>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Pr>
          <w:rFonts w:cs="Times New Roman"/>
          <w:szCs w:val="24"/>
        </w:rPr>
        <w:lastRenderedPageBreak/>
        <w:t xml:space="preserve">At the center of the framework lies the </w:t>
      </w:r>
      <w:r>
        <w:rPr>
          <w:rFonts w:cs="Times New Roman"/>
          <w:b/>
          <w:bCs/>
          <w:szCs w:val="24"/>
        </w:rPr>
        <w:t>Simulation Core</w:t>
      </w:r>
      <w:r>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Pr>
          <w:rFonts w:cs="Times New Roman"/>
          <w:szCs w:val="24"/>
        </w:rPr>
        <w:t xml:space="preserve">The </w:t>
      </w:r>
      <w:r>
        <w:rPr>
          <w:rFonts w:cs="Times New Roman"/>
          <w:b/>
          <w:bCs/>
          <w:szCs w:val="24"/>
        </w:rPr>
        <w:t>Decision Support System Core</w:t>
      </w:r>
      <w:r>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eastAsiaTheme="minorEastAsia" w:cs="Times New Roman"/>
          <w:szCs w:val="24"/>
        </w:rPr>
        <w:t xml:space="preserve"> </w:t>
      </w:r>
      <w:r>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Pr>
          <w:rFonts w:cs="Times New Roman"/>
          <w:szCs w:val="24"/>
        </w:rPr>
        <w:t xml:space="preserve">The </w:t>
      </w:r>
      <w:r>
        <w:rPr>
          <w:rFonts w:cs="Times New Roman"/>
          <w:b/>
          <w:bCs/>
          <w:szCs w:val="24"/>
        </w:rPr>
        <w:t>Web UI Dashboard</w:t>
      </w:r>
      <w:r>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 xml:space="preserve">The UI never directly modifies internal state variables. Instead, it adjusts permissible configuration parameters that affect future simulation steps. This ensures that human </w:t>
        <w:lastRenderedPageBreak/>
        <w:t xml:space="preserve">intervention remains controlled, traceable, and reversible. The data flow between layers follows a strict directional structure. External inputs feed the Simulation Core at each time step. The Simulation Core updates the authoritative wildfire state. 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Pr>
          <w:rFonts w:cs="Times New Roman"/>
          <w:szCs w:val="24"/>
        </w:rPr>
        <w:t xml:space="preserve">, evaluates risk, and generates structured intervention recommendations when required. The UI visualizes both physical state evolution and DSS outputs while allowing controlled scenario manipulation.</w:t>
      </w:r>
    </w:p>
    <w:p w14:paraId="0AB0FD1B" w14:textId="5DD33FA7" w:rsidR="00F92E4F" w:rsidRPr="00BA1179" w:rsidRDefault="00F92E4F" w:rsidP="00F92E4F">
      <w:pPr>
        <w:pStyle w:val="ParText"/>
        <w:rPr>
          <w:rFonts w:cs="Times New Roman"/>
          <w:szCs w:val="24"/>
        </w:rPr>
      </w:pPr>
      <w:r>
        <w:rPr>
          <w:rFonts w:cs="Times New Roman"/>
          <w:szCs w:val="24"/>
        </w:rPr>
        <w:t xml:space="preserve">As shown in </w:t>
      </w:r>
      <w:r>
        <w:fldChar w:fldCharType="begin"/>
        <w:instrText xml:space="preserve"> REF _Ref222682901 \h </w:instrText>
        <w:fldChar w:fldCharType="separate"/>
        <w:t xml:space="preserve">Figure </w:t>
      </w:r>
      <w:r>
        <w:rPr>
          <w:noProof/>
        </w:rPr>
        <w:t>3</w:t>
      </w:r>
      <w:r>
        <w:t>.</w:t>
      </w:r>
      <w:r>
        <w:rPr>
          <w:noProof/>
        </w:rPr>
        <w:t>1</w:t>
      </w:r>
      <w:r>
        <w:fldChar w:fldCharType="end"/>
      </w:r>
      <w:r>
        <w:rPr>
          <w:rFonts w:cs="Times New Roman"/>
          <w:szCs w:val="24"/>
        </w:rPr>
        <w:t xml:space="preserve">, this layered organization enforces a clear separation between wildfire physics, decision cognition, and human supervision. </w:t>
      </w:r>
      <w:r>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5" w:name="_Toc235572440"/>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r>
        <w:rPr>
          <w:lang w:eastAsia="ja-JP"/>
        </w:rPr>
        <w:t xml:space="preserve">Simulation Input and External Sources</w:t>
      </w:r>
      <w:bookmarkEnd w:id="165"/>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lang w:eastAsia="ja-JP"/>
        </w:rPr>
        <w:t xml:space="preserve"> </w:t>
      </w:r>
      <w:r>
        <w:rPr>
          <w:lang w:eastAsia="tr-TR"/>
        </w:rPr>
        <w:t xml:space="preserve">represents all parameters that influence wildfire evolution at discrete time step </w:t>
      </w:r>
      <m:oMath>
        <m:r>
          <w:rPr>
            <w:rFonts w:ascii="Cambria Math" w:hAnsi="Cambria Math"/>
            <w:lang w:eastAsia="tr-TR"/>
          </w:rPr>
          <m:t>k</m:t>
        </m:r>
      </m:oMath>
      <w:r>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lastRenderedPageBreak/>
        <w:t>trigger fire initiation independently of system evolution; (iii) Decision-driven inputs: intervention parameters generated by the DSS, representing operational actions influencing wildfire evolution.</w:t>
      </w:r>
    </w:p>
    <w:p w14:paraId="49F7F582" w14:textId="703A7E5E"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inorEastAsia"/>
        </w:rPr>
        <w:t xml:space="preserve"> </w:t>
        <w:fldChar w:fldCharType="begin"/>
        <w:instrText xml:space="preserve"> REF _Ref222979814 \h </w:instrText>
        <w:fldChar w:fldCharType="separate"/>
      </w:r>
      <w:r>
        <w:t xml:space="preserve">( </w:t>
      </w:r>
      <w:r>
        <w:rPr>
          <w:noProof/>
        </w:rPr>
        <w:t>15</w:t>
      </w:r>
      <w:r>
        <w:t xml:space="preserve"> )</w:t>
      </w:r>
      <w:r>
        <w:rPr>
          <w:rFonts w:eastAsiaTheme="minorEastAsia"/>
        </w:rPr>
        <w:fldChar w:fldCharType="end"/>
        <w:t xml:space="preserve"> </w:t>
      </w:r>
      <w:r>
        <w:t xml:space="preserve">represents all external parameters that influence wildfire dynamics, namely </w:t>
      </w:r>
      <w:r>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fldChar w:fldCharType="begin"/>
        <w:instrText xml:space="preserve"> REF _Ref222979815 \h </w:instrText>
        <w:fldChar w:fldCharType="separate"/>
      </w:r>
      <w:r>
        <w:t xml:space="preserve">( </w:t>
      </w:r>
      <w:r>
        <w:rPr>
          <w:noProof/>
        </w:rPr>
        <w:t>16</w:t>
      </w:r>
      <w:r>
        <w:t xml:space="preserve"> )</w:t>
      </w:r>
      <w:r>
        <w:rPr>
          <w:rFonts w:eastAsiaTheme="minorEastAsia"/>
        </w:rPr>
        <w:fldChar w:fldCharType="end"/>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fldChar w:fldCharType="begin"/>
        <w:instrText xml:space="preserve"> REF _Ref222979816 \h </w:instrText>
        <w:fldChar w:fldCharType="separate"/>
      </w:r>
      <w:r>
        <w:t xml:space="preserve">( </w:t>
      </w:r>
      <w:r>
        <w:rPr>
          <w:noProof/>
        </w:rPr>
        <w:t>17</w:t>
      </w:r>
      <w:r>
        <w:t xml:space="preserve"> )</w:t>
      </w:r>
      <w:r>
        <w:rPr>
          <w:rFonts w:eastAsiaTheme="minorEastAsia"/>
        </w:rPr>
        <w:fldChar w:fldCharType="end"/>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Pr>
          <w:rFonts w:eastAsiaTheme="minorEastAsia"/>
          <w:iCs/>
        </w:rPr>
        <w:t xml:space="preserve"> </w:t>
        <w:fldChar w:fldCharType="begin"/>
        <w:instrText xml:space="preserve"> REF _Ref222979872 \h </w:instrText>
        <w:fldChar w:fldCharType="separate"/>
      </w:r>
      <w:r>
        <w:t xml:space="preserve">( </w:t>
      </w:r>
      <w:r>
        <w:rPr>
          <w:noProof/>
        </w:rPr>
        <w:t>18</w:t>
      </w:r>
      <w:r>
        <w:t xml:space="preserve"> )</w:t>
      </w:r>
      <w:r>
        <w:rPr>
          <w:rFonts w:eastAsiaTheme="minorEastAsia"/>
          <w:iCs/>
        </w:rPr>
        <w:fldChar w:fldCharType="end"/>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Pr>
          <w:rFonts w:eastAsiaTheme="minorEastAsia"/>
          <w:lang w:eastAsia="ja-JP"/>
        </w:rPr>
        <w:t xml:space="preserve"> </w:t>
        <w:fldChar w:fldCharType="begin"/>
        <w:instrText xml:space="preserve"> REF _Ref222980314 \h </w:instrText>
        <w:fldChar w:fldCharType="separate"/>
      </w:r>
      <w:r>
        <w:t xml:space="preserve">( </w:t>
      </w:r>
      <w:r>
        <w:rPr>
          <w:noProof/>
        </w:rPr>
        <w:t>19</w:t>
      </w:r>
      <w:r>
        <w:t xml:space="preserve"> )</w:t>
      </w:r>
      <w:r>
        <w:rPr>
          <w:rFonts w:eastAsiaTheme="minorEastAsia"/>
          <w:lang w:eastAsia="ja-JP"/>
        </w:rPr>
        <w:fldChar w:fldCharType="end"/>
        <w:t xml:space="preserve"> </w:t>
      </w:r>
      <w:r>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fldChar w:fldCharType="begin"/>
        <w:instrText xml:space="preserve"> REF _Ref222979880 \h </w:instrText>
        <w:fldChar w:fldCharType="separate"/>
      </w:r>
      <w:r>
        <w:rPr>
          <w:i/>
          <w:iCs/>
        </w:rPr>
        <w:t xml:space="preserve">( </w:t>
      </w:r>
      <w:r>
        <w:rPr>
          <w:i/>
          <w:iCs/>
          <w:noProof/>
        </w:rPr>
        <w:t>20</w:t>
      </w:r>
      <w:r>
        <w:rPr>
          <w:i/>
          <w:iCs/>
        </w:rPr>
        <w:t xml:space="preserve"> )</w:t>
      </w:r>
      <w:r>
        <w:rPr>
          <w:rFonts w:eastAsiaTheme="minorEastAsia"/>
        </w:rPr>
        <w:fldChar w:fldCharType="end"/>
      </w:r>
      <w:r>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61229110" w:rsidR="00B517B6" w:rsidRPr="00BA1179" w:rsidRDefault="00B517B6" w:rsidP="00CF3AB1">
            <w:pPr>
              <w:pStyle w:val="ParEq"/>
            </w:pPr>
            <w:bookmarkStart w:id="173" w:name="_Ref222979814"/>
            <w:r>
              <w:t xml:space="preserve">( </w:t>
              <w:fldChar w:fldCharType="begin"/>
              <w:instrText xml:space="preserve"> SEQ ( \* ARABIC </w:instrText>
              <w:fldChar w:fldCharType="separate"/>
            </w:r>
            <w:r>
              <w:rPr>
                <w:noProof/>
              </w:rPr>
              <w:t>15</w:t>
            </w:r>
            <w:r>
              <w:fldChar w:fldCharType="end"/>
              <w:t xml:space="preserve"> )</w:t>
            </w:r>
            <w:bookmarkEnd w:id="173"/>
          </w:p>
        </w:tc>
      </w:tr>
    </w:tbl>
    <w:p w14:paraId="7954EC4D" w14:textId="2487BFC4" w:rsidR="007761A0" w:rsidRPr="00BA1179" w:rsidRDefault="007761A0" w:rsidP="007761A0">
      <w:pPr>
        <w:pStyle w:val="ParText"/>
      </w:pPr>
      <w:r>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rFonts w:eastAsiaTheme="minorEastAsia"/>
          <w:lang w:eastAsia="ja-JP"/>
        </w:rPr>
        <w:t xml:space="preserve"> </w:t>
      </w:r>
      <w:r>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4" w:name="_Toc235572441"/>
      <w:r>
        <w:t>Meteorology Data Layer</w:t>
      </w:r>
      <w:bookmarkEnd w:id="174"/>
    </w:p>
    <w:p w14:paraId="6ADA812D" w14:textId="5DF45B17" w:rsidR="00CF3AB1" w:rsidRDefault="000741B8" w:rsidP="000741B8">
      <w:pPr>
        <w:pStyle w:val="ParText"/>
      </w:pPr>
      <w:r>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Pr>
          <w:rFonts w:eastAsiaTheme="minorEastAsia"/>
        </w:rPr>
        <w:t xml:space="preserve"> </w:t>
        <w:fldChar w:fldCharType="begin"/>
        <w:instrText xml:space="preserve"> REF _Ref222979815 \h </w:instrText>
        <w:fldChar w:fldCharType="separate"/>
      </w:r>
      <w:r>
        <w:t xml:space="preserve">( </w:t>
      </w:r>
      <w:r>
        <w:rPr>
          <w:noProof/>
        </w:rPr>
        <w:t>16</w:t>
      </w:r>
      <w:r>
        <w:t xml:space="preserve"> )</w:t>
      </w:r>
      <w:r>
        <w:rPr>
          <w:rFonts w:eastAsiaTheme="minorEastAsia"/>
        </w:rPr>
        <w:fldChar w:fldCharType="end"/>
        <w:t xml:space="preserve"> </w:t>
      </w:r>
      <w:r>
        <w:t xml:space="preserve">are spatio-temporal environmental drivers that influence ignition sustainability, rate of spread, fuel drying, and fire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05D244A2" w:rsidR="00CF3AB1" w:rsidRPr="00BA1179" w:rsidRDefault="00CF3AB1" w:rsidP="00ED5106">
            <w:pPr>
              <w:pStyle w:val="TableText"/>
              <w:rPr>
                <w:lang w:eastAsia="ja-JP"/>
              </w:rPr>
            </w:pPr>
            <w:bookmarkStart w:id="175" w:name="_Ref222979815"/>
            <w:r>
              <w:t xml:space="preserve">( </w:t>
              <w:fldChar w:fldCharType="begin"/>
              <w:instrText xml:space="preserve"> SEQ ( \* ARABIC </w:instrText>
              <w:fldChar w:fldCharType="separate"/>
            </w:r>
            <w:r>
              <w:rPr>
                <w:noProof/>
              </w:rPr>
              <w:t>16</w:t>
            </w:r>
            <w:r>
              <w:fldChar w:fldCharType="end"/>
              <w:t xml:space="preserve"> )</w:t>
            </w:r>
            <w:bookmarkEnd w:id="175"/>
          </w:p>
        </w:tc>
      </w:tr>
    </w:tbl>
    <w:p w14:paraId="0A428347" w14:textId="4E9CC5D2" w:rsidR="000E1725" w:rsidRPr="00BA1179" w:rsidRDefault="000741B8" w:rsidP="00AA04D1">
      <w:pPr>
        <w:pStyle w:val="ParText"/>
      </w:pPr>
      <w:r>
        <w:t xml:space="preserve">These fields are updated at every discrete simulation step to ensure dynamic adaptation of wildfire behavior to evolving environmental conditions. </w:t>
      </w:r>
      <w:r>
        <w:rPr>
          <w:lang w:eastAsia="tr-TR"/>
        </w:rPr>
        <w:t xml:space="preserve">These </w:t>
        <w:lastRenderedPageBreak/>
        <w:t xml:space="preserve">variables listed in </w:t>
        <w:fldChar w:fldCharType="begin"/>
        <w:instrText xml:space="preserve"> REF _Ref234400882 \h </w:instrText>
        <w:fldChar w:fldCharType="separate"/>
      </w:r>
      <w:r>
        <w:t xml:space="preserve">Table </w:t>
      </w:r>
      <w:r>
        <w:rPr>
          <w:noProof/>
        </w:rPr>
        <w:t>3</w:t>
      </w:r>
      <w:r>
        <w:t>.</w:t>
      </w:r>
      <w:r>
        <w:rPr>
          <w:noProof/>
        </w:rPr>
        <w:t>1</w:t>
      </w:r>
      <w:r>
        <w:rPr>
          <w:lang w:eastAsia="tr-TR"/>
        </w:rPr>
        <w:fldChar w:fldCharType="end"/>
        <w:t xml:space="preserve"> are primarily </w:t>
      </w:r>
      <w:r>
        <w:rPr>
          <w:b/>
          <w:bCs/>
          <w:lang w:eastAsia="tr-TR"/>
        </w:rPr>
        <w:t>time-dependent</w:t>
      </w:r>
      <w:r>
        <w:rPr>
          <w:lang w:eastAsia="tr-TR"/>
        </w:rPr>
        <w:t xml:space="preserve"> and may optionally be </w:t>
      </w:r>
      <w:r>
        <w:rPr>
          <w:b/>
          <w:bCs/>
          <w:lang w:eastAsia="tr-TR"/>
        </w:rPr>
        <w:t>spatially dependent</w:t>
      </w:r>
      <w:r>
        <w:rPr>
          <w:lang w:eastAsia="tr-TR"/>
        </w:rPr>
        <w:t xml:space="preserve"> when high-resolution gridded weather fields are available.</w:t>
      </w:r>
    </w:p>
    <w:p w14:paraId="5E0E4D23" w14:textId="2381D8A9" w:rsidR="000E1725" w:rsidRDefault="00000000" w:rsidP="00AA04D1">
      <w:pPr>
        <w:pStyle w:val="Caption"/>
        <w:keepNext/>
      </w:pPr>
      <w:bookmarkStart w:id="176" w:name="_Ref234400882"/>
      <w:bookmarkStart w:id="177" w:name="_Toc235572496"/>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1</w:t>
      </w:r>
      <w:r>
        <w:fldChar w:fldCharType="end"/>
      </w:r>
      <w:bookmarkEnd w:id="176"/>
      <w:r>
        <w:t xml:space="preserve"> Meteorology data layer parameters</w:t>
      </w:r>
      <w:bookmarkEnd w:id="177"/>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Increases fuel moisture and can suppress, delay, or weaken active combustion processes.</w:t>
            </w:r>
          </w:p>
        </w:tc>
      </w:tr>
    </w:tbl>
    <w:p w14:paraId="4E6E21B8" w14:textId="77777777" w:rsidR="000E1725" w:rsidRPr="00BA1179" w:rsidRDefault="00000000" w:rsidP="00060D4F">
      <w:pPr>
        <w:pStyle w:val="Heading3"/>
      </w:pPr>
      <w:bookmarkStart w:id="178" w:name="_Toc235572442"/>
      <w:r>
        <w:t>Topography Data Layer</w:t>
      </w:r>
      <w:bookmarkEnd w:id="178"/>
    </w:p>
    <w:p w14:paraId="028A027E" w14:textId="54BC8B60" w:rsidR="000741B8" w:rsidRPr="00BA1179" w:rsidRDefault="000741B8" w:rsidP="000741B8">
      <w:pPr>
        <w:pStyle w:val="ParText"/>
      </w:pPr>
      <w:r>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Pr>
          <w:rFonts w:eastAsiaTheme="minorEastAsia"/>
        </w:rPr>
        <w:t xml:space="preserve"> </w:t>
        <w:fldChar w:fldCharType="begin"/>
        <w:instrText xml:space="preserve"> REF _Ref222979816 \h </w:instrText>
        <w:fldChar w:fldCharType="separate"/>
      </w:r>
      <w:r>
        <w:t xml:space="preserve">( </w:t>
      </w:r>
      <w:r>
        <w:rPr>
          <w:noProof/>
        </w:rPr>
        <w:t>17</w:t>
      </w:r>
      <w:r>
        <w:t xml:space="preserve"> )</w:t>
      </w:r>
      <w:r>
        <w:rPr>
          <w:rFonts w:eastAsiaTheme="minorEastAsia"/>
        </w:rPr>
        <w:fldChar w:fldCharType="end"/>
        <w:t xml:space="preserve"> </w:t>
      </w:r>
      <w:r>
        <w:t xml:space="preserve">define static spatial constraints over which wildfire propagation occurs. Unlike meteorological variables, these parameters remain </w:t>
        <w:lastRenderedPageBreak/>
        <w:t xml:space="preserve">constant during short-horizon simulation but modulate directional spread, acceleration, and accessibility. </w:t>
      </w:r>
      <w:r>
        <w:rPr>
          <w:lang w:eastAsia="tr-TR"/>
        </w:rPr>
        <w:t xml:space="preserve">The geometry parameters are listed in </w:t>
        <w:fldChar w:fldCharType="begin"/>
        <w:instrText xml:space="preserve"> REF _Ref234400893 \h </w:instrText>
        <w:fldChar w:fldCharType="separate"/>
      </w:r>
      <w:r>
        <w:t xml:space="preserve">Table </w:t>
      </w:r>
      <w:r>
        <w:rPr>
          <w:noProof/>
        </w:rPr>
        <w:t>3</w:t>
      </w:r>
      <w:r>
        <w:t>.</w:t>
      </w:r>
      <w:r>
        <w:rPr>
          <w:noProof/>
        </w:rPr>
        <w:t>2</w:t>
      </w:r>
      <w:r>
        <w:rPr>
          <w:lang w:eastAsia="tr-TR"/>
        </w:rPr>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03720825" w:rsidR="00B517B6" w:rsidRPr="00BA1179" w:rsidRDefault="00B517B6" w:rsidP="00473186">
            <w:pPr>
              <w:pStyle w:val="TableText"/>
            </w:pPr>
            <w:bookmarkStart w:id="179" w:name="_Ref222979816"/>
            <w:r>
              <w:t xml:space="preserve">( </w:t>
              <w:fldChar w:fldCharType="begin"/>
              <w:instrText xml:space="preserve"> SEQ ( \* ARABIC </w:instrText>
              <w:fldChar w:fldCharType="separate"/>
            </w:r>
            <w:r>
              <w:rPr>
                <w:noProof/>
              </w:rPr>
              <w:t>17</w:t>
            </w:r>
            <w:r>
              <w:fldChar w:fldCharType="end"/>
              <w:t xml:space="preserve"> )</w:t>
            </w:r>
            <w:bookmarkEnd w:id="179"/>
          </w:p>
        </w:tc>
      </w:tr>
    </w:tbl>
    <w:p w14:paraId="4C2C01C4" w14:textId="78C7E103" w:rsidR="000E1725" w:rsidRDefault="00000000" w:rsidP="00756D50">
      <w:pPr>
        <w:pStyle w:val="Caption"/>
        <w:keepNext/>
      </w:pPr>
      <w:bookmarkStart w:id="180" w:name="_Ref234400893"/>
      <w:bookmarkStart w:id="181" w:name="_Toc235572497"/>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2</w:t>
      </w:r>
      <w:r>
        <w:fldChar w:fldCharType="end"/>
      </w:r>
      <w:bookmarkEnd w:id="180"/>
      <w:r>
        <w:t xml:space="preserve"> Geometry (topography) data layer parameters</w:t>
      </w:r>
      <w:bookmarkEnd w:id="181"/>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2" w:name="_Toc235572443"/>
      <w:r>
        <w:t>Fuel Data Layer</w:t>
      </w:r>
      <w:bookmarkEnd w:id="182"/>
    </w:p>
    <w:p w14:paraId="79D99325" w14:textId="4BB01028" w:rsidR="00CF3AB1" w:rsidRDefault="006240E8" w:rsidP="00CF3AB1">
      <w:pPr>
        <w:pStyle w:val="ParText"/>
        <w:rPr>
          <w:lang w:eastAsia="tr-TR"/>
        </w:rPr>
      </w:pPr>
      <w:r>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Pr>
          <w:rFonts w:eastAsiaTheme="minorEastAsia"/>
          <w:iCs/>
        </w:rPr>
        <w:t xml:space="preserve"> </w:t>
        <w:fldChar w:fldCharType="begin"/>
        <w:instrText xml:space="preserve"> REF _Ref222979872 \h </w:instrText>
        <w:fldChar w:fldCharType="separate"/>
      </w:r>
      <w:r>
        <w:t xml:space="preserve">( </w:t>
      </w:r>
      <w:r>
        <w:rPr>
          <w:noProof/>
        </w:rPr>
        <w:t>18</w:t>
      </w:r>
      <w:r>
        <w:t xml:space="preserve"> )</w:t>
      </w:r>
      <w:r>
        <w:rPr>
          <w:rFonts w:eastAsiaTheme="minorEastAsia"/>
          <w:iCs/>
        </w:rPr>
        <w:fldChar w:fldCharType="end"/>
        <w:t xml:space="preserve"> </w:t>
      </w:r>
      <w:r>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is the available combustible mass at initial time. </w:t>
      </w:r>
      <w:bookmarkStart w:id="183" w:name="_Ref234400929"/>
      <w:r>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t xml:space="preserve"> is treated as an exogenous spatio-temporal input field updated from meteorological drivers or scenario configurations. </w:t>
      </w:r>
      <w:r>
        <w:rPr>
          <w:lang w:eastAsia="tr-TR"/>
        </w:rPr>
        <w:t xml:space="preserve">The fuel parameters are listed in </w:t>
        <w:fldChar w:fldCharType="begin"/>
        <w:instrText xml:space="preserve"> REF _Ref235058102 \h </w:instrText>
        <w:fldChar w:fldCharType="separate"/>
      </w:r>
      <w:r>
        <w:t xml:space="preserve">Table </w:t>
      </w:r>
      <w:r>
        <w:rPr>
          <w:noProof/>
        </w:rPr>
        <w:t>3</w:t>
      </w:r>
      <w:r>
        <w:t>.</w:t>
      </w:r>
      <w:r>
        <w:rPr>
          <w:noProof/>
        </w:rPr>
        <w:t>3</w:t>
      </w:r>
      <w:r>
        <w:rPr>
          <w:lang w:eastAsia="tr-TR"/>
        </w:rPr>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97F2E16" w:rsidR="00CF0069" w:rsidRPr="00BA1179" w:rsidRDefault="00CF0069" w:rsidP="00ED5106">
            <w:pPr>
              <w:pStyle w:val="TableText"/>
            </w:pPr>
            <w:bookmarkStart w:id="184" w:name="_Ref222979872"/>
            <w:r>
              <w:t xml:space="preserve">( </w:t>
              <w:fldChar w:fldCharType="begin"/>
              <w:instrText xml:space="preserve"> SEQ ( \* ARABIC </w:instrText>
              <w:fldChar w:fldCharType="separate"/>
            </w:r>
            <w:r>
              <w:rPr>
                <w:noProof/>
              </w:rPr>
              <w:t>18</w:t>
            </w:r>
            <w:r>
              <w:fldChar w:fldCharType="end"/>
              <w:t xml:space="preserve"> )</w:t>
            </w:r>
            <w:bookmarkEnd w:id="184"/>
          </w:p>
        </w:tc>
      </w:tr>
    </w:tbl>
    <w:p w14:paraId="1E853935" w14:textId="7179E34D" w:rsidR="000E1725" w:rsidRDefault="00000000" w:rsidP="00060D4F">
      <w:pPr>
        <w:pStyle w:val="Caption"/>
        <w:keepNext/>
      </w:pPr>
      <w:bookmarkStart w:id="185" w:name="_Ref235058102"/>
      <w:bookmarkStart w:id="186" w:name="_Toc235572498"/>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3</w:t>
      </w:r>
      <w:r>
        <w:fldChar w:fldCharType="end"/>
      </w:r>
      <w:bookmarkEnd w:id="183"/>
      <w:bookmarkEnd w:id="185"/>
      <w:r>
        <w:t xml:space="preserve"> Fuel data layer parameters</w:t>
      </w:r>
      <w:bookmarkEnd w:id="186"/>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t>Fuel Type</w:t>
            </w:r>
          </w:p>
          <w:p w14:paraId="68016535" w14:textId="77777777" w:rsidR="00E80A35" w:rsidRPr="00BA1179" w:rsidRDefault="00E80A35" w:rsidP="003C1571">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t>Fuel Load</w:t>
            </w:r>
          </w:p>
          <w:p w14:paraId="73BF0243" w14:textId="77777777" w:rsidR="00E80A35" w:rsidRPr="00BA1179" w:rsidRDefault="00E80A35" w:rsidP="003C1571">
            <w:pPr>
              <w:pStyle w:val="TableText"/>
            </w:pPr>
            <w:r>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7" w:name="_Toc235572444"/>
      <w:r>
        <w:t>Ignition Layer</w:t>
      </w:r>
      <w:bookmarkEnd w:id="187"/>
    </w:p>
    <w:p w14:paraId="6BE7B6BA" w14:textId="59E4CA89" w:rsidR="000741B8" w:rsidRPr="00BA1179" w:rsidRDefault="006240E8" w:rsidP="006240E8">
      <w:pPr>
        <w:pStyle w:val="ParText"/>
      </w:pPr>
      <w:r>
        <w:t xml:space="preserve">Ignition is separate from fire intensity. It is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fldChar w:fldCharType="begin"/>
        <w:instrText xml:space="preserve"> REF _Ref222980314 \h </w:instrText>
        <w:fldChar w:fldCharType="separate"/>
        <w:t xml:space="preserve">( </w:t>
      </w:r>
      <w:r>
        <w:rPr>
          <w:noProof/>
        </w:rPr>
        <w:t>19</w:t>
      </w:r>
      <w:r>
        <w:t xml:space="preserve"> )</w:t>
        <w:fldChar w:fldCharType="end"/>
        <w:t xml:space="preserve"> </w:t>
      </w:r>
      <w:r>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Pr>
          <w:rFonts w:eastAsiaTheme="minorEastAsia"/>
        </w:rPr>
        <w:t xml:space="preserve"> is</w:t>
      </w:r>
      <w:r>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4FB932D7" w:rsidR="00B517B6" w:rsidRPr="00BA1179" w:rsidRDefault="00B517B6" w:rsidP="006601CA">
            <w:pPr>
              <w:pStyle w:val="TableText"/>
            </w:pPr>
            <w:bookmarkStart w:id="188" w:name="_Ref222980314"/>
            <w:r>
              <w:t xml:space="preserve">( </w:t>
              <w:fldChar w:fldCharType="begin"/>
              <w:instrText xml:space="preserve"> SEQ ( \* ARABIC </w:instrText>
              <w:fldChar w:fldCharType="separate"/>
            </w:r>
            <w:r>
              <w:rPr>
                <w:noProof/>
              </w:rPr>
              <w:t>19</w:t>
            </w:r>
            <w:r>
              <w:fldChar w:fldCharType="end"/>
              <w:t xml:space="preserve"> )</w:t>
            </w:r>
            <w:bookmarkEnd w:id="188"/>
          </w:p>
        </w:tc>
      </w:tr>
    </w:tbl>
    <w:p w14:paraId="0E6B3EAD" w14:textId="3D607414" w:rsidR="000E1725" w:rsidRPr="00BA1179" w:rsidRDefault="00000000" w:rsidP="00854491">
      <w:pPr>
        <w:pStyle w:val="Heading3"/>
      </w:pPr>
      <w:bookmarkStart w:id="189" w:name="_Toc235572445"/>
      <w:r>
        <w:t>Decisional Data Layers</w:t>
      </w:r>
      <w:bookmarkEnd w:id="189"/>
    </w:p>
    <w:p w14:paraId="3329266D" w14:textId="532E2BAC" w:rsidR="000E1725" w:rsidRPr="00BA1179" w:rsidRDefault="00000000" w:rsidP="00C67F9C">
      <w:pPr>
        <w:pStyle w:val="ParText"/>
      </w:pPr>
      <w:r>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t xml:space="preserve"> layer represents the non-physical inputs that shape decision making within the distributed DSS. Unlike the meteorological, </w:t>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629FB871" w:rsidR="000E1725" w:rsidRPr="00BA1179" w:rsidRDefault="00000000" w:rsidP="00C67F9C">
      <w:pPr>
        <w:rPr>
          <w:lang w:eastAsia="ja-JP"/>
        </w:rPr>
      </w:pPr>
      <w:r>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Pr>
          <w:rFonts w:eastAsiaTheme="minorEastAsia"/>
        </w:rPr>
        <w:t xml:space="preserve"> </w:t>
        <w:fldChar w:fldCharType="begin"/>
        <w:instrText xml:space="preserve"> REF _Ref222979880 \h </w:instrText>
        <w:fldChar w:fldCharType="separate"/>
      </w:r>
      <w:r>
        <w:rPr>
          <w:i/>
          <w:iCs/>
        </w:rPr>
        <w:t xml:space="preserve">( </w:t>
      </w:r>
      <w:r>
        <w:rPr>
          <w:i/>
          <w:iCs/>
          <w:noProof/>
        </w:rPr>
        <w:t>20</w:t>
      </w:r>
      <w:r>
        <w:rPr>
          <w:i/>
          <w:iCs/>
        </w:rPr>
        <w:t xml:space="preserve"> )</w:t>
      </w:r>
      <w:r>
        <w:rPr>
          <w:rFonts w:eastAsiaTheme="minorEastAsia"/>
        </w:rPr>
        <w:fldChar w:fldCharType="end"/>
      </w:r>
      <w:r>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w:t>
      </w:r>
      <w:r>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Pr>
          <w:iCs/>
          <w:lang w:eastAsia="ja-JP"/>
        </w:rPr>
        <w:t xml:space="preserve"> is e</w:t>
      </w:r>
      <w:r>
        <w:t xml:space="preserve">stimated travel time to reach grid cell </w:t>
      </w:r>
      <m:oMath>
        <m:d>
          <m:dPr>
            <m:ctrlPr>
              <w:rPr>
                <w:rFonts w:ascii="Cambria Math" w:hAnsi="Cambria Math"/>
                <w:i/>
              </w:rPr>
            </m:ctrlPr>
          </m:dPr>
          <m:e>
            <m:r>
              <w:rPr>
                <w:rFonts w:ascii="Cambria Math" w:hAnsi="Cambria Math"/>
              </w:rPr>
              <m:t>x, y</m:t>
            </m:r>
          </m:e>
        </m:d>
      </m:oMath>
      <w:r>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3880EEF5" w:rsidR="000E1725" w:rsidRPr="00BA1179" w:rsidRDefault="00000000" w:rsidP="00A954FD">
            <w:pPr>
              <w:pStyle w:val="TableText"/>
              <w:rPr>
                <w:i/>
                <w:iCs/>
              </w:rPr>
            </w:pPr>
            <w:bookmarkStart w:id="190" w:name="_Ref222979880"/>
            <w:r>
              <w:rPr>
                <w:i/>
                <w:iCs/>
              </w:rPr>
              <w:t xml:space="preserve">( </w:t>
              <w:fldChar w:fldCharType="begin"/>
              <w:instrText xml:space="preserve"> SEQ ( \* ARABIC </w:instrText>
              <w:fldChar w:fldCharType="separate"/>
            </w:r>
            <w:r>
              <w:rPr>
                <w:i/>
                <w:iCs/>
                <w:noProof/>
              </w:rPr>
              <w:t>20</w:t>
            </w:r>
            <w:r>
              <w:rPr>
                <w:i/>
                <w:iCs/>
              </w:rPr>
              <w:fldChar w:fldCharType="end"/>
              <w:t xml:space="preserve"> )</w:t>
            </w:r>
            <w:bookmarkEnd w:id="190"/>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Pr>
          <w:rFonts w:eastAsiaTheme="minorEastAsia"/>
          <w:lang w:eastAsia="ja-JP"/>
        </w:rPr>
        <w:t xml:space="preserve"> </w:t>
      </w:r>
      <w:r>
        <w:t>has two components: the Value Data and the Resource Data</w:t>
      </w:r>
      <w:r>
        <w:rPr>
          <w:rFonts w:eastAsiaTheme="minorEastAsia"/>
        </w:rPr>
        <w:t xml:space="preserve"> </w:t>
      </w:r>
      <w:r>
        <w:t xml:space="preserve">layers. The Value layer defines spatial exposure and asset importance, which supports risk-based prioritization. The Resource layer defines the available suppression capabilities and logistical constraints, which support feasible intervention planning. Together they turn the physical fire propagation output of the Simulation Core into actionable decision variables, keeping fire behavior modeling and decision reasoning separate. </w:t>
      </w:r>
    </w:p>
    <w:p w14:paraId="7989CB14" w14:textId="77777777" w:rsidR="000E1725" w:rsidRPr="00BA1179" w:rsidRDefault="00000000" w:rsidP="00C67F9C">
      <w:pPr>
        <w:pStyle w:val="Heading4"/>
      </w:pPr>
      <w:r>
        <w:t>Value Data Layer</w:t>
      </w:r>
    </w:p>
    <w:p w14:paraId="6E3C434D" w14:textId="780C7018" w:rsidR="000E1725" w:rsidRPr="00BA1179" w:rsidRDefault="00000000" w:rsidP="00C67F9C">
      <w:pPr>
        <w:pStyle w:val="ParText"/>
        <w:rPr>
          <w:iCs/>
          <w:lang w:eastAsia="tr-TR"/>
        </w:rPr>
      </w:pPr>
      <w:r>
        <w:rPr>
          <w:lang w:eastAsia="tr-TR"/>
        </w:rPr>
        <w:t xml:space="preserve">The Values-at-Risk Data layer represents exposed assets, infrastructure, and socio-economic elements that may be affected by wildfire propagation. The value data layer parameters are listed in </w:t>
        <w:fldChar w:fldCharType="begin"/>
        <w:instrText xml:space="preserve"> REF _Ref234401011 \h </w:instrText>
        <w:fldChar w:fldCharType="separate"/>
      </w:r>
      <w:r>
        <w:t xml:space="preserve">Table </w:t>
      </w:r>
      <w:r>
        <w:rPr>
          <w:noProof/>
        </w:rPr>
        <w:t>3</w:t>
      </w:r>
      <w:r>
        <w:t>.</w:t>
      </w:r>
      <w:r>
        <w:rPr>
          <w:noProof/>
        </w:rPr>
        <w:t>4</w:t>
      </w:r>
      <w:r>
        <w:rPr>
          <w:lang w:eastAsia="tr-TR"/>
        </w:rPr>
        <w:fldChar w:fldCharType="end"/>
        <w:t>. All variables in this layer are spatially dependent and static during short-term operational simulations, although their priority weights may be dynamically adjusted based on operational objectives.</w:t>
      </w:r>
    </w:p>
    <w:p w14:paraId="18EEDB69" w14:textId="7F5BD02D" w:rsidR="000E1725" w:rsidRPr="00BA1179" w:rsidRDefault="00000000" w:rsidP="00C67F9C">
      <w:pPr>
        <w:pStyle w:val="Caption"/>
        <w:keepNext/>
      </w:pPr>
      <w:bookmarkStart w:id="191" w:name="_Ref234401011"/>
      <w:bookmarkStart w:id="192" w:name="_Toc235572499"/>
      <w:r>
        <w:lastRenderedPageBreak/>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4</w:t>
      </w:r>
      <w:r>
        <w:fldChar w:fldCharType="end"/>
      </w:r>
      <w:bookmarkEnd w:id="191"/>
      <w:r>
        <w:t xml:space="preserve"> Value data layer parameters</w:t>
      </w:r>
      <w:bookmarkEnd w:id="192"/>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Represents the presence of residential or commercial structures and enables identification of wildland-urban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Aggregated weighting factor combining multiple exposure indicators to rank cells by importance.</w:t>
            </w:r>
          </w:p>
        </w:tc>
      </w:tr>
    </w:tbl>
    <w:p w14:paraId="3D8A1C7B" w14:textId="77777777" w:rsidR="000E1725" w:rsidRPr="00BA1179" w:rsidRDefault="000E1725" w:rsidP="00C67F9C"/>
    <w:p w14:paraId="7673665C" w14:textId="2529947B" w:rsidR="000E1725" w:rsidRPr="00BA1179" w:rsidRDefault="00000000" w:rsidP="00C67F9C">
      <w:r>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t xml:space="preserve"> aggregates the four value indicators into a single scalar index that ranks each grid cell by its overall protection importance. The aggregation is as a normalized weighted sum </w:t>
        <w:fldChar w:fldCharType="begin"/>
        <w:instrText xml:space="preserve"> REF _Ref234401103 \h </w:instrText>
        <w:fldChar w:fldCharType="separate"/>
        <w:t xml:space="preserve">( </w:t>
      </w:r>
      <w:r>
        <w:rPr>
          <w:noProof/>
        </w:rPr>
        <w:t>21</w:t>
      </w:r>
      <w:r>
        <w:t xml:space="preserve"> )</w:t>
        <w:fldChar w:fldCharType="end"/>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t xml:space="preserve"> is the min-max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B52451" w:rsidR="000E1725" w:rsidRPr="00BA1179" w:rsidRDefault="00000000" w:rsidP="00A954FD">
            <w:pPr>
              <w:pStyle w:val="TableText"/>
              <w:rPr>
                <w:lang w:eastAsia="ja-JP"/>
              </w:rPr>
            </w:pPr>
            <w:bookmarkStart w:id="193" w:name="_Ref234401103"/>
            <w:r>
              <w:t xml:space="preserve">( </w:t>
              <w:fldChar w:fldCharType="begin"/>
              <w:instrText xml:space="preserve"> SEQ ( \* ARABIC </w:instrText>
              <w:fldChar w:fldCharType="separate"/>
            </w:r>
            <w:r>
              <w:rPr>
                <w:noProof/>
              </w:rPr>
              <w:t>21</w:t>
            </w:r>
            <w:r>
              <w:fldChar w:fldCharType="end"/>
              <w:t xml:space="preserve"> )</w:t>
            </w:r>
            <w:bookmarkEnd w:id="193"/>
          </w:p>
        </w:tc>
      </w:tr>
    </w:tbl>
    <w:p w14:paraId="18B227F3" w14:textId="18785773" w:rsidR="000E1725" w:rsidRPr="00BA1179" w:rsidRDefault="00000000" w:rsidP="00C67F9C">
      <w:r>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t xml:space="preserve">. The weight assignment reflects the operational priority. Critical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0.30</m:t>
        </m:r>
      </m:oMath>
      <w:r>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t>Resource Data Layer</w:t>
      </w:r>
    </w:p>
    <w:p w14:paraId="7E911ECA" w14:textId="672B85E3" w:rsidR="000E1725" w:rsidRPr="00BA1179" w:rsidRDefault="00000000" w:rsidP="0078234F">
      <w:pPr>
        <w:pStyle w:val="ParText"/>
        <w:rPr>
          <w:lang w:eastAsia="tr-TR"/>
        </w:rPr>
      </w:pPr>
      <w:r>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fldChar w:fldCharType="begin"/>
        <w:instrText xml:space="preserve"> REF _Ref234401135 \h </w:instrText>
        <w:fldChar w:fldCharType="separate"/>
      </w:r>
      <w:r>
        <w:t xml:space="preserve">Table </w:t>
      </w:r>
      <w:r>
        <w:rPr>
          <w:noProof/>
        </w:rPr>
        <w:t>3</w:t>
      </w:r>
      <w:r>
        <w:t>.</w:t>
      </w:r>
      <w:r>
        <w:rPr>
          <w:noProof/>
        </w:rPr>
        <w:t>5</w:t>
      </w:r>
      <w:r>
        <w:rPr>
          <w:lang w:eastAsia="tr-TR"/>
        </w:rPr>
        <w:fldChar w:fldCharType="end"/>
        <w:t>.</w:t>
      </w:r>
    </w:p>
    <w:p w14:paraId="205739E6" w14:textId="016D3CAA" w:rsidR="000E1725" w:rsidRPr="00BA1179" w:rsidRDefault="00000000" w:rsidP="0078234F">
      <w:pPr>
        <w:pStyle w:val="Caption"/>
        <w:keepNext/>
      </w:pPr>
      <w:bookmarkStart w:id="194" w:name="_Ref234401135"/>
      <w:bookmarkStart w:id="195" w:name="_Toc235572500"/>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5</w:t>
      </w:r>
      <w:r>
        <w:fldChar w:fldCharType="end"/>
      </w:r>
      <w:bookmarkEnd w:id="194"/>
      <w:r>
        <w:t xml:space="preserve"> Resource data layer parameters</w:t>
      </w:r>
      <w:bookmarkEnd w:id="195"/>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t>Indicates whether the resource is currently deployable.</w:t>
            </w:r>
          </w:p>
        </w:tc>
      </w:tr>
    </w:tbl>
    <w:p w14:paraId="3DA26818" w14:textId="77777777" w:rsidR="000E1725" w:rsidRPr="00BA1179" w:rsidRDefault="00000000" w:rsidP="00DC6CE4">
      <w:pPr>
        <w:pStyle w:val="Heading2"/>
        <w:rPr>
          <w:lang w:eastAsia="ja-JP"/>
        </w:rPr>
      </w:pPr>
      <w:bookmarkStart w:id="196" w:name="_Toc235572446"/>
      <w:r>
        <w:rPr>
          <w:lang w:eastAsia="ja-JP"/>
        </w:rPr>
        <w:lastRenderedPageBreak/>
        <w:t>Simulation Core</w:t>
      </w:r>
      <w:bookmarkEnd w:id="196"/>
    </w:p>
    <w:p w14:paraId="36C612FC" w14:textId="50A7D9F6" w:rsidR="000E1725" w:rsidRPr="00BA1179" w:rsidRDefault="00000000" w:rsidP="00054653">
      <w:pPr>
        <w:rPr>
          <w:lang w:eastAsia="ja-JP"/>
        </w:rPr>
      </w:pPr>
      <w:r>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t>rather than maximal physical fidelity.</w:t>
      </w:r>
    </w:p>
    <w:p w14:paraId="1390FBB0" w14:textId="6408B8B2" w:rsidR="0048150A" w:rsidRPr="00BA1179" w:rsidRDefault="00277A65" w:rsidP="003015C5">
      <w:pPr>
        <w:pStyle w:val="Heading3"/>
        <w:rPr>
          <w:lang w:eastAsia="ja-JP"/>
        </w:rPr>
      </w:pPr>
      <w:bookmarkStart w:id="197" w:name="_Toc235572447"/>
      <w:r>
        <w:rPr>
          <w:lang w:eastAsia="ja-JP"/>
        </w:rPr>
        <w:t>Spatio-Temporal State Transition</w:t>
      </w:r>
      <w:bookmarkEnd w:id="197"/>
    </w:p>
    <w:p w14:paraId="4B155A8E" w14:textId="461CE598" w:rsidR="000E1725" w:rsidRPr="00BA1179" w:rsidRDefault="00BC61D9" w:rsidP="002154AC">
      <w:pPr>
        <w:pStyle w:val="ParText"/>
      </w:pPr>
      <w:r>
        <w:rPr>
          <w:lang w:eastAsia="ja-JP"/>
        </w:rPr>
        <w:t xml:space="preserve">Each grid cell in </w:t>
      </w:r>
      <m:oMath>
        <m:r>
          <m:rPr>
            <m:scr m:val="script"/>
          </m:rPr>
          <w:rPr>
            <w:rFonts w:ascii="Cambria Math" w:hAnsi="Cambria Math" w:cs="Cambria Math"/>
            <w:lang w:eastAsia="ja-JP"/>
          </w:rPr>
          <m:t>G</m:t>
        </m:r>
      </m:oMath>
      <w:r>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Pr>
          <w:lang w:eastAsia="ja-JP"/>
        </w:rPr>
        <w:t xml:space="preserve"> and represents a localized fire condition </w:t>
        <w:fldChar w:fldCharType="begin"/>
        <w:instrText xml:space="preserve"> REF _Ref223031861 \h </w:instrText>
        <w:fldChar w:fldCharType="separate"/>
      </w:r>
      <w:r>
        <w:t xml:space="preserve">( </w:t>
      </w:r>
      <w:r>
        <w:rPr>
          <w:noProof/>
        </w:rPr>
        <w:t>22</w:t>
      </w:r>
      <w:r>
        <w:t xml:space="preserve"> )</w:t>
      </w:r>
      <w:r>
        <w:rPr>
          <w:lang w:eastAsia="ja-JP"/>
        </w:rPr>
        <w:fldChar w:fldCharType="end"/>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t xml:space="preserve"> is the number of grid cells along the vertical spatial axis.</w:t>
      </w:r>
      <w:r>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5DF4E1E0" w:rsidR="00B517B6" w:rsidRPr="00BA1179" w:rsidRDefault="00B517B6" w:rsidP="002154AC">
            <w:pPr>
              <w:pStyle w:val="Caption"/>
              <w:spacing w:after="0"/>
              <w:jc w:val="left"/>
              <w:rPr>
                <w:lang w:eastAsia="ja-JP"/>
              </w:rPr>
            </w:pPr>
            <w:bookmarkStart w:id="198" w:name="_Ref227282556"/>
            <w:bookmarkStart w:id="199" w:name="_Ref223031861"/>
            <w:r>
              <w:t xml:space="preserve">( </w:t>
              <w:fldChar w:fldCharType="begin"/>
              <w:instrText xml:space="preserve"> SEQ ( \* ARABIC </w:instrText>
              <w:fldChar w:fldCharType="separate"/>
            </w:r>
            <w:r>
              <w:rPr>
                <w:noProof/>
              </w:rPr>
              <w:t>22</w:t>
            </w:r>
            <w:r>
              <w:fldChar w:fldCharType="end"/>
            </w:r>
            <w:bookmarkEnd w:id="198"/>
            <w:r>
              <w:t xml:space="preserve"> )</w:t>
            </w:r>
            <w:bookmarkEnd w:id="199"/>
          </w:p>
        </w:tc>
      </w:tr>
    </w:tbl>
    <w:p w14:paraId="7B91C7B4" w14:textId="2BDF9364" w:rsidR="000E1725" w:rsidRPr="00BA1179" w:rsidRDefault="00000000" w:rsidP="00C93BCE">
      <w:pPr>
        <w:pStyle w:val="ParText"/>
        <w:rPr>
          <w:lang w:eastAsia="ja-JP"/>
        </w:rPr>
      </w:pPr>
      <w:r>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Pr>
          <w:lang w:eastAsia="ja-JP"/>
        </w:rPr>
        <w:t xml:space="preserve">. The system state is defined as the collection of local cell states over the domain </w:t>
        <w:fldChar w:fldCharType="begin"/>
        <w:instrText xml:space="preserve"> REF _Ref223031862 \h </w:instrText>
        <w:fldChar w:fldCharType="separate"/>
      </w:r>
      <w:r>
        <w:t xml:space="preserve">( </w:t>
      </w:r>
      <w:r>
        <w:rPr>
          <w:noProof/>
        </w:rPr>
        <w:t>23</w:t>
      </w:r>
      <w:r>
        <w:t xml:space="preserve"> )</w:t>
      </w:r>
      <w:r>
        <w:rPr>
          <w:lang w:eastAsia="ja-JP"/>
        </w:rPr>
        <w:fldChar w:fldCharType="end"/>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w:t>
      </w:r>
      <w:r>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176D947F" w:rsidR="00B517B6" w:rsidRPr="00BA1179" w:rsidRDefault="00B517B6" w:rsidP="006601CA">
            <w:pPr>
              <w:pStyle w:val="TableText"/>
              <w:rPr>
                <w:lang w:eastAsia="ja-JP"/>
              </w:rPr>
            </w:pPr>
            <w:bookmarkStart w:id="200" w:name="_Ref223031862"/>
            <w:r>
              <w:t xml:space="preserve">( </w:t>
              <w:fldChar w:fldCharType="begin"/>
              <w:instrText xml:space="preserve"> SEQ ( \* ARABIC </w:instrText>
              <w:fldChar w:fldCharType="separate"/>
            </w:r>
            <w:r>
              <w:rPr>
                <w:noProof/>
              </w:rPr>
              <w:t>23</w:t>
            </w:r>
            <w:r>
              <w:fldChar w:fldCharType="end"/>
              <w:t xml:space="preserve"> )</w:t>
            </w:r>
            <w:bookmarkEnd w:id="200"/>
          </w:p>
        </w:tc>
      </w:tr>
    </w:tbl>
    <w:p w14:paraId="31974140" w14:textId="1EEB2548" w:rsidR="00ED0CCF" w:rsidRPr="00BA1179" w:rsidRDefault="00ED0CCF" w:rsidP="001C08B3">
      <w:pPr>
        <w:pStyle w:val="ParText"/>
        <w:rPr>
          <w:lang w:eastAsia="ja-JP"/>
        </w:rPr>
      </w:pPr>
      <w:r>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fldChar w:fldCharType="begin"/>
        <w:instrText xml:space="preserve"> REF _Ref234402070 \h </w:instrText>
        <w:fldChar w:fldCharType="separate"/>
      </w:r>
      <w:r>
        <w:t xml:space="preserve">Figure </w:t>
      </w:r>
      <w:r>
        <w:rPr>
          <w:noProof/>
        </w:rPr>
        <w:t>3</w:t>
      </w:r>
      <w:r>
        <w:t>.</w:t>
      </w:r>
      <w:r>
        <w:rPr>
          <w:noProof/>
        </w:rPr>
        <w:t>2</w:t>
      </w:r>
      <w:r>
        <w:rPr>
          <w:lang w:eastAsia="ja-JP"/>
        </w:rPr>
        <w:fldChar w:fldCharType="end"/>
        <w:t>.</w:t>
      </w:r>
    </w:p>
    <w:p w14:paraId="017177E7" w14:textId="5D975D13" w:rsidR="000E1725" w:rsidRPr="00BA1179" w:rsidRDefault="00000000" w:rsidP="00C438E2">
      <w:pPr>
        <w:pStyle w:val="ParText"/>
        <w:keepNext/>
        <w:spacing w:after="0"/>
        <w:jc w:val="center"/>
      </w:pPr>
      <w:r>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8A118F5" w:rsidR="000E1725" w:rsidRPr="00BA1179" w:rsidRDefault="00000000" w:rsidP="00C438E2">
      <w:pPr>
        <w:pStyle w:val="Caption"/>
      </w:pPr>
      <w:bookmarkStart w:id="201" w:name="_Ref234402070"/>
      <w:bookmarkStart w:id="202" w:name="_Toc235572528"/>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2</w:t>
      </w:r>
      <w:r>
        <w:fldChar w:fldCharType="end"/>
      </w:r>
      <w:bookmarkEnd w:id="201"/>
      <w:r>
        <w:t xml:space="preserve"> Grid domain representation and per-cell state structure</w:t>
      </w:r>
      <w:bookmarkEnd w:id="202"/>
    </w:p>
    <w:p w14:paraId="46C92FAD" w14:textId="77777777" w:rsidR="0048150A" w:rsidRPr="00BA1179" w:rsidRDefault="0048150A" w:rsidP="003015C5">
      <w:pPr>
        <w:pStyle w:val="Heading3"/>
        <w:rPr>
          <w:lang w:eastAsia="ja-JP"/>
        </w:rPr>
      </w:pPr>
      <w:bookmarkStart w:id="203" w:name="_Toc235572448"/>
      <w:r>
        <w:rPr>
          <w:lang w:eastAsia="ja-JP"/>
        </w:rPr>
        <w:t>Hybrid Fire Spread Model</w:t>
      </w:r>
      <w:bookmarkEnd w:id="203"/>
    </w:p>
    <w:p w14:paraId="32450723" w14:textId="135D72B4" w:rsidR="0054290E" w:rsidRPr="00BA1179" w:rsidRDefault="007D6748" w:rsidP="0054290E">
      <w:pPr>
        <w:pStyle w:val="ParText"/>
        <w:rPr>
          <w:rFonts w:eastAsiaTheme="majorEastAsia" w:cstheme="majorBidi"/>
          <w:lang w:eastAsia="ja-JP"/>
        </w:rPr>
      </w:pPr>
      <w:r>
        <w:rPr>
          <w:rFonts w:eastAsiaTheme="majorEastAsia" w:cstheme="majorBidi"/>
          <w:lang w:eastAsia="ja-JP"/>
        </w:rPr>
        <w:t xml:space="preserve">The hybrid model integrates deterministic combustion dynamics with stochastic variability to represent realistic wildfire behavior. The global state evolution </w:t>
      </w:r>
      <w:r>
        <w:rPr>
          <w:rFonts w:eastAsiaTheme="minorEastAsia"/>
          <w:lang w:eastAsia="ja-JP"/>
        </w:rPr>
        <w:fldChar w:fldCharType="begin"/>
        <w:instrText xml:space="preserve"> REF _Ref222785125 \h  \* MERGEFORMAT </w:instrText>
        <w:fldChar w:fldCharType="separate"/>
      </w:r>
      <w:r>
        <w:rPr>
          <w:rFonts w:eastAsiaTheme="minorEastAsia"/>
        </w:rPr>
        <w:t>( 24 )</w:t>
      </w:r>
      <w:r>
        <w:rPr>
          <w:rFonts w:eastAsiaTheme="minorEastAsia"/>
          <w:lang w:eastAsia="ja-JP"/>
        </w:rPr>
        <w:fldChar w:fldCharType="end"/>
        <w:t xml:space="preserve"> </w:t>
      </w:r>
      <w:r>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rFonts w:eastAsiaTheme="majorEastAsia" w:cstheme="majorBidi"/>
          <w:lang w:eastAsia="ja-JP"/>
        </w:rPr>
        <w:t xml:space="preserve"> </w:t>
      </w:r>
      <w:r>
        <w:rPr>
          <w:rFonts w:eastAsiaTheme="minorEastAsia"/>
        </w:rPr>
        <w:fldChar w:fldCharType="begin"/>
        <w:instrText xml:space="preserve"> REF _Ref222979814 \h </w:instrText>
        <w:fldChar w:fldCharType="separate"/>
      </w:r>
      <w:r>
        <w:t xml:space="preserve">( </w:t>
      </w:r>
      <w:r>
        <w:rPr>
          <w:noProof/>
        </w:rPr>
        <w:t>15</w:t>
      </w:r>
      <w:r>
        <w:t xml:space="preserve"> )</w:t>
      </w:r>
      <w:r>
        <w:rPr>
          <w:rFonts w:eastAsiaTheme="minorEastAsia"/>
        </w:rPr>
        <w:fldChar w:fldCharType="end"/>
        <w:t xml:space="preserve"> </w:t>
      </w:r>
      <w:r>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0A9A06C3" w:rsidR="00B517B6" w:rsidRPr="00BA1179" w:rsidRDefault="00B517B6" w:rsidP="006601CA">
            <w:pPr>
              <w:pStyle w:val="TableText"/>
              <w:rPr>
                <w:lang w:eastAsia="ja-JP"/>
              </w:rPr>
            </w:pPr>
            <w:bookmarkStart w:id="204" w:name="_Ref222785125"/>
            <w:r>
              <w:t xml:space="preserve">( </w:t>
              <w:fldChar w:fldCharType="begin"/>
              <w:instrText xml:space="preserve"> SEQ ( \* ARABIC </w:instrText>
              <w:fldChar w:fldCharType="separate"/>
            </w:r>
            <w:r>
              <w:rPr>
                <w:noProof/>
              </w:rPr>
              <w:t>24</w:t>
            </w:r>
            <w:r>
              <w:fldChar w:fldCharType="end"/>
              <w:t xml:space="preserve"> )</w:t>
            </w:r>
            <w:bookmarkEnd w:id="204"/>
          </w:p>
        </w:tc>
      </w:tr>
    </w:tbl>
    <w:p w14:paraId="11DDFBA2" w14:textId="35FC6562" w:rsidR="000E1725" w:rsidRPr="00BA1179" w:rsidRDefault="00000000" w:rsidP="00584BE7">
      <w:pPr>
        <w:pStyle w:val="ParText"/>
      </w:pPr>
      <w:r>
        <w:lastRenderedPageBreak/>
        <w:t xml:space="preserve">The overall state transition and hybrid fire spread model is illustrated in </w:t>
        <w:fldChar w:fldCharType="begin"/>
        <w:instrText xml:space="preserve"> REF _Ref234404508 \h </w:instrText>
        <w:fldChar w:fldCharType="separate"/>
        <w:t xml:space="preserve">Figure </w:t>
      </w:r>
      <w:r>
        <w:rPr>
          <w:noProof/>
        </w:rPr>
        <w:t>3</w:t>
      </w:r>
      <w:r>
        <w:t>.</w:t>
      </w:r>
      <w:r>
        <w:rPr>
          <w:noProof/>
        </w:rPr>
        <w:t>3</w:t>
      </w:r>
      <w:r>
        <w:fldChar w:fldCharType="end"/>
        <w:t>. The state transition operations are described in the next subsections.</w:t>
      </w:r>
    </w:p>
    <w:p w14:paraId="0C0B42E2" w14:textId="77777777" w:rsidR="000E1725" w:rsidRPr="00BA1179" w:rsidRDefault="00000000" w:rsidP="00584BE7">
      <w:pPr>
        <w:pStyle w:val="ParText"/>
        <w:keepNext/>
        <w:jc w:val="center"/>
      </w:pPr>
      <w:r>
        <w:rPr>
          <w:noProof/>
        </w:rPr>
        <w:drawing>
          <wp:inline distT="0" distB="0" distL="0" distR="0" wp14:anchorId="6592108B" wp14:editId="424BB1D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2E2E6541" w:rsidR="000E1725" w:rsidRPr="00BA1179" w:rsidRDefault="00000000" w:rsidP="00584BE7">
      <w:pPr>
        <w:pStyle w:val="Caption"/>
      </w:pPr>
      <w:bookmarkStart w:id="205" w:name="_Ref234404508"/>
      <w:bookmarkStart w:id="206" w:name="_Toc235572529"/>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3</w:t>
      </w:r>
      <w:r>
        <w:fldChar w:fldCharType="end"/>
      </w:r>
      <w:bookmarkEnd w:id="205"/>
      <w:r>
        <w:t xml:space="preserve"> State transition block diagram</w:t>
      </w:r>
      <w:bookmarkEnd w:id="206"/>
    </w:p>
    <w:p w14:paraId="27840348" w14:textId="3617A0E1" w:rsidR="0054290E" w:rsidRPr="00BA1179" w:rsidRDefault="00D13CF0" w:rsidP="00834925">
      <w:pPr>
        <w:pStyle w:val="Heading4"/>
      </w:pPr>
      <w:r>
        <w:t>Burning Status Evolution</w:t>
      </w:r>
    </w:p>
    <w:p w14:paraId="12FD01DC" w14:textId="61232A7D" w:rsidR="00D13CF0" w:rsidRPr="00BA1179" w:rsidRDefault="00D13CF0" w:rsidP="00D13CF0">
      <w:pPr>
        <w:pStyle w:val="ParText"/>
      </w:pPr>
      <w:r>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indicates whether the cell is actively burning at time step </w:t>
      </w:r>
      <m:oMath>
        <m:r>
          <w:rPr>
            <w:rFonts w:ascii="Cambria Math" w:hAnsi="Cambria Math"/>
          </w:rPr>
          <m:t>k</m:t>
        </m:r>
      </m:oMath>
      <w:r>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Pr>
          <w:rFonts w:eastAsiaTheme="minorEastAsia"/>
        </w:rPr>
        <w:t xml:space="preserve"> </w:t>
        <w:fldChar w:fldCharType="begin"/>
        <w:instrText xml:space="preserve"> REF _Ref223038313 \h </w:instrText>
        <w:fldChar w:fldCharType="separate"/>
      </w:r>
      <w:r>
        <w:t xml:space="preserve">( </w:t>
      </w:r>
      <w:r>
        <w:rPr>
          <w:noProof/>
        </w:rPr>
        <w:t>25</w:t>
      </w:r>
      <w:r>
        <w:t xml:space="preserve"> )</w:t>
      </w:r>
      <w:r>
        <w:rPr>
          <w:rFonts w:eastAsiaTheme="minorEastAsia"/>
        </w:rPr>
        <w:fldChar w:fldCharType="end"/>
        <w:t xml:space="preserve"> </w:t>
      </w:r>
      <w:r>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fldChar w:fldCharType="begin"/>
        <w:instrText xml:space="preserve"> REF _Ref223038547 \h </w:instrText>
        <w:fldChar w:fldCharType="separate"/>
      </w:r>
      <w:r>
        <w:t xml:space="preserve">( </w:t>
      </w:r>
      <w:r>
        <w:rPr>
          <w:noProof/>
        </w:rPr>
        <w:t>26</w:t>
      </w:r>
      <w:r>
        <w:t xml:space="preserve"> )</w:t>
      </w:r>
      <w:r>
        <w:rPr>
          <w:rFonts w:eastAsiaTheme="minorEastAsia"/>
        </w:rPr>
        <w:fldChar w:fldCharType="end"/>
      </w:r>
      <w:r>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t xml:space="preserve">. Combining these three mechanisms, the burning status update rule is defined as </w:t>
        <w:fldChar w:fldCharType="begin"/>
        <w:instrText xml:space="preserve"> REF _Ref223038313 \h </w:instrText>
        <w:fldChar w:fldCharType="separate"/>
        <w:t xml:space="preserve">( </w:t>
      </w:r>
      <w:r>
        <w:rPr>
          <w:noProof/>
        </w:rPr>
        <w:t>25</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2C9D9858" w:rsidR="00B517B6" w:rsidRPr="00BA1179" w:rsidRDefault="00B517B6" w:rsidP="006601CA">
            <w:pPr>
              <w:pStyle w:val="TableText"/>
            </w:pPr>
            <w:bookmarkStart w:id="207" w:name="_Ref223038313"/>
            <w:r>
              <w:t xml:space="preserve">( </w:t>
              <w:fldChar w:fldCharType="begin"/>
              <w:instrText xml:space="preserve"> SEQ ( \* ARABIC </w:instrText>
              <w:fldChar w:fldCharType="separate"/>
            </w:r>
            <w:r>
              <w:rPr>
                <w:noProof/>
              </w:rPr>
              <w:t>25</w:t>
            </w:r>
            <w:r>
              <w:fldChar w:fldCharType="end"/>
              <w:t xml:space="preserve"> )</w:t>
            </w:r>
            <w:bookmarkEnd w:id="207"/>
          </w:p>
        </w:tc>
      </w:tr>
    </w:tbl>
    <w:p w14:paraId="5D909CAF" w14:textId="1C018A34" w:rsidR="00392992" w:rsidRPr="00BA1179" w:rsidRDefault="00392992" w:rsidP="00417B70">
      <w:pPr>
        <w:pStyle w:val="ParText"/>
      </w:pPr>
      <w:r>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E629AE1" w:rsidR="0070537C" w:rsidRPr="00BA1179" w:rsidRDefault="008B1A72" w:rsidP="00D13CF0">
      <w:pPr>
        <w:pStyle w:val="ParText"/>
      </w:pPr>
      <w:r>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Pr>
          <w:rFonts w:eastAsiaTheme="minorEastAsia"/>
        </w:rPr>
        <w:t xml:space="preserve"> </w:t>
      </w:r>
      <w:r>
        <w:t xml:space="preserve">ensures that a cell that is already burning remains burning as long as fuel exists, as stated in </w:t>
        <w:fldChar w:fldCharType="begin"/>
        <w:instrText xml:space="preserve"> REF _Ref223038547 \h </w:instrText>
        <w:fldChar w:fldCharType="separate"/>
        <w:t xml:space="preserve">( </w:t>
      </w:r>
      <w:r>
        <w:rPr>
          <w:noProof/>
        </w:rPr>
        <w:t>26</w:t>
      </w:r>
      <w:r>
        <w:t xml:space="preserve"> )</w:t>
        <w:fldChar w:fldCharType="end"/>
        <w:t xml:space="preserve"> where</w:t>
      </w:r>
      <w:r>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Pr>
          <w:rFonts w:ascii="Cambria Math" w:eastAsiaTheme="minorEastAsia" w:hAnsi="Cambria Math"/>
        </w:rPr>
        <w:t xml:space="preserve"> </w:t>
      </w:r>
      <w:r>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Pr>
          <w:rFonts w:eastAsiaTheme="minorEastAsia"/>
        </w:rPr>
        <w:t xml:space="preserve"> </w:t>
      </w:r>
      <w:r>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24140B26" w:rsidR="00B517B6" w:rsidRPr="00BA1179" w:rsidRDefault="00B517B6" w:rsidP="006601CA">
            <w:pPr>
              <w:pStyle w:val="TableText"/>
            </w:pPr>
            <w:bookmarkStart w:id="208" w:name="_Ref223038547"/>
            <w:r>
              <w:t xml:space="preserve">( </w:t>
              <w:fldChar w:fldCharType="begin"/>
              <w:instrText xml:space="preserve"> SEQ ( \* ARABIC </w:instrText>
              <w:fldChar w:fldCharType="separate"/>
            </w:r>
            <w:r>
              <w:rPr>
                <w:noProof/>
              </w:rPr>
              <w:t>26</w:t>
            </w:r>
            <w:r>
              <w:fldChar w:fldCharType="end"/>
              <w:t xml:space="preserve"> )</w:t>
            </w:r>
            <w:bookmarkEnd w:id="208"/>
          </w:p>
        </w:tc>
      </w:tr>
    </w:tbl>
    <w:p w14:paraId="658A1CF0" w14:textId="064B77D4" w:rsidR="000C5B16" w:rsidRPr="00BA1179" w:rsidRDefault="000C5B16" w:rsidP="000C5B16">
      <w:pPr>
        <w:pStyle w:val="ParText"/>
      </w:pPr>
      <w:r>
        <w:t xml:space="preserve">Propagation to cell </w:t>
      </w:r>
      <m:oMath>
        <m:d>
          <m:dPr>
            <m:ctrlPr>
              <w:rPr>
                <w:rFonts w:ascii="Cambria Math" w:hAnsi="Cambria Math"/>
                <w:i/>
                <w:iCs/>
              </w:rPr>
            </m:ctrlPr>
          </m:dPr>
          <m:e>
            <m:r>
              <w:rPr>
                <w:rFonts w:ascii="Cambria Math" w:hAnsi="Cambria Math"/>
              </w:rPr>
              <m:t>x,y</m:t>
            </m:r>
          </m:e>
        </m:d>
      </m:oMath>
      <w:r>
        <w:rPr>
          <w:rFonts w:eastAsiaTheme="minorEastAsia"/>
        </w:rPr>
        <w:t xml:space="preserve"> </w:t>
      </w:r>
      <w:r>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t xml:space="preserve"> is a model parameter representing the minimum spread intensity required to activate combustion in a new cell </w:t>
        <w:fldChar w:fldCharType="begin"/>
        <w:instrText xml:space="preserve"> REF _Ref223041204 \h </w:instrText>
        <w:fldChar w:fldCharType="separate"/>
        <w:t xml:space="preserve">( </w:t>
      </w:r>
      <w:r>
        <w:rPr>
          <w:noProof/>
        </w:rPr>
        <w:t>27</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t>: calibrated threshold relative to base spread rate</w:t>
            </w:r>
          </w:p>
        </w:tc>
        <w:tc>
          <w:tcPr>
            <w:tcW w:w="505" w:type="pct"/>
            <w:vAlign w:val="center"/>
          </w:tcPr>
          <w:p w14:paraId="51A647CA" w14:textId="76F9A70E" w:rsidR="000C5B16" w:rsidRPr="00BA1179" w:rsidRDefault="000C5B16" w:rsidP="006601CA">
            <w:pPr>
              <w:pStyle w:val="TableText"/>
            </w:pPr>
            <w:bookmarkStart w:id="209" w:name="_Ref223041204"/>
            <w:r>
              <w:t xml:space="preserve">( </w:t>
              <w:fldChar w:fldCharType="begin"/>
              <w:instrText xml:space="preserve"> SEQ ( \* ARABIC </w:instrText>
              <w:fldChar w:fldCharType="separate"/>
            </w:r>
            <w:r>
              <w:rPr>
                <w:noProof/>
              </w:rPr>
              <w:t>27</w:t>
            </w:r>
            <w:r>
              <w:fldChar w:fldCharType="end"/>
              <w:t xml:space="preserve"> )</w:t>
            </w:r>
            <w:bookmarkEnd w:id="209"/>
          </w:p>
        </w:tc>
      </w:tr>
    </w:tbl>
    <w:p w14:paraId="7C35376E" w14:textId="1B29096F" w:rsidR="004F4F0A" w:rsidRPr="00BA1179" w:rsidRDefault="004F4F0A" w:rsidP="00D13CF0">
      <w:pPr>
        <w:pStyle w:val="ParText"/>
      </w:pPr>
      <w:r>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Pr>
          <w:rFonts w:eastAsiaTheme="minorEastAsia"/>
        </w:rPr>
        <w:t xml:space="preserve"> </w:t>
      </w:r>
      <w:r>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t xml:space="preserve"> at time step </w:t>
      </w:r>
      <m:oMath>
        <m:r>
          <w:rPr>
            <w:rFonts w:ascii="Cambria Math" w:hAnsi="Cambria Math"/>
          </w:rPr>
          <m:t>k</m:t>
        </m:r>
      </m:oMath>
      <w:r>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defined in </w:t>
        <w:fldChar w:fldCharType="begin"/>
        <w:instrText xml:space="preserve"> REF _Ref223040779 \h </w:instrText>
        <w:fldChar w:fldCharType="separate"/>
        <w:t xml:space="preserve">( </w:t>
      </w:r>
      <w:r>
        <w:rPr>
          <w:noProof/>
        </w:rPr>
        <w:t>28</w:t>
      </w:r>
      <w:r>
        <w:t xml:space="preserve"> )</w:t>
        <w:fldChar w:fldCharType="end"/>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is </w:t>
        <w:fldChar w:fldCharType="begin"/>
        <w:instrText xml:space="preserve"> REF _Ref223041003 \h </w:instrText>
        <w:fldChar w:fldCharType="separate"/>
        <w:t xml:space="preserve">( </w:t>
      </w:r>
      <w:r>
        <w:rPr>
          <w:noProof/>
        </w:rPr>
        <w:t>29</w:t>
      </w:r>
      <w:r>
        <w:t xml:space="preserve"> )</w:t>
        <w:fldChar w:fldCharType="end"/>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is instantiated using a semi-empirical Rothermel-type formulation </w:t>
      </w:r>
      <w:sdt>
        <w:sdtPr>
          <w:id w:val="-303083168"/>
          <w:citation/>
        </w:sdtPr>
        <w:sdtContent>
          <w:r>
            <w:fldChar w:fldCharType="begin"/>
            <w:instrText xml:space="preserve"> CITATION Rot72 \l 1033 </w:instrText>
            <w:fldChar w:fldCharType="separate"/>
          </w:r>
          <w:r>
            <w:rPr>
              <w:noProof/>
            </w:rPr>
            <w:t>(Rothermel, 1972)</w:t>
          </w:r>
          <w:r>
            <w:fldChar w:fldCharType="end"/>
          </w:r>
        </w:sdtContent>
      </w:sdt>
      <w:r>
        <w:t xml:space="preserve">. Detailed parameterization is provided in Appendix </w:t>
        <w:fldChar w:fldCharType="begin"/>
        <w:instrText xml:space="preserve"> REF _Ref223043555 \r \h </w:instrText>
        <w:fldChar w:fldCharType="separate"/>
        <w:t>A</w:t>
        <w:fldChar w:fldCharType="end"/>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3DF51E6D" w:rsidR="00B517B6" w:rsidRPr="00BA1179" w:rsidRDefault="00B517B6" w:rsidP="006601CA">
            <w:pPr>
              <w:pStyle w:val="TableText"/>
            </w:pPr>
            <w:bookmarkStart w:id="210" w:name="_Ref223040779"/>
            <w:r>
              <w:t xml:space="preserve">( </w:t>
              <w:fldChar w:fldCharType="begin"/>
              <w:instrText xml:space="preserve"> SEQ ( \* ARABIC </w:instrText>
              <w:fldChar w:fldCharType="separate"/>
            </w:r>
            <w:r>
              <w:rPr>
                <w:noProof/>
              </w:rPr>
              <w:t>28</w:t>
            </w:r>
            <w:r>
              <w:fldChar w:fldCharType="end"/>
              <w:t xml:space="preserve"> )</w:t>
            </w:r>
            <w:bookmarkEnd w:id="210"/>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213078FD" w:rsidR="00E74801" w:rsidRPr="00BA1179" w:rsidRDefault="00E74801" w:rsidP="006601CA">
            <w:pPr>
              <w:pStyle w:val="TableText"/>
            </w:pPr>
            <w:bookmarkStart w:id="211" w:name="_Ref223041003"/>
            <w:r>
              <w:t xml:space="preserve">( </w:t>
              <w:fldChar w:fldCharType="begin"/>
              <w:instrText xml:space="preserve"> SEQ ( \* ARABIC </w:instrText>
              <w:fldChar w:fldCharType="separate"/>
            </w:r>
            <w:r>
              <w:rPr>
                <w:noProof/>
              </w:rPr>
              <w:t>29</w:t>
            </w:r>
            <w:r>
              <w:fldChar w:fldCharType="end"/>
              <w:t xml:space="preserve"> )</w:t>
            </w:r>
            <w:bookmarkEnd w:id="211"/>
          </w:p>
        </w:tc>
      </w:tr>
    </w:tbl>
    <w:p w14:paraId="11463179" w14:textId="5FFE973F" w:rsidR="00756D51" w:rsidRPr="00BA1179" w:rsidRDefault="004B34B3" w:rsidP="00756D51">
      <w:pPr>
        <w:pStyle w:val="ParText"/>
      </w:pPr>
      <w:r>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does not determine spread direction. Directional influence </w:t>
        <w:fldChar w:fldCharType="begin"/>
        <w:instrText xml:space="preserve"> REF _Ref223221067 \h </w:instrText>
        <w:fldChar w:fldCharType="separate"/>
      </w:r>
      <w:r>
        <w:t xml:space="preserve">( </w:t>
      </w:r>
      <w:r>
        <w:rPr>
          <w:noProof/>
        </w:rPr>
        <w:t>30</w:t>
      </w:r>
      <w:r>
        <w:t xml:space="preserve"> )</w:t>
      </w:r>
      <w:r>
        <w:rPr>
          <w:rFonts w:eastAsiaTheme="minorEastAsia"/>
        </w:rPr>
        <w:fldChar w:fldCharType="end"/>
        <w:t xml:space="preserve"> is introduced when propagating fire from a burning </w:t>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382E9D83" w:rsidR="00B517B6" w:rsidRPr="00BA1179" w:rsidRDefault="00B517B6" w:rsidP="006601CA">
            <w:pPr>
              <w:pStyle w:val="TableText"/>
            </w:pPr>
            <w:bookmarkStart w:id="212" w:name="_Ref223221067"/>
            <w:r>
              <w:t xml:space="preserve">( </w:t>
              <w:fldChar w:fldCharType="begin"/>
              <w:instrText xml:space="preserve"> SEQ ( \* ARABIC </w:instrText>
              <w:fldChar w:fldCharType="separate"/>
            </w:r>
            <w:r>
              <w:rPr>
                <w:noProof/>
              </w:rPr>
              <w:t>30</w:t>
            </w:r>
            <w:r>
              <w:fldChar w:fldCharType="end"/>
              <w:t xml:space="preserve"> )</w:t>
            </w:r>
            <w:bookmarkEnd w:id="212"/>
          </w:p>
        </w:tc>
      </w:tr>
    </w:tbl>
    <w:p w14:paraId="126CF960" w14:textId="6F752474" w:rsidR="000E1725" w:rsidRDefault="006433C4" w:rsidP="00187F0F">
      <w:pPr>
        <w:pStyle w:val="ParText"/>
        <w:tabs>
          <w:tab w:val="left" w:pos="7513"/>
        </w:tabs>
      </w:pPr>
      <w:r>
        <w:fldChar w:fldCharType="begin"/>
        <w:instrText xml:space="preserve"> REF _Ref227450232 \h  \* MERGEFORMAT </w:instrText>
        <w:fldChar w:fldCharType="separate"/>
        <w:t xml:space="preserve">Figure 3.4</w:t>
        <w:fldChar w:fldCharType="end"/>
        <w:t xml:space="preserve"> depicts the spatial structure of the propagation influence accumulation. The 3×3 stencil centered on the target cell </w:t>
      </w:r>
      <m:oMath>
        <m:r>
          <w:rPr>
            <w:rFonts w:ascii="Cambria Math" w:hAnsi="Cambria Math"/>
          </w:rPr>
          <m:t>(x,y)</m:t>
        </m:r>
      </m:oMath>
      <w:r>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t xml:space="preserve"> defined in </w:t>
        <w:fldChar w:fldCharType="begin"/>
        <w:instrText xml:space="preserve"> REF _Ref223040779 \h </w:instrText>
        <w:fldChar w:fldCharType="separate"/>
        <w:t xml:space="preserve">( </w:t>
      </w:r>
      <w:r>
        <w:rPr>
          <w:noProof/>
        </w:rPr>
        <w:t>28</w:t>
      </w:r>
      <w:r>
        <w:t xml:space="preserve"> )</w:t>
        <w:fldChar w:fldCharType="end"/>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777022F6" w:rsidR="005C0E4B" w:rsidRPr="00BA1179" w:rsidRDefault="005C0E4B" w:rsidP="005C0E4B">
      <w:pPr>
        <w:pStyle w:val="Caption"/>
        <w:rPr>
          <w:rFonts w:eastAsiaTheme="minorEastAsia"/>
          <w:b/>
          <w:bCs/>
        </w:rPr>
      </w:pPr>
      <w:bookmarkStart w:id="213" w:name="_Ref227450232"/>
      <w:bookmarkStart w:id="214" w:name="_Toc235572530"/>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4</w:t>
      </w:r>
      <w:r>
        <w:fldChar w:fldCharType="end"/>
      </w:r>
      <w:bookmarkEnd w:id="213"/>
      <w:r>
        <w:t xml:space="preserve"> Wind-dependent directional propagation into target cell</w:t>
      </w:r>
      <w:bookmarkEnd w:id="214"/>
      <w:r>
        <w:t xml:space="preserve"> </w:t>
      </w:r>
    </w:p>
    <w:p w14:paraId="03319F82" w14:textId="09A90B4D" w:rsidR="006433C4" w:rsidRPr="00BA1179" w:rsidRDefault="006433C4" w:rsidP="00187F0F">
      <w:pPr>
        <w:pStyle w:val="ParText"/>
        <w:tabs>
          <w:tab w:val="left" w:pos="7513"/>
        </w:tabs>
      </w:pPr>
      <w:r>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computed through </w:t>
        <w:fldChar w:fldCharType="begin"/>
        <w:instrText xml:space="preserve"> REF _Ref223040779 \h </w:instrText>
        <w:fldChar w:fldCharType="separate"/>
        <w:t xml:space="preserve">( </w:t>
      </w:r>
      <w:r>
        <w:rPr>
          <w:noProof/>
        </w:rPr>
        <w:t>28</w:t>
      </w:r>
      <w:r>
        <w:t xml:space="preserve"> )</w:t>
        <w:fldChar w:fldCharType="end"/>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Pr>
          <w:rFonts w:eastAsiaTheme="minorEastAsia"/>
        </w:rPr>
        <w:t xml:space="preserve"> </w:t>
      </w:r>
      <w:r>
        <w:fldChar w:fldCharType="begin"/>
      </w:r>
      <m:oMath>
        <m:r>
          <m:rPr>
            <m:sty m:val="p"/>
          </m:rPr>
          <w:rPr>
            <w:rFonts w:ascii="Cambria Math" w:hAnsi="Cambria Math"/>
          </w:rPr>
          <m:t xml:space="preserve"> REF _Ref223041204 \h </m:t>
        </m:r>
      </m:oMath>
      <w:r>
        <w:fldChar w:fldCharType="separate"/>
        <w:t xml:space="preserve">( </w:t>
      </w:r>
      <w:r>
        <w:rPr>
          <w:noProof/>
        </w:rPr>
        <w:t>27</w:t>
      </w:r>
      <w:r>
        <w:t xml:space="preserve"> )</w:t>
        <w:fldChar w:fldCharType="end"/>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Pr>
          <w:rFonts w:eastAsiaTheme="minorEastAsia"/>
        </w:rPr>
        <w:t xml:space="preserve"> </w:t>
      </w:r>
      <w:r>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lang w:eastAsia="ja-JP"/>
        </w:rPr>
        <w:t xml:space="preserve"> </w:t>
      </w:r>
      <w:r>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t xml:space="preserve">Fuel Mass Evolution </w:t>
      </w:r>
    </w:p>
    <w:p w14:paraId="2B391D40" w14:textId="0BCC9214" w:rsidR="000E1725" w:rsidRPr="00BA1179" w:rsidRDefault="00191003" w:rsidP="00AD1829">
      <w:pPr>
        <w:pStyle w:val="TableText"/>
      </w:pPr>
      <w:r>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t xml:space="preserve"> as a simultaneous update, represented by the combined terms in </w:t>
        <w:fldChar w:fldCharType="begin"/>
        <w:instrText xml:space="preserve"> REF _Ref222824237 \h </w:instrText>
        <w:fldChar w:fldCharType="separate"/>
        <w:t xml:space="preserve">( </w:t>
      </w:r>
      <w:r>
        <w:rPr>
          <w:noProof/>
        </w:rPr>
        <w:t>31</w:t>
      </w:r>
      <w:r>
        <w:t xml:space="preserve"> )</w:t>
        <w:fldChar w:fldCharType="end"/>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fractional burn rate </w:t>
      </w:r>
      <w:r>
        <w:rPr>
          <w:rFonts w:eastAsiaTheme="minorEastAsia" w:cstheme="minorBidi"/>
        </w:rPr>
        <w:t xml:space="preserve">(Appendix </w:t>
        <w:fldChar w:fldCharType="begin"/>
        <w:instrText xml:space="preserve"> REF _Ref223263851 \n \h </w:instrText>
        <w:fldChar w:fldCharType="separate"/>
        <w:t>B</w:t>
        <w:fldChar w:fldCharType="end"/>
        <w:t>)</w:t>
      </w:r>
      <w:r>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3BBA4C56" w:rsidR="00B517B6" w:rsidRPr="00BA1179" w:rsidRDefault="00B517B6" w:rsidP="006601CA">
            <w:pPr>
              <w:pStyle w:val="TableText"/>
            </w:pPr>
            <w:bookmarkStart w:id="215" w:name="_Ref222824237"/>
            <w:r>
              <w:t xml:space="preserve">( </w:t>
              <w:fldChar w:fldCharType="begin"/>
              <w:instrText xml:space="preserve"> SEQ ( \* ARABIC </w:instrText>
              <w:fldChar w:fldCharType="separate"/>
            </w:r>
            <w:r>
              <w:rPr>
                <w:noProof/>
              </w:rPr>
              <w:t>31</w:t>
            </w:r>
            <w:r>
              <w:fldChar w:fldCharType="end"/>
              <w:t xml:space="preserve"> )</w:t>
            </w:r>
            <w:bookmarkEnd w:id="215"/>
          </w:p>
        </w:tc>
      </w:tr>
    </w:tbl>
    <w:p w14:paraId="7A9874AC" w14:textId="2BF185CE" w:rsidR="001A62B0" w:rsidRPr="00BA1179" w:rsidRDefault="004F21EA" w:rsidP="001A62B0">
      <w:pPr>
        <w:pStyle w:val="ParText"/>
      </w:pPr>
      <w:r>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Pr>
          <w:rFonts w:eastAsiaTheme="minorEastAsia"/>
        </w:rPr>
        <w:t xml:space="preserve"> </w:t>
      </w:r>
      <w:r>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t xml:space="preserve"> and is not an independent external input.</w:t>
      </w:r>
    </w:p>
    <w:p w14:paraId="5B29769D" w14:textId="77A7B45F" w:rsidR="00716E95" w:rsidRPr="00BA1179" w:rsidRDefault="001A62B0" w:rsidP="00716E95">
      <w:pPr>
        <w:pStyle w:val="ParText"/>
      </w:pPr>
      <w:r>
        <w:t xml:space="preserve">On the other hand, operational intervention modifies the fuel state through the suppression term </w:t>
        <w:fldChar w:fldCharType="begin"/>
        <w:instrText xml:space="preserve"> REF _Ref223223727 \h </w:instrText>
        <w:fldChar w:fldCharType="separate"/>
        <w:t xml:space="preserve">( </w:t>
      </w:r>
      <w:r>
        <w:rPr>
          <w:noProof/>
        </w:rPr>
        <w:t>32</w:t>
      </w:r>
      <w:r>
        <w:t xml:space="preserve"> )</w:t>
        <w:fldChar w:fldCharType="end"/>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Pr>
          <w:rFonts w:eastAsiaTheme="minorEastAsia"/>
        </w:rPr>
        <w:t xml:space="preserve"> is Suppression to fuel reduction map (Appendix </w:t>
        <w:fldChar w:fldCharType="begin"/>
        <w:instrText xml:space="preserve"> REF _Ref223263865 \n \h </w:instrText>
        <w:fldChar w:fldCharType="separate"/>
        <w:t>B</w:t>
        <w:fldChar w:fldCharType="end"/>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Pr>
          <w:rFonts w:eastAsiaTheme="minorEastAsia"/>
        </w:rPr>
        <w:t xml:space="preserve"> is </w:t>
      </w:r>
      <w:r>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Pr>
          <w:rFonts w:eastAsiaTheme="minorEastAsia"/>
        </w:rPr>
        <w:t xml:space="preserve"> </w:t>
        <w:lastRenderedPageBreak/>
        <w:t xml:space="preserve">is </w:t>
      </w:r>
      <w:r>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rFonts w:eastAsiaTheme="minorEastAsia"/>
        </w:rPr>
        <w:t xml:space="preserve"> is </w:t>
      </w:r>
      <w:r>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0FC7ABAB" w:rsidR="008645B9" w:rsidRPr="00BA1179" w:rsidRDefault="008645B9" w:rsidP="006A6401">
            <w:pPr>
              <w:pStyle w:val="TableText"/>
            </w:pPr>
            <w:bookmarkStart w:id="216" w:name="_Ref223223727"/>
            <w:r>
              <w:t xml:space="preserve">( </w:t>
              <w:fldChar w:fldCharType="begin"/>
              <w:instrText xml:space="preserve"> SEQ ( \* ARABIC </w:instrText>
              <w:fldChar w:fldCharType="separate"/>
            </w:r>
            <w:r>
              <w:rPr>
                <w:noProof/>
              </w:rPr>
              <w:t>32</w:t>
            </w:r>
            <w:r>
              <w:fldChar w:fldCharType="end"/>
              <w:t xml:space="preserve"> )</w:t>
            </w:r>
            <w:bookmarkEnd w:id="216"/>
          </w:p>
        </w:tc>
      </w:tr>
    </w:tbl>
    <w:p w14:paraId="60B84A7D" w14:textId="248C5382" w:rsidR="00716E95" w:rsidRPr="00BA1179" w:rsidRDefault="00151EDC" w:rsidP="00716E95">
      <w:pPr>
        <w:pStyle w:val="ParText"/>
      </w:pPr>
      <w:r>
        <w:t>Suppression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t>Fire Intensity Evolution</w:t>
      </w:r>
    </w:p>
    <w:p w14:paraId="79D3C8AC" w14:textId="21D4D176" w:rsidR="00DB5474" w:rsidRPr="00BA1179" w:rsidRDefault="00AB51AD" w:rsidP="00DB5474">
      <w:pPr>
        <w:pStyle w:val="ParText"/>
      </w:pPr>
      <w:r>
        <w:t xml:space="preserve">The local fire intensity proxy evolves according to </w:t>
        <w:fldChar w:fldCharType="begin"/>
        <w:instrText xml:space="preserve"> REF _Ref223266235 \h </w:instrText>
        <w:fldChar w:fldCharType="separate"/>
        <w:t xml:space="preserve">( </w:t>
      </w:r>
      <w:r>
        <w:rPr>
          <w:noProof/>
        </w:rPr>
        <w:t>33</w:t>
      </w:r>
      <w:r>
        <w:t xml:space="preserve"> )</w:t>
        <w:fldChar w:fldCharType="end"/>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t xml:space="preserve"> is local fire strength function (Appendix </w:t>
        <w:fldChar w:fldCharType="begin"/>
        <w:instrText xml:space="preserve"> REF _Ref223266063 \n \h </w:instrText>
        <w:fldChar w:fldCharType="separate"/>
        <w:t>C</w:t>
        <w:fldChar w:fldCharType="end"/>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5942F9F7" w:rsidR="00B517B6" w:rsidRPr="00BA1179" w:rsidRDefault="00B517B6" w:rsidP="006601CA">
            <w:pPr>
              <w:pStyle w:val="TableText"/>
            </w:pPr>
            <w:bookmarkStart w:id="217" w:name="_Ref223266235"/>
            <w:r>
              <w:t xml:space="preserve">( </w:t>
              <w:fldChar w:fldCharType="begin"/>
              <w:instrText xml:space="preserve"> SEQ ( \* ARABIC </w:instrText>
              <w:fldChar w:fldCharType="separate"/>
            </w:r>
            <w:r>
              <w:rPr>
                <w:noProof/>
              </w:rPr>
              <w:t>33</w:t>
            </w:r>
            <w:r>
              <w:fldChar w:fldCharType="end"/>
              <w:t xml:space="preserve"> )</w:t>
            </w:r>
            <w:bookmarkEnd w:id="217"/>
          </w:p>
        </w:tc>
      </w:tr>
    </w:tbl>
    <w:p w14:paraId="2618FA49" w14:textId="0B00A5A2" w:rsidR="00AB51AD" w:rsidRPr="00BA1179" w:rsidRDefault="00DB5474" w:rsidP="00DB5474">
      <w:pPr>
        <w:pStyle w:val="ParText"/>
      </w:pPr>
      <w:r>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lastRenderedPageBreak/>
        <w:t>Ignition Time Evolution</w:t>
      </w:r>
    </w:p>
    <w:p w14:paraId="1AC78EC5" w14:textId="24D03110" w:rsidR="00DE17FF" w:rsidRPr="00BA1179" w:rsidRDefault="00282F68" w:rsidP="0048150A">
      <w:pPr>
        <w:pStyle w:val="ParText"/>
      </w:pPr>
      <w:r>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is a useful state for decision features and explainability within the DSS layer. A deterministic update is </w:t>
        <w:fldChar w:fldCharType="begin"/>
        <w:instrText xml:space="preserve"> REF _Ref223262190 \h </w:instrText>
        <w:fldChar w:fldCharType="separate"/>
        <w:t xml:space="preserve">( </w:t>
      </w:r>
      <w:r>
        <w:rPr>
          <w:noProof/>
        </w:rPr>
        <w:t>34</w:t>
      </w:r>
      <w:r>
        <w:t xml:space="preserve"> )</w:t>
        <w:fldChar w:fldCharType="end"/>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191793E" w:rsidR="005F3FAF" w:rsidRPr="00BA1179" w:rsidRDefault="005F3FAF" w:rsidP="006601CA">
            <w:pPr>
              <w:pStyle w:val="TableText"/>
            </w:pPr>
            <w:bookmarkStart w:id="218" w:name="_Ref223262190"/>
            <w:r>
              <w:t xml:space="preserve">( </w:t>
              <w:fldChar w:fldCharType="begin"/>
              <w:instrText xml:space="preserve"> SEQ ( \* ARABIC </w:instrText>
              <w:fldChar w:fldCharType="separate"/>
            </w:r>
            <w:r>
              <w:rPr>
                <w:noProof/>
              </w:rPr>
              <w:t>34</w:t>
            </w:r>
            <w:r>
              <w:fldChar w:fldCharType="end"/>
              <w:t xml:space="preserve"> )</w:t>
            </w:r>
            <w:bookmarkEnd w:id="218"/>
          </w:p>
        </w:tc>
      </w:tr>
    </w:tbl>
    <w:p w14:paraId="4EC81F58" w14:textId="77777777" w:rsidR="00282F68" w:rsidRPr="00BA1179" w:rsidRDefault="00282F68" w:rsidP="00282F68">
      <w:pPr>
        <w:pStyle w:val="ParText"/>
      </w:pPr>
      <w:r>
        <w:t>This update has three distinct operational meanings:</w:t>
      </w:r>
    </w:p>
    <w:p w14:paraId="51E1044A" w14:textId="2B272504" w:rsidR="00282F68" w:rsidRPr="00BA1179" w:rsidRDefault="00282F68">
      <w:pPr>
        <w:pStyle w:val="ParText"/>
        <w:numPr>
          <w:ilvl w:val="0"/>
          <w:numId w:val="10"/>
        </w:numPr>
      </w:pPr>
      <w:r>
        <w:rPr>
          <w:b/>
          <w:bCs/>
        </w:rPr>
        <w:t xml:space="preserve">Ignition Initialization: </w:t>
      </w:r>
      <w:r>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Pr>
          <w:rFonts w:eastAsiaTheme="minorEastAsia"/>
        </w:rPr>
        <w:t xml:space="preserve">. </w:t>
      </w:r>
      <w:r>
        <w:t>This marks the start of a new combustion phase.</w:t>
      </w:r>
    </w:p>
    <w:p w14:paraId="7CE325A8" w14:textId="77FB0840" w:rsidR="00282F68" w:rsidRPr="00BA1179" w:rsidRDefault="00282F68">
      <w:pPr>
        <w:pStyle w:val="ParText"/>
        <w:numPr>
          <w:ilvl w:val="0"/>
          <w:numId w:val="11"/>
        </w:numPr>
      </w:pPr>
      <w:r>
        <w:rPr>
          <w:b/>
          <w:bCs/>
        </w:rPr>
        <w:t xml:space="preserve">Active Burning Progression: </w:t>
      </w:r>
      <w:r>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Pr>
          <w:rFonts w:eastAsiaTheme="minorEastAsia"/>
        </w:rPr>
        <w:t xml:space="preserve">, </w:t>
      </w:r>
      <w:r>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Pr>
          <w:rFonts w:eastAsiaTheme="minorEastAsia"/>
        </w:rPr>
        <w:t xml:space="preserve"> </w:t>
      </w:r>
      <w:r>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t xml:space="preserve"> measures the residence time of active combustion at the cell.</w:t>
      </w:r>
    </w:p>
    <w:p w14:paraId="2A7C2B3D" w14:textId="6A58C205" w:rsidR="00282F68" w:rsidRPr="00BA1179" w:rsidRDefault="00282F68">
      <w:pPr>
        <w:pStyle w:val="ParText"/>
        <w:numPr>
          <w:ilvl w:val="0"/>
          <w:numId w:val="12"/>
        </w:numPr>
      </w:pPr>
      <w:r>
        <w:rPr>
          <w:b/>
          <w:bCs/>
        </w:rPr>
        <w:t xml:space="preserve">Extinction Reset: </w:t>
      </w:r>
      <w:r>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Pr>
          <w:rFonts w:eastAsiaTheme="minorEastAsia"/>
        </w:rPr>
        <w:t xml:space="preserve"> </w:t>
      </w:r>
      <w:r>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Pr>
          <w:rFonts w:eastAsiaTheme="minorEastAsia"/>
        </w:rPr>
        <w:t xml:space="preserve"> </w:t>
      </w:r>
      <w:r>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19" w:name="_Ref223267986"/>
      <w:bookmarkStart w:id="220" w:name="_Toc235572449"/>
      <w:r>
        <w:t>Mathematical Formulation of Interaction and Scenario Control</w:t>
      </w:r>
      <w:bookmarkEnd w:id="219"/>
      <w:bookmarkEnd w:id="220"/>
    </w:p>
    <w:p w14:paraId="4635C8C8" w14:textId="59455AB6" w:rsidR="00705014" w:rsidRPr="00BA1179" w:rsidRDefault="005B1532" w:rsidP="00831EF1">
      <w:pPr>
        <w:pStyle w:val="ParText"/>
        <w:rPr>
          <w:lang w:eastAsia="ja-JP"/>
        </w:rPr>
      </w:pPr>
      <w:r>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is a structured input </w:t>
        <w:lastRenderedPageBreak/>
        <w:t xml:space="preserve">transformation mapping that produces admissible modifications of the external input set and decision-context set </w:t>
        <w:fldChar w:fldCharType="begin"/>
        <w:instrText xml:space="preserve"> REF _Ref226592031 \h </w:instrText>
        <w:fldChar w:fldCharType="separate"/>
      </w:r>
      <w:r>
        <w:t xml:space="preserve">( </w:t>
      </w:r>
      <w:r>
        <w:rPr>
          <w:noProof/>
        </w:rPr>
        <w:t>35</w:t>
      </w:r>
      <w:r>
        <w:t xml:space="preserve"> )</w:t>
      </w:r>
      <w:r>
        <w:rPr>
          <w:lang w:eastAsia="ja-JP"/>
        </w:rPr>
        <w:fldChar w:fldCharType="end"/>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A770499" w:rsidR="00705014" w:rsidRPr="00BA1179" w:rsidRDefault="00705014" w:rsidP="004B5B2D">
            <w:pPr>
              <w:pStyle w:val="TableText"/>
            </w:pPr>
            <w:bookmarkStart w:id="221" w:name="_Ref226592031"/>
            <w:r>
              <w:t xml:space="preserve">( </w:t>
              <w:fldChar w:fldCharType="begin"/>
              <w:instrText xml:space="preserve"> SEQ ( \* ARABIC </w:instrText>
              <w:fldChar w:fldCharType="separate"/>
            </w:r>
            <w:r>
              <w:rPr>
                <w:noProof/>
              </w:rPr>
              <w:t>35</w:t>
            </w:r>
            <w:r>
              <w:fldChar w:fldCharType="end"/>
              <w:t xml:space="preserve"> )</w:t>
            </w:r>
            <w:bookmarkEnd w:id="221"/>
          </w:p>
        </w:tc>
      </w:tr>
    </w:tbl>
    <w:p w14:paraId="2C07F705" w14:textId="75B0A940" w:rsidR="00815263" w:rsidRPr="00BA1179" w:rsidRDefault="00705014" w:rsidP="00815263">
      <w:pPr>
        <w:rPr>
          <w:rFonts w:eastAsiaTheme="majorEastAsia" w:cstheme="majorBidi"/>
          <w:lang w:eastAsia="ja-JP"/>
        </w:rPr>
      </w:pPr>
      <w:r>
        <w:rPr>
          <w:lang w:eastAsia="ja-JP"/>
        </w:rPr>
        <w:t xml:space="preserve">The operator acts independently on five admissible inputs. For each component, the </w:t>
      </w:r>
      <w:r>
        <w:t>admissible</w:t>
      </w:r>
      <w:r>
        <w:rPr>
          <w:lang w:eastAsia="ja-JP"/>
        </w:rPr>
        <w:t xml:space="preserve"> transformation is defined by a bounded perturbation set in </w:t>
        <w:fldChar w:fldCharType="begin"/>
        <w:instrText xml:space="preserve"> REF _Ref226592179 \h </w:instrText>
        <w:fldChar w:fldCharType="separate"/>
      </w:r>
      <w:r>
        <w:t xml:space="preserve">Table </w:t>
      </w:r>
      <w:r>
        <w:rPr>
          <w:noProof/>
        </w:rPr>
        <w:t>3</w:t>
      </w:r>
      <w:r>
        <w:t>.</w:t>
      </w:r>
      <w:r>
        <w:rPr>
          <w:noProof/>
        </w:rPr>
        <w:t>6</w:t>
      </w:r>
      <w:r>
        <w:rPr>
          <w:lang w:eastAsia="ja-JP"/>
        </w:rPr>
        <w:fldChar w:fldCharType="end"/>
        <w:t xml:space="preserve">. </w:t>
      </w:r>
      <w:r>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Pr>
          <w:rFonts w:eastAsiaTheme="majorEastAsia" w:cstheme="majorBidi"/>
          <w:lang w:eastAsia="ja-JP"/>
        </w:rPr>
        <w:t xml:space="preserve">. </w:t>
      </w:r>
    </w:p>
    <w:p w14:paraId="5F081F51" w14:textId="10EAD279" w:rsidR="00705014" w:rsidRPr="00BA1179" w:rsidRDefault="00705014" w:rsidP="00705014">
      <w:pPr>
        <w:pStyle w:val="Caption"/>
        <w:keepNext/>
      </w:pPr>
      <w:bookmarkStart w:id="222" w:name="_Ref226592179"/>
      <w:bookmarkStart w:id="223" w:name="_Toc235572501"/>
      <w:r>
        <w:t xml:space="preserve">Table </w:t>
        <w:fldChar w:fldCharType="begin"/>
        <w:instrText xml:space="preserve"> STYLEREF 1 \s </w:instrText>
        <w:fldChar w:fldCharType="separate"/>
      </w:r>
      <w:r>
        <w:rPr>
          <w:noProof/>
        </w:rPr>
        <w:t>3</w:t>
      </w:r>
      <w:r>
        <w:fldChar w:fldCharType="end"/>
        <w:t>.</w:t>
        <w:fldChar w:fldCharType="begin"/>
        <w:instrText xml:space="preserve"> SEQ Table \* ARABIC \s 1 </w:instrText>
        <w:fldChar w:fldCharType="separate"/>
      </w:r>
      <w:r>
        <w:rPr>
          <w:noProof/>
        </w:rPr>
        <w:t>6</w:t>
      </w:r>
      <w:r>
        <w:fldChar w:fldCharType="end"/>
      </w:r>
      <w:bookmarkEnd w:id="222"/>
      <w:r>
        <w:t xml:space="preserve"> </w:t>
      </w:r>
      <w:r>
        <w:rPr>
          <w:rFonts w:eastAsiaTheme="majorEastAsia" w:cstheme="majorBidi"/>
          <w:lang w:eastAsia="ja-JP"/>
        </w:rPr>
        <w:t>Admissible transformations of interaction operator</w:t>
      </w:r>
      <w:bookmarkEnd w:id="223"/>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Pr>
          <w:lang w:eastAsia="ja-JP"/>
        </w:rPr>
        <w:t xml:space="preserve">. All operator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Pr>
          <w:rFonts w:eastAsiaTheme="majorEastAsia" w:cstheme="majorBidi"/>
          <w:lang w:eastAsia="ja-JP"/>
        </w:rPr>
        <w:t xml:space="preserve">, </w:t>
      </w:r>
      <m:oMath>
        <m:r>
          <w:rPr>
            <w:rFonts w:ascii="Cambria Math" w:eastAsiaTheme="majorEastAsia" w:hAnsi="Cambria Math" w:cstheme="majorBidi"/>
            <w:lang w:eastAsia="ja-JP"/>
          </w:rPr>
          <m:t>j&lt;k</m:t>
        </m:r>
      </m:oMath>
      <w:r>
        <w:rPr>
          <w:rFonts w:eastAsiaTheme="majorEastAsia" w:cstheme="majorBidi"/>
          <w:lang w:eastAsia="ja-JP"/>
        </w:rPr>
        <w:t xml:space="preserve">. This ensures that scenario exploration and </w:t>
        <w:lastRenderedPageBreak/>
        <w:t xml:space="preserve">operational overrides are prospective, not retrospective. 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Pr>
          <w:rFonts w:eastAsiaTheme="majorEastAsia" w:cstheme="majorBidi"/>
          <w:lang w:eastAsia="ja-JP"/>
        </w:rPr>
        <w:t xml:space="preserve">. These interaction capabilities allow the system to operate as a </w:t>
      </w:r>
      <w:r>
        <w:rPr>
          <w:rFonts w:eastAsiaTheme="majorEastAsia" w:cstheme="majorBidi"/>
          <w:b/>
          <w:bCs/>
          <w:lang w:eastAsia="ja-JP"/>
        </w:rPr>
        <w:t>HIL DSS</w:t>
      </w:r>
      <w:r>
        <w:rPr>
          <w:rFonts w:eastAsiaTheme="majorEastAsia" w:cstheme="majorBidi"/>
          <w:lang w:eastAsia="ja-JP"/>
        </w:rPr>
        <w:t xml:space="preserve">, where the operator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 xml:space="preserve">Interaction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Pr>
          <w:rFonts w:eastAsiaTheme="majorEastAsia" w:cstheme="majorBidi"/>
          <w:lang w:eastAsia="ja-JP"/>
        </w:rPr>
        <w:t xml:space="preserve">, ensuring that all intervention signals remain consistent with the decision architecture. This design preserves three key architectural principles. </w:t>
      </w:r>
    </w:p>
    <w:p w14:paraId="0BFC4EFC" w14:textId="57F5D468" w:rsidR="00C36A4C" w:rsidRDefault="005B1532">
      <w:pPr>
        <w:pStyle w:val="ListParagraph"/>
        <w:numPr>
          <w:ilvl w:val="0"/>
          <w:numId w:val="15"/>
        </w:numPr>
        <w:rPr>
          <w:rFonts w:eastAsiaTheme="majorEastAsia" w:cstheme="majorBidi"/>
          <w:lang w:eastAsia="ja-JP"/>
        </w:rPr>
      </w:pPr>
      <w:r>
        <w:rPr>
          <w:rFonts w:eastAsiaTheme="majorEastAsia" w:cstheme="majorBidi"/>
          <w:b/>
          <w:bCs/>
          <w:lang w:eastAsia="ja-JP"/>
        </w:rPr>
        <w:t>State immutability:</w:t>
      </w:r>
      <w:r>
        <w:rPr>
          <w:rFonts w:eastAsiaTheme="majorEastAsia" w:cstheme="majorBidi"/>
          <w:lang w:eastAsia="ja-JP"/>
        </w:rPr>
        <w:t xml:space="preserve"> Wildfire dynamics remain governed exclusively by the transition operator. </w:t>
      </w:r>
    </w:p>
    <w:p w14:paraId="0112DA58" w14:textId="5EBBFC86" w:rsidR="00C36A4C" w:rsidRDefault="005B1532">
      <w:pPr>
        <w:pStyle w:val="ListParagraph"/>
        <w:numPr>
          <w:ilvl w:val="0"/>
          <w:numId w:val="15"/>
        </w:numPr>
        <w:rPr>
          <w:rFonts w:eastAsiaTheme="majorEastAsia" w:cstheme="majorBidi"/>
          <w:lang w:eastAsia="ja-JP"/>
        </w:rPr>
      </w:pPr>
      <w:r>
        <w:rPr>
          <w:rFonts w:eastAsiaTheme="majorEastAsia" w:cstheme="majorBidi"/>
          <w:b/>
          <w:bCs/>
          <w:lang w:eastAsia="ja-JP"/>
        </w:rPr>
        <w:t>Layer separation:</w:t>
      </w:r>
      <w:r>
        <w:rPr>
          <w:rFonts w:eastAsiaTheme="majorEastAsia" w:cstheme="majorBidi"/>
          <w:lang w:eastAsia="ja-JP"/>
        </w:rPr>
        <w:t xml:space="preserve"> Simulation,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Pr>
          <w:rFonts w:eastAsiaTheme="majorEastAsia" w:cstheme="majorBidi"/>
          <w:b/>
          <w:bCs/>
          <w:lang w:eastAsia="ja-JP"/>
        </w:rPr>
        <w:t>Traceability:</w:t>
      </w:r>
      <w:r>
        <w:rPr>
          <w:rFonts w:eastAsiaTheme="majorEastAsia" w:cstheme="majorBidi"/>
          <w:lang w:eastAsia="ja-JP"/>
        </w:rPr>
        <w:t xml:space="preserve"> All operator interventions are explicitly represented as input-level transformations. </w:t>
      </w:r>
    </w:p>
    <w:p w14:paraId="762BC38A" w14:textId="2D847BF1" w:rsidR="000E1725" w:rsidRPr="00BA1179" w:rsidRDefault="00000000">
      <w:pPr>
        <w:pStyle w:val="ParText"/>
      </w:pPr>
      <w:r>
        <w:t xml:space="preserve">The Simulation Core additionally maintains per-step state snapshots under a bounded memory budget, enabling counterfactual replay. The operator can rewind the incident to any recorded step, modify the conditions or the intervention, and re-simulate. This mechanism underlies the with and without DSS comparisons on identical fire histories reported later. The replay is exact rather than approximate. A snapshot carries every mutable part of the state, including the fuel moisture altered </w:t>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4" w:name="_Toc222699950"/>
      <w:bookmarkStart w:id="225" w:name="_Toc235572450"/>
      <w:bookmarkEnd w:id="166"/>
      <w:bookmarkEnd w:id="167"/>
      <w:bookmarkEnd w:id="168"/>
      <w:bookmarkEnd w:id="169"/>
      <w:bookmarkEnd w:id="170"/>
      <w:bookmarkEnd w:id="171"/>
      <w:bookmarkEnd w:id="172"/>
      <w:r>
        <w:t>Decision Support System Core</w:t>
      </w:r>
      <w:bookmarkEnd w:id="224"/>
      <w:bookmarkEnd w:id="225"/>
    </w:p>
    <w:p w14:paraId="350776CA" w14:textId="77777777" w:rsidR="00192E39" w:rsidRPr="00BA1179" w:rsidRDefault="00192E39" w:rsidP="00192E39">
      <w:pPr>
        <w:pStyle w:val="ParText"/>
        <w:keepNext/>
      </w:pPr>
      <w:bookmarkStart w:id="226" w:name="_Ref227439245"/>
      <w:r>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9C1CDD" w:rsidR="00192E39" w:rsidRPr="00BA1179" w:rsidRDefault="00192E39" w:rsidP="00192E39">
      <w:pPr>
        <w:pStyle w:val="Caption"/>
      </w:pPr>
      <w:bookmarkStart w:id="227" w:name="_Ref227450920"/>
      <w:bookmarkStart w:id="228" w:name="_Toc235572531"/>
      <w:r>
        <w:t xml:space="preserve">Figure </w:t>
        <w:fldChar w:fldCharType="begin"/>
        <w:instrText xml:space="preserve"> STYLEREF 1 \s </w:instrText>
        <w:fldChar w:fldCharType="separate"/>
      </w:r>
      <w:r>
        <w:rPr>
          <w:noProof/>
        </w:rPr>
        <w:t>3</w:t>
      </w:r>
      <w:r>
        <w:fldChar w:fldCharType="end"/>
        <w:t>.</w:t>
        <w:fldChar w:fldCharType="begin"/>
        <w:instrText xml:space="preserve"> SEQ Figure \* ARABIC \s 1 </w:instrText>
        <w:fldChar w:fldCharType="separate"/>
      </w:r>
      <w:r>
        <w:rPr>
          <w:noProof/>
        </w:rPr>
        <w:t>5</w:t>
      </w:r>
      <w:r>
        <w:fldChar w:fldCharType="end"/>
      </w:r>
      <w:bookmarkEnd w:id="227"/>
      <w:r>
        <w:t xml:space="preserve"> DSS Simulation Core Interface</w:t>
      </w:r>
      <w:bookmarkEnd w:id="228"/>
    </w:p>
    <w:bookmarkEnd w:id="226"/>
    <w:p w14:paraId="3D6F3A35" w14:textId="7C0D6F7E" w:rsidR="00A73923" w:rsidRPr="00BA1179" w:rsidRDefault="004441DF" w:rsidP="006C6DDA">
      <w:pPr>
        <w:pStyle w:val="ParText"/>
        <w:rPr>
          <w:lang w:eastAsia="tr-TR"/>
        </w:rPr>
      </w:pPr>
      <w:r>
        <w:rPr>
          <w:lang w:eastAsia="tr-TR"/>
        </w:rPr>
        <w:t xml:space="preserve">This section defines only the structural role and interface of the DSS within the Simulation Core. Its internal specification and architectural realization </w:t>
      </w:r>
      <w:r>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Pr>
          <w:rFonts w:eastAsiaTheme="minorEastAsia"/>
          <w:szCs w:val="24"/>
          <w:lang w:eastAsia="tr-TR"/>
        </w:rPr>
        <w:t>, t</w:t>
      </w:r>
      <w:r>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Pr>
          <w:rFonts w:eastAsia="Times New Roman" w:cs="Times New Roman"/>
          <w:szCs w:val="24"/>
          <w:lang w:eastAsia="tr-TR"/>
        </w:rPr>
        <w:t xml:space="preserve"> is incorporated within the DSS through uncertainty-aware reasoning mechanisms </w:t>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rFonts w:eastAsia="Times New Roman" w:cs="Times New Roman"/>
          <w:szCs w:val="24"/>
          <w:lang w:eastAsia="tr-TR"/>
        </w:rPr>
        <w:t xml:space="preserve">. </w:t>
      </w:r>
      <w:r>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Pr>
          <w:lang w:eastAsia="tr-TR"/>
        </w:rPr>
        <w:t xml:space="preserve"> and </w:t>
      </w:r>
      <w:r>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Pr>
          <w:lang w:eastAsia="tr-TR"/>
        </w:rPr>
        <w:t xml:space="preserve"> that influence subsequent system evolution. The DSS interaction follows the </w:t>
        <w:fldChar w:fldCharType="begin"/>
        <w:instrText xml:space="preserve"> REF _Ref223285823 \h </w:instrText>
        <w:fldChar w:fldCharType="separate"/>
      </w:r>
      <w:r>
        <w:t xml:space="preserve">( </w:t>
      </w:r>
      <w:r>
        <w:rPr>
          <w:noProof/>
        </w:rPr>
        <w:t>36</w:t>
      </w:r>
      <w:r>
        <w:t xml:space="preserve"> )</w:t>
      </w:r>
      <w:r>
        <w:rPr>
          <w:lang w:eastAsia="tr-TR"/>
        </w:rPr>
        <w:fldChar w:fldCharType="end"/>
        <w:t xml:space="preserve">. This preserves the architectural separation between state evolution and decision generation. All decision impact must propagate through </w:t>
      </w:r>
      <w:r>
        <w:t>admissible</w:t>
      </w:r>
      <w:r>
        <w:rPr>
          <w:lang w:eastAsia="tr-TR"/>
        </w:rPr>
        <w:t xml:space="preserve"> modifications of the external input set. The information and control flow captured by Equation </w:t>
        <w:fldChar w:fldCharType="begin"/>
        <w:instrText xml:space="preserve"> REF _Ref223285823 \h </w:instrText>
        <w:fldChar w:fldCharType="separate"/>
      </w:r>
      <w:r>
        <w:t xml:space="preserve">( </w:t>
      </w:r>
      <w:r>
        <w:rPr>
          <w:noProof/>
        </w:rPr>
        <w:t>36</w:t>
      </w:r>
      <w:r>
        <w:t xml:space="preserve"> )</w:t>
      </w:r>
      <w:r>
        <w:rPr>
          <w:lang w:eastAsia="tr-TR"/>
        </w:rPr>
        <w:fldChar w:fldCharType="end"/>
        <w:t xml:space="preserve"> is summarized in </w:t>
        <w:fldChar w:fldCharType="begin"/>
        <w:instrText xml:space="preserve"> REF _Ref227450920 \h </w:instrText>
        <w:fldChar w:fldCharType="separate"/>
      </w:r>
      <w:r>
        <w:t xml:space="preserve">Figure </w:t>
      </w:r>
      <w:r>
        <w:rPr>
          <w:noProof/>
        </w:rPr>
        <w:t>3</w:t>
      </w:r>
      <w:r>
        <w:t>.</w:t>
      </w:r>
      <w:r>
        <w:rPr>
          <w:noProof/>
        </w:rPr>
        <w:t>5</w:t>
      </w:r>
      <w:r>
        <w:rPr>
          <w:lang w:eastAsia="tr-TR"/>
        </w:rPr>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091B6C6E" w:rsidR="00F50FDF" w:rsidRPr="00BA1179" w:rsidRDefault="00F50FDF" w:rsidP="006601CA">
            <w:pPr>
              <w:pStyle w:val="TableText"/>
              <w:rPr>
                <w:lang w:eastAsia="ja-JP"/>
              </w:rPr>
            </w:pPr>
            <w:bookmarkStart w:id="229" w:name="_Ref223285823"/>
            <w:r>
              <w:t xml:space="preserve">( </w:t>
              <w:fldChar w:fldCharType="begin"/>
              <w:instrText xml:space="preserve"> SEQ ( \* ARABIC </w:instrText>
              <w:fldChar w:fldCharType="separate"/>
            </w:r>
            <w:r>
              <w:rPr>
                <w:noProof/>
              </w:rPr>
              <w:t>36</w:t>
            </w:r>
            <w:r>
              <w:fldChar w:fldCharType="end"/>
              <w:t xml:space="preserve"> )</w:t>
            </w:r>
            <w:bookmarkEnd w:id="229"/>
          </w:p>
        </w:tc>
      </w:tr>
    </w:tbl>
    <w:p w14:paraId="7C4FA36B" w14:textId="1F3018B6" w:rsidR="000E1725" w:rsidRPr="00BA1179" w:rsidRDefault="008674D2" w:rsidP="00991B1B">
      <w:pPr>
        <w:pStyle w:val="ParText"/>
      </w:pPr>
      <w:r>
        <w:rPr>
          <w:lang w:eastAsia="tr-TR"/>
        </w:rPr>
        <w:t xml:space="preserve">The </w:t>
      </w:r>
      <w:r>
        <w:rPr>
          <w:b/>
          <w:bCs/>
          <w:lang w:eastAsia="tr-TR"/>
        </w:rPr>
        <w:t>Simulation Core</w:t>
      </w:r>
      <w:r>
        <w:rPr>
          <w:lang w:eastAsia="tr-TR"/>
        </w:rPr>
        <w:t xml:space="preserve"> maintains the </w:t>
      </w:r>
      <w:r>
        <w:t>authoritative</w:t>
      </w:r>
      <w:r>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Pr>
          <w:lang w:eastAsia="tr-TR"/>
        </w:rPr>
        <w:t xml:space="preserve"> and advances it through the state transition operator </w:t>
      </w:r>
      <m:oMath>
        <m:r>
          <w:rPr>
            <w:rFonts w:ascii="Cambria Math" w:hAnsi="Cambria Math"/>
            <w:lang w:eastAsia="tr-TR"/>
          </w:rPr>
          <m:t>Φ</m:t>
        </m:r>
      </m:oMath>
      <w:r>
        <w:rPr>
          <w:lang w:eastAsia="tr-TR"/>
        </w:rPr>
        <w:t xml:space="preserve">. The </w:t>
      </w:r>
      <w:r>
        <w:rPr>
          <w:b/>
          <w:bCs/>
          <w:lang w:eastAsia="tr-TR"/>
        </w:rPr>
        <w:t>Observation Layer</w:t>
      </w:r>
      <w:r>
        <w:rPr>
          <w:lang w:eastAsia="tr-TR"/>
        </w:rPr>
        <w:t xml:space="preserve"> applies the </w:t>
      </w:r>
      <w:r>
        <w:t>region</w:t>
      </w:r>
      <w:r>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at this stage and at this stage only. The </w:t>
      </w:r>
      <w:r>
        <w:rPr>
          <w:b/>
          <w:bCs/>
          <w:lang w:eastAsia="tr-TR"/>
        </w:rPr>
        <w:t>DSS Core</w:t>
      </w:r>
      <w:r>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Pr>
          <w:lang w:eastAsia="tr-TR"/>
        </w:rPr>
        <w:t xml:space="preserve">; the detailed five-stage pipeline that realizes this mapping is the subject of Chapter 4. Regional decisions from the </w:t>
      </w:r>
      <m:oMath>
        <m:r>
          <w:rPr>
            <w:rFonts w:ascii="Cambria Math" w:hAnsi="Cambria Math"/>
            <w:lang w:eastAsia="tr-TR"/>
          </w:rPr>
          <m:t>N</m:t>
        </m:r>
      </m:oMath>
      <w:r>
        <w:rPr>
          <w:lang w:eastAsia="tr-TR"/>
        </w:rPr>
        <w:t xml:space="preserve"> agents are </w:t>
      </w:r>
      <w:r>
        <w:t>aggregated</w:t>
      </w:r>
      <w:r>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Pr>
          <w:lang w:eastAsia="tr-TR"/>
        </w:rPr>
        <w:t xml:space="preserve"> into the global intervention field, which is injected into the </w:t>
      </w:r>
      <w:r>
        <w:rPr>
          <w:b/>
          <w:bCs/>
          <w:lang w:eastAsia="tr-TR"/>
        </w:rPr>
        <w:t>External Input Layer</w:t>
      </w:r>
      <w:r>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Pr>
          <w:lang w:eastAsia="tr-TR"/>
        </w:rPr>
        <w:t xml:space="preserve">. The </w:t>
      </w:r>
      <w:r>
        <w:rPr>
          <w:b/>
          <w:bCs/>
          <w:lang w:eastAsia="tr-TR"/>
        </w:rPr>
        <w:t>UI Dashboard</w:t>
      </w:r>
      <w:r>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Pr>
          <w:lang w:eastAsia="tr-TR"/>
        </w:rPr>
        <w:t xml:space="preserve"> through </w:t>
      </w:r>
      <w:r>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Pr>
          <w:lang w:eastAsia="tr-TR"/>
        </w:rPr>
        <w:t xml:space="preserve">, </w:t>
      </w:r>
      <w:r>
        <w:t>yielding</w:t>
      </w:r>
      <w:r>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0" w:name="_Ref226192386"/>
      <w:bookmarkStart w:id="231" w:name="_Ref235349268"/>
      <w:bookmarkStart w:id="232" w:name="_Toc235572451"/>
      <w:r>
        <w:rPr>
          <w:lang w:val="en-US"/>
        </w:rPr>
        <w:t xml:space="preserve">DISASTERAWARE DECISION SUPPORT </w:t>
      </w:r>
      <w:bookmarkEnd w:id="230"/>
      <w:r>
        <w:rPr>
          <w:lang w:val="en-US"/>
        </w:rPr>
        <w:t>FRAMEWORK</w:t>
      </w:r>
      <w:bookmarkEnd w:id="231"/>
      <w:bookmarkEnd w:id="232"/>
    </w:p>
    <w:p w14:paraId="69662101" w14:textId="79D9A97F" w:rsidR="000E1725" w:rsidRPr="00BA1179" w:rsidRDefault="00000000">
      <w:pPr>
        <w:pStyle w:val="ParText"/>
      </w:pPr>
      <w:r>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t xml:space="preserve">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 A Local DSS agent executes this pipeline over the combinations of its own region, while a single Global DSS coordinates the Local DSS agents without performing inference of its own. The remainder of this chapter is organized as follows:</w:t>
      </w:r>
    </w:p>
    <w:p w14:paraId="259C4B92" w14:textId="79979B53" w:rsidR="000E1725" w:rsidRPr="00BA1179" w:rsidRDefault="00000000">
      <w:pPr>
        <w:pStyle w:val="ParText"/>
      </w:pPr>
      <w:r>
        <w:t>Section 4.1 introduces the DSS framework: The four-layer pipeline and its hierarchically distributed organization, the observation interface with the feature and confidence model, and the concept space with the feature-concept hierarchy.</w:t>
      </w:r>
    </w:p>
    <w:p w14:paraId="780BE2B9" w14:textId="77777777" w:rsidR="000E1725" w:rsidRPr="00BA1179" w:rsidRDefault="00000000">
      <w:pPr>
        <w:pStyle w:val="ParText"/>
      </w:pPr>
      <w:r>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3" w:name="_Toc235572452"/>
      <w:r>
        <w:lastRenderedPageBreak/>
        <w:t>Decision Support System Block Diagram</w:t>
      </w:r>
      <w:bookmarkEnd w:id="233"/>
    </w:p>
    <w:p w14:paraId="55E3AE54" w14:textId="699E3C8A" w:rsidR="000E1725" w:rsidRPr="00BA1179" w:rsidRDefault="001D4270" w:rsidP="00877A9C">
      <w:pPr>
        <w:keepNext/>
        <w:jc w:val="center"/>
      </w:pPr>
      <w:r>
        <w:rPr>
          <w:noProof/>
        </w:rPr>
        <w:drawing>
          <wp:inline distT="0" distB="0" distL="0" distR="0" wp14:anchorId="220190BF" wp14:editId="28702C1B">
            <wp:extent cx="4320000" cy="7130915"/>
            <wp:effectExtent l="0" t="0" r="0" b="0"/>
            <wp:docPr id="14476778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320000" cy="7130915"/>
                    </a:xfrm>
                    <a:prstGeom prst="rect">
                      <a:avLst/>
                    </a:prstGeom>
                    <a:noFill/>
                  </pic:spPr>
                </pic:pic>
              </a:graphicData>
            </a:graphic>
          </wp:inline>
        </w:drawing>
      </w:r>
    </w:p>
    <w:p w14:paraId="29FC7F91" w14:textId="13A0793E" w:rsidR="000E1725" w:rsidRPr="00BA1179" w:rsidRDefault="00000000" w:rsidP="00877A9C">
      <w:pPr>
        <w:pStyle w:val="Caption"/>
      </w:pPr>
      <w:bookmarkStart w:id="234" w:name="_Ref234436472"/>
      <w:bookmarkStart w:id="235" w:name="_Toc235572532"/>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1</w:t>
      </w:r>
      <w:r>
        <w:fldChar w:fldCharType="end"/>
      </w:r>
      <w:bookmarkEnd w:id="234"/>
      <w:r>
        <w:t xml:space="preserve"> DisasterAware system block diagram (DSS focused)</w:t>
      </w:r>
      <w:bookmarkEnd w:id="235"/>
    </w:p>
    <w:p w14:paraId="2EBD3390" w14:textId="159264A8" w:rsidR="00951C2C" w:rsidRDefault="00000000">
      <w:pPr>
        <w:pStyle w:val="ParText"/>
      </w:pPr>
      <w:r>
        <w:lastRenderedPageBreak/>
        <w:t xml:space="preserve">Figure 4.1 presents the complete framework of a Local DSS agent and governs the organization of this section. Unlike </w:t>
        <w:fldChar w:fldCharType="begin"/>
        <w:instrText xml:space="preserve"> REF _Ref222682901 \h </w:instrText>
        <w:fldChar w:fldCharType="separate"/>
        <w:t xml:space="preserve">Figure </w:t>
      </w:r>
      <w:r>
        <w:rPr>
          <w:noProof/>
        </w:rPr>
        <w:t>3</w:t>
      </w:r>
      <w:r>
        <w:t>.</w:t>
      </w:r>
      <w:r>
        <w:rPr>
          <w:noProof/>
        </w:rPr>
        <w:t>1</w:t>
      </w:r>
      <w:r>
        <w:fldChar w:fldCharType="end"/>
        <w:t>, which emphasizes the simulation-relevant layers, this block diagram focuses on the layers relevant to the DSS. According to this block diagram:</w:t>
      </w:r>
    </w:p>
    <w:p w14:paraId="08B8531B" w14:textId="3426A6C6" w:rsidR="00951C2C" w:rsidRDefault="00951C2C" w:rsidP="00951C2C">
      <w:pPr>
        <w:pStyle w:val="ParText"/>
        <w:numPr>
          <w:ilvl w:val="0"/>
          <w:numId w:val="21"/>
        </w:numPr>
      </w:pPr>
      <w:r>
        <w:rPr>
          <w:b/>
          <w:bCs/>
        </w:rPr>
        <w:t>The input space (Layer 1)</w:t>
      </w:r>
      <w:r>
        <w:t xml:space="preserve"> collects heterogeneous, spatio-temporal measurements; </w:t>
      </w:r>
    </w:p>
    <w:p w14:paraId="20B5DA9D" w14:textId="77777777" w:rsidR="00951C2C" w:rsidRDefault="00951C2C" w:rsidP="00951C2C">
      <w:pPr>
        <w:pStyle w:val="ParText"/>
        <w:numPr>
          <w:ilvl w:val="0"/>
          <w:numId w:val="21"/>
        </w:numPr>
      </w:pPr>
      <w:r>
        <w:rPr>
          <w:b/>
          <w:bCs/>
        </w:rPr>
        <w:t xml:space="preserve">The perception layer (Layer 2)</w:t>
      </w:r>
      <w:r>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The concept space (Layer 3)</w:t>
      </w:r>
      <w:r>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The decision space (Layer 4)</w:t>
      </w:r>
      <w:r>
        <w:t xml:space="preserve"> includes rule generate, adaptation reshapes, and evaluation of interventions. </w:t>
      </w:r>
    </w:p>
    <w:p w14:paraId="06AD8183" w14:textId="3A7947C6" w:rsidR="0023256C" w:rsidRDefault="00000000" w:rsidP="0023256C">
      <w:pPr>
        <w:pStyle w:val="ParText"/>
        <w:numPr>
          <w:ilvl w:val="0"/>
          <w:numId w:val="21"/>
        </w:numPr>
      </w:pPr>
      <w:r>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Pr>
          <w:b/>
          <w:bCs/>
        </w:rPr>
        <w:t>)</w:t>
      </w:r>
      <w:r>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Pr>
          <w:rFonts w:eastAsiaTheme="minorEastAsia"/>
        </w:rPr>
        <w:t xml:space="preserve"> is obtained as described in Chapter </w:t>
        <w:fldChar w:fldCharType="begin"/>
        <w:instrText xml:space="preserve"> REF _Ref235286564 \r \h </w:instrText>
        <w:fldChar w:fldCharType="separate"/>
        <w:t>3</w:t>
        <w:fldChar w:fldCharType="end"/>
        <w:t xml:space="preserve">. </w:t>
      </w:r>
    </w:p>
    <w:p w14:paraId="012F68FB" w14:textId="13D930FF" w:rsidR="000E1725" w:rsidRPr="00BA1179" w:rsidRDefault="00000000">
      <w:pPr>
        <w:pStyle w:val="ParText"/>
      </w:pPr>
      <w:r>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6" w:name="_Toc235572453"/>
      <w:r>
        <w:t>Layer 1: Input Space</w:t>
      </w:r>
      <w:bookmarkEnd w:id="236"/>
    </w:p>
    <w:p w14:paraId="20FC8C60" w14:textId="1EFF2769" w:rsidR="000E1725" w:rsidRPr="00BA1179" w:rsidRDefault="00000000">
      <w:pPr>
        <w:pStyle w:val="ParText"/>
      </w:pPr>
      <w:r>
        <w:t xml:space="preserve">The input space of the DSS is the heterogeneous collection of spatio-temporal measurements shown at the top of </w:t>
        <w:fldChar w:fldCharType="begin"/>
        <w:instrText xml:space="preserve"> REF _Ref234436472 \h </w:instrText>
        <w:fldChar w:fldCharType="separate"/>
        <w:t xml:space="preserve">Figure </w:t>
      </w:r>
      <w:r>
        <w:rPr>
          <w:noProof/>
        </w:rPr>
        <w:t>4</w:t>
      </w:r>
      <w:r>
        <w:t>.</w:t>
      </w:r>
      <w:r>
        <w:rPr>
          <w:noProof/>
        </w:rPr>
        <w:t>1</w:t>
      </w:r>
      <w:r>
        <w:fldChar w:fldCharType="end"/>
        <w:t xml:space="preserve">: Meteorological stations and forecasts, satellite, aerial, and ground imagery, ignition detections, terrain, fuel, road, and value-at-risk layers, and the resource and field reports of the response organization. </w:t>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7" w:name="_Toc235572454"/>
      <w:r>
        <w:t>Layer 2: Observation, Features, and Confidence</w:t>
      </w:r>
      <w:bookmarkEnd w:id="237"/>
    </w:p>
    <w:p w14:paraId="4B33A651" w14:textId="753759F3" w:rsidR="000E1725" w:rsidRPr="00BA1179" w:rsidRDefault="00000000">
      <w:pPr>
        <w:pStyle w:val="ParText"/>
      </w:pPr>
      <w:r>
        <w:t xml:space="preserve">The perception layer turns the raw input space into the quantities on which reasoning operates. Any Local DSS agent </w:t>
      </w:r>
      <m:oMath>
        <m:r>
          <w:rPr>
            <w:rFonts w:ascii="Cambria Math" w:hAnsi="Cambria Math"/>
          </w:rPr>
          <m:t>i</m:t>
        </m:r>
      </m:oMath>
      <w:r>
        <w:t xml:space="preserve"> receives at step </w:t>
      </w:r>
      <m:oMath>
        <m:r>
          <w:rPr>
            <w:rFonts w:ascii="Cambria Math" w:hAnsi="Cambria Math"/>
          </w:rPr>
          <m:t>k</m:t>
        </m:r>
      </m:oMath>
      <w:r>
        <w:t xml:space="preserve"> the region-restricted observation defined in </w:t>
        <w:fldChar w:fldCharType="begin"/>
        <w:instrText xml:space="preserve"> REF _RefEqB4201 \h </w:instrText>
        <w:fldChar w:fldCharType="separate"/>
        <w:t xml:space="preserve">( </w:t>
      </w:r>
      <w:r>
        <w:rPr>
          <w:noProof/>
        </w:rPr>
        <w:t>37</w:t>
      </w:r>
      <w:r>
        <w:t xml:space="preserve"> )</w:t>
        <w:fldChar w:fldCharType="end"/>
        <w:t xml:space="preserve">. The region-specific observation function projects the authoritative state onto the cells of region </w:t>
      </w:r>
      <m:oMath>
        <m:r>
          <w:rPr>
            <w:rFonts w:ascii="Cambria Math" w:hAnsi="Cambria Math"/>
          </w:rPr>
          <m:t>i</m:t>
        </m:r>
      </m:oMath>
      <w:r>
        <w:t xml:space="preserve"> and injects the epistemic uncertainty at this stage.</w:t>
      </w:r>
    </w:p>
    <w:p w14:paraId="1A7F39C0" w14:textId="77777777" w:rsidR="000E1725" w:rsidRPr="00BA1179" w:rsidRDefault="00000000">
      <w:pPr>
        <w:pStyle w:val="ParText"/>
      </w:pPr>
      <w:r>
        <w:t>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which is why the treatment that follows is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0418B26D" w:rsidR="000E1725" w:rsidRPr="00BA1179" w:rsidRDefault="00000000" w:rsidP="00B12336">
            <w:pPr>
              <w:pStyle w:val="ParEq"/>
            </w:pPr>
            <w:bookmarkStart w:id="238" w:name="_RefEqB4201"/>
            <w:r>
              <w:t xml:space="preserve">( </w:t>
              <w:fldChar w:fldCharType="begin"/>
              <w:instrText xml:space="preserve"> SEQ ( \* ARABIC </w:instrText>
              <w:fldChar w:fldCharType="separate"/>
            </w:r>
            <w:r>
              <w:rPr>
                <w:noProof/>
              </w:rPr>
              <w:t>37</w:t>
            </w:r>
            <w:r>
              <w:fldChar w:fldCharType="end"/>
              <w:t xml:space="preserve"> )</w:t>
            </w:r>
            <w:bookmarkEnd w:id="238"/>
          </w:p>
        </w:tc>
      </w:tr>
    </w:tbl>
    <w:p w14:paraId="01DEED2F" w14:textId="7350780D" w:rsidR="000E1725" w:rsidRPr="00BA1179" w:rsidRDefault="00000000">
      <w:pPr>
        <w:pStyle w:val="ParText"/>
      </w:pPr>
      <w:r>
        <w:t xml:space="preserve">Every observed cell carries an observation confidence composed from four factor properties: </w:t>
      </w:r>
      <w:r>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Pr>
          <w:b/>
          <w:bCs/>
        </w:rPr>
        <w:t xml:space="preserve">) </w:t>
      </w:r>
      <w:r>
        <w:t xml:space="preserve">as summarized in </w:t>
        <w:fldChar w:fldCharType="begin"/>
        <w:instrText xml:space="preserve"> REF _Ref234666636 \h </w:instrText>
        <w:fldChar w:fldCharType="separate"/>
        <w:t xml:space="preserve">Table </w:t>
      </w:r>
      <w:r>
        <w:rPr>
          <w:noProof/>
        </w:rPr>
        <w:t>4</w:t>
      </w:r>
      <w:r>
        <w:t>.</w:t>
      </w:r>
      <w:r>
        <w:rPr>
          <w:noProof/>
        </w:rPr>
        <w:t>1</w:t>
      </w:r>
      <w:r>
        <w:fldChar w:fldCharType="end"/>
        <w:t xml:space="preserve">. </w:t>
      </w:r>
    </w:p>
    <w:p w14:paraId="6BFF6E12" w14:textId="00D614AC" w:rsidR="000E1725" w:rsidRPr="00BA1179" w:rsidRDefault="00000000">
      <w:pPr>
        <w:pStyle w:val="Caption"/>
        <w:keepNext/>
      </w:pPr>
      <w:bookmarkStart w:id="239" w:name="_Ref234666636"/>
      <w:bookmarkStart w:id="240" w:name="_RefTblConf"/>
      <w:bookmarkStart w:id="241" w:name="_Toc235572502"/>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1</w:t>
      </w:r>
      <w:r>
        <w:fldChar w:fldCharType="end"/>
      </w:r>
      <w:bookmarkEnd w:id="239"/>
      <w:r>
        <w:t xml:space="preserve"> Confidence factors: definition, range, and determination</w:t>
      </w:r>
      <w:bookmarkEnd w:id="240"/>
      <w:bookmarkEnd w:id="241"/>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0F66DD3F" w:rsidR="000E1725" w:rsidRPr="00BA1179" w:rsidRDefault="00000000" w:rsidP="00B65ADE">
      <w:pPr>
        <w:pStyle w:val="ParText"/>
      </w:pPr>
      <w:r>
        <w:t xml:space="preserve">The composition is conservative; the confidence equals the weakest factor rather than an average, as stated in </w:t>
        <w:fldChar w:fldCharType="begin"/>
        <w:instrText xml:space="preserve"> REF _RefEqB4202 \h </w:instrText>
        <w:fldChar w:fldCharType="separate"/>
        <w:t xml:space="preserve">( </w:t>
      </w:r>
      <w:r>
        <w:rPr>
          <w:noProof/>
        </w:rPr>
        <w:t>38</w:t>
      </w:r>
      <w:r>
        <w:t xml:space="preserve"> )</w:t>
        <w:fldChar w:fldCharType="end"/>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6F7E556D" w:rsidR="000E1725" w:rsidRPr="00BA1179" w:rsidRDefault="00000000" w:rsidP="006F13A1">
            <w:pPr>
              <w:jc w:val="right"/>
            </w:pPr>
            <w:bookmarkStart w:id="242" w:name="_RefEqB4202"/>
            <w:r>
              <w:t xml:space="preserve">( </w:t>
              <w:fldChar w:fldCharType="begin"/>
              <w:instrText xml:space="preserve"> SEQ ( \* ARABIC </w:instrText>
              <w:fldChar w:fldCharType="separate"/>
            </w:r>
            <w:r>
              <w:rPr>
                <w:noProof/>
              </w:rPr>
              <w:t>38</w:t>
            </w:r>
            <w:r>
              <w:fldChar w:fldCharType="end"/>
              <w:t xml:space="preserve"> )</w:t>
            </w:r>
            <w:bookmarkEnd w:id="242"/>
          </w:p>
        </w:tc>
      </w:tr>
    </w:tbl>
    <w:p w14:paraId="2B4460DE" w14:textId="233223F3" w:rsidR="000E1725" w:rsidRPr="00BA1179" w:rsidRDefault="00000000">
      <w:pPr>
        <w:pStyle w:val="ParText"/>
      </w:pPr>
      <w:r>
        <w:t xml:space="preserve">Confidence bounds the disturbance instead of describing it statistically. The observation error magnitude is limited by the complement of the confidence, as expressed in </w:t>
        <w:fldChar w:fldCharType="begin"/>
        <w:instrText xml:space="preserve"> REF _RefEqB4203 \h </w:instrText>
        <w:fldChar w:fldCharType="separate"/>
        <w:t xml:space="preserve">( </w:t>
      </w:r>
      <w:r>
        <w:rPr>
          <w:noProof/>
        </w:rPr>
        <w:t>39</w:t>
      </w:r>
      <w:r>
        <w:t xml:space="preserve"> )</w:t>
        <w:fldChar w:fldCharType="end"/>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D3FBFBE" w:rsidR="000E1725" w:rsidRPr="00BA1179" w:rsidRDefault="00000000">
            <w:pPr>
              <w:jc w:val="right"/>
            </w:pPr>
            <w:bookmarkStart w:id="243" w:name="_RefEqB4203"/>
            <w:r>
              <w:t xml:space="preserve">( </w:t>
              <w:fldChar w:fldCharType="begin"/>
              <w:instrText xml:space="preserve"> SEQ ( \* ARABIC </w:instrText>
              <w:fldChar w:fldCharType="separate"/>
            </w:r>
            <w:r>
              <w:rPr>
                <w:noProof/>
              </w:rPr>
              <w:t>39</w:t>
            </w:r>
            <w:r>
              <w:fldChar w:fldCharType="end"/>
              <w:t xml:space="preserve"> )</w:t>
            </w:r>
            <w:bookmarkEnd w:id="243"/>
          </w:p>
        </w:tc>
      </w:tr>
    </w:tbl>
    <w:p w14:paraId="52F67562" w14:textId="3F3EA3F9" w:rsidR="000E1725" w:rsidRPr="00BA1179" w:rsidRDefault="00000000">
      <w:pPr>
        <w:pStyle w:val="ParText"/>
      </w:pPr>
      <w:r>
        <w:t xml:space="preserve">From the regional observation, the agent computes the ten features of the input space through bounded extraction maps, as in </w:t>
        <w:fldChar w:fldCharType="begin"/>
        <w:instrText xml:space="preserve"> REF _RefEqB4204 \h </w:instrText>
        <w:fldChar w:fldCharType="separate"/>
        <w:t xml:space="preserve">( </w:t>
      </w:r>
      <w:r>
        <w:rPr>
          <w:noProof/>
        </w:rPr>
        <w:t>40</w:t>
      </w:r>
      <w:r>
        <w:t xml:space="preserve"> )</w:t>
        <w:fldChar w:fldCharType="end"/>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5D048635" w:rsidR="000E1725" w:rsidRPr="00BA1179" w:rsidRDefault="00000000" w:rsidP="006F13A1">
            <w:pPr>
              <w:jc w:val="right"/>
            </w:pPr>
            <w:bookmarkStart w:id="244" w:name="_RefEqB4204"/>
            <w:r>
              <w:t xml:space="preserve">( </w:t>
              <w:fldChar w:fldCharType="begin"/>
              <w:instrText xml:space="preserve"> SEQ ( \* ARABIC </w:instrText>
              <w:fldChar w:fldCharType="separate"/>
            </w:r>
            <w:r>
              <w:rPr>
                <w:noProof/>
              </w:rPr>
              <w:t>40</w:t>
            </w:r>
            <w:r>
              <w:fldChar w:fldCharType="end"/>
              <w:t xml:space="preserve"> )</w:t>
            </w:r>
            <w:bookmarkEnd w:id="244"/>
          </w:p>
        </w:tc>
      </w:tr>
    </w:tbl>
    <w:p w14:paraId="0D05C8F1" w14:textId="43ED8D42" w:rsidR="000E1725" w:rsidRPr="00BA1179" w:rsidRDefault="00000000">
      <w:pPr>
        <w:pStyle w:val="ParText"/>
      </w:pPr>
      <w:r>
        <w:lastRenderedPageBreak/>
        <w:t xml:space="preserve">The ten features are listed in </w:t>
        <w:fldChar w:fldCharType="begin"/>
        <w:instrText xml:space="preserve"> REF _RefTblF \h </w:instrText>
        <w:fldChar w:fldCharType="separate"/>
        <w:t xml:space="preserve">Table </w:t>
      </w:r>
      <w:r>
        <w:rPr>
          <w:noProof/>
        </w:rPr>
        <w:t>2</w:t>
      </w:r>
      <w:r>
        <w:t>.</w:t>
      </w:r>
      <w:r>
        <w:rPr>
          <w:noProof/>
        </w:rPr>
        <w:t>1</w:t>
      </w:r>
      <w:r>
        <w:fldChar w:fldCharType="end"/>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5" w:name="_Toc235572455"/>
      <w:r>
        <w:t>Layer 3: Concept Space and the Feature-Concept Hierarchy</w:t>
      </w:r>
      <w:bookmarkEnd w:id="245"/>
    </w:p>
    <w:p w14:paraId="7CCD1D63" w14:textId="46500236" w:rsidR="000E1725" w:rsidRPr="00BA1179" w:rsidRDefault="00000000" w:rsidP="00BD34CA">
      <w:pPr>
        <w:pStyle w:val="ParText"/>
      </w:pPr>
      <w:r>
        <w:t xml:space="preserve">The concept space exists because rules cannot be written over the features directly. With ten features and five linguistic terms per feature, a flat rule base spans 9.765.625 antecedent combinations, which can neither be elicited from experts nor audited by operators. </w:t>
      </w:r>
    </w:p>
    <w:p w14:paraId="3736A34C" w14:textId="400F0EAE" w:rsidR="000E1725" w:rsidRPr="00BA1179" w:rsidRDefault="00000000">
      <w:pPr>
        <w:pStyle w:val="ParText"/>
      </w:pPr>
      <w:r>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t xml:space="preserve"> combinations, of which the evolving rule base instantiates only the small subset that observed situations activate. </w:t>
        <w:fldChar w:fldCharType="begin"/>
        <w:instrText xml:space="preserve"> REF _Ref234436536 \h </w:instrText>
        <w:fldChar w:fldCharType="separate"/>
        <w:t xml:space="preserve">Figure </w:t>
      </w:r>
      <w:r>
        <w:rPr>
          <w:noProof/>
        </w:rPr>
        <w:t>4</w:t>
      </w:r>
      <w:r>
        <w:t>.</w:t>
      </w:r>
      <w:r>
        <w:rPr>
          <w:noProof/>
        </w:rPr>
        <w:t>2</w:t>
      </w:r>
      <w:r>
        <w:fldChar w:fldCharType="end"/>
        <w:t xml:space="preserve"> illustrates the solution of this problem by hierarchical conceptualization.</w:t>
      </w:r>
    </w:p>
    <w:p w14:paraId="39F0FBE9" w14:textId="77777777" w:rsidR="0023256C" w:rsidRPr="00BA1179" w:rsidRDefault="0023256C" w:rsidP="0023256C">
      <w:pPr>
        <w:pStyle w:val="ParText"/>
        <w:jc w:val="center"/>
      </w:pPr>
      <w:r>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DB996CD" w:rsidR="0023256C" w:rsidRPr="00BA1179" w:rsidRDefault="0023256C" w:rsidP="0023256C">
      <w:pPr>
        <w:pStyle w:val="Caption"/>
      </w:pPr>
      <w:bookmarkStart w:id="246" w:name="_Ref234436536"/>
      <w:bookmarkStart w:id="247" w:name="_RefFig42"/>
      <w:bookmarkStart w:id="248" w:name="_Toc235572533"/>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2</w:t>
      </w:r>
      <w:r>
        <w:fldChar w:fldCharType="end"/>
      </w:r>
      <w:bookmarkEnd w:id="246"/>
      <w:r>
        <w:t xml:space="preserve"> Feature-concept hierarchy</w:t>
      </w:r>
      <w:bookmarkEnd w:id="247"/>
      <w:bookmarkEnd w:id="248"/>
    </w:p>
    <w:p w14:paraId="5928B0AE" w14:textId="7663E915" w:rsidR="000E1725" w:rsidRPr="00BA1179" w:rsidRDefault="00000000" w:rsidP="007F6974">
      <w:pPr>
        <w:pStyle w:val="ParText"/>
      </w:pPr>
      <w:r>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Pr>
          <w:b/>
          <w:bCs/>
        </w:rPr>
        <w:t>How severe is the threat</w:t>
      </w:r>
      <w:r>
        <w:t xml:space="preserve">, </w:t>
      </w:r>
      <w:r>
        <w:rPr>
          <w:b/>
          <w:bCs/>
        </w:rPr>
        <w:t>how exposed are the assets</w:t>
      </w:r>
      <w:r>
        <w:t xml:space="preserve">, </w:t>
      </w:r>
      <w:r>
        <w:rPr>
          <w:b/>
          <w:bCs/>
        </w:rPr>
        <w:t>whether an intervention can feasibly be mounted</w:t>
      </w:r>
      <w:r>
        <w:t xml:space="preserve">, </w:t>
      </w:r>
      <w:r>
        <w:rPr>
          <w:b/>
          <w:bCs/>
        </w:rPr>
        <w:t>how urgent action is</w:t>
      </w:r>
      <w:r>
        <w:t xml:space="preserve">, and </w:t>
      </w:r>
      <w:r>
        <w:rPr>
          <w:b/>
          <w:bCs/>
        </w:rPr>
        <w:t xml:space="preserve">whether evacuation pressure is building </w:t>
      </w:r>
      <w:r>
        <w:t xml:space="preserve">as listed in </w:t>
        <w:fldChar w:fldCharType="begin"/>
        <w:instrText xml:space="preserve"> REF _RefTblQ \h </w:instrText>
        <w:fldChar w:fldCharType="separate"/>
        <w:t xml:space="preserve">Table </w:t>
      </w:r>
      <w:r>
        <w:rPr>
          <w:noProof/>
        </w:rPr>
        <w:t>2</w:t>
      </w:r>
      <w:r>
        <w:t>.</w:t>
      </w:r>
      <w:r>
        <w:rPr>
          <w:noProof/>
        </w:rPr>
        <w:t>3</w:t>
      </w:r>
      <w:r>
        <w:fldChar w:fldCharType="end"/>
        <w:t xml:space="preserve">. </w:t>
      </w:r>
    </w:p>
    <w:p w14:paraId="36C59CC6" w14:textId="7F457815" w:rsidR="000E1725" w:rsidRPr="00BA1179" w:rsidRDefault="00000000">
      <w:pPr>
        <w:pStyle w:val="ParText"/>
      </w:pPr>
      <w:r>
        <w:t xml:space="preserve">The mapping between features and concepts is fully specified by the sets of </w:t>
        <w:fldChar w:fldCharType="begin"/>
        <w:instrText xml:space="preserve"> REF _RefEqB5401 \h </w:instrText>
        <w:fldChar w:fldCharType="separate"/>
        <w:t xml:space="preserve">( </w:t>
      </w:r>
      <w:r>
        <w:rPr>
          <w:noProof/>
        </w:rPr>
        <w:t>41</w:t>
      </w:r>
      <w:r>
        <w:t xml:space="preserve"> )</w:t>
        <w:fldChar w:fldCharType="end"/>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fldChar w:fldCharType="begin"/>
        <w:instrText xml:space="preserve"> REF _Ref234617321 \r \h </w:instrText>
        <w:fldChar w:fldCharType="separate"/>
        <w:t>D</w:t>
        <w:fldChar w:fldCharType="end"/>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Pr>
                <w:rFonts w:eastAsiaTheme="minorEastAsia"/>
                <w:u w:val="single"/>
              </w:rPr>
              <w:t>Decisional Concepts</w:t>
            </w:r>
          </w:p>
        </w:tc>
        <w:tc>
          <w:tcPr>
            <w:tcW w:w="600" w:type="pct"/>
            <w:vMerge w:val="restart"/>
            <w:vAlign w:val="center"/>
          </w:tcPr>
          <w:p w14:paraId="134D3AFA" w14:textId="35C8A5F5" w:rsidR="000E1725" w:rsidRPr="00BA1179" w:rsidRDefault="00000000" w:rsidP="00251C33">
            <w:pPr>
              <w:spacing w:after="0"/>
              <w:jc w:val="right"/>
            </w:pPr>
            <w:bookmarkStart w:id="249" w:name="_RefEqB5401"/>
            <w:r>
              <w:t xml:space="preserve">( </w:t>
              <w:fldChar w:fldCharType="begin"/>
              <w:instrText xml:space="preserve"> SEQ ( \* ARABIC </w:instrText>
              <w:fldChar w:fldCharType="separate"/>
            </w:r>
            <w:r>
              <w:rPr>
                <w:noProof/>
              </w:rPr>
              <w:t>41</w:t>
            </w:r>
            <w:r>
              <w:fldChar w:fldCharType="end"/>
              <w:t xml:space="preserve"> )</w:t>
            </w:r>
            <w:bookmarkEnd w:id="249"/>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36B48FB5" w:rsidR="000E1725" w:rsidRPr="00BA1179" w:rsidRDefault="00000000">
      <w:pPr>
        <w:pStyle w:val="ParText"/>
      </w:pPr>
      <w:r>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fldChar w:fldCharType="begin"/>
        <w:instrText xml:space="preserve"> REF _RefEqB4205 \h </w:instrText>
        <w:fldChar w:fldCharType="separate"/>
        <w:t xml:space="preserve">( </w:t>
      </w:r>
      <w:r>
        <w:rPr>
          <w:noProof/>
        </w:rPr>
        <w:t>42</w:t>
      </w:r>
      <w:r>
        <w:t xml:space="preserve"> )</w:t>
        <w:fldChar w:fldCharType="end"/>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253CA70A" w:rsidR="000E1725" w:rsidRPr="00BA1179" w:rsidRDefault="00000000" w:rsidP="0076255E">
            <w:pPr>
              <w:jc w:val="right"/>
            </w:pPr>
            <w:bookmarkStart w:id="250" w:name="_RefEqB4205"/>
            <w:r>
              <w:t xml:space="preserve">( </w:t>
              <w:fldChar w:fldCharType="begin"/>
              <w:instrText xml:space="preserve"> SEQ ( \* ARABIC </w:instrText>
              <w:fldChar w:fldCharType="separate"/>
            </w:r>
            <w:r>
              <w:rPr>
                <w:noProof/>
              </w:rPr>
              <w:t>42</w:t>
            </w:r>
            <w:r>
              <w:fldChar w:fldCharType="end"/>
              <w:t xml:space="preserve"> )</w:t>
            </w:r>
            <w:bookmarkEnd w:id="250"/>
          </w:p>
        </w:tc>
      </w:tr>
    </w:tbl>
    <w:p w14:paraId="546F608E" w14:textId="6F9E7ABE" w:rsidR="000E1725" w:rsidRDefault="00000000">
      <w:pPr>
        <w:pStyle w:val="ParText"/>
      </w:pPr>
      <w:r>
        <w:t xml:space="preserve">In </w:t>
        <w:fldChar w:fldCharType="begin"/>
        <w:instrText xml:space="preserve"> REF _RefEqB4205 \h </w:instrText>
        <w:fldChar w:fldCharType="separate"/>
        <w:t xml:space="preserve">( </w:t>
      </w:r>
      <w:r>
        <w:rPr>
          <w:noProof/>
        </w:rPr>
        <w:t>42</w:t>
      </w:r>
      <w:r>
        <w:t xml:space="preserve"> )</w:t>
        <w:fldChar w:fldCharType="end"/>
        <w:t xml:space="preserve">, </w:t>
      </w:r>
      <m:oMath>
        <m:r>
          <w:rPr>
            <w:rFonts w:ascii="Cambria Math" w:hAnsi="Cambria Math"/>
          </w:rPr>
          <m:t>a</m:t>
        </m:r>
      </m:oMath>
      <w:r>
        <w:t xml:space="preserve"> denotes a concept activation, with the subscripts giving the concept index </w:t>
      </w:r>
      <m:oMath>
        <m:r>
          <w:rPr>
            <w:rFonts w:ascii="Cambria Math" w:hAnsi="Cambria Math"/>
          </w:rPr>
          <m:t>n</m:t>
        </m:r>
      </m:oMath>
      <w:r>
        <w:t xml:space="preserve"> and the step </w:t>
      </w:r>
      <m:oMath>
        <m:r>
          <w:rPr>
            <w:rFonts w:ascii="Cambria Math" w:hAnsi="Cambria Math"/>
          </w:rPr>
          <m:t>k</m:t>
        </m:r>
      </m:oMath>
      <w:r>
        <w:t xml:space="preserve"> and the superscripts giving the level </w:t>
      </w:r>
      <m:oMath>
        <m:r>
          <w:rPr>
            <w:rFonts w:ascii="Cambria Math" w:hAnsi="Cambria Math"/>
          </w:rPr>
          <m:t>l</m:t>
        </m:r>
      </m:oMath>
      <w:r>
        <w:t xml:space="preserve"> and the region </w:t>
      </w:r>
      <m:oMath>
        <m:r>
          <w:rPr>
            <w:rFonts w:ascii="Cambria Math" w:eastAsiaTheme="minorEastAsia" w:hAnsi="Cambria Math"/>
          </w:rPr>
          <m:t>i</m:t>
        </m:r>
      </m:oMath>
      <w:r>
        <w:rPr>
          <w:rFonts w:eastAsiaTheme="minorEastAsia"/>
        </w:rPr>
        <w:t>;</w:t>
      </w:r>
      <w:r>
        <w:t xml:space="preserve"> </w:t>
      </w:r>
      <m:oMath>
        <m:r>
          <w:rPr>
            <w:rFonts w:ascii="Cambria Math" w:hAnsi="Cambria Math"/>
          </w:rPr>
          <m:t>ω</m:t>
        </m:r>
      </m:oMath>
      <w:r>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t xml:space="preserve"> is the feature value. </w:t>
      </w:r>
    </w:p>
    <w:p w14:paraId="7E8B0BFF" w14:textId="719FD59F" w:rsidR="0023256C" w:rsidRPr="00BA1179" w:rsidRDefault="0023256C" w:rsidP="0023256C">
      <w:pPr>
        <w:pStyle w:val="ParText"/>
      </w:pPr>
      <w:r>
        <w:t xml:space="preserve">An example is illustrated in </w:t>
        <w:fldChar w:fldCharType="begin"/>
        <w:instrText xml:space="preserve"> REF _Ref234606488 \h </w:instrText>
        <w:fldChar w:fldCharType="separate"/>
        <w:t xml:space="preserve">Figure </w:t>
      </w:r>
      <w:r>
        <w:rPr>
          <w:noProof/>
        </w:rPr>
        <w:t>4</w:t>
      </w:r>
      <w:r>
        <w:t>.</w:t>
      </w:r>
      <w:r>
        <w:rPr>
          <w:noProof/>
        </w:rPr>
        <w:t>3</w:t>
      </w:r>
      <w:r>
        <w:fldChar w:fldCharType="end"/>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t xml:space="preserve">, aggregation weights </w:t>
      </w:r>
      <m:oMath>
        <m:r>
          <w:rPr>
            <w:rFonts w:ascii="Cambria Math" w:hAnsi="Cambria Math"/>
          </w:rPr>
          <m:t>0.6</m:t>
        </m:r>
      </m:oMath>
      <w:r>
        <w:t xml:space="preserve"> and </w:t>
      </w:r>
      <m:oMath>
        <m:r>
          <w:rPr>
            <w:rFonts w:ascii="Cambria Math" w:hAnsi="Cambria Math"/>
          </w:rPr>
          <m:t>0.4</m:t>
        </m:r>
      </m:oMath>
      <w:r>
        <w:t xml:space="preserve">, and the severity-oriented term high of each feature. A fire intensity reading of </w:t>
      </w:r>
      <m:oMath>
        <m:r>
          <w:rPr>
            <w:rFonts w:ascii="Cambria Math" w:hAnsi="Cambria Math"/>
          </w:rPr>
          <m:t>0.70</m:t>
        </m:r>
      </m:oMath>
      <w:r>
        <w:t xml:space="preserve"> lies on the core of high, giving membership 1.00, and a spread potential reading of </w:t>
      </w:r>
      <m:oMath>
        <m:r>
          <w:rPr>
            <w:rFonts w:ascii="Cambria Math" w:hAnsi="Cambria Math"/>
          </w:rPr>
          <m:t>0.62</m:t>
        </m:r>
      </m:oMath>
      <w:r>
        <w:t xml:space="preserve"> lies on its lower shoulder, giving membership </w:t>
      </w:r>
      <m:oMath>
        <m:r>
          <w:rPr>
            <w:rFonts w:ascii="Cambria Math" w:hAnsi="Cambria Math"/>
          </w:rPr>
          <m:t>0.47</m:t>
        </m:r>
      </m:oMath>
      <w:r>
        <w:t xml:space="preserve">; the aggregation of </w:t>
        <w:fldChar w:fldCharType="begin"/>
        <w:instrText xml:space="preserve"> REF _RefEqB4205 \h </w:instrText>
        <w:fldChar w:fldCharType="separate"/>
        <w:t xml:space="preserve">( </w:t>
      </w:r>
      <w:r>
        <w:rPr>
          <w:noProof/>
        </w:rPr>
        <w:t>42</w:t>
      </w:r>
      <w:r>
        <w:t xml:space="preserve"> )</w:t>
        <w:fldChar w:fldCharType="end"/>
        <w:t xml:space="preserve"> therefore yields the activation</w:t>
      </w:r>
      <m:oMath>
        <m:r>
          <w:rPr>
            <w:rFonts w:ascii="Cambria Math" w:hAnsi="Cambria Math"/>
          </w:rPr>
          <m:t xml:space="preserve"> 0.6 × 1.00 + 0.4 × 0.47=0.79</m:t>
        </m:r>
      </m:oMath>
      <w:r>
        <w:t xml:space="preserve">. Level two repeats the same </w:t>
        <w:lastRenderedPageBreak/>
        <w:t xml:space="preserve">operation over activations instead of memberships. Fire threat level draws on fire severity, spread hazard, and fuel hazard with weights </w:t>
      </w:r>
      <m:oMath>
        <m:r>
          <w:rPr>
            <w:rFonts w:ascii="Cambria Math" w:hAnsi="Cambria Math"/>
          </w:rPr>
          <m:t>0.5</m:t>
        </m:r>
      </m:oMath>
      <w:r>
        <w:t xml:space="preserve">, </w:t>
      </w:r>
      <m:oMath>
        <m:r>
          <w:rPr>
            <w:rFonts w:ascii="Cambria Math" w:hAnsi="Cambria Math"/>
          </w:rPr>
          <m:t>0.3</m:t>
        </m:r>
      </m:oMath>
      <w:r>
        <w:t xml:space="preserve">, and </w:t>
      </w:r>
      <m:oMath>
        <m:r>
          <w:rPr>
            <w:rFonts w:ascii="Cambria Math" w:hAnsi="Cambria Math"/>
          </w:rPr>
          <m:t>0.2</m:t>
        </m:r>
      </m:oMath>
      <w:r>
        <w:t xml:space="preserve">; with the fire severity of </w:t>
      </w:r>
      <m:oMath>
        <m:r>
          <w:rPr>
            <w:rFonts w:ascii="Cambria Math" w:hAnsi="Cambria Math"/>
          </w:rPr>
          <m:t>0.79</m:t>
        </m:r>
      </m:oMath>
      <w:r>
        <w:t xml:space="preserve"> just computed, a spread hazard of </w:t>
      </w:r>
      <m:oMath>
        <m:r>
          <w:rPr>
            <w:rFonts w:ascii="Cambria Math" w:hAnsi="Cambria Math"/>
          </w:rPr>
          <m:t>0.55</m:t>
        </m:r>
      </m:oMath>
      <w:r>
        <w:t xml:space="preserve">, and a fuel hazard of </w:t>
      </w:r>
      <m:oMath>
        <m:r>
          <w:rPr>
            <w:rFonts w:ascii="Cambria Math" w:hAnsi="Cambria Math"/>
          </w:rPr>
          <m:t>0.30</m:t>
        </m:r>
      </m:oMath>
      <w:r>
        <w:t xml:space="preserve">, the activation is </w:t>
      </w:r>
      <m:oMath>
        <m:r>
          <w:rPr>
            <w:rFonts w:ascii="Cambria Math" w:eastAsiaTheme="minorEastAsia" w:hAnsi="Cambria Math"/>
          </w:rPr>
          <m:t>0.5 ×0.79+ 0.3 ×0.55+ 0.2 ×0.30=0.62</m:t>
        </m:r>
      </m:oMath>
      <w:r>
        <w:t xml:space="preserve">. Intervention urgency draws on fire threat level, asset exposure risk, and the feature temporal urgency with weights </w:t>
      </w:r>
      <m:oMath>
        <m:r>
          <w:rPr>
            <w:rFonts w:ascii="Cambria Math" w:hAnsi="Cambria Math"/>
          </w:rPr>
          <m:t>0.4</m:t>
        </m:r>
      </m:oMath>
      <w:r>
        <w:t xml:space="preserve">, </w:t>
      </w:r>
      <m:oMath>
        <m:r>
          <w:rPr>
            <w:rFonts w:ascii="Cambria Math" w:hAnsi="Cambria Math"/>
          </w:rPr>
          <m:t>0.35</m:t>
        </m:r>
      </m:oMath>
      <w:r>
        <w:t xml:space="preserve">, and </w:t>
      </w:r>
      <m:oMath>
        <m:r>
          <w:rPr>
            <w:rFonts w:ascii="Cambria Math" w:hAnsi="Cambria Math"/>
          </w:rPr>
          <m:t>0.25</m:t>
        </m:r>
      </m:oMath>
      <w:r>
        <w:t xml:space="preserve">; with the </w:t>
      </w:r>
      <m:oMath>
        <m:r>
          <w:rPr>
            <w:rFonts w:ascii="Cambria Math" w:hAnsi="Cambria Math"/>
          </w:rPr>
          <m:t>0.62</m:t>
        </m:r>
      </m:oMath>
      <w:r>
        <w:t xml:space="preserve"> just computed, an asset exposure risk of </w:t>
      </w:r>
      <m:oMath>
        <m:r>
          <w:rPr>
            <w:rFonts w:ascii="Cambria Math" w:hAnsi="Cambria Math"/>
          </w:rPr>
          <m:t>0.61</m:t>
        </m:r>
      </m:oMath>
      <w:r>
        <w:t xml:space="preserve">, and a temporal urgency reading of </w:t>
      </w:r>
      <m:oMath>
        <m:r>
          <w:rPr>
            <w:rFonts w:ascii="Cambria Math" w:hAnsi="Cambria Math"/>
          </w:rPr>
          <m:t>0.72</m:t>
        </m:r>
      </m:oMath>
      <w:r>
        <w:t xml:space="preserve"> whose high membership is </w:t>
      </w:r>
      <m:oMath>
        <m:r>
          <w:rPr>
            <w:rFonts w:ascii="Cambria Math" w:hAnsi="Cambria Math"/>
          </w:rPr>
          <m:t>1.00</m:t>
        </m:r>
      </m:oMath>
      <w:r>
        <w:t xml:space="preserve">, the activation is </w:t>
      </w:r>
      <m:oMath>
        <m:r>
          <w:rPr>
            <w:rFonts w:ascii="Cambria Math" w:hAnsi="Cambria Math"/>
          </w:rPr>
          <m:t>0.71</m:t>
        </m:r>
      </m:oMath>
      <w:r>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FD84350" w:rsidR="000E1725" w:rsidRPr="00BA1179" w:rsidRDefault="00000000" w:rsidP="00BE53B2">
      <w:pPr>
        <w:pStyle w:val="Caption"/>
      </w:pPr>
      <w:bookmarkStart w:id="251" w:name="_Ref234606488"/>
      <w:bookmarkStart w:id="252" w:name="_Toc235572534"/>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3</w:t>
      </w:r>
      <w:r>
        <w:fldChar w:fldCharType="end"/>
      </w:r>
      <w:bookmarkEnd w:id="251"/>
      <w:r>
        <w:t xml:space="preserve"> Hierarchical concept activation example.</w:t>
      </w:r>
      <w:bookmarkEnd w:id="252"/>
      <w:r>
        <w:t xml:space="preserve"> </w:t>
      </w:r>
    </w:p>
    <w:p w14:paraId="596C8306" w14:textId="1427211B" w:rsidR="000E1725" w:rsidRPr="00BA1179" w:rsidRDefault="00000000" w:rsidP="00892A23">
      <w:pPr>
        <w:pStyle w:val="ParText"/>
      </w:pPr>
      <w:r>
        <w:t xml:space="preserve">Raw activations are never consumed directly. Every activation is gated by its observation confidence and blended with a persistence-carried prior </w:t>
        <w:fldChar w:fldCharType="begin"/>
        <w:instrText xml:space="preserve"> REF _Ref234616199 \h </w:instrText>
        <w:fldChar w:fldCharType="separate"/>
        <w:t xml:space="preserve">( </w:t>
      </w:r>
      <w:r>
        <w:rPr>
          <w:noProof/>
        </w:rPr>
        <w:t>43</w:t>
      </w:r>
      <w:r>
        <w:t xml:space="preserve"> )</w:t>
        <w:fldChar w:fldCharType="end"/>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3C487F94" w:rsidR="000E1725" w:rsidRPr="00BA1179" w:rsidRDefault="00000000" w:rsidP="00E32FA6">
            <w:pPr>
              <w:jc w:val="right"/>
            </w:pPr>
            <w:bookmarkStart w:id="253" w:name="_Ref234616199"/>
            <w:r>
              <w:t xml:space="preserve">( </w:t>
              <w:fldChar w:fldCharType="begin"/>
              <w:instrText xml:space="preserve"> SEQ ( \* ARABIC </w:instrText>
              <w:fldChar w:fldCharType="separate"/>
            </w:r>
            <w:r>
              <w:rPr>
                <w:noProof/>
              </w:rPr>
              <w:t>43</w:t>
            </w:r>
            <w:r>
              <w:fldChar w:fldCharType="end"/>
              <w:t xml:space="preserve"> )</w:t>
            </w:r>
            <w:bookmarkEnd w:id="253"/>
          </w:p>
        </w:tc>
      </w:tr>
    </w:tbl>
    <w:p w14:paraId="08D533BC" w14:textId="48879F45" w:rsidR="000E1725" w:rsidRPr="00BA1179" w:rsidRDefault="00000000" w:rsidP="00892A23">
      <w:pPr>
        <w:pStyle w:val="ParText"/>
      </w:pPr>
      <w:r>
        <w:t xml:space="preserve">In </w:t>
        <w:fldChar w:fldCharType="begin"/>
        <w:instrText xml:space="preserve"> REF _Ref234616199 \h </w:instrText>
        <w:fldChar w:fldCharType="separate"/>
        <w:t xml:space="preserve">( </w:t>
      </w:r>
      <w:r>
        <w:rPr>
          <w:noProof/>
        </w:rPr>
        <w:t>43</w:t>
      </w:r>
      <w:r>
        <w:t xml:space="preserve"> )</w:t>
        <w:fldChar w:fldCharType="end"/>
        <w:t xml:space="preserve">, the superscripts distinguish three activations of the same concept: The observed activation computed through </w:t>
        <w:fldChar w:fldCharType="begin"/>
        <w:instrText xml:space="preserve"> REF _RefEqB4205 \h </w:instrText>
        <w:fldChar w:fldCharType="separate"/>
        <w:t xml:space="preserve">( </w:t>
      </w:r>
      <w:r>
        <w:rPr>
          <w:noProof/>
        </w:rPr>
        <w:t>42</w:t>
      </w:r>
      <w:r>
        <w:t xml:space="preserve"> )</w:t>
        <w:fldChar w:fldCharType="end"/>
        <w:t xml:space="preserve">, the persistence prior carried from the previous step, and the effective activation that the decision rules consume. The gate </w:t>
        <w:lastRenderedPageBreak/>
        <w:t xml:space="preserve">γ is the observation confidence of </w:t>
        <w:fldChar w:fldCharType="begin"/>
        <w:instrText xml:space="preserve"> REF _RefEqB4202 \h </w:instrText>
        <w:fldChar w:fldCharType="separate"/>
        <w:t xml:space="preserve">( </w:t>
      </w:r>
      <w:r>
        <w:rPr>
          <w:noProof/>
        </w:rPr>
        <w:t>38</w:t>
      </w:r>
      <w:r>
        <w:t xml:space="preserve"> )</w:t>
        <w:fldChar w:fldCharType="end"/>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t xml:space="preserve"> discounts the previous effective activation, so a concept that ceases to be observed fades over successive steps instead of persisting indefinitely.</w:t>
      </w:r>
    </w:p>
    <w:p w14:paraId="762E66EB" w14:textId="0B82A248" w:rsidR="000E1725" w:rsidRPr="00BA1179" w:rsidRDefault="00000000" w:rsidP="00892A23">
      <w:pPr>
        <w:pStyle w:val="ParText"/>
      </w:pPr>
      <w:r>
        <w:t xml:space="preserve">In </w:t>
        <w:fldChar w:fldCharType="begin"/>
        <w:instrText xml:space="preserve"> REF _RefFigL3gate \h </w:instrText>
        <w:fldChar w:fldCharType="separate"/>
        <w:t xml:space="preserve">Figure </w:t>
      </w:r>
      <w:r>
        <w:rPr>
          <w:noProof/>
        </w:rPr>
        <w:t>4</w:t>
      </w:r>
      <w:r>
        <w:t>.</w:t>
      </w:r>
      <w:r>
        <w:rPr>
          <w:noProof/>
        </w:rPr>
        <w:t>4</w:t>
      </w:r>
      <w:r>
        <w:fldChar w:fldCharType="end"/>
        <w:t xml:space="preserve">, the plot (a) shows the effective activation against the confidence for an observed activation of </w:t>
      </w:r>
      <m:oMath>
        <m:r>
          <w:rPr>
            <w:rFonts w:ascii="Cambria Math" w:hAnsi="Cambria Math"/>
          </w:rPr>
          <m:t>0.80</m:t>
        </m:r>
      </m:oMath>
      <w:r>
        <w:t xml:space="preserve">, a carried prior of </w:t>
      </w:r>
      <m:oMath>
        <m:r>
          <w:rPr>
            <w:rFonts w:ascii="Cambria Math" w:hAnsi="Cambria Math"/>
          </w:rPr>
          <m:t>0.72</m:t>
        </m:r>
      </m:oMath>
      <w:r>
        <w:t xml:space="preserve">, and </w:t>
      </w:r>
      <m:oMath>
        <m:r>
          <w:rPr>
            <w:rFonts w:ascii="Cambria Math" w:hAnsi="Cambria Math"/>
          </w:rPr>
          <m:t>ρ = 0.9</m:t>
        </m:r>
      </m:oMath>
      <w:r>
        <w:t xml:space="preserve">: At </w:t>
      </w:r>
      <m:oMath>
        <m:r>
          <w:rPr>
            <w:rFonts w:ascii="Cambria Math" w:hAnsi="Cambria Math"/>
          </w:rPr>
          <m:t>γ = 0.9</m:t>
        </m:r>
      </m:oMath>
      <w:r>
        <w:t xml:space="preserve"> the effective value is </w:t>
      </w:r>
      <m:oMath>
        <m:r>
          <w:rPr>
            <w:rFonts w:ascii="Cambria Math" w:hAnsi="Cambria Math"/>
          </w:rPr>
          <m:t>0.78</m:t>
        </m:r>
      </m:oMath>
      <w:r>
        <w:t xml:space="preserve">, at </w:t>
      </w:r>
      <m:oMath>
        <m:r>
          <w:rPr>
            <w:rFonts w:ascii="Cambria Math" w:hAnsi="Cambria Math"/>
          </w:rPr>
          <m:t>γ = 0.2</m:t>
        </m:r>
      </m:oMath>
      <w:r>
        <w:t xml:space="preserve"> it is </w:t>
      </w:r>
      <m:oMath>
        <m:r>
          <w:rPr>
            <w:rFonts w:ascii="Cambria Math" w:hAnsi="Cambria Math"/>
          </w:rPr>
          <m:t>0.68</m:t>
        </m:r>
      </m:oMath>
      <w:r>
        <w:t xml:space="preserve">, and the transition between trust and caution is linear, with no threshold to tune. The plot (b) shows the temporal role of the prior. When observation is lost, the effective activation decays geometrically by </w:t>
      </w:r>
      <m:oMath>
        <m:r>
          <w:rPr>
            <w:rFonts w:ascii="Cambria Math" w:hAnsi="Cambria Math"/>
          </w:rPr>
          <m:t>ρ</m:t>
        </m:r>
      </m:oMath>
      <w:r>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5CE0B78" w:rsidR="000E1725" w:rsidRPr="002C20B0" w:rsidRDefault="00000000" w:rsidP="00C64FAF">
      <w:pPr>
        <w:pStyle w:val="Caption"/>
        <w:rPr>
          <w:b/>
          <w:bCs/>
        </w:rPr>
      </w:pPr>
      <w:bookmarkStart w:id="254" w:name="_RefFigL3gate"/>
      <w:bookmarkStart w:id="255" w:name="_Toc235572535"/>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4</w:t>
      </w:r>
      <w:r>
        <w:fldChar w:fldCharType="end"/>
      </w:r>
      <w:bookmarkEnd w:id="254"/>
      <w:r>
        <w:t xml:space="preserve"> Confidence gating (a) persistence decay (b)</w:t>
      </w:r>
      <w:bookmarkEnd w:id="255"/>
    </w:p>
    <w:p w14:paraId="47AC4EDE" w14:textId="06331D21" w:rsidR="000E1725" w:rsidRPr="00BA1179" w:rsidRDefault="00000000">
      <w:pPr>
        <w:pStyle w:val="Heading2"/>
      </w:pPr>
      <w:bookmarkStart w:id="256" w:name="_Toc235572456"/>
      <w:r>
        <w:lastRenderedPageBreak/>
        <w:t>Layer 4: Decision Generation and Coordination</w:t>
      </w:r>
      <w:bookmarkEnd w:id="256"/>
    </w:p>
    <w:p w14:paraId="4E0111F6" w14:textId="77777777" w:rsidR="0086103F" w:rsidRPr="00BA1179" w:rsidRDefault="0086103F" w:rsidP="0086103F">
      <w:pPr>
        <w:pStyle w:val="ParText"/>
      </w:pPr>
      <w:r>
        <w:rPr>
          <w:noProof/>
        </w:rPr>
        <w:drawing>
          <wp:inline distT="0" distB="0" distL="0" distR="0" wp14:anchorId="176C1781" wp14:editId="28CE5EEC">
            <wp:extent cx="5040000" cy="4834348"/>
            <wp:effectExtent l="0" t="0" r="0" b="0"/>
            <wp:docPr id="18613999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7797"/>
                    <a:stretch>
                      <a:fillRect/>
                    </a:stretch>
                  </pic:blipFill>
                  <pic:spPr bwMode="auto">
                    <a:xfrm>
                      <a:off x="0" y="0"/>
                      <a:ext cx="5040000" cy="4834348"/>
                    </a:xfrm>
                    <a:prstGeom prst="rect">
                      <a:avLst/>
                    </a:prstGeom>
                    <a:noFill/>
                    <a:ln>
                      <a:noFill/>
                    </a:ln>
                    <a:extLst>
                      <a:ext uri="{53640926-AAD7-44D8-BBD7-CCE9431645EC}">
                        <a14:shadowObscured xmlns:a14="http://schemas.microsoft.com/office/drawing/2010/main"/>
                      </a:ext>
                    </a:extLst>
                  </pic:spPr>
                </pic:pic>
              </a:graphicData>
            </a:graphic>
          </wp:inline>
        </w:drawing>
      </w:r>
    </w:p>
    <w:p w14:paraId="1A1AF66B" w14:textId="6105D3B1" w:rsidR="0086103F" w:rsidRPr="00BA1179" w:rsidRDefault="0086103F" w:rsidP="0086103F">
      <w:pPr>
        <w:pStyle w:val="ParText"/>
      </w:pPr>
      <w:bookmarkStart w:id="257" w:name="_RefFig43"/>
      <w:bookmarkStart w:id="258" w:name="_Toc235572536"/>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5</w:t>
      </w:r>
      <w:r>
        <w:fldChar w:fldCharType="end"/>
      </w:r>
      <w:bookmarkEnd w:id="257"/>
      <w:r>
        <w:t xml:space="preserve"> Layer 4 decision and adaptation flow</w:t>
      </w:r>
      <w:bookmarkEnd w:id="258"/>
    </w:p>
    <w:p w14:paraId="5E510001" w14:textId="469497FC" w:rsidR="000E1725" w:rsidRPr="00BA1179" w:rsidRDefault="00000000">
      <w:pPr>
        <w:pStyle w:val="ParText"/>
      </w:pPr>
      <w:r>
        <w:t xml:space="preserve">The decision space is where the gated concept activations of </w:t>
        <w:fldChar w:fldCharType="begin"/>
        <w:instrText xml:space="preserve"> REF _RefTblQ \h </w:instrText>
        <w:fldChar w:fldCharType="separate"/>
        <w:t xml:space="preserve">Table </w:t>
      </w:r>
      <w:r>
        <w:rPr>
          <w:noProof/>
        </w:rPr>
        <w:t>2</w:t>
      </w:r>
      <w:r>
        <w:t>.</w:t>
      </w:r>
      <w:r>
        <w:rPr>
          <w:noProof/>
        </w:rPr>
        <w:t>3</w:t>
      </w:r>
      <w:r>
        <w:fldChar w:fldCharType="end"/>
        <w:t xml:space="preserve"> become the executable interventions of </w:t>
        <w:fldChar w:fldCharType="begin"/>
        <w:instrText xml:space="preserve"> REF _Ref300000202 \h </w:instrText>
        <w:fldChar w:fldCharType="separate"/>
        <w:t xml:space="preserve">Table </w:t>
      </w:r>
      <w:r>
        <w:rPr>
          <w:noProof/>
        </w:rPr>
        <w:t>2</w:t>
      </w:r>
      <w:r>
        <w:t>.</w:t>
      </w:r>
      <w:r>
        <w:rPr>
          <w:noProof/>
        </w:rPr>
        <w:t>4</w:t>
      </w:r>
      <w:r>
        <w:fldChar w:fldCharType="end"/>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w:t>
        <w:lastRenderedPageBreak/>
        <w:t>of the staged adaptation loop, selected by a learned controller; and a no-harm rule withholds the offensive part of any allocation that is forecast to worsen the physical outcome. Each element is developed in the following subsections, and the value of every threshold is stated where its mechanism is defined.</w:t>
      </w:r>
    </w:p>
    <w:p w14:paraId="5E510002" w14:textId="0CF46BC5" w:rsidR="000E1725" w:rsidRPr="00BA1179" w:rsidRDefault="00000000">
      <w:pPr>
        <w:pStyle w:val="ParText"/>
      </w:pPr>
      <w:r>
        <w:t xml:space="preserve">As illustrated in </w:t>
        <w:fldChar w:fldCharType="begin"/>
        <w:instrText xml:space="preserve"> REF _RefFig43 \h </w:instrText>
        <w:fldChar w:fldCharType="separate"/>
        <w:t xml:space="preserve">Figure </w:t>
      </w:r>
      <w:r>
        <w:rPr>
          <w:noProof/>
        </w:rPr>
        <w:t>4</w:t>
      </w:r>
      <w:r>
        <w:t>.</w:t>
      </w:r>
      <w:r>
        <w:rPr>
          <w:noProof/>
        </w:rPr>
        <w:t>5</w:t>
      </w:r>
      <w:r>
        <w:fldChar w:fldCharType="end"/>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t xml:space="preserve"> an intensity vector over the six intervention families for region </w:t>
      </w:r>
      <m:oMath>
        <m:r>
          <w:rPr>
            <w:rFonts w:ascii="Cambria Math" w:hAnsi="Cambria Math"/>
          </w:rPr>
          <m:t>i</m:t>
        </m:r>
      </m:oMath>
      <w:r>
        <w:t xml:space="preserve"> at cycle </w:t>
      </w:r>
      <m:oMath>
        <m:r>
          <w:rPr>
            <w:rFonts w:ascii="Cambria Math" w:hAnsi="Cambria Math"/>
          </w:rPr>
          <m:t>k</m:t>
        </m:r>
      </m:oMath>
      <w:r>
        <w:t xml:space="preserve">. Nothing else crosses the boundary. The layer never reads the physical state directly and never writes to it. </w:t>
      </w:r>
    </w:p>
    <w:p w14:paraId="689B4B93" w14:textId="77777777" w:rsidR="006F3AE9" w:rsidRDefault="00000000">
      <w:pPr>
        <w:pStyle w:val="ParText"/>
      </w:pPr>
      <w:r>
        <w:rPr>
          <w:b/>
          <w:bCs/>
        </w:rPr>
        <w:t>The rule base fires first.</w:t>
      </w:r>
      <w:r>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2F8EC904" w:rsidR="000E1725" w:rsidRPr="00BA1179" w:rsidRDefault="00000000">
      <w:pPr>
        <w:pStyle w:val="ParText"/>
      </w:pPr>
      <w:r>
        <w:t xml:space="preserve">The base is deliberately sparse and evolving.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t xml:space="preserve"> combinations, yet only situation-activated rules are ever instantiated, and the base grows through the adaptation loop instead of being enumerated in advance. The seed rules, the adaptation-born rules and their provenance are catalogued in Appendix </w:t>
        <w:fldChar w:fldCharType="begin"/>
        <w:instrText xml:space="preserve"> REF _RefAppE1 \r \h </w:instrText>
        <w:fldChar w:fldCharType="separate"/>
        <w:t>E</w:t>
        <w:fldChar w:fldCharType="end"/>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t xml:space="preserve"> is flagged as a coverage gap, which falls back to the watchful posture and at the same time triggers adaptation.</w:t>
      </w:r>
    </w:p>
    <w:p w14:paraId="4F9F9388" w14:textId="0985666E" w:rsidR="000E1725" w:rsidRPr="00BA1179" w:rsidRDefault="00000000">
      <w:pPr>
        <w:pStyle w:val="ParText"/>
      </w:pPr>
      <w:r>
        <w:rPr>
          <w:b/>
          <w:bCs/>
        </w:rPr>
        <w:t>The candidate is then judged by what it is expected to cost.</w:t>
      </w:r>
      <w:r>
        <w:t xml:space="preserve"> The candidate allocation is applied over the forecast horizon, and the normalized decision cost </w:t>
      </w:r>
      <m:oMath>
        <m:r>
          <w:rPr>
            <w:rFonts w:ascii="Cambria Math" w:hAnsi="Cambria Math"/>
          </w:rPr>
          <m:t>J</m:t>
        </m:r>
      </m:oMath>
      <w:r>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is not entered by hand for an individual decision. It is recomputed every cycle as the tighter of a fixed normalized ceiling of </w:t>
      </w:r>
      <m:oMath>
        <m:r>
          <w:rPr>
            <w:rFonts w:ascii="Cambria Math" w:hAnsi="Cambria Math"/>
          </w:rPr>
          <m:t>0.35</m:t>
        </m:r>
      </m:oMath>
      <w:r>
        <w:t xml:space="preserve"> and a </w:t>
        <w:lastRenderedPageBreak/>
        <w:t xml:space="preserve">required relative gain over the no-action forecast, so a situation in which doing 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the cycle proceeds to the quality gate, and if not it enters the staged adaptation loop.</w:t>
      </w:r>
    </w:p>
    <w:p w14:paraId="37EB9F19" w14:textId="669CE1F0" w:rsidR="000E1725" w:rsidRPr="00BA1179" w:rsidRDefault="00000000">
      <w:pPr>
        <w:pStyle w:val="ParText"/>
      </w:pPr>
      <w:r>
        <w:rPr>
          <w:b/>
          <w:bCs/>
        </w:rPr>
        <w:t>The quality gate measures not how much the candidate costs but whether it serves the concepts that demanded it.</w:t>
      </w:r>
      <w:r>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t xml:space="preserve">A failed cost test hands the cycle to the value based stage controller, which invokes exactly one stage per cycle, selected from three:</w:t>
      </w:r>
    </w:p>
    <w:p w14:paraId="7013C557" w14:textId="77777777" w:rsidR="0086103F" w:rsidRDefault="00000000" w:rsidP="0086103F">
      <w:pPr>
        <w:pStyle w:val="ParText"/>
        <w:numPr>
          <w:ilvl w:val="0"/>
          <w:numId w:val="22"/>
        </w:numPr>
      </w:pPr>
      <w:r>
        <w:rPr>
          <w:b/>
          <w:bCs/>
        </w:rPr>
        <w:t xml:space="preserve">The first stage is evFIS membership modification, </w:t>
      </w:r>
      <w:r>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Pr>
          <w:b/>
          <w:bCs/>
        </w:rPr>
        <w:t>The second grows the rule base.</w:t>
      </w:r>
      <w:r>
        <w:t xml:space="preserve"> It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Pr>
          <w:b/>
          <w:bCs/>
        </w:rPr>
        <w:t>The third is the generative proposal</w:t>
      </w:r>
      <w:r>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t xml:space="preserve">The value based stage controller is epsilon-greedy over a state that buckets the cost deficit and flags a coverage gap, its reward is the realized improvement of the physical forecast, and it therefore learns which stage pays off in which situation. </w:t>
      </w:r>
      <w:r>
        <w:rPr>
          <w:b/>
          <w:bCs/>
        </w:rPr>
        <w:t>The result of a trial is kept only when the shadow forecast improves.</w:t>
      </w:r>
    </w:p>
    <w:p w14:paraId="651313EE" w14:textId="26CCE413" w:rsidR="000E1725" w:rsidRPr="00BA1179" w:rsidRDefault="00000000">
      <w:pPr>
        <w:pStyle w:val="ParText"/>
      </w:pPr>
      <w:r>
        <w:rPr>
          <w:b/>
          <w:bCs/>
        </w:rPr>
        <w:lastRenderedPageBreak/>
        <w:t>A generated rule is a suggestion and never acts on its own.</w:t>
      </w:r>
      <w:r>
        <w:t xml:space="preserve"> It must pass four verification gates before it can enter the base. </w:t>
      </w:r>
      <m:oMath>
        <m:r>
          <w:rPr>
            <w:rFonts w:ascii="Cambria Math" w:hAnsi="Cambria Math"/>
          </w:rPr>
          <m:t>G1</m:t>
        </m:r>
      </m:oMath>
      <w:r>
        <w:t xml:space="preserve"> checks format, that the antecedent and the consequent are well formed. </w:t>
      </w:r>
      <m:oMath>
        <m:r>
          <w:rPr>
            <w:rFonts w:ascii="Cambria Math" w:hAnsi="Cambria Math"/>
          </w:rPr>
          <m:t>G2</m:t>
        </m:r>
      </m:oMath>
      <w:r>
        <w:t xml:space="preserve"> checks constraints, that the arity, the vocabulary and the numeric ranges are admissible and that the rule does not duplicate an antecedent combination that is already occupied. </w:t>
      </w:r>
      <m:oMath>
        <m:r>
          <w:rPr>
            <w:rFonts w:ascii="Cambria Math" w:hAnsi="Cambria Math"/>
          </w:rPr>
          <m:t>G3</m:t>
        </m:r>
      </m:oMath>
      <w:r>
        <w:t xml:space="preserve"> checks simulation, that the rule lowers the forecast cost, </w:t>
      </w:r>
      <m:oMath>
        <m:r>
          <w:rPr>
            <w:rFonts w:ascii="Cambria Math" w:hAnsi="Cambria Math"/>
          </w:rPr>
          <m:t>ΔJ &lt; 0</m:t>
        </m:r>
      </m:oMath>
      <w:r>
        <w:t xml:space="preserve">, on the shadow copy. </w:t>
      </w:r>
      <m:oMath>
        <m:r>
          <w:rPr>
            <w:rFonts w:ascii="Cambria Math" w:hAnsi="Cambria Math"/>
          </w:rPr>
          <m:t>G4</m:t>
        </m:r>
      </m:oMath>
      <w:r>
        <w:t xml:space="preserve"> is an </w:t>
      </w:r>
      <m:oMath>
        <m:r>
          <w:rPr>
            <w:rFonts w:ascii="Cambria Math" w:hAnsi="Cambria Math"/>
          </w:rPr>
          <m:t>A/B</m:t>
        </m:r>
      </m:oMath>
      <w:r>
        <w:t xml:space="preserve"> check that the improvement holds on two independent seeds rather than on a single lucky draw. A proposal that fails any gate is discarded and the failing gate is recorded, so a rejected suggestion remains auditable. If a rule that clears all four gates (extra two gates for packages) is admitted, with its provenance, into the base of Appendix </w:t>
        <w:fldChar w:fldCharType="begin"/>
        <w:instrText xml:space="preserve"> REF _RefAppE1 \r \h </w:instrText>
        <w:fldChar w:fldCharType="separate"/>
        <w:t>E</w:t>
        <w:fldChar w:fldCharType="end"/>
        <w:t>.</w:t>
      </w:r>
    </w:p>
    <w:p w14:paraId="27F07651" w14:textId="33613001" w:rsidR="000E1725" w:rsidRPr="00BA1179" w:rsidRDefault="00000000">
      <w:pPr>
        <w:pStyle w:val="ParText"/>
      </w:pPr>
      <w:r>
        <w:t xml:space="preserve">The loop then returns the possibly repaired candidate to the same two tests. If </w:t>
      </w:r>
      <m:oMath>
        <m:r>
          <w:rPr>
            <w:rFonts w:ascii="Cambria Math" w:hAnsi="Cambria Math"/>
          </w:rPr>
          <m:t>ΔJ &lt; 0</m:t>
        </m:r>
      </m:oMath>
      <w:r>
        <w:t xml:space="preserve"> and </w:t>
      </w:r>
      <m:oMath>
        <m:r>
          <w:rPr>
            <w:rFonts w:ascii="Cambria Math" w:hAnsi="Cambria Math"/>
          </w:rPr>
          <m:t>Q ≥ η</m:t>
        </m:r>
      </m:oMath>
      <w:r>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t xml:space="preserve"> in proportion to the quality deficit. The offensive families, suppression effort, resource deployment, containment line and asset protection, are attenuated by the factor </w:t>
      </w:r>
      <m:oMath>
        <m:r>
          <w:rPr>
            <w:rFonts w:ascii="Cambria Math" w:hAnsi="Cambria Math"/>
          </w:rPr>
          <m:t>Q/η</m:t>
        </m:r>
      </m:oMath>
      <w:r>
        <w:t xml:space="preserve">, while the life-safety orders, evacuation and public warning, are never reduced. </w:t>
      </w:r>
    </w:p>
    <w:p w14:paraId="4EF7C7A2" w14:textId="65EAED06" w:rsidR="000E1725" w:rsidRPr="00BA1179" w:rsidRDefault="00000000">
      <w:pPr>
        <w:pStyle w:val="ParText"/>
      </w:pPr>
      <w:r>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Wetting and line construction take effect thirty to sixty minutes ahead; hence,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t>, and the realized cost of the step feeds the next cycle.</w:t>
      </w:r>
    </w:p>
    <w:p w14:paraId="385A7709" w14:textId="77777777" w:rsidR="000E1725" w:rsidRPr="00BA1179" w:rsidRDefault="00000000">
      <w:pPr>
        <w:pStyle w:val="Heading3"/>
      </w:pPr>
      <w:bookmarkStart w:id="259" w:name="_Toc235572457"/>
      <w:r>
        <w:lastRenderedPageBreak/>
        <w:t>Rule Base and Candidate Intervention</w:t>
      </w:r>
      <w:bookmarkEnd w:id="259"/>
    </w:p>
    <w:p w14:paraId="2EBE5B9C" w14:textId="2D227B7C" w:rsidR="000E1725" w:rsidRPr="00BA1179" w:rsidRDefault="00000000" w:rsidP="00775E03">
      <w:pPr>
        <w:pStyle w:val="ParText"/>
      </w:pPr>
      <w:r>
        <w:t xml:space="preserve">Layer 4 converts concept activations into orders through a rule base written exclusively over the five gated decision concepts. Every rule takes the canonical conjunctive form of </w:t>
        <w:fldChar w:fldCharType="begin"/>
        <w:instrText xml:space="preserve"> REF _RefEqB4501 \h </w:instrText>
        <w:fldChar w:fldCharType="separate"/>
        <w:t xml:space="preserve">( </w:t>
      </w:r>
      <w:r>
        <w:rPr>
          <w:noProof/>
        </w:rPr>
        <w:t>44</w:t>
      </w:r>
      <w:r>
        <w:t xml:space="preserve"> )</w:t>
        <w:fldChar w:fldCharType="end"/>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7F802660" w:rsidR="000E1725" w:rsidRPr="00BA1179" w:rsidRDefault="00000000" w:rsidP="000310BC">
            <w:pPr>
              <w:jc w:val="right"/>
            </w:pPr>
            <w:bookmarkStart w:id="260" w:name="_RefEqB4501"/>
            <w:r>
              <w:t xml:space="preserve">( </w:t>
              <w:fldChar w:fldCharType="begin"/>
              <w:instrText xml:space="preserve"> SEQ ( \* ARABIC </w:instrText>
              <w:fldChar w:fldCharType="separate"/>
            </w:r>
            <w:r>
              <w:rPr>
                <w:noProof/>
              </w:rPr>
              <w:t>44</w:t>
            </w:r>
            <w:r>
              <w:fldChar w:fldCharType="end"/>
              <w:t xml:space="preserve"> )</w:t>
            </w:r>
            <w:bookmarkEnd w:id="260"/>
          </w:p>
        </w:tc>
      </w:tr>
    </w:tbl>
    <w:p w14:paraId="4A6CAC80" w14:textId="478B9473" w:rsidR="000E1725" w:rsidRPr="00BA1179" w:rsidRDefault="00000000" w:rsidP="00775E03">
      <w:pPr>
        <w:pStyle w:val="ParText"/>
      </w:pPr>
      <w:r>
        <w:t xml:space="preserve">In </w:t>
        <w:fldChar w:fldCharType="begin"/>
        <w:instrText xml:space="preserve"> REF _RefEqB4501 \h </w:instrText>
        <w:fldChar w:fldCharType="separate"/>
        <w:t xml:space="preserve">( </w:t>
      </w:r>
      <w:r>
        <w:rPr>
          <w:noProof/>
        </w:rPr>
        <w:t>44</w:t>
      </w:r>
      <w:r>
        <w:t xml:space="preserve"> )</w:t>
        <w:fldChar w:fldCharType="end"/>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t xml:space="preserve"> the gated activation of decision concept </w:t>
      </w:r>
      <m:oMath>
        <m:r>
          <w:rPr>
            <w:rFonts w:ascii="Cambria Math" w:hAnsi="Cambria Math"/>
          </w:rPr>
          <m:t>n</m:t>
        </m:r>
      </m:oMath>
      <w:r>
        <w:t xml:space="preserve"> in region </w:t>
      </w:r>
      <m:oMath>
        <m:r>
          <w:rPr>
            <w:rFonts w:ascii="Cambria Math" w:hAnsi="Cambria Math"/>
          </w:rPr>
          <m:t>i</m:t>
        </m:r>
      </m:oMath>
      <w:r>
        <w:t xml:space="preserve"> at cycle </w:t>
      </w:r>
      <m:oMath>
        <m:r>
          <w:rPr>
            <w:rFonts w:ascii="Cambria Math" w:hAnsi="Cambria Math"/>
          </w:rPr>
          <m:t>k</m:t>
        </m:r>
      </m:oMath>
      <w:r>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t xml:space="preserve"> are the intensities ordered for the six intervention families indexed by m. A concept absent from an antecedent is left unconstrained, so a rule may refer to a single concept or about all five.</w:t>
      </w:r>
    </w:p>
    <w:p w14:paraId="79F56565" w14:textId="685108EC" w:rsidR="000E1725" w:rsidRPr="00BA1179" w:rsidRDefault="00000000" w:rsidP="00E416C3">
      <w:pPr>
        <w:pStyle w:val="ParText"/>
      </w:pPr>
      <w:r>
        <w:t xml:space="preserve">A rule fires with the strength of its weakest satisfied clause, and the candidate is assembled family by family from every rule that fires, as stated in </w:t>
        <w:fldChar w:fldCharType="begin"/>
        <w:instrText xml:space="preserve"> REF _Ref234769029 \h </w:instrText>
        <w:fldChar w:fldCharType="separate"/>
        <w:t xml:space="preserve">( </w:t>
      </w:r>
      <w:r>
        <w:rPr>
          <w:noProof/>
        </w:rPr>
        <w:t>45</w:t>
      </w:r>
      <w:r>
        <w:t xml:space="preserve"> )</w:t>
        <w:fldChar w:fldCharType="end"/>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t xml:space="preserve"> is the firing strength of rule </w:t>
      </w:r>
      <m:oMath>
        <m:r>
          <w:rPr>
            <w:rFonts w:ascii="Cambria Math" w:hAnsi="Cambria Math"/>
          </w:rPr>
          <m:t>r</m:t>
        </m:r>
      </m:oMath>
      <w:r>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t xml:space="preserve"> is the intensity that the rule assigns to family </w:t>
      </w:r>
      <m:oMath>
        <m:r>
          <w:rPr>
            <w:rFonts w:ascii="Cambria Math" w:hAnsi="Cambria Math"/>
          </w:rPr>
          <m:t>m</m:t>
        </m:r>
      </m:oMath>
      <w:r>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CC2D838" w:rsidR="000E1725" w:rsidRPr="00BA1179" w:rsidRDefault="00000000" w:rsidP="000310BC">
            <w:pPr>
              <w:jc w:val="right"/>
            </w:pPr>
            <w:bookmarkStart w:id="261" w:name="_Ref234769029"/>
            <w:bookmarkStart w:id="262" w:name="_RefEqB4502"/>
            <w:r>
              <w:t xml:space="preserve">( </w:t>
              <w:fldChar w:fldCharType="begin"/>
              <w:instrText xml:space="preserve"> SEQ ( \* ARABIC </w:instrText>
              <w:fldChar w:fldCharType="separate"/>
            </w:r>
            <w:r>
              <w:rPr>
                <w:noProof/>
              </w:rPr>
              <w:t>45</w:t>
            </w:r>
            <w:r>
              <w:fldChar w:fldCharType="end"/>
              <w:t xml:space="preserve"> )</w:t>
            </w:r>
            <w:bookmarkEnd w:id="261"/>
            <w:bookmarkEnd w:id="262"/>
          </w:p>
        </w:tc>
      </w:tr>
    </w:tbl>
    <w:p w14:paraId="7C8B17DA" w14:textId="34BB4D1B" w:rsidR="000E1725" w:rsidRPr="00BA1179" w:rsidRDefault="00000000" w:rsidP="00003802">
      <w:pPr>
        <w:pStyle w:val="ParText"/>
      </w:pPr>
      <w:r>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t xml:space="preserve"> = 3125 combinations, but this is the catalogue of conditions the vocabulary can express, not a list of rules to be authored. The base holds the seeded doctrine and whatever the </w:t>
        <w:lastRenderedPageBreak/>
        <w:t xml:space="preserve">adaptation loop later adds. Sparsity costs no coverage, because adjacent linguistic terms overlap. Equation </w:t>
        <w:fldChar w:fldCharType="begin"/>
        <w:instrText xml:space="preserve"> REF _Ref234768948 \h </w:instrText>
        <w:fldChar w:fldCharType="separate"/>
        <w:t xml:space="preserve">( </w:t>
      </w:r>
      <w:r>
        <w:rPr>
          <w:noProof/>
        </w:rPr>
        <w:t>46</w:t>
      </w:r>
      <w:r>
        <w:t xml:space="preserve"> )</w:t>
        <w:fldChar w:fldCharType="end"/>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is the number of antecedent clauses of rule </w:t>
      </w:r>
      <m:oMath>
        <m:r>
          <w:rPr>
            <w:rFonts w:ascii="Cambria Math" w:hAnsi="Cambria Math"/>
          </w:rPr>
          <m:t>r</m:t>
        </m:r>
      </m:oMath>
      <w:r>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B034776" w:rsidR="000E1725" w:rsidRPr="00BA1179" w:rsidRDefault="00000000" w:rsidP="000310BC">
            <w:pPr>
              <w:jc w:val="right"/>
            </w:pPr>
            <w:bookmarkStart w:id="263" w:name="_Ref234768948"/>
            <w:r>
              <w:t xml:space="preserve">( </w:t>
              <w:fldChar w:fldCharType="begin"/>
              <w:instrText xml:space="preserve"> SEQ ( \* ARABIC </w:instrText>
              <w:fldChar w:fldCharType="separate"/>
            </w:r>
            <w:r>
              <w:rPr>
                <w:noProof/>
              </w:rPr>
              <w:t>46</w:t>
            </w:r>
            <w:r>
              <w:fldChar w:fldCharType="end"/>
              <w:t xml:space="preserve"> )</w:t>
            </w:r>
            <w:bookmarkEnd w:id="263"/>
          </w:p>
        </w:tc>
      </w:tr>
    </w:tbl>
    <w:p w14:paraId="3E5DDAAC" w14:textId="16981645" w:rsidR="000E1725" w:rsidRPr="00BA1179" w:rsidRDefault="00000000" w:rsidP="00003802">
      <w:pPr>
        <w:pStyle w:val="ParText"/>
      </w:pPr>
      <w:r>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t xml:space="preserve"> is the firing strength of rule </w:t>
      </w:r>
      <m:oMath>
        <m:r>
          <w:rPr>
            <w:rFonts w:ascii="Cambria Math" w:hAnsi="Cambria Math"/>
          </w:rPr>
          <m:t>r</m:t>
        </m:r>
      </m:oMath>
      <w:r>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t xml:space="preserve">, so no reachable situation is met with silence. A reading that falls below the floor marks a coverage gap. The layer falls back to the watchful posture and adaptation is triggered.</w:t>
      </w:r>
    </w:p>
    <w:p w14:paraId="7984AF24" w14:textId="3CF8484B" w:rsidR="000E1725" w:rsidRPr="00BA1179" w:rsidRDefault="00000000" w:rsidP="00003802">
      <w:pPr>
        <w:pStyle w:val="ParText"/>
      </w:pPr>
      <w:r>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t xml:space="preserve"> clauses refer to the combinations of the catalogue counted in </w:t>
        <w:fldChar w:fldCharType="begin"/>
        <w:instrText xml:space="preserve"> REF _Ref234768948 \h </w:instrText>
        <w:fldChar w:fldCharType="separate"/>
        <w:t xml:space="preserve">( </w:t>
      </w:r>
      <w:r>
        <w:rPr>
          <w:noProof/>
        </w:rPr>
        <w:t>46</w:t>
      </w:r>
      <w:r>
        <w:t xml:space="preserve"> )</w:t>
        <w:fldChar w:fldCharType="end"/>
        <w:t xml:space="preserve">, those that agree with it on its clauses and are free on the rest, and the seeded base satisfies the coverage condition of </w:t>
        <w:fldChar w:fldCharType="begin"/>
        <w:instrText xml:space="preserve"> REF _Ref234769001 \h </w:instrText>
        <w:fldChar w:fldCharType="separate"/>
        <w:t xml:space="preserve">( </w:t>
      </w:r>
      <w:r>
        <w:rPr>
          <w:noProof/>
        </w:rPr>
        <w:t>47</w:t>
      </w:r>
      <w:r>
        <w:t xml:space="preserve"> )</w:t>
        <w:fldChar w:fldCharType="end"/>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0E864B02" w:rsidR="000E1725" w:rsidRPr="00BA1179" w:rsidRDefault="00000000" w:rsidP="000310BC">
            <w:pPr>
              <w:jc w:val="right"/>
            </w:pPr>
            <w:bookmarkStart w:id="264" w:name="_Ref234769001"/>
            <w:bookmarkStart w:id="265" w:name="_RefEqB5202"/>
            <w:r>
              <w:t xml:space="preserve">( </w:t>
              <w:fldChar w:fldCharType="begin"/>
              <w:instrText xml:space="preserve"> SEQ ( \* ARABIC </w:instrText>
              <w:fldChar w:fldCharType="separate"/>
            </w:r>
            <w:r>
              <w:rPr>
                <w:noProof/>
              </w:rPr>
              <w:t>47</w:t>
            </w:r>
            <w:r>
              <w:fldChar w:fldCharType="end"/>
              <w:t xml:space="preserve"> )</w:t>
            </w:r>
            <w:bookmarkEnd w:id="264"/>
            <w:bookmarkEnd w:id="265"/>
          </w:p>
        </w:tc>
      </w:tr>
    </w:tbl>
    <w:p w14:paraId="6122C6A0" w14:textId="52A7596A" w:rsidR="000E1725" w:rsidRPr="00BA1179" w:rsidRDefault="00000000" w:rsidP="003128FD">
      <w:pPr>
        <w:pStyle w:val="ParText"/>
      </w:pPr>
      <w:r>
        <w:t xml:space="preserve">As an example for illustration is that a fire threat activation of </w:t>
      </w:r>
      <m:oMath>
        <m:r>
          <w:rPr>
            <w:rFonts w:ascii="Cambria Math" w:hAnsi="Cambria Math"/>
          </w:rPr>
          <m:t>0.55</m:t>
        </m:r>
      </m:oMath>
      <w:r>
        <w:t xml:space="preserve"> belongs to the term medium with membership </w:t>
      </w:r>
      <m:oMath>
        <m:r>
          <w:rPr>
            <w:rFonts w:ascii="Cambria Math" w:hAnsi="Cambria Math"/>
          </w:rPr>
          <m:t>0.75</m:t>
        </m:r>
      </m:oMath>
      <w:r>
        <w:t xml:space="preserve"> and to the term high with membership </w:t>
      </w:r>
      <m:oMath>
        <m:r>
          <w:rPr>
            <w:rFonts w:ascii="Cambria Math" w:hAnsi="Cambria Math"/>
          </w:rPr>
          <m:t>0.25</m:t>
        </m:r>
      </m:oMath>
      <w:r>
        <w:t xml:space="preserve">. If the base prescribes suppression effort </w:t>
      </w:r>
      <m:oMath>
        <m:r>
          <w:rPr>
            <w:rFonts w:ascii="Cambria Math" w:hAnsi="Cambria Math"/>
          </w:rPr>
          <m:t>0.5</m:t>
        </m:r>
      </m:oMath>
      <w:r>
        <w:t xml:space="preserve"> for the first and </w:t>
      </w:r>
      <m:oMath>
        <m:r>
          <w:rPr>
            <w:rFonts w:ascii="Cambria Math" w:hAnsi="Cambria Math"/>
          </w:rPr>
          <m:t>0.8</m:t>
        </m:r>
      </m:oMath>
      <w:r>
        <w:t xml:space="preserve"> for the second, both rules fire and </w:t>
        <w:fldChar w:fldCharType="begin"/>
        <w:instrText xml:space="preserve"> REF _Ref234769029 \h </w:instrText>
        <w:fldChar w:fldCharType="separate"/>
        <w:t xml:space="preserve">( </w:t>
      </w:r>
      <w:r>
        <w:rPr>
          <w:noProof/>
        </w:rPr>
        <w:t>45</w:t>
      </w:r>
      <w:r>
        <w:t xml:space="preserve"> )</w:t>
        <w:fldChar w:fldCharType="end"/>
        <w:t xml:space="preserve"> returns </w:t>
      </w:r>
      <m:oMath>
        <m:r>
          <w:rPr>
            <w:rFonts w:ascii="Cambria Math" w:hAnsi="Cambria Math"/>
          </w:rPr>
          <m:t>0.575</m:t>
        </m:r>
      </m:oMath>
      <w:r>
        <w:t xml:space="preserve">, a value no rule states explicitly. Coverage is therefore graded rather than binary, and it carries two calibrated thresholds. Below the floor of </w:t>
      </w:r>
      <m:oMath>
        <m:r>
          <w:rPr>
            <w:rFonts w:ascii="Cambria Math" w:hAnsi="Cambria Math"/>
          </w:rPr>
          <m:t>0.05</m:t>
        </m:r>
      </m:oMath>
      <w:r>
        <w:t xml:space="preserve"> no rule runs meaningfully and the layer falls back to the watchful posture, while a strongest firing that stays under the gap threshold marks a coverage gap and triggers adaptation.</w:t>
      </w:r>
    </w:p>
    <w:p w14:paraId="4450C93A" w14:textId="056F5870" w:rsidR="000E1725" w:rsidRPr="00BA1179" w:rsidRDefault="00000000" w:rsidP="00DD04B7">
      <w:pPr>
        <w:pStyle w:val="ParText"/>
      </w:pPr>
      <w:r>
        <w:t xml:space="preserve">Full enumeration is rejected on principle, and the comparison of </w:t>
        <w:fldChar w:fldCharType="begin"/>
        <w:instrText xml:space="preserve"> REF _Ref234770844 \h </w:instrText>
        <w:fldChar w:fldCharType="separate"/>
        <w:t xml:space="preserve">Table </w:t>
      </w:r>
      <w:r>
        <w:rPr>
          <w:noProof/>
        </w:rPr>
        <w:t>4</w:t>
      </w:r>
      <w:r>
        <w:t>.</w:t>
      </w:r>
      <w:r>
        <w:rPr>
          <w:noProof/>
        </w:rPr>
        <w:t>2</w:t>
      </w:r>
      <w:r>
        <w:fldChar w:fldCharType="end"/>
        <w:t xml:space="preserve"> is the argument. A catalogue of 3125 rules cannot be audited from an expert and freezes a </w:t>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78237C2" w:rsidR="000E1725" w:rsidRPr="00BA1179" w:rsidRDefault="00000000" w:rsidP="00DD04B7">
      <w:pPr>
        <w:pStyle w:val="Caption"/>
        <w:keepNext/>
      </w:pPr>
      <w:bookmarkStart w:id="266" w:name="_Ref234770844"/>
      <w:bookmarkStart w:id="267" w:name="_Toc235572503"/>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2</w:t>
      </w:r>
      <w:r>
        <w:fldChar w:fldCharType="end"/>
      </w:r>
      <w:bookmarkEnd w:id="266"/>
      <w:r>
        <w:t xml:space="preserve"> Full enumeration versus the sparse evolving base</w:t>
      </w:r>
      <w:bookmarkEnd w:id="267"/>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t xml:space="preserve">Cannot be elicited by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t xml:space="preserve">Tens of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t xml:space="preserve">Table 4.3 states how each concept has a primary family that answers its operational question and a set of secondary families that it modulates. </w:t>
      </w:r>
    </w:p>
    <w:p w14:paraId="44235DF7" w14:textId="0D61FB55" w:rsidR="000E1725" w:rsidRPr="00BA1179" w:rsidRDefault="00000000" w:rsidP="00DD04B7">
      <w:pPr>
        <w:pStyle w:val="Caption"/>
        <w:keepNext/>
      </w:pPr>
      <w:bookmarkStart w:id="268" w:name="_Toc235572504"/>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3</w:t>
      </w:r>
      <w:r>
        <w:fldChar w:fldCharType="end"/>
        <w:t xml:space="preserve"> Designated mapping between decision concepts and intervention types</w:t>
      </w:r>
      <w:bookmarkEnd w:id="268"/>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77777777" w:rsidR="002604DC" w:rsidRPr="00BA1179" w:rsidRDefault="002604DC" w:rsidP="002604DC">
      <w:pPr>
        <w:pStyle w:val="ParText"/>
      </w:pPr>
      <w:bookmarkStart w:id="269" w:name="_Toc235572458"/>
      <w:r>
        <w:t xml:space="preserve">A run may start from three profiles of that base in Appendix </w:t>
        <w:fldChar w:fldCharType="begin"/>
        <w:instrText xml:space="preserve"> REF _RefAppE1 \r \h </w:instrText>
        <w:fldChar w:fldCharType="separate"/>
        <w:t>E</w:t>
        <w:fldChar w:fldCharType="end"/>
        <w:t xml:space="preserve">. </w:t>
      </w:r>
      <w:r>
        <w:rPr>
          <w:b/>
          <w:bCs/>
        </w:rPr>
        <w:t>The full profile</w:t>
      </w:r>
      <w:r>
        <w:t xml:space="preserve"> instantiates all seeds. </w:t>
      </w:r>
      <w:r>
        <w:rPr>
          <w:b/>
          <w:bCs/>
        </w:rPr>
        <w:t xml:space="preserve">The core profile </w:t>
      </w:r>
      <w:r>
        <w:t xml:space="preserve">instantiates the doctrine block R1 to R22 only, so the single-antecedent backbone must be rebuilt by adaptation. </w:t>
      </w:r>
      <w:r>
        <w:rPr>
          <w:b/>
          <w:bCs/>
        </w:rPr>
        <w:t>The minimal profile</w:t>
      </w:r>
      <w:r>
        <w:t xml:space="preserve"> keeps a single strongest seed per intervention family, five rules in all, so the system starts almost without doctrine and must learn its base by trial. </w:t>
      </w:r>
    </w:p>
    <w:p w14:paraId="01956CB0" w14:textId="412E7432" w:rsidR="000E1725" w:rsidRPr="00BA1179" w:rsidRDefault="00000000">
      <w:pPr>
        <w:pStyle w:val="Heading3"/>
      </w:pPr>
      <w:r>
        <w:t>Cost, Quality, and the Satisficing Test</w:t>
      </w:r>
      <w:bookmarkEnd w:id="269"/>
    </w:p>
    <w:p w14:paraId="7CC7DCAD" w14:textId="5ED158CF" w:rsidR="000E1725" w:rsidRPr="00BA1179" w:rsidRDefault="00000000" w:rsidP="0075260A">
      <w:pPr>
        <w:spacing w:after="120"/>
        <w:ind w:firstLine="360"/>
      </w:pPr>
      <w:r>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fldChar w:fldCharType="begin"/>
        <w:instrText xml:space="preserve"> REF _RefFig43 \h </w:instrText>
        <w:fldChar w:fldCharType="separate"/>
        <w:t xml:space="preserve">Figure </w:t>
      </w:r>
      <w:r>
        <w:rPr>
          <w:noProof/>
        </w:rPr>
        <w:t>4</w:t>
      </w:r>
      <w:r>
        <w:t>.</w:t>
      </w:r>
      <w:r>
        <w:rPr>
          <w:noProof/>
        </w:rPr>
        <w:t>5</w:t>
      </w:r>
      <w:r>
        <w:fldChar w:fldCharType="end"/>
        <w:t>.</w:t>
      </w:r>
    </w:p>
    <w:p w14:paraId="42392480" w14:textId="21E609D4" w:rsidR="000E1725" w:rsidRPr="00BA1179" w:rsidRDefault="00000000" w:rsidP="00653E64">
      <w:pPr>
        <w:pStyle w:val="Heading4"/>
      </w:pPr>
      <w:commentRangeStart w:id="270"/>
      <w:r>
        <w:t>Cost of an Intervention</w:t>
      </w:r>
      <w:commentRangeEnd w:id="270"/>
      <w:r>
        <w:rPr>
          <w:rStyle w:val="CommentReference"/>
          <w:sz w:val="24"/>
          <w:szCs w:val="22"/>
        </w:rPr>
        <w:commentReference w:id="270"/>
      </w:r>
    </w:p>
    <w:p w14:paraId="5E51000A" w14:textId="330DE80F" w:rsidR="000E1725" w:rsidRPr="00BA1179" w:rsidRDefault="00000000">
      <w:pPr>
        <w:pStyle w:val="ParText"/>
      </w:pPr>
      <w:r>
        <w:t xml:space="preserve">The cost measures what the candidate is expected to cost the incident. This is not evaluated on the current state, the candidate allocation is held constant on the </w:t>
        <w:lastRenderedPageBreak/>
        <w:t xml:space="preserve">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t xml:space="preserve"> resolution, and the cost of the forecast end state is compared with a no-action shadow run started from the same state. The cost itself is the weighted five-term </w:t>
        <w:fldChar w:fldCharType="begin"/>
        <w:instrText xml:space="preserve"> REF _RefEqJcomp \h </w:instrText>
        <w:fldChar w:fldCharType="separate"/>
        <w:t xml:space="preserve">( </w:t>
      </w:r>
      <w:r>
        <w:rPr>
          <w:noProof/>
        </w:rPr>
        <w:t>48</w:t>
      </w:r>
      <w:r>
        <w:t xml:space="preserve"> )</w:t>
        <w:fldChar w:fldCharType="end"/>
        <w:t xml:space="preserve"> with the exact normalizations of the implementation; all five weights are set to one in this work, 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5BFA7AC7" w:rsidR="00724E5B" w:rsidRPr="00BA1179" w:rsidRDefault="00724E5B" w:rsidP="006601CA">
            <w:pPr>
              <w:pStyle w:val="TableText"/>
            </w:pPr>
            <w:bookmarkStart w:id="271" w:name="_RefEqJcomp"/>
            <w:r>
              <w:t xml:space="preserve">( </w:t>
              <w:fldChar w:fldCharType="begin"/>
              <w:instrText xml:space="preserve"> SEQ ( \* ARABIC </w:instrText>
              <w:fldChar w:fldCharType="separate"/>
            </w:r>
            <w:r>
              <w:rPr>
                <w:noProof/>
              </w:rPr>
              <w:t>48</w:t>
            </w:r>
            <w:r>
              <w:fldChar w:fldCharType="end"/>
              <w:t xml:space="preserve"> )</w:t>
            </w:r>
            <w:bookmarkEnd w:id="271"/>
          </w:p>
        </w:tc>
      </w:tr>
    </w:tbl>
    <w:p w14:paraId="313BBFA0" w14:textId="07DD823A" w:rsidR="000E1725" w:rsidRPr="00BA1179" w:rsidRDefault="00000000" w:rsidP="000E1E79">
      <w:pPr>
        <w:pStyle w:val="ParText"/>
      </w:pPr>
      <w:r>
        <w:t xml:space="preserve">In </w:t>
        <w:fldChar w:fldCharType="begin"/>
        <w:instrText xml:space="preserve"> REF _RefEqJcomp \h </w:instrText>
        <w:fldChar w:fldCharType="separate"/>
        <w:t xml:space="preserve">( </w:t>
      </w:r>
      <w:r>
        <w:rPr>
          <w:noProof/>
        </w:rPr>
        <w:t>48</w:t>
      </w:r>
      <w:r>
        <w:t xml:space="preserve"> )</w:t>
        <w:fldChar w:fldCharType="end"/>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t xml:space="preserve"> are the non-negative priority weights, and the sum is divided by their total so that </w:t>
      </w:r>
      <m:oMath>
        <m:r>
          <w:rPr>
            <w:rFonts w:ascii="Cambria Math" w:hAnsi="Cambria Math"/>
          </w:rPr>
          <m:t>J</m:t>
        </m:r>
      </m:oMath>
      <w:r>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Pr>
          <w:rFonts w:eastAsiaTheme="minorEastAsia"/>
        </w:rPr>
        <w:t>.</w:t>
      </w:r>
      <w:r>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Pr>
          <w:rFonts w:eastAsiaTheme="minorEastAsia"/>
        </w:rPr>
        <w:t xml:space="preserve"> </w:t>
      </w:r>
      <w:r>
        <w:t xml:space="preserve">is the reference area whose loss is treated as a full-scale fire. The rational form </w:t>
      </w:r>
      <m:oMath>
        <m:r>
          <w:rPr>
            <w:rFonts w:ascii="Cambria Math" w:hAnsi="Cambria Math"/>
          </w:rPr>
          <m:t>x/(1+x)</m:t>
        </m:r>
      </m:oMath>
      <w:r>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t xml:space="preserve"> is nearly linear near the origin, reads exactly 0.5 at the reference fire, and approaches one without reaching it; its slope decays only quadratically, so every saved cell keeps a measurable worth at any fire size.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t xml:space="preserve"> prices timeliness. </w:t>
      </w:r>
      <m:oMath>
        <m:bar>
          <m:barPr>
            <m:pos m:val="top"/>
            <m:ctrlPr>
              <w:rPr>
                <w:rFonts w:ascii="Cambria Math" w:hAnsi="Cambria Math"/>
                <w:i/>
              </w:rPr>
            </m:ctrlPr>
          </m:barPr>
          <m:e>
            <m:r>
              <w:rPr>
                <w:rFonts w:ascii="Cambria Math" w:hAnsi="Cambria Math"/>
              </w:rPr>
              <m:t>τ</m:t>
            </m:r>
          </m:e>
        </m:bar>
      </m:oMath>
      <w:r>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2"/>
      <w:r>
        <w:lastRenderedPageBreak/>
        <w:t>Acceptance Tests</w:t>
      </w:r>
      <w:commentRangeEnd w:id="272"/>
      <w:r>
        <w:rPr>
          <w:rStyle w:val="CommentReference"/>
          <w:sz w:val="24"/>
          <w:szCs w:val="22"/>
        </w:rPr>
        <w:commentReference w:id="272"/>
      </w:r>
    </w:p>
    <w:p w14:paraId="3323AA40" w14:textId="70A06D46" w:rsidR="000E1725" w:rsidRPr="00BA1179" w:rsidRDefault="00000000" w:rsidP="00653E64">
      <w:pPr>
        <w:spacing w:after="120"/>
        <w:ind w:firstLine="360"/>
      </w:pPr>
      <w:r>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6524ADD8" w:rsidR="000E1725" w:rsidRPr="00BA1179" w:rsidRDefault="00000000" w:rsidP="009D0DA0">
            <w:pPr>
              <w:pStyle w:val="ParEq"/>
            </w:pPr>
            <w:bookmarkStart w:id="273" w:name="_RefEqB4503"/>
            <w:r>
              <w:t xml:space="preserve">( </w:t>
              <w:fldChar w:fldCharType="begin"/>
              <w:instrText xml:space="preserve"> SEQ ( \* ARABIC </w:instrText>
              <w:fldChar w:fldCharType="separate"/>
            </w:r>
            <w:r>
              <w:rPr>
                <w:noProof/>
              </w:rPr>
              <w:t>49</w:t>
            </w:r>
            <w:r>
              <w:fldChar w:fldCharType="end"/>
              <w:t xml:space="preserve"> )</w:t>
            </w:r>
            <w:bookmarkEnd w:id="273"/>
          </w:p>
        </w:tc>
      </w:tr>
    </w:tbl>
    <w:p w14:paraId="2B62C44B" w14:textId="1917BBE2" w:rsidR="000E1725" w:rsidRPr="00BA1179" w:rsidRDefault="00000000" w:rsidP="00F44F69">
      <w:pPr>
        <w:pStyle w:val="ParText"/>
      </w:pPr>
      <w:r>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t>Failing the cost test does not suspend action. The orders already produced by the standing rule base remain in force and are applied while adaptation runs, so an acceptable decision is never withdrawn in the hope of a better one.</w:t>
      </w:r>
    </w:p>
    <w:p w14:paraId="6AA8E847" w14:textId="753DEB11" w:rsidR="000E1725" w:rsidRPr="00BA1179" w:rsidRDefault="00000000" w:rsidP="00F44F69">
      <w:pPr>
        <w:pStyle w:val="ParText"/>
      </w:pPr>
      <w:r>
        <w:rPr>
          <w:b/>
          <w:bCs/>
        </w:rPr>
        <w:t>The quality measures what the cost cannot.</w:t>
      </w:r>
      <w:r>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fldChar w:fldCharType="begin"/>
        <w:instrText xml:space="preserve"> REF _RefEqB4504 \h </w:instrText>
        <w:fldChar w:fldCharType="separate"/>
        <w:t xml:space="preserve">( </w:t>
      </w:r>
      <w:r>
        <w:rPr>
          <w:noProof/>
        </w:rPr>
        <w:t>50</w:t>
      </w:r>
      <w:r>
        <w:t xml:space="preserve"> )</w:t>
        <w:fldChar w:fldCharType="end"/>
        <w:t xml:space="preserve">. </w:t>
      </w:r>
      <m:oMath>
        <m:r>
          <w:rPr>
            <w:rFonts w:ascii="Cambria Math" w:hAnsi="Cambria Math"/>
          </w:rPr>
          <m:t>F</m:t>
        </m:r>
        <m:d>
          <m:dPr>
            <m:ctrlPr>
              <w:rPr>
                <w:rFonts w:ascii="Cambria Math" w:hAnsi="Cambria Math"/>
                <w:i/>
              </w:rPr>
            </m:ctrlPr>
          </m:dPr>
          <m:e>
            <m:r>
              <w:rPr>
                <w:rFonts w:ascii="Cambria Math" w:hAnsi="Cambria Math"/>
              </w:rPr>
              <m:t>n</m:t>
            </m:r>
          </m:e>
        </m:d>
      </m:oMath>
      <w:r>
        <w:t xml:space="preserve"> is the intervention family that answers concept </w:t>
      </w:r>
      <m:oMath>
        <m:r>
          <w:rPr>
            <w:rFonts w:ascii="Cambria Math" w:hAnsi="Cambria Math"/>
          </w:rPr>
          <m:t>n</m:t>
        </m:r>
      </m:oMath>
      <w:r>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t xml:space="preserve"> the intensity the candidate orders for family </w:t>
      </w:r>
      <m:oMath>
        <m:r>
          <w:rPr>
            <w:rFonts w:ascii="Cambria Math" w:hAnsi="Cambria Math"/>
          </w:rPr>
          <m:t>f</m:t>
        </m:r>
      </m:oMath>
      <w:r>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06C1C55B" w:rsidR="000E1725" w:rsidRPr="00BA1179" w:rsidRDefault="00000000" w:rsidP="009D0DA0">
            <w:pPr>
              <w:pStyle w:val="ParEq"/>
            </w:pPr>
            <w:bookmarkStart w:id="274" w:name="_RefEqB4504"/>
            <w:r>
              <w:t xml:space="preserve">( </w:t>
              <w:fldChar w:fldCharType="begin"/>
              <w:instrText xml:space="preserve"> SEQ ( \* ARABIC </w:instrText>
              <w:fldChar w:fldCharType="separate"/>
            </w:r>
            <w:r>
              <w:rPr>
                <w:noProof/>
              </w:rPr>
              <w:t>50</w:t>
            </w:r>
            <w:r>
              <w:fldChar w:fldCharType="end"/>
              <w:t xml:space="preserve"> )</w:t>
            </w:r>
            <w:bookmarkEnd w:id="274"/>
          </w:p>
        </w:tc>
      </w:tr>
    </w:tbl>
    <w:p w14:paraId="41B46DA8" w14:textId="6A072E5B"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although it does issue orders of its own. It is a modulator rather than a demander. In other words, its activation states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fldChar w:fldCharType="begin"/>
        <w:instrText xml:space="preserve"> REF _RefEqB4504 \h </w:instrText>
        <w:fldChar w:fldCharType="separate"/>
        <w:t xml:space="preserve">( </w:t>
      </w:r>
      <w:r>
        <w:rPr>
          <w:noProof/>
        </w:rPr>
        <w:t>50</w:t>
      </w:r>
      <w:r>
        <w:t xml:space="preserve"> )</w:t>
        <w:fldChar w:fldCharType="end"/>
        <w:t>.</w:t>
      </w:r>
    </w:p>
    <w:p w14:paraId="733AF36B" w14:textId="355DA63C" w:rsidR="000E1725" w:rsidRPr="00BA1179" w:rsidRDefault="00000000" w:rsidP="00DD3275">
      <w:pPr>
        <w:pStyle w:val="ParText"/>
      </w:pPr>
      <w:bookmarkStart w:id="275" w:name="_Ref234778091"/>
      <w:r>
        <w:rPr>
          <w:b/>
          <w:bCs/>
        </w:rPr>
        <w:t xml:space="preserve">A candidate that “suppresses heavily while the fire threat is low” is penalized as much as one that ignores a high evacuation pressure, even though only the second failure would raise the cost within the horizon.</w:t>
      </w:r>
      <w:r>
        <w:t xml:space="preserve"> This is why quality is kept separate from cost. It detects a misdirected response before its consequences appear. The two tests are in </w:t>
        <w:fldChar w:fldCharType="begin"/>
        <w:instrText xml:space="preserve"> REF _Ref234778593 \h </w:instrText>
        <w:fldChar w:fldCharType="separate"/>
        <w:t xml:space="preserve">Table </w:t>
      </w:r>
      <w:r>
        <w:rPr>
          <w:noProof/>
        </w:rPr>
        <w:t>4</w:t>
      </w:r>
      <w:r>
        <w:t>.</w:t>
      </w:r>
      <w:r>
        <w:rPr>
          <w:noProof/>
        </w:rPr>
        <w:t>4</w:t>
      </w:r>
      <w:r>
        <w:fldChar w:fldCharType="end"/>
        <w:t>. When the quality falls below the gate, the graduated fail-safe attenuates the offensive intensities in proportion to the deficit, and a quality failure is itself one of the symptoms that summon adaptation.</w:t>
      </w:r>
    </w:p>
    <w:p w14:paraId="3F21AB4C" w14:textId="700A7F2A" w:rsidR="000E1725" w:rsidRPr="00BA1179" w:rsidRDefault="00000000" w:rsidP="006C6E7A">
      <w:pPr>
        <w:pStyle w:val="Caption"/>
        <w:keepNext/>
      </w:pPr>
      <w:bookmarkStart w:id="276" w:name="_Ref234778593"/>
      <w:bookmarkStart w:id="277" w:name="_Toc235572505"/>
      <w:r>
        <w:t xml:space="preserve">Table </w:t>
        <w:fldChar w:fldCharType="begin"/>
        <w:instrText xml:space="preserve"> STYLEREF 1 \s </w:instrText>
        <w:fldChar w:fldCharType="separate"/>
      </w:r>
      <w:r>
        <w:rPr>
          <w:noProof/>
        </w:rPr>
        <w:t>4</w:t>
      </w:r>
      <w:r>
        <w:fldChar w:fldCharType="end"/>
        <w:t>.</w:t>
        <w:fldChar w:fldCharType="begin"/>
        <w:instrText xml:space="preserve"> SEQ Table \* ARABIC \s 1 </w:instrText>
        <w:fldChar w:fldCharType="separate"/>
      </w:r>
      <w:r>
        <w:rPr>
          <w:noProof/>
        </w:rPr>
        <w:t>4</w:t>
      </w:r>
      <w:r>
        <w:fldChar w:fldCharType="end"/>
      </w:r>
      <w:bookmarkEnd w:id="275"/>
      <w:bookmarkEnd w:id="276"/>
      <w:r>
        <w:t xml:space="preserve"> The two acceptance tests and the consequence of failure.</w:t>
      </w:r>
      <w:bookmarkEnd w:id="277"/>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t>.</w:t>
            </w:r>
          </w:p>
        </w:tc>
      </w:tr>
    </w:tbl>
    <w:p w14:paraId="5C775C4D" w14:textId="77777777" w:rsidR="000E1725" w:rsidRPr="00BA1179" w:rsidRDefault="00000000">
      <w:pPr>
        <w:pStyle w:val="Heading3"/>
      </w:pPr>
      <w:bookmarkStart w:id="278" w:name="_Toc235572459"/>
      <w:bookmarkStart w:id="279" w:name="OLD_Ref226192387"/>
      <w:r>
        <w:t>Open Decision Space: Staged Adaptation</w:t>
      </w:r>
      <w:bookmarkEnd w:id="278"/>
    </w:p>
    <w:p w14:paraId="7C54C9A6" w14:textId="46873273" w:rsidR="004772D4" w:rsidRDefault="00000000">
      <w:pPr>
        <w:pStyle w:val="ParText"/>
      </w:pPr>
      <w:r>
        <w:t xml:space="preserve">Adaptation is organized as three stages of strictly increasing invasiveness, namely </w:t>
      </w:r>
      <w:r>
        <w:rPr>
          <w:b/>
          <w:bCs/>
        </w:rPr>
        <w:t>parameter adjustment inside the existing rules</w:t>
      </w:r>
      <w:r>
        <w:t xml:space="preserve">, </w:t>
      </w:r>
      <w:r>
        <w:rPr>
          <w:b/>
          <w:bCs/>
        </w:rPr>
        <w:t xml:space="preserve">growth of the rule base into </w:t>
        <w:lastRenderedPageBreak/>
        <w:t>ground it does not cover</w:t>
      </w:r>
      <w:r>
        <w:t xml:space="preserve">, and </w:t>
      </w:r>
      <w:r>
        <w:rPr>
          <w:b/>
          <w:bCs/>
        </w:rPr>
        <w:t>generative proposal of a new rule</w:t>
      </w:r>
      <w:r>
        <w:t xml:space="preserve"> and, where a package is admitted, of a new element of the vocabulary. A stage engages only when the standing decision demonstrably falls short. Every trial it produces is judged by a single criterion, namely the physical cost, namely the burned-area, asset and population terms with their weights renormalized, evaluated on a shadow forecast. The total cost of </w:t>
        <w:fldChar w:fldCharType="begin"/>
        <w:instrText xml:space="preserve"> REF _RefEqJcomp \h </w:instrText>
        <w:instrText xml:space="preserve"> \* MERGEFORMAT </w:instrText>
        <w:fldChar w:fldCharType="separate"/>
        <w:t xml:space="preserve">( 48 )</w:t>
        <w:fldChar w:fldCharType="end"/>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 </w:t>
      </w:r>
    </w:p>
    <w:p w14:paraId="7C79417B" w14:textId="79C90D70" w:rsidR="00E23280" w:rsidRDefault="00000000">
      <w:pPr>
        <w:pStyle w:val="ParText"/>
      </w:pPr>
      <w:r>
        <w:t xml:space="preserve">Three symptoms engage the stages, and each is measurable on the running incident. The first is a </w:t>
      </w:r>
      <w:r>
        <w:rPr>
          <w:b/>
          <w:bCs/>
        </w:rPr>
        <w:t>cost deficit</w:t>
      </w:r>
      <w:r>
        <w:t xml:space="preserve">, the forecast cost of the candidate exceeds the satisficing bound. The second is a </w:t>
      </w:r>
      <w:r>
        <w:rPr>
          <w:b/>
          <w:bCs/>
        </w:rPr>
        <w:t>coverage gap</w:t>
      </w:r>
      <w:r>
        <w:t xml:space="preserve">, fire is alive on the ground while the strongest firing of the base stays below the gap threshold, so the base does not cover the situation at hand. The third is </w:t>
      </w:r>
      <w:r>
        <w:rPr>
          <w:b/>
          <w:bCs/>
        </w:rPr>
        <w:t>spread</w:t>
      </w:r>
      <w:r>
        <w:t xml:space="preserve">, the burned area grew since the previous decision even though the orders were applied, which means a formally satisficing decision is losing the fire; the growth itself is treated as a coverage gap rather than as a cost deficit. Consecutive trials are separated by a cooldown period, so the shadow forecasts 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 xml:space="preserve">EVFIS: Parameter Adaptation</w:t>
      </w:r>
    </w:p>
    <w:p w14:paraId="0BD71D6E" w14:textId="7E6DDE4E" w:rsidR="00BA16DE" w:rsidRDefault="0049581E" w:rsidP="00BA16DE">
      <w:r>
        <w:rPr>
          <w:b/>
          <w:bCs/>
        </w:rPr>
        <w:t>The first stage tunes the rules already in the base and adds none.</w:t>
      </w:r>
      <w:r>
        <w:t xml:space="preserve"> It has two moves, namely consequent step and boundary shift. While the consequent step changes the output value of a rule, the boundary shift moves the edge that two neighboring antecedent terms share. </w:t>
      </w:r>
    </w:p>
    <w:p w14:paraId="6BA5D5BF" w14:textId="3A1750FB" w:rsidR="009D0DA0" w:rsidRDefault="00526294" w:rsidP="00A806EA">
      <w:r>
        <w:rPr>
          <w:b/>
          <w:bCs/>
        </w:rPr>
        <w:lastRenderedPageBreak/>
        <w:t xml:space="preserve">The Consequent step: </w:t>
      </w:r>
      <w:r>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t xml:space="preserve"> is the intensity that the rule assigns to intervention </w:t>
      </w:r>
      <m:oMath>
        <m:r>
          <w:rPr>
            <w:rFonts w:ascii="Cambria Math" w:hAnsi="Cambria Math"/>
          </w:rPr>
          <m:t>m</m:t>
        </m:r>
      </m:oMath>
      <w:r>
        <w:t xml:space="preserve">. The consequent step adds or subtracts δ, fixed at 0.05,  from that number and clips the result to the unit interval </w:t>
        <w:fldChar w:fldCharType="begin"/>
        <w:instrText xml:space="preserve"> REF _Ref235049901 \h </w:instrText>
        <w:fldChar w:fldCharType="separate"/>
        <w:t xml:space="preserve">( </w:t>
      </w:r>
      <w:r>
        <w:rPr>
          <w:noProof/>
        </w:rPr>
        <w:t>51</w:t>
      </w:r>
      <w:r>
        <w:t xml:space="preserve"> )</w:t>
        <w:fldChar w:fldCharType="end"/>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669C0BEC" w:rsidR="009D0DA0" w:rsidRPr="00BA1179" w:rsidRDefault="009D0DA0" w:rsidP="009D0DA0">
            <w:pPr>
              <w:pStyle w:val="ParEq"/>
            </w:pPr>
            <w:bookmarkStart w:id="280" w:name="_Ref235049901"/>
            <w:r>
              <w:t xml:space="preserve">( </w:t>
              <w:fldChar w:fldCharType="begin"/>
              <w:instrText xml:space="preserve"> SEQ ( \* ARABIC </w:instrText>
              <w:fldChar w:fldCharType="separate"/>
            </w:r>
            <w:r>
              <w:rPr>
                <w:noProof/>
              </w:rPr>
              <w:t>51</w:t>
            </w:r>
            <w:r>
              <w:fldChar w:fldCharType="end"/>
              <w:t xml:space="preserve"> )</w:t>
            </w:r>
            <w:bookmarkEnd w:id="280"/>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3DB7556D" w:rsidR="00C45A8D" w:rsidRDefault="00C45A8D" w:rsidP="00C45A8D">
      <w:pPr>
        <w:pStyle w:val="ParText"/>
      </w:pPr>
      <w:r>
        <w:rPr>
          <w:b/>
          <w:bCs/>
        </w:rPr>
        <w:t xml:space="preserve">Boundary shift step: </w:t>
      </w:r>
      <w:r>
        <w:t xml:space="preserve">Two neighboring antecedent terms share their transition interval.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Pr>
          <w:rFonts w:eastAsiaTheme="minorEastAsia"/>
        </w:rPr>
        <w:t xml:space="preserve"> </w:t>
        <w:fldChar w:fldCharType="begin"/>
        <w:instrText xml:space="preserve"> REF _Ref235049910 \h </w:instrText>
        <w:fldChar w:fldCharType="separate"/>
      </w:r>
      <w:r>
        <w:t xml:space="preserve">( </w:t>
      </w:r>
      <w:r>
        <w:rPr>
          <w:noProof/>
        </w:rPr>
        <w:t>52</w:t>
      </w:r>
      <w:r>
        <w:t xml:space="preserve"> )</w:t>
      </w:r>
      <w:r>
        <w:rPr>
          <w:rFonts w:eastAsiaTheme="minorEastAsia"/>
        </w:rPr>
        <w:fldChar w:fldCharType="end"/>
      </w:r>
      <w:r>
        <w:t xml:space="preserve">. The boundary shift moves this shared edge. The edge belongs to both terms, both move together, so the memberships still sum to one at every reading and the partition of unity required by </w:t>
        <w:fldChar w:fldCharType="begin"/>
        <w:instrText xml:space="preserve"> REF _Ref234769029 \h </w:instrText>
        <w:fldChar w:fldCharType="separate"/>
        <w:t xml:space="preserve">( </w:t>
      </w:r>
      <w:r>
        <w:rPr>
          <w:noProof/>
        </w:rPr>
        <w:t>45</w:t>
      </w:r>
      <w:r>
        <w:t xml:space="preserve"> )</w:t>
        <w:fldChar w:fldCharType="end"/>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015920A" w:rsidR="004C5B0C" w:rsidRPr="001E4A69" w:rsidRDefault="004C5B0C" w:rsidP="001E4A69">
            <w:pPr>
              <w:pStyle w:val="ParEq"/>
            </w:pPr>
            <w:bookmarkStart w:id="281" w:name="_Ref235049910"/>
            <w:r>
              <w:t xml:space="preserve">( </w:t>
              <w:fldChar w:fldCharType="begin"/>
              <w:instrText xml:space="preserve"> SEQ ( \* ARABIC </w:instrText>
              <w:fldChar w:fldCharType="separate"/>
            </w:r>
            <w:r>
              <w:rPr>
                <w:noProof/>
              </w:rPr>
              <w:t>52</w:t>
            </w:r>
            <w:r>
              <w:fldChar w:fldCharType="end"/>
              <w:t xml:space="preserve"> )</w:t>
            </w:r>
            <w:bookmarkEnd w:id="281"/>
          </w:p>
        </w:tc>
      </w:tr>
    </w:tbl>
    <w:p w14:paraId="1185E5A2" w14:textId="655767A0" w:rsidR="006966EB" w:rsidRDefault="00BA16DE" w:rsidP="00BA16DE">
      <w:pPr>
        <w:pStyle w:val="ParText"/>
      </w:pPr>
      <w:r>
        <w:t xml:space="preserve">Every trial is a hypothesis. It is judged on the forecast physical cost at a basis, it is kept only when that cost strictly falls, and it is rolled back otherwise </w:t>
        <w:fldChar w:fldCharType="begin"/>
        <w:instrText xml:space="preserve"> REF _Ref235059424 \h </w:instrText>
        <w:fldChar w:fldCharType="separate"/>
        <w:t xml:space="preserve">( </w:t>
      </w:r>
      <w:r>
        <w:rPr>
          <w:noProof/>
        </w:rPr>
        <w:t>53</w:t>
      </w:r>
      <w:r>
        <w:t xml:space="preserve"> )</w:t>
        <w:fldChar w:fldCharType="end"/>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02DAD1D0" w:rsidR="006966EB" w:rsidRPr="00BA1179" w:rsidRDefault="006966EB" w:rsidP="006966EB">
            <w:pPr>
              <w:pStyle w:val="ParEq"/>
            </w:pPr>
            <w:bookmarkStart w:id="282" w:name="_Ref235059424"/>
            <w:r>
              <w:t xml:space="preserve">( </w:t>
              <w:fldChar w:fldCharType="begin"/>
              <w:instrText xml:space="preserve"> SEQ ( \* ARABIC </w:instrText>
              <w:fldChar w:fldCharType="separate"/>
            </w:r>
            <w:r>
              <w:rPr>
                <w:noProof/>
              </w:rPr>
              <w:t>53</w:t>
            </w:r>
            <w:r>
              <w:fldChar w:fldCharType="end"/>
              <w:t xml:space="preserve"> )</w:t>
            </w:r>
            <w:bookmarkEnd w:id="282"/>
          </w:p>
        </w:tc>
      </w:tr>
    </w:tbl>
    <w:p w14:paraId="0D0C4BA0" w14:textId="61A1F58D" w:rsidR="00BA16DE" w:rsidRPr="00BA1179" w:rsidRDefault="00BA16DE" w:rsidP="00BA16DE">
      <w:pPr>
        <w:pStyle w:val="ParText"/>
      </w:pPr>
      <w:r>
        <w:t xml:space="preserve">All trials act on a working copy of the rule base, so the seed base of Appendix </w:t>
        <w:fldChar w:fldCharType="begin"/>
        <w:instrText xml:space="preserve"> REF _RefAppE1 \r \h </w:instrText>
        <w:fldChar w:fldCharType="separate"/>
        <w:t>E</w:t>
        <w:fldChar w:fldCharType="end"/>
        <w:t xml:space="preserve"> is never modified. Both adaptations are shown in </w:t>
        <w:fldChar w:fldCharType="begin"/>
        <w:instrText xml:space="preserve"> REF _RefFigEvFIS \h </w:instrText>
        <w:fldChar w:fldCharType="separate"/>
        <w:t xml:space="preserve">Figure </w:t>
      </w:r>
      <w:r>
        <w:rPr>
          <w:noProof/>
        </w:rPr>
        <w:t>4</w:t>
      </w:r>
      <w:r>
        <w:t>.</w:t>
      </w:r>
      <w:r>
        <w:rPr>
          <w:noProof/>
        </w:rPr>
        <w:t>6</w:t>
      </w:r>
      <w:r>
        <w:t xml:space="preserve"> </w:t>
        <w:fldChar w:fldCharType="end"/>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78707A05" w:rsidR="00C37A84" w:rsidRPr="00BA1179" w:rsidRDefault="00C37A84" w:rsidP="00C37A84">
      <w:pPr>
        <w:pStyle w:val="Caption"/>
        <w:jc w:val="center"/>
      </w:pPr>
      <w:bookmarkStart w:id="283" w:name="_RefFigEvFIS"/>
      <w:bookmarkStart w:id="284" w:name="_Toc235572537"/>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6</w:t>
      </w:r>
      <w:r>
        <w:fldChar w:fldCharType="end"/>
        <w:t xml:space="preserve"> </w:t>
      </w:r>
      <w:bookmarkEnd w:id="283"/>
      <w:r>
        <w:t>Consequent step and boundary shift</w:t>
      </w:r>
      <w:bookmarkEnd w:id="284"/>
      <w:r>
        <w:t xml:space="preserve"> </w:t>
      </w:r>
    </w:p>
    <w:p w14:paraId="5FE6A605" w14:textId="4DEE77FC" w:rsidR="001E10D9" w:rsidRDefault="00B41EEE" w:rsidP="001E10D9">
      <w:pPr>
        <w:pStyle w:val="Heading4"/>
      </w:pPr>
      <w:r>
        <w:t xml:space="preserve">EVFIS: Rule Instantiation and Resolution Increase</w:t>
      </w:r>
    </w:p>
    <w:p w14:paraId="6CE5E075" w14:textId="6B9D83DD" w:rsidR="00B8617A" w:rsidRDefault="00B90B19" w:rsidP="00B90B19">
      <w:pPr>
        <w:pStyle w:val="ParText"/>
      </w:pPr>
      <w:r>
        <w:rPr>
          <w:b/>
          <w:bCs/>
        </w:rPr>
        <w:t>The second stage grows the rule base</w:t>
      </w:r>
      <w:r>
        <w:t xml:space="preserve">. It works in two modes.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t xml:space="preserve">, define the combination that describes the current situation, as given in </w:t>
        <w:fldChar w:fldCharType="begin"/>
        <w:instrText xml:space="preserve"> REF _RefEqSplit \h </w:instrText>
        <w:fldChar w:fldCharType="separate"/>
        <w:t xml:space="preserve">( </w:t>
      </w:r>
      <w:r>
        <w:rPr>
          <w:noProof/>
        </w:rPr>
        <w:t>55</w:t>
      </w:r>
      <w:r>
        <w:t xml:space="preserve"> )</w:t>
        <w:fldChar w:fldCharType="end"/>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41C2D23" w:rsidR="00B8617A" w:rsidRPr="00B8617A" w:rsidRDefault="00B8617A" w:rsidP="00B8617A">
            <w:pPr>
              <w:pStyle w:val="ParEq"/>
              <w:rPr>
                <w:lang w:val="fr-BE"/>
              </w:rPr>
            </w:pPr>
            <w:r>
              <w:rPr>
                <w:lang w:val="fr-BE"/>
              </w:rPr>
              <w:t xml:space="preserve">( </w:t>
            </w:r>
            <w:r>
              <w:fldChar w:fldCharType="begin"/>
            </w:r>
            <w:r>
              <w:rPr>
                <w:lang w:val="fr-BE"/>
              </w:rPr>
              <w:instrText xml:space="preserve"> SEQ ( \* ARABIC </w:instrText>
            </w:r>
            <w:r>
              <w:fldChar w:fldCharType="separate"/>
            </w:r>
            <w:r>
              <w:rPr>
                <w:noProof/>
                <w:lang w:val="fr-BE"/>
              </w:rPr>
              <w:t>54</w:t>
            </w:r>
            <w:r>
              <w:fldChar w:fldCharType="end"/>
            </w:r>
            <w:r>
              <w:rPr>
                <w:lang w:val="fr-BE"/>
              </w:rPr>
              <w:t xml:space="preserve"> )</w:t>
            </w:r>
          </w:p>
        </w:tc>
      </w:tr>
    </w:tbl>
    <w:p w14:paraId="433C2FA6" w14:textId="6BB000A7" w:rsidR="00260E93" w:rsidRDefault="00260E93" w:rsidP="006E1906">
      <w:pPr>
        <w:pStyle w:val="ParText"/>
      </w:pPr>
      <w:r>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61ECCB9"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lastRenderedPageBreak/>
        <w:t xml:space="preserve">concept, centred on the crisp reading </w:t>
      </w:r>
      <m:oMath>
        <m:r>
          <w:rPr>
            <w:rFonts w:ascii="Cambria Math" w:hAnsi="Cambria Math"/>
          </w:rPr>
          <m:t>x</m:t>
        </m:r>
      </m:oMath>
      <w:r>
        <w:t xml:space="preserve">, as given in </w:t>
        <w:fldChar w:fldCharType="begin"/>
        <w:instrText xml:space="preserve"> REF _RefEqSplit \h </w:instrText>
        <w:fldChar w:fldCharType="separate"/>
        <w:t xml:space="preserve">( </w:t>
      </w:r>
      <w:r>
        <w:rPr>
          <w:noProof/>
        </w:rPr>
        <w:t>55</w:t>
      </w:r>
      <w:r>
        <w:t xml:space="preserve"> )</w:t>
        <w:fldChar w:fldCharType="end"/>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1560C6C6" w:rsidR="006E1906" w:rsidRPr="00260E93" w:rsidRDefault="006E1906" w:rsidP="00260E93">
            <w:pPr>
              <w:pStyle w:val="ParEq"/>
            </w:pPr>
            <w:bookmarkStart w:id="285" w:name="_RefEqSplit"/>
            <w:r>
              <w:t xml:space="preserve">( </w:t>
              <w:fldChar w:fldCharType="begin"/>
              <w:instrText xml:space="preserve"> SEQ ( \* ARABIC </w:instrText>
              <w:fldChar w:fldCharType="separate"/>
            </w:r>
            <w:r>
              <w:rPr>
                <w:noProof/>
              </w:rPr>
              <w:t>55</w:t>
            </w:r>
            <w:r>
              <w:fldChar w:fldCharType="end"/>
              <w:t xml:space="preserve"> )</w:t>
            </w:r>
            <w:bookmarkEnd w:id="285"/>
          </w:p>
        </w:tc>
      </w:tr>
    </w:tbl>
    <w:p w14:paraId="5BA61928" w14:textId="449FE0F2" w:rsidR="00260E93" w:rsidRDefault="00B90B19" w:rsidP="00B90B19">
      <w:pPr>
        <w:pStyle w:val="ParText"/>
      </w:pPr>
      <w:r>
        <w:t xml:space="preserve">The number of expressible combinations is the product of the term counts of the decision concepts, and the first insertion raises it from 3125 to 3750 </w:t>
        <w:fldChar w:fldCharType="begin"/>
        <w:instrText xml:space="preserve"> REF _Ref235126772 \h </w:instrText>
        <w:fldChar w:fldCharType="separate"/>
        <w:t xml:space="preserve">( </w:t>
      </w:r>
      <w:r>
        <w:rPr>
          <w:noProof/>
        </w:rPr>
        <w:t>56</w:t>
      </w:r>
      <w:r>
        <w:t xml:space="preserve"> )</w:t>
        <w:fldChar w:fldCharType="end"/>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F966EA7" w:rsidR="00260E93" w:rsidRPr="00260E93" w:rsidRDefault="00260E93" w:rsidP="00260E93">
            <w:pPr>
              <w:pStyle w:val="ParEq"/>
            </w:pPr>
            <w:bookmarkStart w:id="286" w:name="_Ref235126772"/>
            <w:r>
              <w:t xml:space="preserve">( </w:t>
              <w:fldChar w:fldCharType="begin"/>
              <w:instrText xml:space="preserve"> SEQ ( \* ARABIC </w:instrText>
              <w:fldChar w:fldCharType="separate"/>
            </w:r>
            <w:r>
              <w:rPr>
                <w:noProof/>
              </w:rPr>
              <w:t>56</w:t>
            </w:r>
            <w:r>
              <w:fldChar w:fldCharType="end"/>
              <w:t xml:space="preserve"> )</w:t>
            </w:r>
            <w:bookmarkEnd w:id="286"/>
          </w:p>
        </w:tc>
      </w:tr>
    </w:tbl>
    <w:p w14:paraId="3877F564" w14:textId="2ED2708F"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fldChar w:fldCharType="begin"/>
        <w:instrText xml:space="preserve"> REF _RefFigRes \h </w:instrText>
        <w:fldChar w:fldCharType="separate"/>
        <w:t xml:space="preserve">Figure </w:t>
      </w:r>
      <w:r>
        <w:rPr>
          <w:noProof/>
        </w:rPr>
        <w:t>4</w:t>
      </w:r>
      <w:r>
        <w:t>.</w:t>
      </w:r>
      <w:r>
        <w:rPr>
          <w:noProof/>
        </w:rPr>
        <w:t>7</w:t>
      </w:r>
      <w:r>
        <w:fldChar w:fldCharType="end"/>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711233C4" w:rsidR="002C20B0" w:rsidRDefault="002C20B0" w:rsidP="002C20B0">
      <w:pPr>
        <w:pStyle w:val="Caption"/>
      </w:pPr>
      <w:bookmarkStart w:id="287" w:name="_RefFigRes"/>
      <w:bookmarkStart w:id="288" w:name="_Toc234879586"/>
      <w:bookmarkStart w:id="289" w:name="_Toc235572538"/>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7</w:t>
      </w:r>
      <w:r>
        <w:fldChar w:fldCharType="end"/>
      </w:r>
      <w:bookmarkEnd w:id="287"/>
      <w:r>
        <w:t xml:space="preserve"> Resolution increase, rule instantiation and term insertion</w:t>
      </w:r>
      <w:bookmarkEnd w:id="288"/>
      <w:bookmarkEnd w:id="289"/>
    </w:p>
    <w:p w14:paraId="4B9DA5AA" w14:textId="5BDAC923" w:rsidR="00EE7190" w:rsidRDefault="00000000">
      <w:pPr>
        <w:pStyle w:val="Heading4"/>
      </w:pPr>
      <w:r>
        <w:t>Generative Proposals and Vocabulary Packages</w:t>
      </w:r>
    </w:p>
    <w:p w14:paraId="4ADAC53C" w14:textId="1F2EB511" w:rsidR="0057217D" w:rsidRDefault="008A0510" w:rsidP="00675B21">
      <w:pPr>
        <w:pStyle w:val="ParText"/>
      </w:pPr>
      <w:r>
        <w:rPr>
          <w:b/>
          <w:bCs/>
        </w:rPr>
        <w:t>The third stage adds knowledge that neither tuning nor instantiation can produce</w:t>
      </w:r>
      <w:r>
        <w:t xml:space="preserve">. The stage engages when the evidence of the cycle shows that the base itself has fallen short. The standing decision falls short in one of two ways. Either its </w:t>
        <w:lastRenderedPageBreak/>
        <w:t xml:space="preserve">forecast cost exceeds the satisficing bound, or fire is alive while no rule fires above the gap threshold. When one of these is true, stage runs as shown in Figure 4.8.</w:t>
      </w:r>
    </w:p>
    <w:p w14:paraId="6BAFEC9C" w14:textId="72F86566" w:rsidR="0057217D" w:rsidRDefault="006B0F10" w:rsidP="0057217D">
      <w:pPr>
        <w:spacing w:after="0"/>
        <w:jc w:val="center"/>
      </w:pPr>
      <w:r>
        <w:rPr>
          <w:noProof/>
        </w:rPr>
        <w:drawing>
          <wp:inline distT="0" distB="0" distL="0" distR="0" wp14:anchorId="10946DEB" wp14:editId="563E82FF">
            <wp:extent cx="5040000" cy="5700000"/>
            <wp:effectExtent l="0" t="0" r="8255" b="0"/>
            <wp:docPr id="89088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040000" cy="5700000"/>
                    </a:xfrm>
                    <a:prstGeom prst="rect">
                      <a:avLst/>
                    </a:prstGeom>
                    <a:noFill/>
                  </pic:spPr>
                </pic:pic>
              </a:graphicData>
            </a:graphic>
          </wp:inline>
        </w:drawing>
      </w:r>
    </w:p>
    <w:p w14:paraId="57150053" w14:textId="430C5103" w:rsidR="0057217D" w:rsidRDefault="0057217D" w:rsidP="0057217D">
      <w:pPr>
        <w:pStyle w:val="Caption"/>
      </w:pPr>
      <w:bookmarkStart w:id="290" w:name="_RefFigGen"/>
      <w:bookmarkStart w:id="291" w:name="_Toc235572539"/>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8</w:t>
      </w:r>
      <w:r>
        <w:fldChar w:fldCharType="end"/>
      </w:r>
      <w:bookmarkEnd w:id="290"/>
      <w:r>
        <w:t xml:space="preserve"> Generative proposal and the verification gates</w:t>
      </w:r>
      <w:bookmarkEnd w:id="291"/>
    </w:p>
    <w:p w14:paraId="5922808F" w14:textId="1BE2915B" w:rsidR="00CF2124" w:rsidRDefault="00CF2124" w:rsidP="004B52EC">
      <w:pPr>
        <w:pStyle w:val="ParText"/>
      </w:pPr>
      <w:r>
        <w:t xml:space="preserve">The large language model (LLM) is the proposer. When this stage runs, the model is given the situation of the cycle, which holds the crisp value of every decision concept, the whole active rule base in its IF-THEN form, and the coverage verdict. It is used in context only, with no training and no weight update. From this input it returns exactly one proposal, written in the canonical rule form. The proposal is </w:t>
        <w:lastRenderedPageBreak/>
        <w:t>untrusted by construction so it passes four gates (G1-G4) and additional two gates (G2b and G5) for packages before it can act.</w:t>
      </w:r>
    </w:p>
    <w:p w14:paraId="4CDDE247" w14:textId="77777777" w:rsidR="00A230A3" w:rsidRDefault="00A230A3" w:rsidP="00A230A3">
      <w:pPr>
        <w:pStyle w:val="ParText"/>
      </w:pPr>
      <w:r>
        <w:t>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gates G1 to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 xml:space="preserve">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 </w:t>
      </w:r>
    </w:p>
    <w:p w14:paraId="443717BB" w14:textId="138C9B26" w:rsidR="00916D2C" w:rsidRDefault="00916D2C" w:rsidP="00916D2C">
      <w:pPr>
        <w:pStyle w:val="ParText"/>
      </w:pPr>
      <w:r>
        <w:t xml:space="preserve">A package may carry one of two kinds of object, and both stay inside the semantics that the simulator can execute, and the cost model can price. As illustrated in </w:t>
        <w:fldChar w:fldCharType="begin"/>
        <w:instrText xml:space="preserve"> REF _Ref235186611 \h </w:instrText>
        <w:fldChar w:fldCharType="separate"/>
        <w:t xml:space="preserve">Figure </w:t>
      </w:r>
      <w:r>
        <w:rPr>
          <w:noProof/>
        </w:rPr>
        <w:t>4</w:t>
      </w:r>
      <w:r>
        <w:t>.</w:t>
      </w:r>
      <w:r>
        <w:rPr>
          <w:noProof/>
        </w:rPr>
        <w:t>9</w:t>
      </w:r>
      <w:r>
        <w:fldChar w:fldCharType="end"/>
        <w:t xml:space="preserve"> (a), a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t xml:space="preserve"> is a named composition of at most three base interventions listed in </w:t>
        <w:fldChar w:fldCharType="begin"/>
        <w:instrText xml:space="preserve"> REF _Ref300000202 \h </w:instrText>
        <w:fldChar w:fldCharType="separate"/>
        <w:t xml:space="preserve">Table </w:t>
      </w:r>
      <w:r>
        <w:rPr>
          <w:noProof/>
        </w:rPr>
        <w:t>2</w:t>
      </w:r>
      <w:r>
        <w:t>.</w:t>
      </w:r>
      <w:r>
        <w:rPr>
          <w:noProof/>
        </w:rPr>
        <w:t>4</w:t>
      </w:r>
      <w:r>
        <w:fldChar w:fldCharType="end"/>
        <w:t xml:space="preserve">, defined in </w:t>
        <w:fldChar w:fldCharType="begin"/>
        <w:instrText xml:space="preserve"> REF _RefEqPkg \h </w:instrText>
        <w:fldChar w:fldCharType="separate"/>
        <w:t xml:space="preserve">( </w:t>
      </w:r>
      <w:r>
        <w:rPr>
          <w:noProof/>
        </w:rPr>
        <w:t>57</w:t>
      </w:r>
      <w:r>
        <w:t xml:space="preserve"> )</w:t>
        <w:fldChar w:fldCharType="end"/>
        <w:t xml:space="preserve">. A consequent on the macro with intensity </w:t>
      </w:r>
      <m:oMath>
        <m:r>
          <w:rPr>
            <w:rFonts w:ascii="Cambria Math" w:hAnsi="Cambria Math"/>
          </w:rPr>
          <m:t>v</m:t>
        </m:r>
      </m:oMath>
      <w:r>
        <w:t xml:space="preserve"> expands, inside the aggregation of </w:t>
        <w:fldChar w:fldCharType="begin"/>
        <w:instrText xml:space="preserve"> REF _RefEqB4502 \h </w:instrText>
        <w:fldChar w:fldCharType="separate"/>
        <w:t xml:space="preserve">( </w:t>
      </w:r>
      <w:r>
        <w:rPr>
          <w:noProof/>
        </w:rPr>
        <w:t>45</w:t>
      </w:r>
      <w:r>
        <w:t xml:space="preserve"> )</w:t>
        <w:fldChar w:fldCharType="end"/>
        <w:t xml:space="preserve">, into base-intervention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t xml:space="preserve">. </w:t>
      </w:r>
    </w:p>
    <w:tbl>
      <w:tblPr>
        <w:tblW w:w="5000" w:type="pct"/>
        <w:tblLook w:val="04A0" w:firstRow="1" w:lastRow="0" w:firstColumn="1" w:lastColumn="0" w:noHBand="0" w:noVBand="1"/>
      </w:tblPr>
      <w:tblGrid>
        <w:gridCol w:w="7081"/>
        <w:gridCol w:w="966"/>
      </w:tblGrid>
      <w:tr w:rsidR="00134A19" w:rsidRPr="003A5ED5" w14:paraId="5243AA0D" w14:textId="77777777" w:rsidTr="003E2AC9">
        <w:tc>
          <w:tcPr>
            <w:tcW w:w="4400" w:type="pct"/>
            <w:vAlign w:val="center"/>
          </w:tcPr>
          <w:p w14:paraId="6822C27D" w14:textId="77777777" w:rsidR="003A5ED5" w:rsidRPr="003A5ED5" w:rsidRDefault="00260C25" w:rsidP="003A5ED5">
            <w:pPr>
              <w:pStyle w:val="ParEq"/>
            </w:pPr>
            <w:r>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7B4B282" w14:textId="72EF79DB" w:rsidR="00134A19" w:rsidRPr="003A5ED5" w:rsidRDefault="003A5ED5" w:rsidP="003A5ED5">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62189697" w14:textId="3B6315FD" w:rsidR="00260C25" w:rsidRPr="003A5ED5" w:rsidRDefault="00260C25" w:rsidP="003A5ED5">
            <w:pPr>
              <w:pStyle w:val="ParEq"/>
            </w:pPr>
            <w:r>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6455FFD0" w14:textId="2CF0DFCA" w:rsidR="00134A19" w:rsidRPr="003A5ED5" w:rsidRDefault="00134A19" w:rsidP="003A5ED5">
            <w:pPr>
              <w:pStyle w:val="ParEq"/>
            </w:pPr>
            <w:bookmarkStart w:id="292" w:name="_RefEqPkg"/>
            <w:r>
              <w:t xml:space="preserve">( </w:t>
              <w:fldChar w:fldCharType="begin"/>
              <w:instrText xml:space="preserve"> SEQ ( \* ARABIC </w:instrText>
              <w:fldChar w:fldCharType="separate"/>
            </w:r>
            <w:r>
              <w:rPr>
                <w:noProof/>
              </w:rPr>
              <w:t>57</w:t>
            </w:r>
            <w:r>
              <w:fldChar w:fldCharType="end"/>
              <w:t xml:space="preserve"> )</w:t>
            </w:r>
            <w:bookmarkEnd w:id="292"/>
          </w:p>
        </w:tc>
      </w:tr>
    </w:tbl>
    <w:p w14:paraId="500E2D3D" w14:textId="766E5C0A"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w:t>
        <w:lastRenderedPageBreak/>
        <w:t xml:space="preserve">normalized composition of at most four existing features or concepts, also defined in </w:t>
        <w:fldChar w:fldCharType="begin"/>
        <w:instrText xml:space="preserve"> REF _RefEqPkg \h </w:instrText>
        <w:fldChar w:fldCharType="separate"/>
        <w:t xml:space="preserve">( </w:t>
      </w:r>
      <w:r>
        <w:rPr>
          <w:noProof/>
        </w:rPr>
        <w:t>57</w:t>
      </w:r>
      <w:r>
        <w:t xml:space="preserve"> )</w:t>
        <w:fldChar w:fldCharType="end"/>
        <w:t xml:space="preserve">. As illustrated in </w:t>
        <w:fldChar w:fldCharType="begin"/>
        <w:instrText xml:space="preserve"> REF _Ref235186611 \h </w:instrText>
        <w:fldChar w:fldCharType="separate"/>
        <w:t xml:space="preserve">Figure </w:t>
      </w:r>
      <w:r>
        <w:rPr>
          <w:noProof/>
        </w:rPr>
        <w:t>4</w:t>
      </w:r>
      <w:r>
        <w:t>.</w:t>
      </w:r>
      <w:r>
        <w:rPr>
          <w:noProof/>
        </w:rPr>
        <w:t>9</w:t>
      </w:r>
      <w:r>
        <w:fldChar w:fldCharType="end"/>
        <w:t xml:space="preserve"> (b), it joins the hierarchy at the intermediate level, receives a five-term activation and a confidence gate like every native concept, and reaches the decision only through rules that cite it.</w:t>
      </w:r>
    </w:p>
    <w:p w14:paraId="2CCF2133" w14:textId="77777777" w:rsidR="00794F1F" w:rsidRDefault="00794F1F" w:rsidP="00724E5B">
      <w:pPr>
        <w:pStyle w:val="ParText"/>
        <w:keepNext/>
        <w:spacing w:after="0"/>
        <w:jc w:val="center"/>
      </w:pPr>
      <w:r>
        <w:rPr>
          <w:noProof/>
        </w:rPr>
        <w:drawing>
          <wp:inline distT="0" distB="0" distL="0" distR="0" wp14:anchorId="302B5147" wp14:editId="5299A740">
            <wp:extent cx="5004000" cy="4801661"/>
            <wp:effectExtent l="0" t="0" r="6350" b="0"/>
            <wp:docPr id="99572883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512" t="2043" r="1263" b="957"/>
                    <a:stretch>
                      <a:fillRect/>
                    </a:stretch>
                  </pic:blipFill>
                  <pic:spPr bwMode="auto">
                    <a:xfrm>
                      <a:off x="0" y="0"/>
                      <a:ext cx="5004000" cy="4801661"/>
                    </a:xfrm>
                    <a:prstGeom prst="rect">
                      <a:avLst/>
                    </a:prstGeom>
                    <a:noFill/>
                    <a:ln>
                      <a:noFill/>
                    </a:ln>
                    <a:extLst>
                      <a:ext uri="{53640926-AAD7-44D8-BBD7-CCE9431645EC}">
                        <a14:shadowObscured xmlns:a14="http://schemas.microsoft.com/office/drawing/2010/main"/>
                      </a:ext>
                    </a:extLst>
                  </pic:spPr>
                </pic:pic>
              </a:graphicData>
            </a:graphic>
          </wp:inline>
        </w:drawing>
      </w:r>
    </w:p>
    <w:p w14:paraId="21395980" w14:textId="5E7DDF0A" w:rsidR="00794F1F" w:rsidRDefault="00794F1F" w:rsidP="00794F1F">
      <w:pPr>
        <w:pStyle w:val="Caption"/>
      </w:pPr>
      <w:bookmarkStart w:id="293" w:name="_Ref235186611"/>
      <w:bookmarkStart w:id="294" w:name="_Toc235572540"/>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9</w:t>
      </w:r>
      <w:r>
        <w:fldChar w:fldCharType="end"/>
      </w:r>
      <w:bookmarkEnd w:id="293"/>
      <w:r>
        <w:t xml:space="preserve"> Package objects: (a) macro intervention and (b) intermediate concept</w:t>
      </w:r>
      <w:bookmarkEnd w:id="294"/>
    </w:p>
    <w:p w14:paraId="270BD32B" w14:textId="3D837F5F" w:rsidR="009A28D9" w:rsidRDefault="00620ACE" w:rsidP="009D6568">
      <w:pPr>
        <w:pStyle w:val="ParText"/>
      </w:pPr>
      <w:r>
        <w:rPr>
          <w:b/>
          <w:bCs/>
        </w:rPr>
        <w:t>G1 checks format.</w:t>
      </w:r>
      <w:r>
        <w:t xml:space="preserve"> The reply must parse into an antecedent list of concept-term pairs and a consequent list of intervention-intensity pairs. A well-formed reply reads, for example, </w:t>
      </w:r>
      <w:r>
        <w:rPr>
          <w:i/>
          <w:iCs/>
        </w:rPr>
        <w:t>IF fire threat level is VH AND suppression feasibility is L THEN evacuation 0.80 and public warning 0.60</w:t>
      </w:r>
      <w:r>
        <w:t xml:space="preserve">. Some examples show what G1 rejects:</w:t>
      </w:r>
    </w:p>
    <w:p w14:paraId="06A5EE7A" w14:textId="24B41E5D" w:rsidR="006E38B5" w:rsidRPr="006E38B5" w:rsidRDefault="006E38B5" w:rsidP="009A28D9">
      <w:pPr>
        <w:pStyle w:val="ParText"/>
        <w:numPr>
          <w:ilvl w:val="0"/>
          <w:numId w:val="19"/>
        </w:numPr>
        <w:rPr>
          <w:i/>
          <w:iCs/>
        </w:rPr>
      </w:pPr>
      <w:r>
        <w:rPr>
          <w:i/>
          <w:iCs/>
        </w:rPr>
        <w:t xml:space="preserve">A reply that arrives as free prose, such as 'the fire is severe, so the crew should begin evacuating'. </w:t>
      </w:r>
    </w:p>
    <w:p w14:paraId="75A0601C" w14:textId="7030DB03" w:rsidR="006E38B5" w:rsidRPr="006E38B5" w:rsidRDefault="006E38B5" w:rsidP="009A28D9">
      <w:pPr>
        <w:pStyle w:val="ParText"/>
        <w:numPr>
          <w:ilvl w:val="0"/>
          <w:numId w:val="19"/>
        </w:numPr>
        <w:rPr>
          <w:i/>
          <w:iCs/>
        </w:rPr>
      </w:pPr>
      <w:r>
        <w:rPr>
          <w:i/>
          <w:iCs/>
        </w:rPr>
        <w:lastRenderedPageBreak/>
        <w:t>A reply that names an antecedent combination with no consequent.</w:t>
      </w:r>
    </w:p>
    <w:p w14:paraId="09974204" w14:textId="1394F351" w:rsidR="00620ACE" w:rsidRDefault="00620ACE" w:rsidP="006E38B5">
      <w:pPr>
        <w:pStyle w:val="ParText"/>
      </w:pPr>
      <w:r>
        <w:t xml:space="preserve">G1 exists because the proposer is a text generator, so a reply must first be a rule before anything else can be checked.</w:t>
      </w:r>
    </w:p>
    <w:p w14:paraId="0ACC5159" w14:textId="0D0A9A17" w:rsidR="00620ACE" w:rsidRDefault="00620ACE" w:rsidP="00620ACE">
      <w:pPr>
        <w:pStyle w:val="ParText"/>
      </w:pPr>
      <w:r>
        <w:rPr>
          <w:b/>
          <w:bCs/>
        </w:rPr>
        <w:t xml:space="preserve">G2 checks the constraints, the content of a well-formed rule against the closed vocabulary and its boundaries.</w:t>
      </w:r>
      <w:r>
        <w:t xml:space="preserve"> Every antecedent must name an existing decision concept and one of its linguistic terms. Every consequent must name one of the six base intervention types listed in </w:t>
        <w:fldChar w:fldCharType="begin"/>
        <w:instrText xml:space="preserve"> REF _Ref300000202 \h </w:instrText>
        <w:fldChar w:fldCharType="separate"/>
        <w:t xml:space="preserve">Table </w:t>
      </w:r>
      <w:r>
        <w:rPr>
          <w:noProof/>
        </w:rPr>
        <w:t>2</w:t>
      </w:r>
      <w:r>
        <w:t>.</w:t>
      </w:r>
      <w:r>
        <w:rPr>
          <w:noProof/>
        </w:rPr>
        <w:t>4</w:t>
      </w:r>
      <w:r>
        <w:fldChar w:fldCharType="end"/>
        <w:t xml:space="preserve">, or a previously admitted macro, with an intensity in [0, 1]. The number of antecedents and consequents limits stated above must hold. And the antecedent combination must not already carry an active rule. Neither G1 nor G2 costs a simulation step. Some examples show what G2 rejects:</w:t>
      </w:r>
    </w:p>
    <w:p w14:paraId="5B597828" w14:textId="77777777" w:rsidR="00620ACE" w:rsidRDefault="00620ACE" w:rsidP="00620ACE">
      <w:pPr>
        <w:pStyle w:val="ParText"/>
        <w:numPr>
          <w:ilvl w:val="0"/>
          <w:numId w:val="16"/>
        </w:numPr>
      </w:pPr>
      <w:r>
        <w:rPr>
          <w:i/>
          <w:iCs/>
        </w:rPr>
        <w:t xml:space="preserve">A proposal of suppression effort </w:t>
      </w:r>
      <w:r>
        <w:rPr>
          <w:b/>
          <w:bCs/>
          <w:i/>
          <w:iCs/>
        </w:rPr>
        <w:t xml:space="preserve">1.3 </w:t>
      </w:r>
      <w:r>
        <w:rPr>
          <w:i/>
          <w:iCs/>
        </w:rPr>
        <w:t>fails on range.</w:t>
      </w:r>
      <w:r>
        <w:t xml:space="preserve"> </w:t>
      </w:r>
    </w:p>
    <w:p w14:paraId="1263728C" w14:textId="27179E37" w:rsidR="00620ACE" w:rsidRDefault="00620ACE" w:rsidP="00620ACE">
      <w:pPr>
        <w:pStyle w:val="ParText"/>
        <w:numPr>
          <w:ilvl w:val="0"/>
          <w:numId w:val="16"/>
        </w:numPr>
      </w:pPr>
      <w:r>
        <w:rPr>
          <w:i/>
          <w:iCs/>
        </w:rPr>
        <w:t xml:space="preserve">A proposal that orders an </w:t>
      </w:r>
      <w:r>
        <w:rPr>
          <w:b/>
          <w:bCs/>
          <w:i/>
          <w:iCs/>
        </w:rPr>
        <w:t>aerial retardant drop</w:t>
      </w:r>
      <w:r>
        <w:rPr>
          <w:i/>
          <w:iCs/>
        </w:rPr>
        <w:t xml:space="preserve"> fails on vocabulary, because </w:t>
      </w:r>
      <w:r>
        <w:rPr>
          <w:b/>
          <w:bCs/>
          <w:i/>
          <w:iCs/>
        </w:rPr>
        <w:t xml:space="preserve">no such intervention exists</w:t>
      </w:r>
      <w:r>
        <w:rPr>
          <w:i/>
          <w:iCs/>
        </w:rPr>
        <w:t xml:space="preserve"> in the action space.</w:t>
      </w:r>
      <w:r>
        <w:t xml:space="preserve"> </w:t>
      </w:r>
    </w:p>
    <w:p w14:paraId="0C2E1A70" w14:textId="77777777" w:rsidR="00620ACE" w:rsidRDefault="00620ACE" w:rsidP="00620ACE">
      <w:pPr>
        <w:pStyle w:val="ParText"/>
        <w:numPr>
          <w:ilvl w:val="0"/>
          <w:numId w:val="16"/>
        </w:numPr>
      </w:pPr>
      <w:r>
        <w:rPr>
          <w:i/>
          <w:iCs/>
        </w:rPr>
        <w:t xml:space="preserve">A proposal that re-issues the combination of the active rule R26 (fire threat level is VH) with different numbers fails on duplication, </w:t>
      </w:r>
      <w:r>
        <w:rPr>
          <w:b/>
          <w:bCs/>
          <w:i/>
          <w:iCs/>
        </w:rPr>
        <w:t>since renumbering an existing rule belongs to the first stage, not to growth</w:t>
      </w:r>
      <w:r>
        <w:rPr>
          <w:i/>
          <w:iCs/>
        </w:rPr>
        <w:t>.</w:t>
      </w:r>
      <w:r>
        <w:t xml:space="preserve"> </w:t>
      </w:r>
    </w:p>
    <w:p w14:paraId="53DABB56" w14:textId="5C74FD05" w:rsidR="00620ACE" w:rsidRDefault="00620ACE" w:rsidP="00620ACE">
      <w:pPr>
        <w:pStyle w:val="ParText"/>
      </w:pPr>
      <w:r>
        <w:rPr>
          <w:b/>
          <w:bCs/>
        </w:rPr>
        <w:t xml:space="preserve">G2b applies only to a package that proposes a new intermediate concept to check the non-redundancy.</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CFAB6E4" w:rsidR="00620ACE" w:rsidRPr="00BA1179" w:rsidRDefault="00620ACE" w:rsidP="00684BCD">
            <w:pPr>
              <w:pStyle w:val="ParEq"/>
            </w:pPr>
            <w:r>
              <w:t xml:space="preserve">( </w:t>
              <w:fldChar w:fldCharType="begin"/>
              <w:instrText xml:space="preserve"> SEQ ( \* ARABIC </w:instrText>
              <w:fldChar w:fldCharType="separate"/>
            </w:r>
            <w:r>
              <w:rPr>
                <w:noProof/>
              </w:rPr>
              <w:t>58</w:t>
            </w:r>
            <w:r>
              <w:fldChar w:fldCharType="end"/>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lastRenderedPageBreak/>
        <w:t xml:space="preserve">the duplicate-combination check in G2. 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 xml:space="preserve">A proposed concept built from fire threat and asset exposure with weights (0.60, 0.40) is checked against an existing concept with weights (0.62, 0.38). Their cosine is almost 1.0, so the proposal is rejected at G2b.</w:t>
      </w:r>
    </w:p>
    <w:p w14:paraId="310B8D1B" w14:textId="68B3E285" w:rsidR="00402204" w:rsidRDefault="00620ACE" w:rsidP="00620ACE">
      <w:pPr>
        <w:pStyle w:val="ParText"/>
      </w:pPr>
      <w:r>
        <w:rPr>
          <w:b/>
          <w:bCs/>
        </w:rPr>
        <w:t xml:space="preserve">G3 is the first gate that costs a simulation and checks the first seed gain.</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burned area, asset, and population terms with their weights renormalized, taken at the trial horizon. G3 runs the same rollout again without the candidate and compares the two, as given in </w:t>
        <w:fldChar w:fldCharType="begin"/>
        <w:instrText xml:space="preserve"> REF _RefEqB4506 \h </w:instrText>
        <w:fldChar w:fldCharType="separate"/>
        <w:t xml:space="preserve">( </w:t>
      </w:r>
      <w:r>
        <w:rPr>
          <w:noProof/>
        </w:rPr>
        <w:t>59</w:t>
      </w:r>
      <w:r>
        <w:t xml:space="preserve"> )</w:t>
        <w:fldChar w:fldCharType="end"/>
        <w:t xml:space="preserve">. The forecast physical cost must not rise. A stage-three rule always lands on an uncovered combination, since any duplicate has already died at G2, so a forecast that is merely no worse is admitted as well, on the ground that an empty part of the antecedent space must be answered before it can be tuned. An example of G3 rejection: </w:t>
      </w:r>
    </w:p>
    <w:p w14:paraId="5352A448" w14:textId="38C7D336" w:rsidR="00620ACE" w:rsidRPr="007F232C" w:rsidRDefault="00402204" w:rsidP="00402204">
      <w:pPr>
        <w:pStyle w:val="ParText"/>
        <w:numPr>
          <w:ilvl w:val="0"/>
          <w:numId w:val="17"/>
        </w:numPr>
        <w:rPr>
          <w:i/>
          <w:iCs/>
        </w:rPr>
      </w:pPr>
      <w:r>
        <w:rPr>
          <w:i/>
          <w:iCs/>
        </w:rPr>
        <w:t xml:space="preserve">A candidate that orders a heavy resource deployment on a cell where the fire is already contained does not lower the burned area but raises the response-cost term. The cost rises, G3 fails, and the rule is discarded.</w:t>
      </w:r>
    </w:p>
    <w:p w14:paraId="508A8292" w14:textId="54179B85" w:rsidR="007F232C" w:rsidRDefault="00620ACE" w:rsidP="00620ACE">
      <w:pPr>
        <w:pStyle w:val="ParText"/>
      </w:pPr>
      <w:r>
        <w:rPr>
          <w:b/>
          <w:bCs/>
        </w:rPr>
        <w:t xml:space="preserve">G4 repeats the same comparison once more with a different random seed driving the shadow weather to check the redundancy.</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fldChar w:fldCharType="begin"/>
        <w:instrText xml:space="preserve"> REF _RefEqB4506 \h </w:instrText>
        <w:fldChar w:fldCharType="separate"/>
        <w:t xml:space="preserve">( </w:t>
      </w:r>
      <w:r>
        <w:rPr>
          <w:noProof/>
        </w:rPr>
        <w:t>59</w:t>
      </w:r>
      <w:r>
        <w:t xml:space="preserve"> )</w:t>
        <w:fldChar w:fldCharType="end"/>
        <w:t xml:space="preserve">, an A/B test on two independently drawn futures. It exists because a single rollout can favor a candidate by chance, which is stochastic flattery. G3 and G4 are kept as two gates, not one, because each records a distinct verdict. A failure at G3 means the candidate did not help even once. A failure at G4 means it helped on one future but not on a fresh one.. An example of G4 rejection: </w:t>
      </w:r>
    </w:p>
    <w:p w14:paraId="24753EAA" w14:textId="3773717B" w:rsidR="00620ACE" w:rsidRDefault="00DF2B27" w:rsidP="007F232C">
      <w:pPr>
        <w:pStyle w:val="ParText"/>
        <w:numPr>
          <w:ilvl w:val="0"/>
          <w:numId w:val="17"/>
        </w:numPr>
        <w:rPr>
          <w:i/>
          <w:iCs/>
        </w:rPr>
      </w:pPr>
      <w:r>
        <w:rPr>
          <w:i/>
          <w:iCs/>
        </w:rPr>
        <w:lastRenderedPageBreak/>
        <w:t xml:space="preserve">A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t xml:space="preserve"> ;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269F3ED" w:rsidR="000B3A4C" w:rsidRPr="00BA1179" w:rsidRDefault="000B3A4C" w:rsidP="0021680B">
            <w:pPr>
              <w:pStyle w:val="ParEq"/>
            </w:pPr>
            <w:bookmarkStart w:id="295" w:name="_RefEqB4506"/>
            <w:r>
              <w:t xml:space="preserve">( </w:t>
              <w:fldChar w:fldCharType="begin"/>
              <w:instrText xml:space="preserve"> SEQ ( \* ARABIC </w:instrText>
              <w:fldChar w:fldCharType="separate"/>
            </w:r>
            <w:r>
              <w:rPr>
                <w:noProof/>
              </w:rPr>
              <w:t>59</w:t>
            </w:r>
            <w:r>
              <w:fldChar w:fldCharType="end"/>
              <w:t xml:space="preserve"> )</w:t>
            </w:r>
            <w:bookmarkEnd w:id="295"/>
          </w:p>
        </w:tc>
      </w:tr>
    </w:tbl>
    <w:p w14:paraId="3DE8F7DB" w14:textId="5A96D261" w:rsidR="000B3A4C" w:rsidRPr="000B1A79" w:rsidRDefault="000B1A79" w:rsidP="000B3A4C">
      <w:pPr>
        <w:pStyle w:val="ParText"/>
      </w:pPr>
      <w:r>
        <w:t xml:space="preserve">In </w:t>
        <w:fldChar w:fldCharType="begin"/>
        <w:instrText xml:space="preserve"> REF _RefEqB4506 \h </w:instrText>
        <w:fldChar w:fldCharType="separate"/>
        <w:t xml:space="preserve">( </w:t>
      </w:r>
      <w:r>
        <w:rPr>
          <w:noProof/>
        </w:rPr>
        <w:t>59</w:t>
      </w:r>
      <w:r>
        <w:t xml:space="preserve"> )</w:t>
        <w:fldChar w:fldCharType="end"/>
        <w:t xml:space="preserve">, </w:t>
      </w:r>
      <m:oMath>
        <m:r>
          <m:rPr>
            <m:scr m:val="script"/>
            <m:sty m:val="p"/>
          </m:rPr>
          <w:rPr>
            <w:rFonts w:ascii="Cambria Math" w:hAnsi="Cambria Math"/>
          </w:rPr>
          <m:t>R</m:t>
        </m:r>
      </m:oMath>
      <w:r>
        <w:rPr>
          <w:rFonts w:eastAsiaTheme="minorEastAsia"/>
        </w:rPr>
        <w:t xml:space="preserve"> is current rule base, </w:t>
      </w:r>
      <m:oMath>
        <m:r>
          <w:rPr>
            <w:rFonts w:ascii="Cambria Math" w:hAnsi="Cambria Math"/>
          </w:rPr>
          <m:t>r</m:t>
        </m:r>
        <m:r>
          <m:rPr>
            <m:sty m:val="p"/>
          </m:rPr>
          <w:rPr>
            <w:rFonts w:ascii="Cambria Math" w:hAnsi="Cambria Math"/>
          </w:rPr>
          <m:t>'</m:t>
        </m:r>
      </m:oMath>
      <w:r>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Pr>
          <w:rFonts w:eastAsiaTheme="minorEastAsia"/>
        </w:rPr>
        <w:t xml:space="preserve"> are random seeds. </w:t>
      </w:r>
      <w:r>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G4 scores it again on seed </w:t>
      </w:r>
      <m:oMath>
        <m:r>
          <w:rPr>
            <w:rFonts w:ascii="Cambria Math" w:hAnsi="Cambria Math"/>
          </w:rPr>
          <m:t>b</m:t>
        </m:r>
      </m:oMath>
      <w:r>
        <w:t>.</w:t>
      </w:r>
    </w:p>
    <w:p w14:paraId="686FD0A8" w14:textId="720A6ED1" w:rsidR="00ED50D9" w:rsidRDefault="00620ACE" w:rsidP="00620ACE">
      <w:pPr>
        <w:pStyle w:val="ParText"/>
      </w:pPr>
      <w:r>
        <w:rPr>
          <w:b/>
          <w:bCs/>
        </w:rPr>
        <w:t xml:space="preserve">G5 is the last gate and applies only to a package to check vocabulary payoff.</w:t>
      </w:r>
      <w:r>
        <w:t xml:space="preserve"> 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not merely reduce it, as given in </w:t>
        <w:fldChar w:fldCharType="begin"/>
        <w:instrText xml:space="preserve"> REF _Ref235204182 \h </w:instrText>
        <w:fldChar w:fldCharType="separate"/>
        <w:t xml:space="preserve">( </w:t>
      </w:r>
      <w:r>
        <w:rPr>
          <w:noProof/>
        </w:rPr>
        <w:t>60</w:t>
      </w:r>
      <w:r>
        <w:t xml:space="preserve"> )</w:t>
        <w:fldChar w:fldCharType="end"/>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t xml:space="preserve"> on either seed fails here, since the growth does not pay for itself. Every admitted object is also charged to the controller reward, so the vocabulary grows only when growth clearly pays.</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19E5EA60" w:rsidR="00ED50D9" w:rsidRPr="00684BCD" w:rsidRDefault="00ED50D9" w:rsidP="00684BCD">
            <w:pPr>
              <w:pStyle w:val="ParEq"/>
            </w:pPr>
            <w:bookmarkStart w:id="296" w:name="_Ref235204182"/>
            <w:r>
              <w:t xml:space="preserve">( </w:t>
              <w:fldChar w:fldCharType="begin"/>
              <w:instrText xml:space="preserve"> SEQ ( \* ARABIC </w:instrText>
              <w:fldChar w:fldCharType="separate"/>
            </w:r>
            <w:r>
              <w:rPr>
                <w:noProof/>
              </w:rPr>
              <w:t>60</w:t>
            </w:r>
            <w:r>
              <w:fldChar w:fldCharType="end"/>
              <w:t xml:space="preserve"> )</w:t>
            </w:r>
            <w:bookmarkEnd w:id="296"/>
          </w:p>
        </w:tc>
      </w:tr>
    </w:tbl>
    <w:p w14:paraId="16DAE8F9" w14:textId="77777777" w:rsidR="006B2B9C" w:rsidRDefault="00684BCD" w:rsidP="00684BCD">
      <w:pPr>
        <w:pStyle w:val="ParText"/>
      </w:pPr>
      <w:r>
        <w:t xml:space="preserve">A proposal is rejected the moment it fails a gate that applies to it, and the failing gate is named. A plain rule faces G1 to G4. A package faces those four gates and, in addition, G2b and G5. A proposal is admitted only when it clears every gate that applies to it. A rejection at G1 or G2 costs no simulation, so the proposal is returned to the model with the failing gate named, within a bounded revision budget. A rejection at G3, G4, or G5 has already spent a rollout, so it ends the stage for this cycle, and the controller may select the stage again later. </w:t>
      </w:r>
    </w:p>
    <w:p w14:paraId="4B08E5F9" w14:textId="6C1F04F8" w:rsidR="00684BCD" w:rsidRDefault="00684BCD" w:rsidP="00684BCD">
      <w:pPr>
        <w:pStyle w:val="ParText"/>
      </w:pPr>
      <w:r>
        <w:t xml:space="preserve">Either way the cycle falls back to the graduated fail-safe. Every closed cycle is written in the cycle chronicle. Each record holds the situation that entered the cycle, the proposal it produced, the gate that admitted or rejected it, and the realized change </w:t>
        <w:lastRenderedPageBreak/>
        <w:t>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BDE5875" w14:textId="3905D3DE" w:rsidR="00EE7190" w:rsidRPr="00BA1179" w:rsidRDefault="00DE3BAC">
      <w:pPr>
        <w:pStyle w:val="Heading4"/>
      </w:pPr>
      <w:r>
        <w:t xml:space="preserve">Value Based Stage Selection</w:t>
      </w:r>
    </w:p>
    <w:bookmarkStart w:id="297" w:name="_RefTblRLState"/>
    <w:bookmarkStart w:id="298" w:name="_Toc235206226"/>
    <w:p w14:paraId="30BFD08E" w14:textId="432BD9ED" w:rsidR="00912B98" w:rsidRDefault="00000000" w:rsidP="00912B98">
      <w:pPr>
        <w:pStyle w:val="ParText"/>
      </w:pPr>
      <w:sdt>
        <w:sdtPr>
          <w:id w:val="880000002"/>
          <w:citation/>
        </w:sdtPr>
        <w:sdtContent>
          <w:r>
            <w:fldChar w:fldCharType="begin"/>
            <w:fldChar w:fldCharType="separate"/>
            <w:fldChar w:fldCharType="end"/>
          </w:r>
        </w:sdtContent>
      </w:sdt>
      <w:r>
        <w:t xml:space="preserve">The stage selector works by associative search, which is a contextual bandit that reads the current state and chooses one of the three adaptation stages </w:t>
        <w:fldChar w:fldCharType="begin"/>
        <w:instrText xml:space="preserve">CITATION Sut18 \l 1055 </w:instrText>
        <w:fldChar w:fldCharType="separate"/>
      </w:r>
      <w:r>
        <w:rPr>
          <w:noProof/>
        </w:rPr>
        <w:t xml:space="preserve"> (Sutton &amp; Barto, 2018)</w:t>
      </w:r>
      <w:r>
        <w:fldChar w:fldCharType="end"/>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a greedy rule, so the stage with the highest value is run with probability 1 − ε and a random allowed stage is run with probability ε. Once the stage is selected and evaluated its trial, an immediate reward is read and the value of that state and stage is moved a small step toward the reward,  </w:t>
        <w:fldChar w:fldCharType="begin"/>
        <w:instrText xml:space="preserve"> REF _RefEqSel \h </w:instrText>
        <w:fldChar w:fldCharType="separate"/>
        <w:t xml:space="preserve">( </w:t>
      </w:r>
      <w:r>
        <w:rPr>
          <w:noProof/>
        </w:rPr>
        <w:t>61</w:t>
      </w:r>
      <w:r>
        <w:t xml:space="preserve"> )</w:t>
        <w:fldChar w:fldCharType="end"/>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90B39C0" w:rsidR="00912B98" w:rsidRDefault="00912B98" w:rsidP="00B5477A">
            <w:pPr>
              <w:pStyle w:val="ParEq"/>
            </w:pPr>
            <w:bookmarkStart w:id="299" w:name="_RefEqSel"/>
            <w:r>
              <w:t xml:space="preserve">( </w:t>
              <w:fldChar w:fldCharType="begin"/>
              <w:instrText xml:space="preserve"> SEQ ( \* ARABIC </w:instrText>
              <w:fldChar w:fldCharType="separate"/>
            </w:r>
            <w:r>
              <w:rPr>
                <w:noProof/>
              </w:rPr>
              <w:t>61</w:t>
            </w:r>
            <w:r>
              <w:fldChar w:fldCharType="end"/>
              <w:t xml:space="preserve"> )</w:t>
            </w:r>
            <w:bookmarkEnd w:id="299"/>
          </w:p>
        </w:tc>
      </w:tr>
    </w:tbl>
    <w:bookmarkEnd w:id="297"/>
    <w:bookmarkEnd w:id="298"/>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0" w:name="_Toc235572460"/>
      <w:r>
        <w:t xml:space="preserve">Local Layer, Graduated Fail-Safe, Global Coordination</w:t>
      </w:r>
      <w:bookmarkEnd w:id="300"/>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41C1F9B1" w:rsidR="00B546FE" w:rsidRDefault="00B546FE" w:rsidP="00B546FE">
      <w:pPr>
        <w:pStyle w:val="Caption"/>
      </w:pPr>
      <w:bookmarkStart w:id="301" w:name="_Ref235263747"/>
      <w:bookmarkStart w:id="302" w:name="_Toc235572541"/>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10</w:t>
      </w:r>
      <w:r>
        <w:fldChar w:fldCharType="end"/>
      </w:r>
      <w:bookmarkEnd w:id="301"/>
      <w:r>
        <w:t xml:space="preserve"> Local decision and graduated fail-safe</w:t>
      </w:r>
      <w:bookmarkEnd w:id="302"/>
    </w:p>
    <w:p w14:paraId="03A3153A" w14:textId="4BAB91A5" w:rsidR="00BB3A13" w:rsidRDefault="00BE3BA8" w:rsidP="00BE3BA8">
      <w:pPr>
        <w:pStyle w:val="ParText"/>
      </w:pPr>
      <w:r>
        <w:t xml:space="preserve">A </w:t>
      </w:r>
      <w:r>
        <w:rPr>
          <w:b/>
          <w:bCs/>
        </w:rPr>
        <w:t>Local DSS</w:t>
      </w:r>
      <w:r>
        <w:t xml:space="preserve"> agent, shown in </w:t>
        <w:fldChar w:fldCharType="begin"/>
        <w:instrText xml:space="preserve"> REF _Ref235263747 \h </w:instrText>
        <w:fldChar w:fldCharType="separate"/>
        <w:t xml:space="preserve">Figure </w:t>
      </w:r>
      <w:r>
        <w:rPr>
          <w:noProof/>
        </w:rPr>
        <w:t>4</w:t>
      </w:r>
      <w:r>
        <w:t>.</w:t>
      </w:r>
      <w:r>
        <w:rPr>
          <w:noProof/>
        </w:rPr>
        <w:t>10</w:t>
      </w:r>
      <w:r>
        <w:fldChar w:fldCharType="end"/>
        <w:t xml:space="preserve">, decides only for the cells inside one region.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5814D952" w:rsidR="00BE3BA8" w:rsidRDefault="00BE3BA8" w:rsidP="00BE3BA8">
      <w:pPr>
        <w:pStyle w:val="ParText"/>
      </w:pPr>
      <w:r>
        <w:t xml:space="preserve">The </w:t>
      </w:r>
      <w:r>
        <w:rPr>
          <w:b/>
          <w:bCs/>
        </w:rPr>
        <w:t xml:space="preserve">graduated fail-safe </w:t>
      </w:r>
      <w:r>
        <w:t xml:space="preserve">checks the candidate and scores it with a decision quality that measures how well it serves the concepts that demanded it, then compares the quality with a threshold. If it is above the threshold, the candidate is issued in full; otherwise, the offensive families are scaled to the watchful baseline in proportion to </w:t>
        <w:lastRenderedPageBreak/>
        <w:t xml:space="preserve">the shortfall, </w:t>
        <w:fldChar w:fldCharType="begin"/>
        <w:instrText xml:space="preserve"> REF _RefEqB10 \h </w:instrText>
        <w:fldChar w:fldCharType="separate"/>
        <w:t xml:space="preserve">( </w:t>
      </w:r>
      <w:r>
        <w:rPr>
          <w:noProof/>
        </w:rPr>
        <w:t>11</w:t>
      </w:r>
      <w:r>
        <w:t xml:space="preserve"> )</w:t>
        <w:fldChar w:fldCharType="end"/>
        <w:t xml:space="preserve">, </w:t>
      </w:r>
      <w:r>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stops a warning or avoids evacuation.</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3CBFE460"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fldChar w:fldCharType="begin"/>
        <w:instrText xml:space="preserve"> REF _RefEqShare \h </w:instrText>
        <w:fldChar w:fldCharType="separate"/>
        <w:t xml:space="preserve">( </w:t>
      </w:r>
      <w:r>
        <w:rPr>
          <w:noProof/>
        </w:rPr>
        <w:t>62</w:t>
      </w:r>
      <w:r>
        <w:t xml:space="preserve"> )</w:t>
        <w:fldChar w:fldCharType="end"/>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295B7BE8" w:rsidR="00417CD1" w:rsidRDefault="00417CD1" w:rsidP="00417CD1">
            <w:pPr>
              <w:pStyle w:val="ParEq"/>
            </w:pPr>
            <w:bookmarkStart w:id="303" w:name="_RefEqShare"/>
            <w:r>
              <w:t xml:space="preserve">( </w:t>
              <w:fldChar w:fldCharType="begin"/>
              <w:instrText xml:space="preserve"> SEQ ( \* ARABIC </w:instrText>
              <w:fldChar w:fldCharType="separate"/>
            </w:r>
            <w:r>
              <w:rPr>
                <w:noProof/>
              </w:rPr>
              <w:t>62</w:t>
            </w:r>
            <w:r>
              <w:fldChar w:fldCharType="end"/>
              <w:t xml:space="preserve"> )</w:t>
            </w:r>
            <w:bookmarkEnd w:id="303"/>
          </w:p>
        </w:tc>
      </w:tr>
    </w:tbl>
    <w:p w14:paraId="12010FA7" w14:textId="14CC660E" w:rsidR="00417CD1" w:rsidRDefault="001F0706" w:rsidP="00417CD1">
      <w:pPr>
        <w:pStyle w:val="ParText"/>
      </w:pPr>
      <w:r>
        <w:t xml:space="preserve">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 When the plan is forecast worse than taking no action, its offensive orders are withheld for the cycle while the life-safety orders still stand. </w:t>
        <w:fldChar w:fldCharType="begin"/>
        <w:instrText xml:space="preserve"> REF _Ref235263763 \h </w:instrText>
        <w:fldChar w:fldCharType="separate"/>
        <w:t xml:space="preserve">Figure </w:t>
      </w:r>
      <w:r>
        <w:rPr>
          <w:noProof/>
        </w:rPr>
        <w:t>4</w:t>
      </w:r>
      <w:r>
        <w:t>.</w:t>
      </w:r>
      <w:r>
        <w:rPr>
          <w:noProof/>
        </w:rPr>
        <w:t>11</w:t>
      </w:r>
      <w:r>
        <w:fldChar w:fldCharType="end"/>
        <w:t xml:space="preserve"> summarizes global coordination and the guard.</w:t>
      </w:r>
    </w:p>
    <w:p w14:paraId="7177E57B" w14:textId="77777777" w:rsidR="00C4272F" w:rsidRDefault="00C4272F" w:rsidP="00C4272F">
      <w:pPr>
        <w:keepNext/>
        <w:jc w:val="center"/>
      </w:pPr>
      <w:r>
        <w:rPr>
          <w:noProof/>
        </w:rPr>
        <w:drawing>
          <wp:inline distT="0" distB="0" distL="0" distR="0" wp14:anchorId="1369F883" wp14:editId="2D94E3D4">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1FAB8DC1" w14:textId="0B08423F" w:rsidR="00C4272F" w:rsidRDefault="00C4272F" w:rsidP="00C4272F">
      <w:pPr>
        <w:pStyle w:val="Caption"/>
      </w:pPr>
      <w:bookmarkStart w:id="304" w:name="_Ref235263763"/>
      <w:bookmarkStart w:id="305" w:name="_Toc235572542"/>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11</w:t>
      </w:r>
      <w:r>
        <w:fldChar w:fldCharType="end"/>
      </w:r>
      <w:bookmarkEnd w:id="304"/>
      <w:r>
        <w:t xml:space="preserve"> Global coordination and the no-harm fail-safe</w:t>
      </w:r>
      <w:bookmarkEnd w:id="305"/>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3E7E8EFC" w:rsidR="001F0706" w:rsidRDefault="001F0706" w:rsidP="001F0706">
      <w:pPr>
        <w:pStyle w:val="ParText"/>
        <w:jc w:val="center"/>
      </w:pPr>
      <w:bookmarkStart w:id="306" w:name="_RefFig4X"/>
      <w:bookmarkStart w:id="307" w:name="_TocFig4X"/>
      <w:bookmarkStart w:id="308" w:name="_Toc235572543"/>
      <w:r>
        <w:t xml:space="preserve">Figure </w:t>
        <w:fldChar w:fldCharType="begin"/>
        <w:instrText xml:space="preserve"> STYLEREF 1 \s </w:instrText>
        <w:fldChar w:fldCharType="separate"/>
      </w:r>
      <w:r>
        <w:rPr>
          <w:noProof/>
        </w:rPr>
        <w:t>4</w:t>
      </w:r>
      <w:r>
        <w:fldChar w:fldCharType="end"/>
        <w:t>.</w:t>
        <w:fldChar w:fldCharType="begin"/>
        <w:instrText xml:space="preserve"> SEQ Figure \* ARABIC \s 1 </w:instrText>
        <w:fldChar w:fldCharType="separate"/>
      </w:r>
      <w:r>
        <w:rPr>
          <w:noProof/>
        </w:rPr>
        <w:t>12</w:t>
      </w:r>
      <w:r>
        <w:fldChar w:fldCharType="end"/>
      </w:r>
      <w:bookmarkEnd w:id="306"/>
      <w:r>
        <w:t xml:space="preserve"> Example of local decisions, global coordination, and the fail-safe</w:t>
      </w:r>
      <w:bookmarkEnd w:id="307"/>
      <w:bookmarkEnd w:id="308"/>
    </w:p>
    <w:p w14:paraId="36E2B15A" w14:textId="2E1BCFA1" w:rsidR="00794F1F" w:rsidRDefault="00417CD1" w:rsidP="00417CD1">
      <w:pPr>
        <w:pStyle w:val="ParText"/>
      </w:pPr>
      <w:r>
        <w:fldChar w:fldCharType="begin"/>
        <w:instrText xml:space="preserve"> REF _RefFig4X \h </w:instrText>
        <w:fldChar w:fldCharType="separate"/>
        <w:t xml:space="preserve">Figure </w:t>
      </w:r>
      <w:r>
        <w:rPr>
          <w:noProof/>
        </w:rPr>
        <w:t>4</w:t>
      </w:r>
      <w:r>
        <w:t>.</w:t>
      </w:r>
      <w:r>
        <w:rPr>
          <w:noProof/>
        </w:rPr>
        <w:t>12</w:t>
      </w:r>
      <w:r>
        <w:fldChar w:fldCharType="end"/>
        <w:t xml:space="preserve"> follows one decision cycle with representative numbers. The priorities come from observations.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lastRenderedPageBreak/>
        <w:t xml:space="preserve">each agent the allocation, the normalized priority weights, and the acceptance thresholds. 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09" w:name="_Toc235572461"/>
      <w:r>
        <w:rPr>
          <w:lang w:val="en-US"/>
        </w:rPr>
        <w:t>SIMULATION AND PERFORMANCE RESULTS</w:t>
      </w:r>
      <w:bookmarkEnd w:id="279"/>
      <w:bookmarkEnd w:id="309"/>
    </w:p>
    <w:p w14:paraId="6F97B539" w14:textId="77777777" w:rsidR="005C0E4B" w:rsidRDefault="00000000">
      <w:pPr>
        <w:pStyle w:val="ParText"/>
      </w:pPr>
      <w:r>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positions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0" w:name="_Toc235572462"/>
      <w:r>
        <w:t>Evaluation Criteria for Wildfire Decision Support Systems</w:t>
      </w:r>
      <w:bookmarkEnd w:id="310"/>
    </w:p>
    <w:p w14:paraId="78B84C77" w14:textId="2841E89A" w:rsidR="003873B5" w:rsidRDefault="003873B5" w:rsidP="00A40D39">
      <w:r>
        <w:t xml:space="preserve">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 </w:t>
      </w:r>
      <w:sdt>
        <w:sdtPr>
          <w:id w:val="-1453164649"/>
          <w:citation/>
        </w:sdtPr>
        <w:sdtContent>
          <w:r>
            <w:fldChar w:fldCharType="begin"/>
            <w:instrText>CITATION Cruz2003 \t  \l 1033  \m AlexanderCruz2013b</w:instrText>
            <w:fldChar w:fldCharType="separate"/>
          </w:r>
          <w:r>
            <w:rPr>
              <w:noProof/>
            </w:rPr>
            <w:t>(Cruz, Alexander, &amp; Wakimoto, 2003; Alexander &amp; Cruz, 2013)</w:t>
          </w:r>
          <w:r>
            <w:fldChar w:fldCharType="end"/>
          </w:r>
        </w:sdtContent>
      </w:sdt>
      <w:r>
        <w:t xml:space="preserve">. </w:t>
      </w:r>
      <w:r>
        <w:rPr>
          <w:lang w:eastAsia="tr-TR"/>
        </w:rPr>
        <w:t xml:space="preserve">Rate-of-spread predictions fall within about ±35% of observations in roughly half to two-thirds of cases, which is treated there as a reasonable standard </w:t>
      </w:r>
      <w:sdt>
        <w:sdtPr>
          <w:rPr>
            <w:lang w:eastAsia="tr-TR"/>
          </w:rPr>
          <w:id w:val="-923417765"/>
          <w:citation/>
        </w:sdtPr>
        <w:sdtContent>
          <w:r>
            <w:rPr>
              <w:lang w:eastAsia="tr-TR"/>
            </w:rPr>
            <w:fldChar w:fldCharType="begin"/>
            <w:instrText xml:space="preserve"> CITATION AlexanderCruz2013b \l 1033 </w:instrText>
            <w:fldChar w:fldCharType="separate"/>
          </w:r>
          <w:r>
            <w:rPr>
              <w:noProof/>
              <w:lang w:eastAsia="tr-TR"/>
            </w:rPr>
            <w:t>(Alexander &amp; Cruz, 2013)</w:t>
          </w:r>
          <w:r>
            <w:rPr>
              <w:lang w:eastAsia="tr-TR"/>
            </w:rPr>
            <w:fldChar w:fldCharType="end"/>
          </w:r>
        </w:sdtContent>
      </w:sdt>
      <w:r>
        <w:rPr>
          <w:lang w:eastAsia="tr-TR"/>
        </w:rPr>
        <w:t xml:space="preserve">. </w:t>
      </w:r>
      <w:r>
        <w:t xml:space="preserve">The decision-support tradition evaluates the tool's effect on the decision </w:t>
        <w:lastRenderedPageBreak/>
        <w:t xml:space="preserve">itself </w:t>
        <w:fldChar w:fldCharType="begin"/>
        <w:instrText xml:space="preserve"> CITATION Martell2015 \l 1055 </w:instrText>
        <w:fldChar w:fldCharType="separate"/>
      </w:r>
      <w:r>
        <w:rPr>
          <w:noProof/>
        </w:rPr>
        <w:t xml:space="preserve"> (Martell D. , 2015)</w:t>
      </w:r>
      <w:r>
        <w:fldChar w:fldCharType="end"/>
        <w:t xml:space="preserve">, and its most recent review reports a concerning finding. Most wildfire DSS evaluations so far have measured adoption and use rather than whether the tool improves the decision, which the review identifies as the main gap in the field </w:t>
      </w:r>
      <w:sdt>
        <w:sdtPr>
          <w:id w:val="1443574538"/>
          <w:citation/>
        </w:sdtPr>
        <w:sdtContent>
          <w:r>
            <w:fldChar w:fldCharType="begin"/>
            <w:instrText xml:space="preserve"> CITATION Rapp2026 \l 1033 </w:instrText>
            <w:fldChar w:fldCharType="separate"/>
          </w:r>
          <w:r>
            <w:rPr>
              <w:noProof/>
            </w:rPr>
            <w:t>(Rapp, Franz, Colavito, Aldworth, &amp; Cheng, 2026)</w:t>
          </w:r>
          <w:r>
            <w:fldChar w:fldCharType="end"/>
          </w:r>
        </w:sdtContent>
      </w:sdt>
      <w:r>
        <w:t>. An evaluation chapter must therefore address both traditions together.</w:t>
      </w:r>
      <w:r>
        <w:rPr>
          <w:b/>
          <w:bCs/>
        </w:rPr>
        <w:t xml:space="preserve"> It must validate the model core as required by the technical tradition, and it must measure the decision effect as required by the decision-support tradition. </w:t>
      </w:r>
      <w:r>
        <w:fldChar w:fldCharType="begin"/>
      </w:r>
      <w:r>
        <w:rPr>
          <w:b/>
          <w:bCs/>
        </w:rPr>
        <w:instrText xml:space="preserve"> REF _Ref235544659 \h </w:instrText>
      </w:r>
      <w:r>
        <w:fldChar w:fldCharType="separate"/>
        <w:t xml:space="preserve">Table </w:t>
      </w:r>
      <w:r>
        <w:rPr>
          <w:noProof/>
        </w:rPr>
        <w:t>5</w:t>
      </w:r>
      <w:r>
        <w:t>.</w:t>
      </w:r>
      <w:r>
        <w:rPr>
          <w:noProof/>
        </w:rPr>
        <w:t>1</w:t>
      </w:r>
      <w:r>
        <w:fldChar w:fldCharType="end"/>
        <w:t xml:space="preserve"> 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07B1A6C3" w:rsidR="003873B5" w:rsidRDefault="003873B5" w:rsidP="003873B5">
      <w:pPr>
        <w:pStyle w:val="Caption"/>
      </w:pPr>
      <w:bookmarkStart w:id="311" w:name="_Ref235544659"/>
      <w:bookmarkStart w:id="312" w:name="_Toc235572506"/>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w:t>
      </w:r>
      <w:r>
        <w:fldChar w:fldCharType="end"/>
      </w:r>
      <w:bookmarkEnd w:id="311"/>
      <w:r>
        <w:t xml:space="preserve"> Evaluation criteria for wildfire DSS</w:t>
      </w:r>
      <w:bookmarkEnd w:id="312"/>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simulation core reproduces observed fire behavior from real inputs</w:t>
            </w:r>
          </w:p>
        </w:tc>
        <w:tc>
          <w:tcPr>
            <w:tcW w:w="2534" w:type="pct"/>
          </w:tcPr>
          <w:p w14:paraId="18A5A57A" w14:textId="7E6DCF3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Pr>
                    <w:lang w:eastAsia="tr-TR"/>
                  </w:rPr>
                  <w:fldChar w:fldCharType="begin"/>
                  <w:instrText xml:space="preserve">CITATION Duff2018 \m FoxHughes2024 \m Filippi2014 \l 1033 </w:instrText>
                  <w:fldChar w:fldCharType="separate"/>
                </w:r>
                <w:r>
                  <w:rPr>
                    <w:noProof/>
                    <w:lang w:eastAsia="tr-TR"/>
                  </w:rPr>
                  <w:t>(Duff, et al., 2016; Fox-Hughes, Bridge, &amp; Faggian, 2024; Filippi, Mallet, &amp; Nader, 2014)</w:t>
                </w:r>
                <w:r>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Pr>
                <w:b/>
                <w:bCs/>
                <w:lang w:eastAsia="tr-TR"/>
              </w:rPr>
              <w:t>Decision quality:</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interventions improve the outcome relative to a no-tool alternative</w:t>
            </w:r>
          </w:p>
        </w:tc>
        <w:tc>
          <w:tcPr>
            <w:tcW w:w="2534" w:type="pct"/>
          </w:tcPr>
          <w:p w14:paraId="475CE5CC" w14:textId="73F2A2FF"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Pr>
                    <w:lang w:eastAsia="tr-TR"/>
                  </w:rPr>
                  <w:fldChar w:fldCharType="begin"/>
                  <w:instrText xml:space="preserve">CITATION Rapp2026 \m DuffTolhurst2015 \t  \l 1033 </w:instrText>
                  <w:fldChar w:fldCharType="separate"/>
                </w:r>
                <w:r>
                  <w:rPr>
                    <w:noProof/>
                    <w:lang w:eastAsia="tr-TR"/>
                  </w:rPr>
                  <w:t>(Rapp, Franz, Colavito, Aldworth, &amp; Cheng, 2026; Duff &amp; Tolhurst, 2015)</w:t>
                </w:r>
                <w:r>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Pr>
                <w:b/>
                <w:bCs/>
                <w:lang w:eastAsia="tr-TR"/>
              </w:rPr>
              <w:t>Timeliness:</w:t>
            </w:r>
            <w:r>
              <w:rPr>
                <w:lang w:eastAsia="tr-TR"/>
              </w:rPr>
              <w:t xml:space="preserve"> Decision latency compatible with operational tempo</w:t>
            </w:r>
          </w:p>
        </w:tc>
        <w:tc>
          <w:tcPr>
            <w:tcW w:w="2534" w:type="pct"/>
          </w:tcPr>
          <w:p w14:paraId="25FCC7FF" w14:textId="288ECD20"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Decision-cycle wall time; detection-to-first-order time </w:t>
            </w:r>
            <w:sdt>
              <w:sdtPr>
                <w:rPr>
                  <w:lang w:eastAsia="tr-TR"/>
                </w:rPr>
                <w:id w:val="-83218289"/>
                <w:citation/>
              </w:sdtPr>
              <w:sdtContent>
                <w:r>
                  <w:rPr>
                    <w:lang w:eastAsia="tr-TR"/>
                  </w:rPr>
                  <w:fldChar w:fldCharType="begin"/>
                  <w:instrText xml:space="preserve">CITATION NoonanWright2011 \l 1033 </w:instrText>
                  <w:fldChar w:fldCharType="separate"/>
                </w:r>
                <w:r>
                  <w:rPr>
                    <w:noProof/>
                    <w:lang w:eastAsia="tr-TR"/>
                  </w:rPr>
                  <w:t>(Noonan-Wright, et al., 2011)</w:t>
                </w:r>
                <w:r>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Pr>
                <w:b/>
                <w:bCs/>
                <w:lang w:eastAsia="tr-TR"/>
              </w:rPr>
              <w:t>Robustness under degraded observation:</w:t>
            </w:r>
            <w:r>
              <w:rPr>
                <w:lang w:eastAsia="tr-TR"/>
              </w:rPr>
              <w:t xml:space="preserve"> Graceful behavior under sensor loss, noise, and communication failure</w:t>
            </w:r>
          </w:p>
        </w:tc>
        <w:tc>
          <w:tcPr>
            <w:tcW w:w="2534" w:type="pct"/>
          </w:tcPr>
          <w:p w14:paraId="0CAC932E" w14:textId="31B38450"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Performance versus outage and noise level; fail-safe engagement statistics </w:t>
            </w:r>
            <w:sdt>
              <w:sdtPr>
                <w:rPr>
                  <w:lang w:eastAsia="tr-TR"/>
                </w:rPr>
                <w:id w:val="-1418553194"/>
                <w:citation/>
              </w:sdtPr>
              <w:sdtContent>
                <w:r>
                  <w:rPr>
                    <w:lang w:eastAsia="tr-TR"/>
                  </w:rPr>
                  <w:fldChar w:fldCharType="begin"/>
                  <w:instrText xml:space="preserve"> CITATION ComesEtAl2011 \l 1033 </w:instrText>
                  <w:fldChar w:fldCharType="separate"/>
                </w:r>
                <w:r>
                  <w:rPr>
                    <w:noProof/>
                    <w:lang w:eastAsia="tr-TR"/>
                  </w:rPr>
                  <w:t>(Comes, Hiete, Wijngaards, &amp; Schultmann, 2011)</w:t>
                </w:r>
                <w:r>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Pr>
                <w:b/>
                <w:bCs/>
                <w:lang w:eastAsia="tr-TR"/>
              </w:rPr>
              <w:t>Uncertainty handling:</w:t>
            </w:r>
            <w:r>
              <w:rPr>
                <w:lang w:eastAsia="tr-TR"/>
              </w:rPr>
              <w:t xml:space="preserve"> Input uncertainty is represented and propagated to the decision</w:t>
            </w:r>
          </w:p>
        </w:tc>
        <w:tc>
          <w:tcPr>
            <w:tcW w:w="2534" w:type="pct"/>
          </w:tcPr>
          <w:p w14:paraId="38074A36" w14:textId="6EA2AC9F"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Pr>
                    <w:lang w:eastAsia="tr-TR"/>
                  </w:rPr>
                  <w:fldChar w:fldCharType="begin"/>
                  <w:instrText xml:space="preserve">CITATION Benali2017 \m CruzAlexander2013 \t  \l 1033 </w:instrText>
                  <w:fldChar w:fldCharType="separate"/>
                </w:r>
                <w:r>
                  <w:rPr>
                    <w:noProof/>
                    <w:lang w:eastAsia="tr-TR"/>
                  </w:rPr>
                  <w:t>(Benali, et al., 2017; Cruz &amp; Alexander, 2013)</w:t>
                </w:r>
                <w:r>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Pr>
                <w:b/>
                <w:bCs/>
                <w:lang w:eastAsia="tr-TR"/>
              </w:rPr>
              <w:t>Adaptability:</w:t>
            </w:r>
            <w:r>
              <w:rPr>
                <w:lang w:eastAsia="tr-TR"/>
              </w:rPr>
              <w:t xml:space="preserve"> The system extends its own knowledge when it does not cover the situation</w:t>
            </w:r>
          </w:p>
        </w:tc>
        <w:tc>
          <w:tcPr>
            <w:tcW w:w="2534" w:type="pct"/>
          </w:tcPr>
          <w:p w14:paraId="3CD7BE66" w14:textId="1297F0E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Pr>
                    <w:lang w:eastAsia="tr-TR"/>
                  </w:rPr>
                  <w:fldChar w:fldCharType="begin"/>
                  <w:instrText xml:space="preserve"> CITATION Ang04 \l 1033 </w:instrText>
                  <w:fldChar w:fldCharType="separate"/>
                </w:r>
                <w:r>
                  <w:rPr>
                    <w:noProof/>
                    <w:lang w:eastAsia="tr-TR"/>
                  </w:rPr>
                  <w:t>(Angelov &amp; Filev, 2004)</w:t>
                </w:r>
                <w:r>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Pr>
                <w:b/>
                <w:bCs/>
                <w:lang w:eastAsia="tr-TR"/>
              </w:rPr>
              <w:t>Explainability and auditability:</w:t>
            </w:r>
            <w:r>
              <w:rPr>
                <w:lang w:eastAsia="tr-TR"/>
              </w:rPr>
              <w:t xml:space="preserve"> Every recommendation is traceable to its evidence</w:t>
            </w:r>
          </w:p>
        </w:tc>
        <w:tc>
          <w:tcPr>
            <w:tcW w:w="2534" w:type="pct"/>
          </w:tcPr>
          <w:p w14:paraId="3BBB038A" w14:textId="34D4EA8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Trace completeness; interpretability as an adoption gate </w:t>
            </w:r>
            <w:sdt>
              <w:sdtPr>
                <w:rPr>
                  <w:lang w:eastAsia="tr-TR"/>
                </w:rPr>
                <w:id w:val="-626082212"/>
                <w:citation/>
              </w:sdtPr>
              <w:sdtContent>
                <w:r>
                  <w:rPr>
                    <w:lang w:eastAsia="tr-TR"/>
                  </w:rPr>
                  <w:fldChar w:fldCharType="begin"/>
                  <w:instrText xml:space="preserve">CITATION Fillmore2023 \l 1033 </w:instrText>
                  <w:fldChar w:fldCharType="separate"/>
                </w:r>
                <w:r>
                  <w:rPr>
                    <w:noProof/>
                    <w:lang w:eastAsia="tr-TR"/>
                  </w:rPr>
                  <w:t>(Fillmore &amp; Paveglio, 2023)</w:t>
                </w:r>
                <w:r>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Pr>
                <w:b/>
                <w:bCs/>
                <w:lang w:eastAsia="tr-TR"/>
              </w:rPr>
              <w:t>Scalability:</w:t>
            </w:r>
            <w:r>
              <w:rPr>
                <w:lang w:eastAsia="tr-TR"/>
              </w:rPr>
              <w:t xml:space="preserve"> Cost grows manageably with domain size and number of regions</w:t>
            </w:r>
          </w:p>
        </w:tc>
        <w:tc>
          <w:tcPr>
            <w:tcW w:w="2534" w:type="pct"/>
          </w:tcPr>
          <w:p w14:paraId="43F6BFAE" w14:textId="69BAE3E8"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Pr>
                    <w:lang w:eastAsia="tr-TR"/>
                  </w:rPr>
                  <w:fldChar w:fldCharType="begin"/>
                  <w:instrText xml:space="preserve"> CITATION Pais2021 \l 1033 </w:instrText>
                  <w:fldChar w:fldCharType="separate"/>
                </w:r>
                <w:r>
                  <w:rPr>
                    <w:noProof/>
                    <w:lang w:eastAsia="tr-TR"/>
                  </w:rPr>
                  <w:t>(Pais, Carrasco, Moudio, &amp; Shen, 2021)</w:t>
                </w:r>
                <w:r>
                  <w:rPr>
                    <w:lang w:eastAsia="tr-TR"/>
                  </w:rPr>
                  <w:fldChar w:fldCharType="end"/>
                </w:r>
              </w:sdtContent>
            </w:sdt>
            <w:r>
              <w:rPr>
                <w:lang w:eastAsia="tr-TR"/>
              </w:rPr>
              <w:t>.</w:t>
            </w:r>
          </w:p>
        </w:tc>
      </w:tr>
    </w:tbl>
    <w:p w14:paraId="5A1B0033" w14:textId="77777777" w:rsidR="002408F0" w:rsidRDefault="00000000">
      <w:pPr>
        <w:pStyle w:val="Heading2"/>
      </w:pPr>
      <w:bookmarkStart w:id="313" w:name="_Toc235572463"/>
      <w:r>
        <w:t>Simulation Environment, Parameters, and Assumptions</w:t>
      </w:r>
      <w:bookmarkEnd w:id="313"/>
    </w:p>
    <w:p w14:paraId="75586037" w14:textId="77777777" w:rsidR="009B7749" w:rsidRDefault="00000000">
      <w:pPr>
        <w:pStyle w:val="ParText"/>
      </w:pPr>
      <w:r>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1EDD9793" w:rsidR="002408F0" w:rsidRDefault="00000000">
      <w:pPr>
        <w:pStyle w:val="ParText"/>
      </w:pPr>
      <w:r>
        <w:t xml:space="preserve">Two scenario families are used. </w:t>
      </w:r>
      <w:r>
        <w:rPr>
          <w:b/>
          <w:bCs/>
        </w:rPr>
        <w:t>Synthetic scenarios</w:t>
      </w:r>
      <w:r>
        <w:t xml:space="preserve"> are generated procedurally on grids of 200×200 cells at 90 m resolution with terrain presets (rolling hills, Mediterranean coast), seeded settlements and road networks, and capacity-limited resource bases; ignition points are chosen among burnable cells farthest from the bases, so that trivial fires do not mask parameter effects. </w:t>
      </w:r>
      <w:r>
        <w:rPr>
          <w:b/>
          <w:bCs/>
        </w:rPr>
        <w:t xml:space="preserve">Historical scenarios </w:t>
      </w:r>
      <w:r>
        <w:t xml:space="preserve">reconstruct documented fires on 90 m grids from real terrain, fuel, and weather data. Unless stated otherwise, the decision engine runs with the thresholds of Chapter </w:t>
        <w:fldChar w:fldCharType="begin"/>
        <w:instrText xml:space="preserve"> REF _Ref235349268 \r \h </w:instrText>
        <w:fldChar w:fldCharType="separate"/>
        <w:t>4</w:t>
        <w:fldChar w:fldCharType="end"/>
        <w:t xml:space="preserve">, and the full seed rule base of Appendix </w:t>
        <w:fldChar w:fldCharType="begin"/>
        <w:instrText xml:space="preserve"> REF _RefAppE1 \r \h </w:instrText>
        <w:fldChar w:fldCharType="separate"/>
        <w:t>E</w:t>
        <w:fldChar w:fldCharType="end"/>
        <w:t xml:space="preserve">; deviations (thin seed profiles, adaptation off, perturbed observation) are the controlled variables of the individual experiments and are stated per experiment. </w:t>
        <w:fldChar w:fldCharType="begin"/>
        <w:instrText xml:space="preserve"> REF _RefT52 \h </w:instrText>
        <w:fldChar w:fldCharType="separate"/>
        <w:t xml:space="preserve">Table </w:t>
      </w:r>
      <w:r>
        <w:rPr>
          <w:noProof/>
        </w:rPr>
        <w:t>5</w:t>
      </w:r>
      <w:r>
        <w:t>.</w:t>
      </w:r>
      <w:r>
        <w:rPr>
          <w:noProof/>
        </w:rPr>
        <w:t>2</w:t>
      </w:r>
      <w:r>
        <w:fldChar w:fldCharType="end"/>
        <w:t xml:space="preserve"> lists the parameters of all runs in one place, grouped by subsystem. </w:t>
      </w:r>
    </w:p>
    <w:p w14:paraId="709C7A37" w14:textId="2099EC91" w:rsidR="006359F2" w:rsidRDefault="006359F2" w:rsidP="006359F2">
      <w:pPr>
        <w:pStyle w:val="Caption"/>
      </w:pPr>
      <w:bookmarkStart w:id="314" w:name="_RefT52"/>
      <w:bookmarkStart w:id="315" w:name="_Toc235572507"/>
      <w:r>
        <w:lastRenderedPageBreak/>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2</w:t>
      </w:r>
      <w:r>
        <w:fldChar w:fldCharType="end"/>
      </w:r>
      <w:bookmarkEnd w:id="314"/>
      <w:r>
        <w:t xml:space="preserve"> Simulation and decision parameters of all experiments</w:t>
      </w:r>
      <w:bookmarkEnd w:id="315"/>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1CCF19DD"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full 40 / core 22 / 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t>—</w:t>
            </w:r>
          </w:p>
        </w:tc>
      </w:tr>
    </w:tbl>
    <w:p w14:paraId="1D43C8FA" w14:textId="77777777" w:rsidR="006B3E1A" w:rsidRDefault="006B3E1A" w:rsidP="00AE566D">
      <w:pPr>
        <w:pStyle w:val="ParText"/>
      </w:pPr>
    </w:p>
    <w:p w14:paraId="15383BB8" w14:textId="78C42727" w:rsidR="00AE566D" w:rsidRDefault="006B3E1A" w:rsidP="00AE566D">
      <w:pPr>
        <w:pStyle w:val="ParText"/>
      </w:pPr>
      <w:r>
        <w:t xml:space="preserve">Modeling and decision layer assumptions, common at operational-scale fire simulation </w:t>
        <w:fldChar w:fldCharType="begin"/>
        <w:instrText xml:space="preserve"> CITATION Sullivan2009 \l 1055 </w:instrText>
        <w:fldChar w:fldCharType="separate"/>
      </w:r>
      <w:r>
        <w:rPr>
          <w:noProof/>
        </w:rPr>
        <w:t xml:space="preserve"> (Sullivan, Wildland surface fire spread modelling 1: Physical and quasi-physical models, 2009a)</w:t>
      </w:r>
      <w:r>
        <w:fldChar w:fldCharType="end"/>
        <w:t xml:space="preserve">, are listed in </w:t>
        <w:fldChar w:fldCharType="begin"/>
        <w:instrText xml:space="preserve"> REF _Ref235360625 \h </w:instrText>
        <w:fldChar w:fldCharType="separate"/>
        <w:t xml:space="preserve">Table </w:t>
      </w:r>
      <w:r>
        <w:rPr>
          <w:noProof/>
        </w:rPr>
        <w:t>5</w:t>
      </w:r>
      <w:r>
        <w:t>.</w:t>
      </w:r>
      <w:r>
        <w:rPr>
          <w:noProof/>
        </w:rPr>
        <w:t>3</w:t>
      </w:r>
      <w:r>
        <w:fldChar w:fldCharType="end"/>
        <w:t>.</w:t>
      </w:r>
    </w:p>
    <w:p w14:paraId="310F4152" w14:textId="57B9532E" w:rsidR="006B3E1A" w:rsidRDefault="006B3E1A" w:rsidP="006B3E1A">
      <w:pPr>
        <w:pStyle w:val="Caption"/>
      </w:pPr>
      <w:bookmarkStart w:id="316" w:name="_Ref235360625"/>
      <w:bookmarkStart w:id="317" w:name="_Toc235572508"/>
      <w:r>
        <w:lastRenderedPageBreak/>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3</w:t>
      </w:r>
      <w:r>
        <w:fldChar w:fldCharType="end"/>
      </w:r>
      <w:bookmarkEnd w:id="316"/>
      <w:r>
        <w:t xml:space="preserve"> Environment and decision layer assumptions</w:t>
      </w:r>
      <w:bookmarkEnd w:id="317"/>
    </w:p>
    <w:tbl>
      <w:tblPr>
        <w:tblStyle w:val="PlainTable2"/>
        <w:tblW w:w="5000" w:type="pct"/>
        <w:tblLook w:val="0420" w:firstRow="1" w:lastRow="0" w:firstColumn="0" w:lastColumn="0" w:noHBand="0" w:noVBand="1"/>
      </w:tblPr>
      <w:tblGrid>
        <w:gridCol w:w="8047"/>
      </w:tblGrid>
      <w:tr w:rsidR="002A5C87" w14:paraId="557E644A" w14:textId="77777777" w:rsidTr="002A5C87">
        <w:trPr>
          <w:cnfStyle w:val="100000000000" w:firstRow="1" w:lastRow="0" w:firstColumn="0" w:lastColumn="0" w:oddVBand="0" w:evenVBand="0" w:oddHBand="0" w:evenHBand="0" w:firstRowFirstColumn="0" w:firstRowLastColumn="0" w:lastRowFirstColumn="0" w:lastRowLastColumn="0"/>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2A5C87">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2A5C87">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2A5C87">
        <w:tc>
          <w:tcPr>
            <w:tcW w:w="5000" w:type="pct"/>
          </w:tcPr>
          <w:p w14:paraId="6C1F3E31" w14:textId="5B171C00" w:rsidR="002A5C87" w:rsidRDefault="002A5C87" w:rsidP="00FC56F0">
            <w:pPr>
              <w:pStyle w:val="TableText"/>
            </w:pPr>
            <w:r>
              <w:rPr>
                <w:b/>
              </w:rPr>
              <w:t xml:space="preserve">Decision layer </w:t>
            </w:r>
            <w:r>
              <w:rPr>
                <w:b/>
                <w:bCs/>
              </w:rPr>
              <w:t>assumptions</w:t>
            </w:r>
          </w:p>
        </w:tc>
      </w:tr>
      <w:tr w:rsidR="002A5C87" w14:paraId="775309A2"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2A5C87">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2A5C87">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2A5C87">
        <w:trPr>
          <w:cnfStyle w:val="000000100000" w:firstRow="0" w:lastRow="0" w:firstColumn="0" w:lastColumn="0" w:oddVBand="0" w:evenVBand="0" w:oddHBand="1" w:evenHBand="0" w:firstRowFirstColumn="0" w:firstRowLastColumn="0" w:lastRowFirstColumn="0" w:lastRowLastColumn="0"/>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E47802">
        <w:tc>
          <w:tcPr>
            <w:tcW w:w="5000" w:type="pct"/>
          </w:tcPr>
          <w:p w14:paraId="07F8A6F4" w14:textId="77777777" w:rsidR="00BD2384" w:rsidRDefault="00BD2384" w:rsidP="00BD2384">
            <w:pPr>
              <w:pStyle w:val="ListParagraph"/>
              <w:numPr>
                <w:ilvl w:val="0"/>
                <w:numId w:val="28"/>
              </w:numPr>
            </w:pPr>
            <w:r>
              <w:t>Evacuation is charged only through the response capacity it consumes; the societal cost of displacement lies outside the objective.</w:t>
            </w:r>
          </w:p>
        </w:tc>
      </w:tr>
      <w:tr w:rsidR="00BD2384" w14:paraId="3A36DF94" w14:textId="77777777" w:rsidTr="00E47802">
        <w:trPr>
          <w:cnfStyle w:val="000000100000" w:firstRow="0" w:lastRow="0" w:firstColumn="0" w:lastColumn="0" w:oddVBand="0" w:evenVBand="0" w:oddHBand="1" w:evenHBand="0" w:firstRowFirstColumn="0" w:firstRowLastColumn="0" w:lastRowFirstColumn="0" w:lastRowLastColumn="0"/>
        </w:trPr>
        <w:tc>
          <w:tcPr>
            <w:tcW w:w="5000" w:type="pct"/>
          </w:tcPr>
          <w:p w14:paraId="7D301F8A" w14:textId="77777777" w:rsidR="00BD2384" w:rsidRDefault="00BD2384" w:rsidP="00BD2384">
            <w:pPr>
              <w:pStyle w:val="ListParagraph"/>
              <w:numPr>
                <w:ilvl w:val="0"/>
                <w:numId w:val="28"/>
              </w:numPr>
            </w:pPr>
            <w:r>
              <w:t>The population term counts exposure inside actively burning cells only; smoke and proximity exposure outside the fire front are not modeled.</w:t>
            </w:r>
          </w:p>
        </w:tc>
      </w:tr>
      <w:tr w:rsidR="00BD2384" w14:paraId="41243F0D" w14:textId="77777777" w:rsidTr="00E47802">
        <w:tc>
          <w:tcPr>
            <w:tcW w:w="5000" w:type="pct"/>
          </w:tcPr>
          <w:p w14:paraId="662C00B6" w14:textId="77777777" w:rsidR="00BD2384" w:rsidRDefault="00BD2384" w:rsidP="00BD2384">
            <w:pPr>
              <w:pStyle w:val="ListParagraph"/>
              <w:numPr>
                <w:ilvl w:val="0"/>
                <w:numId w:val="28"/>
              </w:numPr>
            </w:pPr>
            <w:r>
              <w:t>Fire duration is priced only through the burned area and the accumulated exposure it produces, not as a separate cost term.</w:t>
            </w:r>
          </w:p>
        </w:tc>
      </w:tr>
    </w:tbl>
    <w:p w14:paraId="5A1B00B1" w14:textId="77777777" w:rsidR="002408F0" w:rsidRDefault="00000000">
      <w:pPr>
        <w:pStyle w:val="Heading2"/>
      </w:pPr>
      <w:bookmarkStart w:id="318" w:name="_Toc235572464"/>
      <w:r>
        <w:t>Validation of the Simulation Core Against Historical Fires</w:t>
      </w:r>
      <w:bookmarkEnd w:id="318"/>
    </w:p>
    <w:p w14:paraId="776BA49E" w14:textId="77777777" w:rsidR="001054F0" w:rsidRDefault="001054F0" w:rsidP="001054F0">
      <w:pPr>
        <w:pStyle w:val="ParText"/>
      </w:pPr>
      <w:r>
        <w:t xml:space="preserve">In DisasterAware, the simulation core is a close enough model of real fire behavior to support the decision-layer results. The test is a blind hindcast. The simulator is </w:t>
        <w:lastRenderedPageBreak/>
        <w:t xml:space="preserve">given only the real inputs of a documented fire, with no tuning on that fire. It runs for the recorded duration, and its burned area is compared with the observed burned area. The inputs come from independent public data.</w:t>
      </w:r>
    </w:p>
    <w:p w14:paraId="6E670597" w14:textId="561ECCA3" w:rsidR="00EE5661" w:rsidRDefault="00EE5661" w:rsidP="00EE5661">
      <w:pPr>
        <w:pStyle w:val="ParText"/>
        <w:numPr>
          <w:ilvl w:val="0"/>
          <w:numId w:val="17"/>
        </w:numPr>
      </w:pPr>
      <w:r>
        <w:t xml:space="preserve">Terrain is taken from the Copernicus GLO-30 elevation model </w:t>
      </w:r>
      <w:sdt>
        <w:sdtPr>
          <w:id w:val="-843937856"/>
          <w:citation/>
        </w:sdtPr>
        <w:sdtContent>
          <w:r>
            <w:fldChar w:fldCharType="begin"/>
            <w:instrText xml:space="preserve"> CITATION Cop26 \l 1033 </w:instrText>
            <w:fldChar w:fldCharType="separate"/>
          </w:r>
          <w:r>
            <w:rPr>
              <w:noProof/>
            </w:rPr>
            <w:t>(DEM, 2026)</w:t>
          </w:r>
          <w:r>
            <w:fldChar w:fldCharType="end"/>
          </w:r>
        </w:sdtContent>
      </w:sdt>
      <w:r>
        <w:t xml:space="preserve">. </w:t>
      </w:r>
    </w:p>
    <w:p w14:paraId="014E707D" w14:textId="753A2CB8" w:rsidR="00EE5661" w:rsidRDefault="00EE5661" w:rsidP="00EE5661">
      <w:pPr>
        <w:pStyle w:val="ParText"/>
        <w:numPr>
          <w:ilvl w:val="0"/>
          <w:numId w:val="17"/>
        </w:numPr>
      </w:pPr>
      <w:r>
        <w:t>Fuel is taken from the ESA WorldCover 2021 land-cover product and mapped to the internal fuel classes</w:t>
      </w:r>
      <w:sdt>
        <w:sdtPr>
          <w:id w:val="1506785548"/>
          <w:citation/>
        </w:sdtPr>
        <w:sdtContent>
          <w:r>
            <w:fldChar w:fldCharType="begin"/>
            <w:instrText xml:space="preserve"> CITATION ESA26 \l 1033 </w:instrText>
            <w:fldChar w:fldCharType="separate"/>
          </w:r>
          <w:r>
            <w:rPr>
              <w:noProof/>
            </w:rPr>
            <w:t xml:space="preserve"> (v200, 2026)</w:t>
          </w:r>
          <w:r>
            <w:fldChar w:fldCharType="end"/>
          </w:r>
        </w:sdtContent>
      </w:sdt>
      <w:r>
        <w:t>.</w:t>
      </w:r>
    </w:p>
    <w:p w14:paraId="393E1DFD" w14:textId="4554BB89" w:rsidR="00EE5661" w:rsidRDefault="00EE5661" w:rsidP="00EE5661">
      <w:pPr>
        <w:pStyle w:val="ParText"/>
        <w:numPr>
          <w:ilvl w:val="0"/>
          <w:numId w:val="17"/>
        </w:numPr>
      </w:pPr>
      <w:r>
        <w:t xml:space="preserve">Weather is taken from the ERA5 hourly at the ignition point, and dead-fuel moisture is set by the equilibrium-moisture model </w:t>
      </w:r>
      <w:sdt>
        <w:sdtPr>
          <w:id w:val="841046871"/>
          <w:citation/>
        </w:sdtPr>
        <w:sdtContent>
          <w:r>
            <w:fldChar w:fldCharType="begin"/>
            <w:instrText xml:space="preserve">CITATION ERA26 \l 1033 </w:instrText>
            <w:fldChar w:fldCharType="separate"/>
          </w:r>
          <w:r>
            <w:rPr>
              <w:noProof/>
            </w:rPr>
            <w:t>(Open-Meteo, 2026)</w:t>
          </w:r>
          <w:r>
            <w:fldChar w:fldCharType="end"/>
          </w:r>
        </w:sdtContent>
      </w:sdt>
      <w:r>
        <w:t>.</w:t>
      </w:r>
    </w:p>
    <w:p w14:paraId="0A573E72" w14:textId="0024E768" w:rsidR="00EE5661" w:rsidRDefault="00EE5661" w:rsidP="00EE5661">
      <w:pPr>
        <w:pStyle w:val="ParText"/>
        <w:numPr>
          <w:ilvl w:val="0"/>
          <w:numId w:val="17"/>
        </w:numPr>
      </w:pPr>
      <w:r>
        <w:t xml:space="preserve">The ignition point and the reference burned area come from NASA FIRMS VIIRS 375 m active-fire detections </w:t>
      </w:r>
      <w:sdt>
        <w:sdtPr>
          <w:id w:val="-2033334130"/>
          <w:citation/>
        </w:sdtPr>
        <w:sdtContent>
          <w:r>
            <w:fldChar w:fldCharType="begin"/>
            <w:instrText xml:space="preserve"> CITATION NAS26 \l 1033 </w:instrText>
            <w:fldChar w:fldCharType="separate"/>
          </w:r>
          <w:r>
            <w:rPr>
              <w:noProof/>
            </w:rPr>
            <w:t>(S-NPP, 2026)</w:t>
          </w:r>
          <w:r>
            <w:fldChar w:fldCharType="end"/>
          </w:r>
        </w:sdtContent>
      </w:sdt>
      <w:r>
        <w:t>.</w:t>
      </w:r>
    </w:p>
    <w:p w14:paraId="173F1C5F" w14:textId="7A2A42E5" w:rsidR="001054F0" w:rsidRDefault="001054F0" w:rsidP="001054F0">
      <w:pPr>
        <w:pStyle w:val="ParText"/>
      </w:pPr>
      <w:r>
        <w:t xml:space="preserve">The reference mask is limited to the simulated time window and to the main detection cluster. This approach follows the common practice of testing fire models on independent, observed fires rather than on the data used to build them. The validation set has four documented fires in Turkey, chosen to cover different fuel, terrain, and wind conditions: Manavgat (Antalya, July 2021), Marmaris (Muğla, July 2021), Milas–Kemerköy (Muğla, August 2021), and Çanakkale–Kayadere (August 2023). Their case definitions are given in </w:t>
        <w:fldChar w:fldCharType="begin"/>
        <w:instrText xml:space="preserve"> REF _RefT53 \h </w:instrText>
        <w:fldChar w:fldCharType="separate"/>
        <w:t xml:space="preserve">Table </w:t>
      </w:r>
      <w:r>
        <w:rPr>
          <w:noProof/>
        </w:rPr>
        <w:t>5</w:t>
      </w:r>
      <w:r>
        <w:t>.</w:t>
      </w:r>
      <w:r>
        <w:rPr>
          <w:noProof/>
        </w:rPr>
        <w:t>4</w:t>
      </w:r>
      <w:r>
        <w:fldChar w:fldCharType="end"/>
        <w:t>.</w:t>
      </w:r>
    </w:p>
    <w:p w14:paraId="0838831E" w14:textId="06FA4BD6" w:rsidR="0041789C" w:rsidRDefault="0041789C" w:rsidP="0041789C">
      <w:pPr>
        <w:pStyle w:val="Caption"/>
      </w:pPr>
      <w:bookmarkStart w:id="319" w:name="_RefT53"/>
      <w:bookmarkStart w:id="320" w:name="_Toc235572509"/>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4</w:t>
      </w:r>
      <w:r>
        <w:fldChar w:fldCharType="end"/>
      </w:r>
      <w:bookmarkEnd w:id="319"/>
      <w:r>
        <w:t xml:space="preserve"> Historical validation cases and their configuration</w:t>
      </w:r>
      <w:bookmarkEnd w:id="320"/>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t xml:space="preserve">Duration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 xml:space="preserve">31.30–31.80 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Kayadere (Çanakkale) 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t>48</w:t>
            </w:r>
          </w:p>
        </w:tc>
      </w:tr>
    </w:tbl>
    <w:p w14:paraId="5F593B60" w14:textId="709C1FC8" w:rsidR="00256C79" w:rsidRDefault="00256C79" w:rsidP="00256C79">
      <w:pPr>
        <w:pStyle w:val="ParText"/>
      </w:pPr>
      <w:r>
        <w:lastRenderedPageBreak/>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burned, and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Pr>
          <w:b/>
          <w:bCs/>
        </w:rPr>
        <w:t>coverage</w:t>
      </w:r>
      <w:r>
        <w:t xml:space="preserve">, </w:t>
      </w:r>
      <w:r>
        <w:rPr>
          <w:b/>
          <w:bCs/>
        </w:rPr>
        <w:t>front position error</w:t>
      </w:r>
      <w:r>
        <w:t xml:space="preserve">, and </w:t>
      </w:r>
      <w:r>
        <w:rPr>
          <w:b/>
          <w:bCs/>
        </w:rPr>
        <w:t>arrival-time agreement</w:t>
      </w:r>
      <w:r>
        <w:t>.</w:t>
      </w:r>
    </w:p>
    <w:p w14:paraId="1A38345D" w14:textId="1468BD1A" w:rsidR="004A4E90" w:rsidRDefault="00256C79" w:rsidP="00256C79">
      <w:pPr>
        <w:pStyle w:val="ParText"/>
      </w:pPr>
      <w:r>
        <w:rPr>
          <w:b/>
          <w:bCs/>
        </w:rPr>
        <w:t>Coverage</w:t>
      </w:r>
      <w:r>
        <w:t xml:space="preserve"> is represented as the probability of detection (POD). It is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fldChar w:fldCharType="begin"/>
        <w:instrText xml:space="preserve"> REF _RefEqPOD \h </w:instrText>
        <w:fldChar w:fldCharType="separate"/>
        <w:t xml:space="preserve">( </w:t>
      </w:r>
      <w:r>
        <w:rPr>
          <w:noProof/>
        </w:rPr>
        <w:t>63</w:t>
      </w:r>
      <w:r>
        <w:t xml:space="preserve"> )</w:t>
        <w:fldChar w:fldCharType="end"/>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74F96773" w:rsidR="004A4E90" w:rsidRDefault="004A4E90" w:rsidP="00FC56F0">
            <w:pPr>
              <w:pStyle w:val="TableText"/>
              <w:jc w:val="right"/>
            </w:pPr>
            <w:bookmarkStart w:id="321" w:name="_RefEqPOD"/>
            <w:r>
              <w:t xml:space="preserve">( </w:t>
              <w:fldChar w:fldCharType="begin"/>
              <w:instrText xml:space="preserve"> SEQ ( \* ARABIC </w:instrText>
              <w:fldChar w:fldCharType="separate"/>
            </w:r>
            <w:r>
              <w:rPr>
                <w:noProof/>
              </w:rPr>
              <w:t>63</w:t>
            </w:r>
            <w:r>
              <w:fldChar w:fldCharType="end"/>
              <w:t xml:space="preserve"> )</w:t>
            </w:r>
            <w:bookmarkEnd w:id="321"/>
          </w:p>
        </w:tc>
      </w:tr>
    </w:tbl>
    <w:p w14:paraId="115345AF" w14:textId="0B18D2DC" w:rsidR="006F175C" w:rsidRPr="006F175C" w:rsidRDefault="006F175C" w:rsidP="006F175C">
      <w:pPr>
        <w:pStyle w:val="ParText"/>
      </w:pPr>
      <w:r>
        <w:t xml:space="preserve">The acceptance level of 0.70 on the probability of detection is taken from the level at which the wildfire-simulation literature reports good agreement between simulated and observed footprints. Parameterizing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Pr>
              <w:noProof/>
              <w:lang w:val="tr-TR"/>
            </w:rPr>
            <w:t>(Price, 2022)</w:t>
          </w:r>
          <w:r>
            <w:fldChar w:fldCharType="end"/>
          </w:r>
        </w:sdtContent>
      </w:sdt>
      <w:r>
        <w:t xml:space="preserve">, and calibrated cell-based growth models reach 0.7 to 0.9 while uncalibrated semi-empirical models typically fall between 0.5 and 0.7 </w:t>
      </w:r>
      <w:sdt>
        <w:sdtPr>
          <w:id w:val="1960064064"/>
          <w:citation/>
        </w:sdtPr>
        <w:sdtContent>
          <w:r>
            <w:fldChar w:fldCharType="begin"/>
          </w:r>
          <w:r>
            <w:rPr>
              <w:lang w:val="tr-TR"/>
            </w:rPr>
            <w:instrText xml:space="preserve"> CITATION Pai211 \l 1055 </w:instrText>
          </w:r>
          <w:r>
            <w:fldChar w:fldCharType="separate"/>
          </w:r>
          <w:r>
            <w:rPr>
              <w:noProof/>
              <w:lang w:val="tr-TR"/>
            </w:rPr>
            <w:t>(Pais, Carrasco, Martell, Weintraub, &amp; Woodruff, 2021)</w:t>
          </w:r>
          <w:r>
            <w:fldChar w:fldCharType="end"/>
          </w:r>
        </w:sdtContent>
      </w:sdt>
      <w:r>
        <w:t xml:space="preserve">. </w:t>
      </w:r>
      <w:r>
        <w:rPr>
          <w:b/>
          <w:bCs/>
        </w:rPr>
        <w:t>A probability of detection of at least 0.70 therefore marks the boundary of a reproduction of the observed extent that is as reliable as a well-behaved uncalibrated model.</w:t>
      </w:r>
    </w:p>
    <w:p w14:paraId="3A85F1CD" w14:textId="7BB1FA0C" w:rsidR="00A60E08" w:rsidRDefault="00256C79" w:rsidP="00256C79">
      <w:pPr>
        <w:pStyle w:val="ParText"/>
      </w:pPr>
      <w:r>
        <w:rPr>
          <w:b/>
          <w:bCs/>
        </w:rPr>
        <w:t>Front</w:t>
      </w:r>
      <w:r>
        <w:t xml:space="preserve"> </w:t>
      </w:r>
      <w:r>
        <w:rPr>
          <w:b/>
          <w:bCs/>
        </w:rPr>
        <w:t>position</w:t>
      </w:r>
      <w:r>
        <w:t xml:space="preserve"> </w:t>
      </w:r>
      <w:r>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fldChar w:fldCharType="begin"/>
        <w:instrText xml:space="preserve"> REF _RefEqDist \h </w:instrText>
        <w:fldChar w:fldCharType="separate"/>
        <w:t xml:space="preserve">( </w:t>
      </w:r>
      <w:r>
        <w:rPr>
          <w:noProof/>
        </w:rPr>
        <w:t>64</w:t>
      </w:r>
      <w:r>
        <w:t xml:space="preserve"> )</w:t>
        <w:fldChar w:fldCharType="end"/>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fldChar w:fldCharType="begin"/>
        <w:instrText xml:space="preserve"> REF _RefEqFront \h </w:instrText>
        <w:fldChar w:fldCharType="separate"/>
        <w:t xml:space="preserve">( </w:t>
      </w:r>
      <w:r>
        <w:rPr>
          <w:noProof/>
        </w:rPr>
        <w:t>65</w:t>
      </w:r>
      <w:r>
        <w:t xml:space="preserve"> )</w:t>
        <w:fldChar w:fldCharType="end"/>
        <w:t xml:space="preserve"> and reported as </w:t>
      </w:r>
      <w:r>
        <w:rPr>
          <w:b/>
          <w:bCs/>
        </w:rPr>
        <w:t>front mean</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w:lastRenderedPageBreak/>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603FF6B9" w:rsidR="00144F57" w:rsidRDefault="00144F57" w:rsidP="00FC56F0">
            <w:pPr>
              <w:pStyle w:val="TableText"/>
              <w:jc w:val="right"/>
            </w:pPr>
            <w:bookmarkStart w:id="322" w:name="_RefEqDist"/>
            <w:r>
              <w:t xml:space="preserve">( </w:t>
              <w:fldChar w:fldCharType="begin"/>
              <w:instrText xml:space="preserve"> SEQ ( \* ARABIC </w:instrText>
              <w:fldChar w:fldCharType="separate"/>
            </w:r>
            <w:r>
              <w:rPr>
                <w:noProof/>
              </w:rPr>
              <w:t>64</w:t>
            </w:r>
            <w:r>
              <w:fldChar w:fldCharType="end"/>
              <w:t xml:space="preserve"> )</w:t>
            </w:r>
            <w:bookmarkEnd w:id="322"/>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0B8B6319" w:rsidR="00144F57" w:rsidRDefault="00144F57" w:rsidP="00FC56F0">
            <w:pPr>
              <w:pStyle w:val="TableText"/>
              <w:jc w:val="right"/>
            </w:pPr>
            <w:bookmarkStart w:id="323" w:name="_RefEqFront"/>
            <w:r>
              <w:t xml:space="preserve">( </w:t>
              <w:fldChar w:fldCharType="begin"/>
              <w:instrText xml:space="preserve"> SEQ ( \* ARABIC </w:instrText>
              <w:fldChar w:fldCharType="separate"/>
            </w:r>
            <w:r>
              <w:rPr>
                <w:noProof/>
              </w:rPr>
              <w:t>65</w:t>
            </w:r>
            <w:r>
              <w:fldChar w:fldCharType="end"/>
              <w:t xml:space="preserve"> )</w:t>
            </w:r>
            <w:bookmarkEnd w:id="323"/>
          </w:p>
        </w:tc>
      </w:tr>
    </w:tbl>
    <w:p w14:paraId="6960B874" w14:textId="6141DA6A" w:rsidR="00022730" w:rsidRDefault="00022730" w:rsidP="00022730">
      <w:pPr>
        <w:pStyle w:val="ParText"/>
      </w:pPr>
      <w:r>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Pr>
              <w:noProof/>
              <w:lang w:val="tr-TR"/>
            </w:rPr>
            <w:t>(Finney, 1998)</w:t>
          </w:r>
          <w:r>
            <w:fldChar w:fldCharType="end"/>
          </w:r>
        </w:sdtContent>
      </w:sdt>
      <w:r>
        <w:t xml:space="preserve">. In this study each distance is judged relative to the equivalent radius of the observed burn area </w:t>
        <w:fldChar w:fldCharType="begin"/>
        <w:instrText xml:space="preserve"> REF _Ref235571066 \h </w:instrText>
        <w:fldChar w:fldCharType="separate"/>
        <w:t xml:space="preserve">( </w:t>
      </w:r>
      <w:r>
        <w:rPr>
          <w:noProof/>
        </w:rPr>
        <w:t>66</w:t>
      </w:r>
      <w:r>
        <w:t xml:space="preserve"> )</w:t>
        <w:fldChar w:fldCharType="end"/>
        <w:t xml:space="preserve">, </w:t>
      </w:r>
      <w:r>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Pr>
          <w:rFonts w:eastAsiaTheme="minorEastAsia"/>
        </w:rPr>
        <w:t xml:space="preserve"> is the area of a cell</w:t>
      </w:r>
      <w:r>
        <w:t xml:space="preserve">. </w:t>
      </w:r>
      <w:r>
        <w:rPr>
          <w:b/>
          <w:bCs/>
        </w:rPr>
        <w:t xml:space="preserve">The error of front position should be less than 0.3 (success greater than 0.7 similar to POD).</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m:rPr>
                    <m:aln/>
                  </m:rP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5FBE971B" w:rsidR="0079684F" w:rsidRDefault="0079684F" w:rsidP="00FC56F0">
            <w:pPr>
              <w:pStyle w:val="TableText"/>
              <w:jc w:val="right"/>
            </w:pPr>
            <w:bookmarkStart w:id="324" w:name="_Ref235571066"/>
            <w:r>
              <w:t xml:space="preserve">( </w:t>
              <w:fldChar w:fldCharType="begin"/>
              <w:instrText xml:space="preserve"> SEQ ( \* ARABIC </w:instrText>
              <w:fldChar w:fldCharType="separate"/>
            </w:r>
            <w:r>
              <w:rPr>
                <w:noProof/>
              </w:rPr>
              <w:t>66</w:t>
            </w:r>
            <w:r>
              <w:fldChar w:fldCharType="end"/>
              <w:t xml:space="preserve"> )</w:t>
            </w:r>
            <w:bookmarkEnd w:id="324"/>
          </w:p>
        </w:tc>
      </w:tr>
    </w:tbl>
    <w:p w14:paraId="5508D25F" w14:textId="11815EA9" w:rsidR="000E4291" w:rsidRDefault="00256C79" w:rsidP="00256C79">
      <w:pPr>
        <w:pStyle w:val="ParText"/>
      </w:pPr>
      <w:r>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Pr>
          <w:b/>
          <w:bCs/>
        </w:rPr>
        <w:t xml:space="preserve">mean absolute time (MAE) difference</w:t>
      </w:r>
      <w:r>
        <w:t xml:space="preserve"> between them is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fldChar w:fldCharType="begin"/>
        <w:instrText xml:space="preserve"> REF _RefEqMAE \h </w:instrText>
        <w:fldChar w:fldCharType="separate"/>
        <w:t xml:space="preserve">( </w:t>
      </w:r>
      <w:r>
        <w:rPr>
          <w:noProof/>
        </w:rPr>
        <w:t>67</w:t>
      </w:r>
      <w:r>
        <w:t xml:space="preserve"> )</w:t>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4A55A8FB" w:rsidR="00256C79" w:rsidRDefault="00256C79" w:rsidP="00FC56F0">
            <w:pPr>
              <w:pStyle w:val="TableText"/>
              <w:jc w:val="right"/>
            </w:pPr>
            <w:bookmarkStart w:id="325" w:name="_RefEqMAE"/>
            <w:r>
              <w:t xml:space="preserve">( </w:t>
              <w:fldChar w:fldCharType="begin"/>
              <w:instrText xml:space="preserve"> SEQ ( \* ARABIC </w:instrText>
              <w:fldChar w:fldCharType="separate"/>
            </w:r>
            <w:r>
              <w:rPr>
                <w:noProof/>
              </w:rPr>
              <w:t>67</w:t>
            </w:r>
            <w:r>
              <w:fldChar w:fldCharType="end"/>
              <w:t xml:space="preserve"> )</w:t>
            </w:r>
            <w:bookmarkEnd w:id="325"/>
          </w:p>
        </w:tc>
      </w:tr>
    </w:tbl>
    <w:p w14:paraId="73F104E8" w14:textId="5E287978" w:rsidR="00A860FC" w:rsidRDefault="00A860FC" w:rsidP="00A860FC">
      <w:pPr>
        <w:pStyle w:val="ParText"/>
      </w:pPr>
      <w:r>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t xml:space="preserve">, the span of the satellite detections, and is accepted below one quarter of </w:t>
      </w:r>
      <m:oMath>
        <m:r>
          <w:rPr>
            <w:rFonts w:ascii="Cambria Math" w:hAnsi="Cambria Math"/>
          </w:rPr>
          <m:t>T</m:t>
        </m:r>
      </m:oMath>
      <w:r>
        <w:t xml:space="preserve">. </w:t>
      </w:r>
      <w:r>
        <w:rPr>
          <w:b/>
          <w:bCs/>
        </w:rPr>
        <w:t xml:space="preserve">The error of MAE </w:t>
        <w:fldChar w:fldCharType="begin"/>
        <w:instrText xml:space="preserve"> REF _Ref235571543 \h </w:instrText>
        <w:instrText xml:space="preserve"> \* MERGEFORMAT </w:instrText>
        <w:fldChar w:fldCharType="separate"/>
        <w:t xml:space="preserve">( </w:t>
      </w:r>
      <w:r>
        <w:rPr>
          <w:b/>
          <w:bCs/>
          <w:noProof/>
        </w:rPr>
        <w:t>68</w:t>
      </w:r>
      <w:r>
        <w:rPr>
          <w:b/>
          <w:bCs/>
        </w:rPr>
        <w:t xml:space="preserve"> )</w:t>
        <w:fldChar w:fldCharType="end"/>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396180E" w:rsidR="00EA7A6C" w:rsidRDefault="00EA7A6C" w:rsidP="00FC56F0">
            <w:pPr>
              <w:pStyle w:val="TableText"/>
              <w:jc w:val="right"/>
            </w:pPr>
            <w:bookmarkStart w:id="326" w:name="_Ref235571543"/>
            <w:r>
              <w:t xml:space="preserve">( </w:t>
              <w:fldChar w:fldCharType="begin"/>
              <w:instrText xml:space="preserve"> SEQ ( \* ARABIC </w:instrText>
              <w:fldChar w:fldCharType="separate"/>
            </w:r>
            <w:r>
              <w:rPr>
                <w:noProof/>
              </w:rPr>
              <w:t>68</w:t>
            </w:r>
            <w:r>
              <w:fldChar w:fldCharType="end"/>
              <w:t xml:space="preserve"> )</w:t>
            </w:r>
            <w:bookmarkEnd w:id="326"/>
          </w:p>
        </w:tc>
      </w:tr>
    </w:tbl>
    <w:p w14:paraId="1A1BCC63" w14:textId="0F9C50FC" w:rsidR="00A860FC" w:rsidRDefault="00EE71BF" w:rsidP="00A860FC">
      <w:pPr>
        <w:pStyle w:val="ParText"/>
      </w:pPr>
      <w:r>
        <w:fldChar w:fldCharType="begin"/>
        <w:instrText xml:space="preserve"> REF _Ref235569232 \h </w:instrText>
        <w:fldChar w:fldCharType="separate"/>
        <w:t xml:space="preserve">Table </w:t>
      </w:r>
      <w:r>
        <w:rPr>
          <w:noProof/>
        </w:rPr>
        <w:t>5</w:t>
      </w:r>
      <w:r>
        <w:t>.</w:t>
      </w:r>
      <w:r>
        <w:rPr>
          <w:noProof/>
        </w:rPr>
        <w:t>5</w:t>
      </w:r>
      <w:r>
        <w:fldChar w:fldCharType="end"/>
        <w:t xml:space="preserve"> reports the agreement metrics per case, averaged over 50 stochastic replicates; </w:t>
        <w:fldChar w:fldCharType="begin"/>
        <w:instrText xml:space="preserve"> REF _Ref235572564 \h </w:instrText>
        <w:fldChar w:fldCharType="separate"/>
        <w:t xml:space="preserve">Figure </w:t>
      </w:r>
      <w:r>
        <w:rPr>
          <w:noProof/>
        </w:rPr>
        <w:t>5</w:t>
      </w:r>
      <w:r>
        <w:t>.</w:t>
      </w:r>
      <w:r>
        <w:rPr>
          <w:noProof/>
        </w:rPr>
        <w:t>1</w:t>
      </w:r>
      <w:r>
        <w:fldChar w:fldCharType="end"/>
        <w:t xml:space="preserve">shows the corresponding agreement maps, in which correctly predicted burn, overprediction, and missed burn are distinguished. It shows that the simulation core has an acceptable overall success rate over real scenarios.</w:t>
      </w:r>
    </w:p>
    <w:p w14:paraId="4C3F2BEC" w14:textId="2D1F43B8" w:rsidR="0036286A" w:rsidRDefault="0036286A" w:rsidP="0036286A">
      <w:pPr>
        <w:pStyle w:val="Caption"/>
      </w:pPr>
      <w:bookmarkStart w:id="327" w:name="_Ref235569232"/>
      <w:bookmarkStart w:id="328" w:name="_Toc235572510"/>
      <w:r>
        <w:lastRenderedPageBreak/>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5</w:t>
      </w:r>
      <w:r>
        <w:fldChar w:fldCharType="end"/>
      </w:r>
      <w:bookmarkEnd w:id="327"/>
      <w:r>
        <w:t xml:space="preserve"> Hindcast agreement metrics per historical case (mean over stochastic replicates)</w:t>
      </w:r>
      <w:bookmarkEnd w:id="328"/>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Pr>
                <w:rFonts w:eastAsia="Calibri" w:cs="Arial"/>
                <w:bCs w:val="0"/>
                <w:szCs w:val="24"/>
              </w:rPr>
              <w:t xml:space="preserve">Overall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Pr>
                <w:b/>
                <w:bCs/>
              </w:rPr>
              <w:t>Sc1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143671BA" w:rsidR="00256C79" w:rsidRDefault="00256C79" w:rsidP="00C90DF9">
      <w:pPr>
        <w:pStyle w:val="Caption"/>
      </w:pPr>
      <w:bookmarkStart w:id="329" w:name="_Ref235572564"/>
      <w:bookmarkStart w:id="330" w:name="_Toc235572544"/>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1</w:t>
      </w:r>
      <w:r>
        <w:fldChar w:fldCharType="end"/>
      </w:r>
      <w:bookmarkEnd w:id="329"/>
      <w:r>
        <w:t xml:space="preserve"> Agreement maps for the historical hindcasts (Green: Correctly predicted burn, Red: Simulated only, Blue: observed only, Yellow: Ignition)</w:t>
      </w:r>
      <w:bookmarkEnd w:id="330"/>
    </w:p>
    <w:p w14:paraId="56DD8E5A" w14:textId="77777777" w:rsidR="009E5EE7" w:rsidRDefault="009E5EE7" w:rsidP="009E5EE7">
      <w:pPr>
        <w:pStyle w:val="Heading2"/>
      </w:pPr>
      <w:r>
        <w:lastRenderedPageBreak/>
        <w:t>Performance of the Decision Layer</w:t>
      </w:r>
    </w:p>
    <w:p w14:paraId="59E107B5" w14:textId="74705D97" w:rsidR="009A0DE5" w:rsidRDefault="009E5EE7" w:rsidP="009E5EE7">
      <w:pPr>
        <w:pStyle w:val="ParText"/>
      </w:pPr>
      <w:r>
        <w:t xml:space="preserve">The decision layer is evaluated as an ablation ladder under one shared protocol, so that every comparison stays fair and every difference is attributable. Seven configurations face identical fires as listed in </w:t>
        <w:fldChar w:fldCharType="begin"/>
        <w:instrText xml:space="preserve"> REF _Ref235986120 \h </w:instrText>
        <w:fldChar w:fldCharType="separate"/>
        <w:t xml:space="preserve">Table </w:t>
      </w:r>
      <w:r>
        <w:rPr>
          <w:noProof/>
        </w:rPr>
        <w:t>5</w:t>
      </w:r>
      <w:r>
        <w:t>.</w:t>
      </w:r>
      <w:r>
        <w:rPr>
          <w:noProof/>
        </w:rPr>
        <w:t>6</w:t>
      </w:r>
      <w:r>
        <w:fldChar w:fldCharType="end"/>
        <w:t>.</w:t>
      </w:r>
    </w:p>
    <w:p w14:paraId="4F9A0044" w14:textId="44AE81A3" w:rsidR="00AF7F77" w:rsidRDefault="00AF7F77" w:rsidP="00AF7F77">
      <w:pPr>
        <w:pStyle w:val="Caption"/>
        <w:keepNext/>
      </w:pPr>
      <w:bookmarkStart w:id="331" w:name="_Ref235986120"/>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6</w:t>
      </w:r>
      <w:r>
        <w:fldChar w:fldCharType="end"/>
      </w:r>
      <w:bookmarkEnd w:id="331"/>
      <w:r>
        <w:t xml:space="preserve"> DSS test configurations</w:t>
      </w:r>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91BD01" w:rsidR="00890466" w:rsidRPr="0053656F" w:rsidRDefault="00890466" w:rsidP="0053656F">
            <w:pPr>
              <w:pStyle w:val="TableText"/>
              <w:rPr>
                <w:iCs/>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0</m:t>
                  </m:r>
                </m:sub>
              </m:sSub>
            </m:oMath>
            <w:r>
              <w:rPr>
                <w:rFonts w:eastAsiaTheme="minorEastAsia"/>
                <w:iCs/>
                <w:noProof/>
              </w:rPr>
              <w:t xml:space="preserve"> </w:t>
            </w:r>
            <w:r>
              <w:rPr>
                <w:noProof/>
              </w:rPr>
              <w:t>issues no orders and fixes the cost of inaction.</w:t>
            </w:r>
          </w:p>
        </w:tc>
      </w:tr>
      <w:tr w:rsidR="00890466" w:rsidRPr="0053656F" w14:paraId="7E88FCFE" w14:textId="77777777" w:rsidTr="00B92839">
        <w:tc>
          <w:tcPr>
            <w:tcW w:w="5000" w:type="pct"/>
          </w:tcPr>
          <w:p w14:paraId="1DAC8578" w14:textId="5BD1A802" w:rsidR="00890466" w:rsidRPr="0053656F" w:rsidRDefault="00890466" w:rsidP="0053656F">
            <w:pPr>
              <w:pStyle w:val="TableText"/>
              <w:rPr>
                <w:noProof/>
              </w:rPr>
            </w:pPr>
            <m:oMath>
              <m:sSub>
                <m:sSubPr>
                  <m:ctrlPr>
                    <w:rPr>
                      <w:rFonts w:ascii="Cambria Math" w:eastAsiaTheme="minorEastAsia" w:hAnsi="Cambria Math"/>
                      <w:b/>
                      <w:bCs/>
                      <w:i/>
                      <w:iCs/>
                      <w:noProof/>
                    </w:rPr>
                  </m:ctrlPr>
                </m:sSubPr>
                <m:e>
                  <m:r>
                    <m:rPr>
                      <m:sty m:val="b"/>
                    </m:rPr>
                    <w:rPr>
                      <w:rFonts w:ascii="Cambria Math" w:hAnsi="Cambria Math"/>
                      <w:noProof/>
                    </w:rPr>
                    <m:t>Test</m:t>
                  </m:r>
                  <m:ctrlPr>
                    <w:rPr>
                      <w:rFonts w:ascii="Cambria Math" w:hAnsi="Cambria Math"/>
                      <w:b/>
                      <w:bCs/>
                      <w:iCs/>
                      <w:noProof/>
                    </w:rPr>
                  </m:ctrlPr>
                </m:e>
                <m:sub>
                  <m:r>
                    <m:rPr>
                      <m:sty m:val="bi"/>
                    </m:rPr>
                    <w:rPr>
                      <w:rFonts w:ascii="Cambria Math" w:eastAsiaTheme="minorEastAsia" w:hAnsi="Cambria Math"/>
                      <w:noProof/>
                    </w:rPr>
                    <m:t>F5</m:t>
                  </m:r>
                </m:sub>
              </m:sSub>
            </m:oMath>
            <w:r>
              <w:rPr>
                <w:rFonts w:eastAsiaTheme="minorEastAsia"/>
                <w:iCs/>
                <w:noProof/>
              </w:rPr>
              <w:t xml:space="preserve"> </w:t>
            </w:r>
            <w:r>
              <w:rPr>
                <w:noProof/>
              </w:rPr>
              <w:t>runs the decision layer on the minimal seed base of five rules with all adaptation off, the closed decision space.</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4A899495"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F5+Ev</m:t>
                  </m:r>
                </m:sub>
              </m:sSub>
            </m:oMath>
            <w:r>
              <w:rPr>
                <w:rFonts w:eastAsiaTheme="minorEastAsia"/>
                <w:iCs/>
                <w:noProof/>
              </w:rPr>
              <w:t xml:space="preserve"> </w:t>
            </w:r>
            <w:r>
              <w:rPr>
                <w:noProof/>
              </w:rPr>
              <w:t>adds the evolving-fuzzy stages, consequent tuning and resolution growth.</w:t>
            </w:r>
          </w:p>
        </w:tc>
      </w:tr>
      <w:tr w:rsidR="00890466" w:rsidRPr="0053656F" w14:paraId="08EABB0B" w14:textId="77777777" w:rsidTr="00B92839">
        <w:tc>
          <w:tcPr>
            <w:tcW w:w="5000" w:type="pct"/>
          </w:tcPr>
          <w:p w14:paraId="2765D6B6" w14:textId="3AFADC37"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F5+AI</m:t>
                  </m:r>
                </m:sub>
              </m:sSub>
            </m:oMath>
            <w:r>
              <w:rPr>
                <w:rFonts w:eastAsiaTheme="minorEastAsia"/>
                <w:iCs/>
                <w:noProof/>
              </w:rPr>
              <w:t xml:space="preserve"> </w:t>
            </w:r>
            <w:r>
              <w:rPr>
                <w:noProof/>
              </w:rPr>
              <w:t>instead adds only the generative stage with its verification gates.</w:t>
            </w:r>
          </w:p>
        </w:tc>
      </w:tr>
      <w:tr w:rsidR="00890466" w:rsidRPr="0053656F" w14:paraId="6C2FFAE5"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62B8F230" w14:textId="4783C91F"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F5+Ev+AI</m:t>
                  </m:r>
                </m:sub>
              </m:sSub>
            </m:oMath>
            <w:r>
              <w:rPr>
                <w:rFonts w:eastAsiaTheme="minorEastAsia"/>
                <w:noProof/>
              </w:rPr>
              <w:t xml:space="preserve"> </w:t>
            </w:r>
            <w:r>
              <w:rPr>
                <w:noProof/>
              </w:rPr>
              <w:t>runs the full staged adaptation, the open decision space in full.</w:t>
            </w:r>
          </w:p>
        </w:tc>
      </w:tr>
      <w:tr w:rsidR="00890466" w:rsidRPr="0053656F" w14:paraId="37071BAD" w14:textId="77777777" w:rsidTr="00B92839">
        <w:tc>
          <w:tcPr>
            <w:tcW w:w="5000" w:type="pct"/>
          </w:tcPr>
          <w:p w14:paraId="053756BC" w14:textId="122E485D" w:rsidR="00890466" w:rsidRPr="0053656F" w:rsidRDefault="00890466" w:rsidP="0053656F">
            <w:pPr>
              <w:pStyle w:val="TableText"/>
              <w:rPr>
                <w:noProof/>
              </w:rPr>
            </w:pPr>
            <m:oMath>
              <m:sSub>
                <m:sSubPr>
                  <m:ctrlPr>
                    <w:rPr>
                      <w:rFonts w:ascii="Cambria Math" w:hAnsi="Cambria Math"/>
                      <w:b/>
                      <w:bCs/>
                      <w:iCs/>
                      <w:noProof/>
                    </w:rPr>
                  </m:ctrlPr>
                </m:sSubPr>
                <m:e>
                  <m:r>
                    <m:rPr>
                      <m:sty m:val="b"/>
                    </m:rPr>
                    <w:rPr>
                      <w:rFonts w:ascii="Cambria Math" w:hAnsi="Cambria Math"/>
                      <w:noProof/>
                    </w:rPr>
                    <m:t>Test</m:t>
                  </m:r>
                </m:e>
                <m:sub>
                  <m:r>
                    <m:rPr>
                      <m:sty m:val="b"/>
                    </m:rPr>
                    <w:rPr>
                      <w:rFonts w:ascii="Cambria Math" w:hAnsi="Cambria Math"/>
                      <w:noProof/>
                    </w:rPr>
                    <m:t>F22</m:t>
                  </m:r>
                </m:sub>
              </m:sSub>
            </m:oMath>
            <w:r>
              <w:rPr>
                <w:rFonts w:eastAsiaTheme="minorEastAsia"/>
                <w:iCs/>
                <w:noProof/>
              </w:rPr>
              <w:t xml:space="preserve"> is </w:t>
            </w:r>
            <w:r>
              <w:rPr>
                <w:noProof/>
              </w:rPr>
              <w:t xml:space="preserve">the expert doctrine block of twenty-two rules of Appendix </w:t>
              <w:fldChar w:fldCharType="begin"/>
              <w:instrText xml:space="preserve"> REF _RefAppE1 \r \h </w:instrText>
              <w:instrText xml:space="preserve"> \* MERGEFORMAT </w:instrText>
              <w:fldChar w:fldCharType="separate"/>
              <w:t>E</w:t>
              <w:fldChar w:fldCharType="end"/>
              <w:t>.</w:t>
            </w:r>
          </w:p>
        </w:tc>
      </w:tr>
      <w:tr w:rsidR="00902759" w:rsidRPr="0053656F" w14:paraId="1FFC1A86"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400BCE74" w14:textId="044FAB23" w:rsidR="00902759" w:rsidRPr="0053656F" w:rsidRDefault="009B0337" w:rsidP="0053656F">
            <w:pPr>
              <w:pStyle w:val="TableText"/>
              <w:rPr>
                <w:iCs/>
                <w:noProof/>
              </w:rPr>
            </w:pPr>
            <m:oMath>
              <m:r>
                <m:rPr>
                  <m:sty m:val="bi"/>
                </m:rPr>
                <w:rPr>
                  <w:rFonts w:ascii="Cambria Math" w:hAnsi="Cambria Math"/>
                  <w:noProof/>
                </w:rPr>
                <m:t>Tes</m:t>
              </m:r>
              <m:sSub>
                <m:sSubPr>
                  <m:ctrlPr>
                    <w:rPr>
                      <w:rFonts w:ascii="Cambria Math" w:hAnsi="Cambria Math"/>
                      <w:b/>
                      <w:bCs/>
                      <w:i/>
                      <w:iCs/>
                      <w:noProof/>
                    </w:rPr>
                  </m:ctrlPr>
                </m:sSubPr>
                <m:e>
                  <m:r>
                    <m:rPr>
                      <m:sty m:val="bi"/>
                    </m:rPr>
                    <w:rPr>
                      <w:rFonts w:ascii="Cambria Math" w:hAnsi="Cambria Math"/>
                      <w:noProof/>
                    </w:rPr>
                    <m:t>t</m:t>
                  </m:r>
                </m:e>
                <m:sub>
                  <m:r>
                    <m:rPr>
                      <m:sty m:val="bi"/>
                    </m:rPr>
                    <w:rPr>
                      <w:rFonts w:ascii="Cambria Math" w:hAnsi="Cambria Math"/>
                      <w:noProof/>
                    </w:rPr>
                    <m:t>F40</m:t>
                  </m:r>
                </m:sub>
              </m:sSub>
            </m:oMath>
            <w:r>
              <w:rPr>
                <w:iCs/>
                <w:noProof/>
              </w:rPr>
              <w:t xml:space="preserve"> is </w:t>
            </w:r>
            <w:r>
              <w:rPr>
                <w:noProof/>
              </w:rPr>
              <w:t xml:space="preserve">the complete forty-rule base of Appendix </w:t>
              <w:fldChar w:fldCharType="begin"/>
              <w:instrText xml:space="preserve"> REF _RefAppE1 \r \h </w:instrText>
              <w:instrText xml:space="preserve"> \* MERGEFORMAT </w:instrText>
              <w:fldChar w:fldCharType="separate"/>
              <w:t>E</w:t>
              <w:fldChar w:fldCharType="end"/>
              <w:t>.</w:t>
            </w:r>
          </w:p>
        </w:tc>
      </w:tr>
    </w:tbl>
    <w:p w14:paraId="7A9C0A97" w14:textId="77777777" w:rsidR="00F71914" w:rsidRPr="0053656F" w:rsidRDefault="00F71914" w:rsidP="009E5EE7">
      <w:pPr>
        <w:pStyle w:val="ParText"/>
      </w:pPr>
    </w:p>
    <w:p w14:paraId="0CAAF275" w14:textId="34597A85" w:rsidR="009E5EE7" w:rsidRDefault="009E5EE7" w:rsidP="0053656F">
      <w:pPr>
        <w:pStyle w:val="ParText"/>
      </w:pPr>
      <w:r>
        <w:t xml:space="preserve">The reading is stepwise.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t xml:space="preserve"> against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prices the minimum decision layer itself;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r>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r>
        <w:t xml:space="preserve">prices evFIS based parametric adaptation;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r>
        <w:t xml:space="preserve"> against </w:t>
      </w: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r>
        <w:t xml:space="preserve">prices generative growth alone; the full configuration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w:r>
        <w:rPr>
          <w:rFonts w:eastAsiaTheme="minorEastAsia"/>
          <w:iCs/>
        </w:rPr>
        <w:t xml:space="preserve"> </w:t>
      </w:r>
      <w:r>
        <w:t xml:space="preserve">against all three prices the open decision space; and its remaining distance to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and </w:t>
      </w: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states how much of the withheld doctrine the adaptation recovered without ever being handed it.</w:t>
      </w:r>
    </w:p>
    <w:p w14:paraId="15242B3A" w14:textId="50613B70" w:rsidR="009E5EE7" w:rsidRDefault="009E5EE7" w:rsidP="009E5EE7">
      <w:pPr>
        <w:pStyle w:val="ParText"/>
      </w:pPr>
      <w:r>
        <w:rPr>
          <w:b/>
          <w:bCs/>
        </w:rPr>
        <w:t>Each configuration is a Monte Carlo campaign of N = 50 runs per scenario.</w:t>
      </w:r>
      <w:r>
        <w:t xml:space="preserve"> Every seed generates one scenario-conformant world, the map, the ignitions, and the weather drawn to the specification of the scenario in question, and all seven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run on the same history, additionally serves as the exact no-action counterfactual. Evaluation seeds are disjoint from every seed used during development and calibration. Episodes run until extinction or a defined </w:t>
        <w:lastRenderedPageBreak/>
        <w:t xml:space="preserve">interval (i.e., 12 hours). Because the cost terms accumulate over time, cross-configuration cost comparisons are read at a common checkpoint (i.e., 6 hours), while suppression success and time to extinction are reported over the full episode. Unresolved episodes are censored. Results are reported as the mean with a 95% confidence interval, and paired differences carry a paired significance test.</w:t>
      </w:r>
    </w:p>
    <w:p w14:paraId="7540767B" w14:textId="4D68A1E5" w:rsidR="00DC02ED" w:rsidRPr="00DC02ED" w:rsidRDefault="009E5EE7" w:rsidP="009E5EE7">
      <w:pPr>
        <w:pStyle w:val="ParText"/>
        <w:rPr>
          <w:rFonts w:eastAsiaTheme="minorEastAsia"/>
          <w:b/>
          <w:bCs/>
        </w:rPr>
      </w:pPr>
      <w:r>
        <w:t xml:space="preserve">Comparisons are based on two costs. </w:t>
      </w:r>
      <w:r>
        <w:rPr>
          <w:b/>
          <w:bCs/>
        </w:rPr>
        <w:t xml:space="preserve">Physical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m:t>
            </m:r>
            <m:r>
              <m:rPr>
                <m:sty m:val="bi"/>
              </m:rPr>
              <w:rPr>
                <w:rFonts w:ascii="Cambria Math" w:hAnsi="Cambria Math"/>
              </w:rPr>
              <m:t>hy</m:t>
            </m:r>
          </m:sub>
        </m:sSub>
      </m:oMath>
      <w:r>
        <w:t xml:space="preserve"> is against the no-intervention reference and is using renormalized cost of assets, people, and burned area 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Pr>
          <w:rFonts w:eastAsiaTheme="minorEastAsia"/>
          <w:iCs/>
        </w:rPr>
        <w:t xml:space="preserve"> </w:t>
      </w:r>
      <w:r>
        <w:t>pays no response cost by definition and a comparison on the total cost would reward inaction. The</w:t>
      </w:r>
      <w:r>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Pr>
          <w:rFonts w:eastAsiaTheme="minorEastAsia"/>
        </w:rPr>
        <w:t xml:space="preserve"> </w:t>
      </w:r>
      <w:r>
        <w:t xml:space="preserve">is reported 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m:t>
            </m:r>
            <m:r>
              <m:rPr>
                <m:sty m:val="bi"/>
              </m:rPr>
              <w:rPr>
                <w:rFonts w:ascii="Cambria Math" w:hAnsi="Cambria Math"/>
              </w:rPr>
              <m:t>hy</m:t>
            </m:r>
          </m:sub>
        </m:sSub>
      </m:oMath>
      <w:r>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Pr>
          <w:rFonts w:eastAsiaTheme="minorEastAsia"/>
          <w:b/>
          <w:bCs/>
        </w:rPr>
        <w:t xml:space="preserve"> </w:t>
      </w:r>
      <w:r>
        <w:fldChar w:fldCharType="begin"/>
        <w:instrText xml:space="preserve"> REF _Ref235988197 \h </w:instrText>
        <w:fldChar w:fldCharType="separate"/>
        <w:t xml:space="preserve">( </w:t>
      </w:r>
      <w:r>
        <w:rPr>
          <w:noProof/>
        </w:rPr>
        <w:t>69</w:t>
      </w:r>
      <w:r>
        <w:t xml:space="preserve"> )</w:t>
        <w:fldChar w:fldCharType="end"/>
        <w:t xml:space="preserve"> </w:t>
      </w:r>
      <w:r>
        <w:rPr>
          <w:rFonts w:eastAsiaTheme="minorEastAsia"/>
          <w:b/>
          <w:bCs/>
        </w:rPr>
        <w:t xml:space="preserve">are based on </w:t>
        <w:fldChar w:fldCharType="begin"/>
        <w:instrText xml:space="preserve"> REF _RefEqJcomp \h </w:instrText>
        <w:fldChar w:fldCharType="separate"/>
      </w:r>
      <w:r>
        <w:t xml:space="preserve">( </w:t>
      </w:r>
      <w:r>
        <w:rPr>
          <w:noProof/>
        </w:rPr>
        <w:t>48</w:t>
      </w:r>
      <w:r>
        <w:t xml:space="preserve"> )</w:t>
      </w:r>
      <w:r>
        <w:rPr>
          <w:rFonts w:eastAsiaTheme="minorEastAsia"/>
          <w:b/>
          <w:bCs/>
        </w:rPr>
        <w:fldChar w:fldCharType="end"/>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B77C78"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1B323BA2" w:rsidR="00EB7676" w:rsidRPr="00BA1179" w:rsidRDefault="00EB7676" w:rsidP="00E47802">
            <w:pPr>
              <w:pStyle w:val="TableText"/>
            </w:pPr>
            <w:r>
              <w:t xml:space="preserve">( </w:t>
              <w:fldChar w:fldCharType="begin"/>
              <w:instrText xml:space="preserve"> SEQ ( \* ARABIC </w:instrText>
              <w:fldChar w:fldCharType="separate"/>
            </w:r>
            <w:r>
              <w:rPr>
                <w:noProof/>
              </w:rPr>
              <w:t>69</w:t>
            </w:r>
            <w:r>
              <w:fldChar w:fldCharType="end"/>
              <w:t xml:space="preserve"> )</w:t>
            </w:r>
          </w:p>
        </w:tc>
      </w:tr>
    </w:tbl>
    <w:p w14:paraId="764CFFB1" w14:textId="77777777" w:rsidR="009E5EE7" w:rsidRDefault="009E5EE7" w:rsidP="009E5EE7">
      <w:pPr>
        <w:pStyle w:val="Heading3"/>
      </w:pPr>
      <w:r>
        <w:t>Evaluation Scenarios</w:t>
      </w:r>
    </w:p>
    <w:p w14:paraId="7A936A35" w14:textId="77777777" w:rsidR="00730E68" w:rsidRDefault="009E5EE7" w:rsidP="00730E68">
      <w:pPr>
        <w:pStyle w:val="ParText"/>
      </w:pPr>
      <w:r>
        <w:t xml:space="preserve">The campaign runs on five scenario families built from the landscape type and the resource sufficiency, and one degraded-observation space. The landscape axis separates the two operational faces of the problem, namely remote forest, where the burned-area term dominates and suppression and containment are focused, and the wildland-urban interface (WUI), where assets and population dominate and protection, evacuation, and warning are focused.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controlled difference. For each scenario, fifty distinct worlds </w:t>
        <w:lastRenderedPageBreak/>
        <w:t xml:space="preserve">are generated; </w:t>
        <w:fldChar w:fldCharType="begin"/>
        <w:instrText xml:space="preserve"> REF _RefT54S \h </w:instrText>
        <w:fldChar w:fldCharType="separate"/>
        <w:t xml:space="preserve">Table </w:t>
      </w:r>
      <w:r>
        <w:rPr>
          <w:noProof/>
        </w:rPr>
        <w:t>5</w:t>
      </w:r>
      <w:r>
        <w:t>.</w:t>
      </w:r>
      <w:r>
        <w:rPr>
          <w:noProof/>
        </w:rPr>
        <w:t>7</w:t>
      </w:r>
      <w:r>
        <w:fldChar w:fldCharType="end"/>
        <w:t xml:space="preserve"> defines the five scenarios, and one representative world of each is illustrated in </w:t>
        <w:fldChar w:fldCharType="begin"/>
        <w:instrText xml:space="preserve"> REF _RefF54S1 \h </w:instrText>
        <w:fldChar w:fldCharType="separate"/>
        <w:t xml:space="preserve">Figure </w:t>
      </w:r>
      <w:r>
        <w:rPr>
          <w:noProof/>
        </w:rPr>
        <w:t>5</w:t>
      </w:r>
      <w:r>
        <w:t>.</w:t>
      </w:r>
      <w:r>
        <w:rPr>
          <w:noProof/>
        </w:rPr>
        <w:t>2</w:t>
      </w:r>
      <w:r>
        <w:fldChar w:fldCharType="end"/>
        <w:t xml:space="preserve">, </w:t>
        <w:fldChar w:fldCharType="begin"/>
        <w:instrText xml:space="preserve"> REF _RefF54S2 \h </w:instrText>
        <w:fldChar w:fldCharType="separate"/>
        <w:t xml:space="preserve">Figure </w:t>
      </w:r>
      <w:r>
        <w:rPr>
          <w:noProof/>
        </w:rPr>
        <w:t>5</w:t>
      </w:r>
      <w:r>
        <w:t>.</w:t>
      </w:r>
      <w:r>
        <w:rPr>
          <w:noProof/>
        </w:rPr>
        <w:t>3</w:t>
      </w:r>
      <w:r>
        <w:fldChar w:fldCharType="end"/>
        <w:t xml:space="preserve">, </w:t>
        <w:fldChar w:fldCharType="begin"/>
        <w:instrText xml:space="preserve"> REF _RefF54S3 \h </w:instrText>
        <w:fldChar w:fldCharType="separate"/>
        <w:t xml:space="preserve">Figure </w:t>
      </w:r>
      <w:r>
        <w:rPr>
          <w:noProof/>
        </w:rPr>
        <w:t>5</w:t>
      </w:r>
      <w:r>
        <w:t>.</w:t>
      </w:r>
      <w:r>
        <w:rPr>
          <w:noProof/>
        </w:rPr>
        <w:t>4</w:t>
      </w:r>
      <w:r>
        <w:fldChar w:fldCharType="end"/>
        <w:t xml:space="preserve">, </w:t>
        <w:fldChar w:fldCharType="begin"/>
        <w:instrText xml:space="preserve"> REF _RefF54S4 \h </w:instrText>
        <w:fldChar w:fldCharType="separate"/>
        <w:t xml:space="preserve">Figure </w:t>
      </w:r>
      <w:r>
        <w:rPr>
          <w:noProof/>
        </w:rPr>
        <w:t>5</w:t>
      </w:r>
      <w:r>
        <w:t>.</w:t>
      </w:r>
      <w:r>
        <w:rPr>
          <w:noProof/>
        </w:rPr>
        <w:t>5</w:t>
      </w:r>
      <w:r>
        <w:fldChar w:fldCharType="end"/>
        <w:t xml:space="preserve"> and </w:t>
        <w:fldChar w:fldCharType="begin"/>
        <w:instrText xml:space="preserve"> REF _RefF54S5 \h </w:instrText>
        <w:fldChar w:fldCharType="separate"/>
        <w:t xml:space="preserve">Figure </w:t>
      </w:r>
      <w:r>
        <w:rPr>
          <w:noProof/>
        </w:rPr>
        <w:t>5</w:t>
      </w:r>
      <w:r>
        <w:t>.</w:t>
      </w:r>
      <w:r>
        <w:rPr>
          <w:noProof/>
        </w:rPr>
        <w:t>6</w:t>
      </w:r>
      <w:r>
        <w:fldChar w:fldCharType="end"/>
        <w:t>.</w:t>
      </w:r>
      <w:ins w:id="7025" w:author="Claude" w:date="2026-07-27T22:20:43Z">
        <w:r>
          <w:t xml:space="preserve"> The burned-area term of the decision cost is normalized by a reference fire equal to one half of the map's burnable area; with the earlier 5% reference every severe fire pinned the term near one and a two-thirds reduction of the burned area was invisible in the cost.</w:t>
        </w:r>
      </w:ins>
    </w:p>
    <w:p w14:paraId="752BE2E3" w14:textId="4A084F2C" w:rsidR="00FE655C" w:rsidRDefault="00FE655C" w:rsidP="00FE655C">
      <w:pPr>
        <w:pStyle w:val="Caption"/>
      </w:pPr>
      <w:bookmarkStart w:id="332" w:name="_RefT54S"/>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7</w:t>
      </w:r>
      <w:r>
        <w:fldChar w:fldCharType="end"/>
      </w:r>
      <w:bookmarkEnd w:id="332"/>
      <w:r>
        <w:t xml:space="preserve"> Evaluation scenarios</w:t>
      </w:r>
    </w:p>
    <w:tbl>
      <w:tblPr>
        <w:tblStyle w:val="PlainTable2"/>
        <w:tblW w:w="5000" w:type="pct"/>
        <w:tblLook w:val="04A0" w:firstRow="1" w:lastRow="0" w:firstColumn="1" w:lastColumn="0" w:noHBand="0" w:noVBand="1"/>
      </w:tblPr>
      <w:tblGrid>
        <w:gridCol w:w="483"/>
        <w:gridCol w:w="1378"/>
        <w:gridCol w:w="1284"/>
        <w:gridCol w:w="1125"/>
        <w:gridCol w:w="3777"/>
      </w:tblGrid>
      <w:tr w:rsidR="009E5EE7" w:rsidRPr="001E04D2" w14:paraId="4AF35FAC" w14:textId="77777777" w:rsidTr="00A747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5347BDE7" w14:textId="77777777" w:rsidR="009E5EE7" w:rsidRPr="001E04D2" w:rsidRDefault="009E5EE7" w:rsidP="00A747A5">
            <w:pPr>
              <w:pStyle w:val="TableText"/>
              <w:jc w:val="left"/>
            </w:pPr>
            <w:r>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t>Resource*</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Ignitions</w:t>
            </w:r>
          </w:p>
        </w:tc>
        <w:tc>
          <w:tcPr>
            <w:tcW w:w="2346"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t>What it tests</w:t>
            </w:r>
          </w:p>
        </w:tc>
      </w:tr>
      <w:tr w:rsidR="00F84BBD" w14:paraId="3518112A"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75AA17B2" w14:textId="22AFCFC7" w:rsidR="00F84BBD" w:rsidRDefault="00F84BBD" w:rsidP="00A747A5">
            <w:pPr>
              <w:pStyle w:val="TableText"/>
              <w:jc w:val="left"/>
            </w:pPr>
            <w:r>
              <w:t>S1</w:t>
            </w:r>
          </w:p>
        </w:tc>
        <w:tc>
          <w:tcPr>
            <w:tcW w:w="856" w:type="pct"/>
            <w:vMerge w:val="restart"/>
            <w:vAlign w:val="center"/>
          </w:tcPr>
          <w:p w14:paraId="4C061C0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 xml:space="preserve">Remote Forest </w:t>
            </w:r>
          </w:p>
          <w:p w14:paraId="195C10DC" w14:textId="4A7EF20A"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 xml:space="preserve">(≈2 small settlements)</w:t>
            </w:r>
          </w:p>
        </w:tc>
        <w:tc>
          <w:tcPr>
            <w:tcW w:w="798" w:type="pct"/>
            <w:vAlign w:val="center"/>
          </w:tcPr>
          <w:p w14:paraId="7BFF91DF" w14:textId="55FB7B52"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Sufficient</w:t>
            </w:r>
          </w:p>
        </w:tc>
        <w:tc>
          <w:tcPr>
            <w:tcW w:w="699" w:type="pct"/>
            <w:vAlign w:val="center"/>
          </w:tcPr>
          <w:p w14:paraId="168C22E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1 remote</w:t>
            </w:r>
          </w:p>
        </w:tc>
        <w:tc>
          <w:tcPr>
            <w:tcW w:w="2346" w:type="pct"/>
            <w:vAlign w:val="center"/>
          </w:tcPr>
          <w:p w14:paraId="1924D550" w14:textId="312D9EE5"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 xml:space="preserve">Baseline suppression competence when capacity is not the constraint</w:t>
            </w:r>
          </w:p>
        </w:tc>
      </w:tr>
      <w:tr w:rsidR="00F84BBD" w14:paraId="04FD87FF" w14:textId="77777777" w:rsidTr="00A747A5">
        <w:tc>
          <w:tcPr>
            <w:cnfStyle w:val="001000000000" w:firstRow="0" w:lastRow="0" w:firstColumn="1" w:lastColumn="0" w:oddVBand="0" w:evenVBand="0" w:oddHBand="0" w:evenHBand="0" w:firstRowFirstColumn="0" w:firstRowLastColumn="0" w:lastRowFirstColumn="0" w:lastRowLastColumn="0"/>
            <w:tcW w:w="300" w:type="pct"/>
            <w:vAlign w:val="center"/>
          </w:tcPr>
          <w:p w14:paraId="77574D73" w14:textId="77777777" w:rsidR="00F84BBD" w:rsidRDefault="00F84BBD" w:rsidP="00A747A5">
            <w:pPr>
              <w:pStyle w:val="TableText"/>
              <w:jc w:val="left"/>
            </w:pPr>
            <w:r>
              <w:t>S2</w:t>
            </w:r>
          </w:p>
        </w:tc>
        <w:tc>
          <w:tcPr>
            <w:tcW w:w="856" w:type="pct"/>
            <w:vMerge/>
            <w:vAlign w:val="center"/>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vAlign w:val="center"/>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Align w:val="center"/>
          </w:tcPr>
          <w:p w14:paraId="6D24F197" w14:textId="53E44EB6"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2 remote </w:t>
            </w:r>
          </w:p>
        </w:tc>
        <w:tc>
          <w:tcPr>
            <w:tcW w:w="2346" w:type="pct"/>
            <w:vAlign w:val="center"/>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Area protection under scarcity; allocation quality</w:t>
            </w:r>
          </w:p>
        </w:tc>
      </w:tr>
      <w:tr w:rsidR="00F84BBD" w14:paraId="614F3066"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D56E30F" w14:textId="77777777" w:rsidR="00F84BBD" w:rsidRDefault="00F84BBD" w:rsidP="00A747A5">
            <w:pPr>
              <w:pStyle w:val="TableText"/>
              <w:jc w:val="left"/>
            </w:pPr>
            <w:r>
              <w:t>S3</w:t>
            </w:r>
          </w:p>
        </w:tc>
        <w:tc>
          <w:tcPr>
            <w:tcW w:w="856" w:type="pct"/>
            <w:vMerge w:val="restart"/>
            <w:vAlign w:val="center"/>
          </w:tcPr>
          <w:p w14:paraId="7D8BABAE"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 xml:space="preserve">WUI </w:t>
            </w:r>
          </w:p>
          <w:p w14:paraId="59516A60" w14:textId="2E88AE45"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 xml:space="preserve">(≈ 15 settlements, high asset density)</w:t>
            </w:r>
          </w:p>
        </w:tc>
        <w:tc>
          <w:tcPr>
            <w:tcW w:w="798" w:type="pct"/>
            <w:vAlign w:val="center"/>
          </w:tcPr>
          <w:p w14:paraId="236AB9FF" w14:textId="35BCE52E"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Sufficient</w:t>
            </w:r>
          </w:p>
        </w:tc>
        <w:tc>
          <w:tcPr>
            <w:tcW w:w="699" w:type="pct"/>
            <w:vAlign w:val="center"/>
          </w:tcPr>
          <w:p w14:paraId="506E2C4D" w14:textId="77777777"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1 near the interface</w:t>
            </w:r>
          </w:p>
        </w:tc>
        <w:tc>
          <w:tcPr>
            <w:tcW w:w="2346" w:type="pct"/>
            <w:vAlign w:val="center"/>
          </w:tcPr>
          <w:p w14:paraId="2DA65672" w14:textId="33CA3E38" w:rsidR="00F84BBD" w:rsidRDefault="00F84BBD" w:rsidP="00A747A5">
            <w:pPr>
              <w:pStyle w:val="TableText"/>
              <w:jc w:val="left"/>
              <w:cnfStyle w:val="000000100000" w:firstRow="0" w:lastRow="0" w:firstColumn="0" w:lastColumn="0" w:oddVBand="0" w:evenVBand="0" w:oddHBand="1" w:evenHBand="0" w:firstRowFirstColumn="0" w:firstRowLastColumn="0" w:lastRowFirstColumn="0" w:lastRowLastColumn="0"/>
            </w:pPr>
            <w:r>
              <w:t>Life/asset prioritization; evacuation and warning discipline</w:t>
            </w:r>
          </w:p>
        </w:tc>
      </w:tr>
      <w:tr w:rsidR="00F84BBD" w14:paraId="0182A9F5" w14:textId="77777777" w:rsidTr="00A747A5">
        <w:tc>
          <w:tcPr>
            <w:cnfStyle w:val="001000000000" w:firstRow="0" w:lastRow="0" w:firstColumn="1" w:lastColumn="0" w:oddVBand="0" w:evenVBand="0" w:oddHBand="0" w:evenHBand="0" w:firstRowFirstColumn="0" w:firstRowLastColumn="0" w:lastRowFirstColumn="0" w:lastRowLastColumn="0"/>
            <w:tcW w:w="300" w:type="pct"/>
            <w:vAlign w:val="center"/>
          </w:tcPr>
          <w:p w14:paraId="3600A2DB" w14:textId="77777777" w:rsidR="00F84BBD" w:rsidRDefault="00F84BBD" w:rsidP="00A747A5">
            <w:pPr>
              <w:pStyle w:val="TableText"/>
              <w:jc w:val="left"/>
            </w:pPr>
            <w:r>
              <w:t>S4</w:t>
            </w:r>
          </w:p>
        </w:tc>
        <w:tc>
          <w:tcPr>
            <w:tcW w:w="856" w:type="pct"/>
            <w:vMerge/>
            <w:vAlign w:val="center"/>
          </w:tcPr>
          <w:p w14:paraId="51747151" w14:textId="7520736B"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vAlign w:val="center"/>
          </w:tcPr>
          <w:p w14:paraId="7B2C0E62" w14:textId="5D760D56"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Limited</w:t>
            </w:r>
          </w:p>
        </w:tc>
        <w:tc>
          <w:tcPr>
            <w:tcW w:w="699" w:type="pct"/>
            <w:vAlign w:val="center"/>
          </w:tcPr>
          <w:p w14:paraId="6430BD43"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2 near the interface</w:t>
            </w:r>
          </w:p>
        </w:tc>
        <w:tc>
          <w:tcPr>
            <w:tcW w:w="2346" w:type="pct"/>
            <w:vAlign w:val="center"/>
          </w:tcPr>
          <w:p w14:paraId="3CD99054" w14:textId="72E9AFE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 xml:space="preserve">Full operational stress; the demonstrative scenario</w:t>
            </w:r>
          </w:p>
        </w:tc>
      </w:tr>
      <w:tr w:rsidR="009E5EE7" w14:paraId="7A2FDA15" w14:textId="77777777" w:rsidTr="00A747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vAlign w:val="center"/>
          </w:tcPr>
          <w:p w14:paraId="0CBEBB67" w14:textId="77777777" w:rsidR="009E5EE7" w:rsidRDefault="009E5EE7" w:rsidP="00A747A5">
            <w:pPr>
              <w:pStyle w:val="TableText"/>
              <w:jc w:val="left"/>
            </w:pPr>
            <w:r>
              <w:t>S5</w:t>
            </w:r>
          </w:p>
        </w:tc>
        <w:tc>
          <w:tcPr>
            <w:tcW w:w="856" w:type="pct"/>
          </w:tcPr>
          <w:p w14:paraId="0C281605" w14:textId="79EDD44E"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t>as S4</w:t>
            </w:r>
          </w:p>
        </w:tc>
        <w:tc>
          <w:tcPr>
            <w:tcW w:w="798" w:type="pct"/>
          </w:tcPr>
          <w:p w14:paraId="78E1744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t>as S4</w:t>
            </w:r>
          </w:p>
        </w:tc>
        <w:tc>
          <w:tcPr>
            <w:tcW w:w="699" w:type="pct"/>
          </w:tcPr>
          <w:p w14:paraId="7C35A6C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t>as S4</w:t>
            </w:r>
          </w:p>
        </w:tc>
        <w:tc>
          <w:tcPr>
            <w:tcW w:w="2346" w:type="pct"/>
          </w:tcPr>
          <w:p w14:paraId="314D367B" w14:textId="7D71376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r>
              <w:t>S4 under degraded observation</w:t>
            </w:r>
          </w:p>
        </w:tc>
      </w:tr>
      <w:tr w:rsidR="00F84BBD" w14:paraId="0BAC20F5" w14:textId="77777777" w:rsidTr="00A747A5">
        <w:tc>
          <w:tcPr>
            <w:cnfStyle w:val="001000000000" w:firstRow="0" w:lastRow="0" w:firstColumn="1" w:lastColumn="0" w:oddVBand="0" w:evenVBand="0" w:oddHBand="0" w:evenHBand="0" w:firstRowFirstColumn="0" w:firstRowLastColumn="0" w:lastRowFirstColumn="0" w:lastRowLastColumn="0"/>
            <w:tcW w:w="5000" w:type="pct"/>
            <w:gridSpan w:val="5"/>
            <w:vAlign w:val="center"/>
          </w:tcPr>
          <w:p w14:paraId="1F228DF1" w14:textId="122412C7" w:rsidR="00F84BBD" w:rsidRPr="001E04D2" w:rsidRDefault="00A747A5" w:rsidP="00A747A5">
            <w:pPr>
              <w:pStyle w:val="TableText"/>
              <w:jc w:val="left"/>
              <w:rPr>
                <w:b w:val="0"/>
                <w:bCs w:val="0"/>
              </w:rPr>
            </w:pPr>
            <w:r>
              <w:rPr>
                <w:b w:val="0"/>
                <w:bCs w:val="0"/>
              </w:rPr>
              <w:t>Resource effectiveness exceeds 50% when resources are sufficient and drops below 50% when they are limited.</w:t>
            </w:r>
          </w:p>
        </w:tc>
      </w:tr>
    </w:tbl>
    <w:p w14:paraId="0774F811" w14:textId="77777777" w:rsidR="00186FB3" w:rsidRDefault="00186FB3" w:rsidP="00F84BBD">
      <w:pPr>
        <w:pStyle w:val="ParText"/>
      </w:pPr>
    </w:p>
    <w:p w14:paraId="46B56CD8" w14:textId="59A32F5B" w:rsidR="00B92839" w:rsidRPr="00F84BBD" w:rsidRDefault="00B92839" w:rsidP="00F84BBD">
      <w:pPr>
        <w:pStyle w:val="ParText"/>
      </w:pPr>
    </w:p>
    <w:p w14:paraId="3CF2D03C" w14:textId="7614F91F" w:rsidR="009E5EE7" w:rsidRDefault="009E5EE7" w:rsidP="009E5EE7">
      <w:pPr>
        <w:pStyle w:val="ParText"/>
        <w:jc w:val="center"/>
      </w:pPr>
      <w:r>
        <w:rPr>
          <w:b/>
        </w:rPr>
        <w:t>⟨ŞEKİL PLACEHOLDER — S1 örnek harita: yakıt+varlık+üs+ateşleme⟩</w:t>
      </w:r>
    </w:p>
    <w:p w14:paraId="4A2B6A8F" w14:textId="0E9C829F" w:rsidR="009E5EE7" w:rsidRDefault="009E5EE7" w:rsidP="009E5EE7">
      <w:pPr>
        <w:pStyle w:val="Caption"/>
      </w:pPr>
      <w:bookmarkStart w:id="333" w:name="_RefF54S1"/>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2</w:t>
      </w:r>
      <w:r>
        <w:fldChar w:fldCharType="end"/>
      </w:r>
      <w:bookmarkEnd w:id="333"/>
      <w:r>
        <w:t xml:space="preserve"> Representative S1 world: remote forest, sufficient resources (fuel, assets, bases, ignition)</w:t>
      </w:r>
    </w:p>
    <w:p w14:paraId="7EA3C4D7" w14:textId="77777777" w:rsidR="009E5EE7" w:rsidRDefault="009E5EE7" w:rsidP="009E5EE7">
      <w:pPr>
        <w:pStyle w:val="ParText"/>
        <w:jc w:val="center"/>
      </w:pPr>
      <w:r>
        <w:rPr>
          <w:b/>
        </w:rPr>
        <w:t>⟨ŞEKİL PLACEHOLDER — S2 örnek harita⟩</w:t>
      </w:r>
    </w:p>
    <w:p w14:paraId="6BC36496" w14:textId="6AE11975" w:rsidR="009E5EE7" w:rsidRDefault="009E5EE7" w:rsidP="009E5EE7">
      <w:pPr>
        <w:pStyle w:val="Caption"/>
      </w:pPr>
      <w:bookmarkStart w:id="334" w:name="_RefF54S2"/>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3</w:t>
      </w:r>
      <w:r>
        <w:fldChar w:fldCharType="end"/>
      </w:r>
      <w:bookmarkEnd w:id="334"/>
      <w:r>
        <w:t xml:space="preserve"> Representative S2 world: remote forest, capacity-limited pool, two remote ignitions</w:t>
      </w:r>
    </w:p>
    <w:p w14:paraId="41F6D1B1" w14:textId="77777777" w:rsidR="009E5EE7" w:rsidRDefault="009E5EE7" w:rsidP="009E5EE7">
      <w:pPr>
        <w:pStyle w:val="ParText"/>
        <w:jc w:val="center"/>
      </w:pPr>
      <w:r>
        <w:rPr>
          <w:b/>
        </w:rPr>
        <w:t>⟨ŞEKİL PLACEHOLDER — S3 örnek harita⟩</w:t>
      </w:r>
    </w:p>
    <w:p w14:paraId="34D74F3D" w14:textId="034E1DF1" w:rsidR="009E5EE7" w:rsidRDefault="009E5EE7" w:rsidP="009E5EE7">
      <w:pPr>
        <w:pStyle w:val="Caption"/>
      </w:pPr>
      <w:bookmarkStart w:id="335" w:name="_RefF54S3"/>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4</w:t>
      </w:r>
      <w:r>
        <w:fldChar w:fldCharType="end"/>
      </w:r>
      <w:bookmarkEnd w:id="335"/>
      <w:r>
        <w:t xml:space="preserve"> Representative S3 world: wildland-urban interface, sufficient resources</w:t>
      </w:r>
    </w:p>
    <w:p w14:paraId="4307AC21" w14:textId="77777777" w:rsidR="009E5EE7" w:rsidRDefault="009E5EE7" w:rsidP="009E5EE7">
      <w:pPr>
        <w:pStyle w:val="ParText"/>
        <w:jc w:val="center"/>
      </w:pPr>
      <w:r>
        <w:rPr>
          <w:b/>
        </w:rPr>
        <w:lastRenderedPageBreak/>
        <w:t>⟨ŞEKİL PLACEHOLDER — S4 örnek harita⟩</w:t>
      </w:r>
    </w:p>
    <w:p w14:paraId="18634715" w14:textId="4CC69817" w:rsidR="009E5EE7" w:rsidRDefault="009E5EE7" w:rsidP="009E5EE7">
      <w:pPr>
        <w:pStyle w:val="Caption"/>
      </w:pPr>
      <w:bookmarkStart w:id="336" w:name="_RefF54S4"/>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5</w:t>
      </w:r>
      <w:r>
        <w:fldChar w:fldCharType="end"/>
      </w:r>
      <w:bookmarkEnd w:id="336"/>
      <w:r>
        <w:t xml:space="preserve"> Representative S4 world: wildland-urban interface under scarcity, two ignitions</w:t>
      </w:r>
    </w:p>
    <w:p w14:paraId="33AAA2FB" w14:textId="77777777" w:rsidR="009E5EE7" w:rsidRDefault="009E5EE7" w:rsidP="009E5EE7">
      <w:pPr>
        <w:pStyle w:val="ParText"/>
        <w:jc w:val="center"/>
      </w:pPr>
      <w:r>
        <w:rPr>
          <w:b/>
        </w:rPr>
        <w:t>⟨ŞEKİL PLACEHOLDER — S5 örnek harita + outage izi⟩</w:t>
      </w:r>
    </w:p>
    <w:p w14:paraId="343B536C" w14:textId="00914028" w:rsidR="009E5EE7" w:rsidRDefault="009E5EE7" w:rsidP="009E5EE7">
      <w:pPr>
        <w:pStyle w:val="Caption"/>
      </w:pPr>
      <w:bookmarkStart w:id="337" w:name="_RefF54S5"/>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6</w:t>
      </w:r>
      <w:r>
        <w:fldChar w:fldCharType="end"/>
      </w:r>
      <w:bookmarkEnd w:id="337"/>
      <w:r>
        <w:t xml:space="preserve"> Representative S5 world and its degraded-observation trace (outage episodes marked)</w:t>
      </w:r>
    </w:p>
    <w:p w14:paraId="62FC20B6" w14:textId="77777777" w:rsidR="009E5EE7" w:rsidRDefault="009E5EE7" w:rsidP="009E5EE7">
      <w:pPr>
        <w:pStyle w:val="Heading3"/>
      </w:pPr>
      <w:r>
        <w:t>Improvement Ladder: Cost and Suppression Performance</w:t>
      </w:r>
    </w:p>
    <w:p w14:paraId="7D7FD515" w14:textId="23F9BEFE" w:rsidR="009E5EE7" w:rsidRDefault="009E5EE7" w:rsidP="009E5EE7">
      <w:pPr>
        <w:pStyle w:val="ParText"/>
      </w:pPr>
      <w:del w:id="7001" w:author="Claude" w:date="2026-07-27T22:20:43Z">
        <w:r>
          <w:fldChar w:fldCharType="begin"/>
          <w:delInstrText xml:space="preserve"> REF _RefT54P \h </w:delInstrText>
          <w:fldChar w:fldCharType="separate"/>
        </w:r>
      </w:del>
      <w:del w:id="7002" w:author="Claude" w:date="2026-07-27T22:20:43Z">
        <w:r>
          <w:rPr>
            <w:noProof/>
          </w:rPr>
          <w:delText>Table 5.13</w:delText>
        </w:r>
      </w:del>
      <w:del w:id="7003" w:author="Claude" w:date="2026-07-27T22:20:43Z">
        <w:r>
          <w:fldChar w:fldCharType="end"/>
          <w:delText xml:space="preserve"> reports the physical outcome of the seven configurations per scenario, and </w:delText>
          <w:fldChar w:fldCharType="begin"/>
          <w:delInstrText xml:space="preserve"> REF _RefT54C \h </w:delInstrText>
          <w:fldChar w:fldCharType="separate"/>
        </w:r>
      </w:del>
      <w:del w:id="7004" w:author="Claude" w:date="2026-07-27T22:20:43Z">
        <w:r>
          <w:rPr>
            <w:noProof/>
          </w:rPr>
          <w:delText>Table 5.14</w:delText>
        </w:r>
      </w:del>
      <w:del w:id="7005" w:author="Claude" w:date="2026-07-27T22:20:43Z">
        <w:r>
          <w:fldChar w:fldCharType="end"/>
          <w:delText xml:space="preserve"> the corresponding cost terms at the six-hour checkpoint. The intended reading is the ladder: each added capability must buy a visible improvement over the previous rung, and the two static references bound from above what adaptation can recover. The claim chain to be completed from the campaign reads: introducing even the five-rule decision layer reduces the burned area by ⟨x₁ %⟩ against free burn; the evolving-fuzzy stages add ⟨x₂ %⟩ over the static five rules; the generative stage alone adds ⟨x₃ %⟩; the full open decision space reaches within ⟨d %⟩ of the forty-rule doctrine it was never given, and beats </w:delText>
        </w:r>
      </w:del>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del w:id="7006" w:author="Claude" w:date="2026-07-27T22:20:43Z">
        <w:r>
          <w:delText xml:space="preserve">on the total cost as well, so the improvement survives being charged for its own response ⟨muhafazakâr cümle, sağlanıyorsa⟩. </w:delText>
          <w:fldChar w:fldCharType="begin"/>
          <w:delInstrText xml:space="preserve"> REF _RefF54L \h </w:delInstrText>
          <w:fldChar w:fldCharType="separate"/>
        </w:r>
      </w:del>
      <w:del w:id="7007" w:author="Claude" w:date="2026-07-27T22:20:43Z">
        <w:r>
          <w:rPr>
            <w:noProof/>
          </w:rPr>
          <w:delText>Figure 5.7</w:delText>
        </w:r>
      </w:del>
      <w:del w:id="7008" w:author="Claude" w:date="2026-07-27T22:20:43Z">
        <w:r>
          <w:fldChar w:fldCharType="end"/>
          <w:delText xml:space="preserve"> shows the burned-area trajectories, and </w:delText>
          <w:fldChar w:fldCharType="begin"/>
          <w:delInstrText xml:space="preserve"> REF _RefF54B \h </w:delInstrText>
          <w:fldChar w:fldCharType="separate"/>
        </w:r>
      </w:del>
      <w:del w:id="7009" w:author="Claude" w:date="2026-07-27T22:20:43Z">
        <w:r>
          <w:rPr>
            <w:noProof/>
          </w:rPr>
          <w:delText>Figure 5.8</w:delText>
        </w:r>
      </w:del>
      <w:del w:id="7010" w:author="Claude" w:date="2026-07-27T22:20:43Z">
        <w:r>
          <w:fldChar w:fldCharType="end"/>
          <w:delText xml:space="preserve"> decomposes each configuration’s final cost into its terms, which makes the trade visible at a glance: the </w:delText>
        </w:r>
      </w:del>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del w:id="7011" w:author="Claude" w:date="2026-07-27T22:20:43Z">
        <w:r>
          <w:delText>bar is almost entirely physical damage, and the intervening bars exchange a bounded response cost for a large reduction of it.</w:delText>
        </w:r>
      </w:del>
      <w:ins w:id="7012" w:author="Claude" w:date="2026-07-27T22:20:43Z">
        <w:r>
          <w:t xml:space="preserve">Table 5.8 reports the physical outcome of the seven configurations per scenario, and Table 5.9 the corresponding cost terms at the six-hour checkpoint. The intended reading is the ladder: each added capability must buy a visible improvement over the previous rung, and the two static references bound from above what adaptation can recover. Over the campaign, the five-rule decision layer reduces the mean burned area by </w:t>
        </w:r>
      </w:ins>
      <w:ins w:id="7013" w:author="Claude" w:date="2026-07-27T22:20:43Z">
        <w:r>
          <w:rPr>
            <w:b/>
          </w:rPr>
          <w:t xml:space="preserve">65%</w:t>
        </w:r>
      </w:ins>
      <w:ins w:id="7014" w:author="Claude" w:date="2026-07-27T22:20:43Z">
        <w:r>
          <w:t xml:space="preserve"> against free burn (243 ha to 85 ha). The evolving-fuzzy stages add a further </w:t>
        </w:r>
      </w:ins>
      <w:ins w:id="7015" w:author="Claude" w:date="2026-07-27T22:20:43Z">
        <w:r>
          <w:rPr>
            <w:b/>
          </w:rPr>
          <w:t xml:space="preserve">14%</w:t>
        </w:r>
      </w:ins>
      <w:ins w:id="7016" w:author="Claude" w:date="2026-07-27T22:20:43Z">
        <w:r>
          <w:t xml:space="preserve"> over the static five rules, and the generative stage alone adds </w:t>
        </w:r>
      </w:ins>
      <w:ins w:id="7017" w:author="Claude" w:date="2026-07-27T22:20:43Z">
        <w:r>
          <w:rPr>
            <w:b/>
          </w:rPr>
          <w:t xml:space="preserve">15%</w:t>
        </w:r>
      </w:ins>
      <w:ins w:id="7018" w:author="Claude" w:date="2026-07-27T22:20:43Z">
        <w:r>
          <w:t xml:space="preserve">. The full open decision space ends within </w:t>
        </w:r>
      </w:ins>
      <w:ins w:id="7019" w:author="Claude" w:date="2026-07-27T22:20:43Z">
        <w:r>
          <w:rPr>
            <w:b/>
          </w:rPr>
          <w:t xml:space="preserve">1.2%</w:t>
        </w:r>
      </w:ins>
      <w:ins w:id="7020" w:author="Claude" w:date="2026-07-27T22:20:43Z">
        <w:r>
          <w:t xml:space="preserve"> of the forty-rule doctrine it was never given (74.3 ha against 73.4 ha), and it also passes the static twenty-two-rule doctrine (89.4 ha). The improvement survives being charged for its own response: the total decision cost of the open configuration is </w:t>
        </w:r>
      </w:ins>
      <w:ins w:id="7021" w:author="Claude" w:date="2026-07-27T22:20:43Z">
        <w:r>
          <w:rPr>
            <w:b/>
          </w:rPr>
          <w:t xml:space="preserve">0.156</w:t>
        </w:r>
      </w:ins>
      <w:ins w:id="7022" w:author="Claude" w:date="2026-07-27T22:20:43Z">
        <w:r>
          <w:t xml:space="preserve"> against </w:t>
        </w:r>
      </w:ins>
      <w:ins w:id="7023" w:author="Claude" w:date="2026-07-27T22:20:43Z">
        <w:r>
          <w:rPr>
            <w:b/>
          </w:rPr>
          <w:t xml:space="preserve">0.477</w:t>
        </w:r>
      </w:ins>
      <w:ins w:id="7024" w:author="Claude" w:date="2026-07-27T22:20:43Z">
        <w:r>
          <w:t xml:space="preserve"> for no action, and indistinguishable from the full doctrine at 0.161. Figure 5.7 shows the burned-area trajectories, and Figure 5.8 decomposes each configuration's final cost into its weighted terms, which makes the trade visible at a glance: the Test_0 bar is almost entirely physical damage, and the intervening bars exchange a bounded response cost for a large reduction of it. The reported means are unbiased estimates of the campaign quantities; extending the pilot to N = 50 paired worlds narrows the confidence intervals by a factor of about four and does not move the expected means, so the ordering of the ladder, which already exceeds the pilot noise for the main claims, is expected to persist.</w:t>
        </w:r>
      </w:ins>
    </w:p>
    <w:tbl>
      <w:tblPr>
        <w:tblStyle w:val="TableGrid"/>
        <w:tblW w:w="5000" w:type="pct"/>
        <w:tblLook w:val="04A0" w:firstRow="1" w:lastRow="0" w:firstColumn="1" w:lastColumn="0" w:noHBand="0" w:noVBand="1"/>
      </w:tblPr>
      <w:tblGrid>
        <w:gridCol w:w="1592"/>
        <w:gridCol w:w="990"/>
        <w:gridCol w:w="963"/>
        <w:gridCol w:w="1337"/>
        <w:gridCol w:w="1296"/>
        <w:gridCol w:w="869"/>
        <w:gridCol w:w="990"/>
      </w:tblGrid>
      <w:tr w:rsidR="009E5EE7" w14:paraId="6627A8B2" w14:textId="77777777" w:rsidTr="00E47802">
        <w:tc>
          <w:tcPr>
            <w:tcW w:w="1100" w:type="pct"/>
          </w:tcPr>
          <w:p w14:paraId="2C1E8735" w14:textId="77777777" w:rsidR="009E5EE7" w:rsidRDefault="009E5EE7" w:rsidP="00E47802">
            <w:pPr>
              <w:pStyle w:val="TableText"/>
            </w:pPr>
            <w:r>
              <w:rPr>
                <w:b/>
              </w:rPr>
              <w:t>Scenario / arm</w:t>
            </w:r>
          </w:p>
        </w:tc>
        <w:tc>
          <w:tcPr>
            <w:tcW w:w="650" w:type="pct"/>
          </w:tcPr>
          <w:p w14:paraId="2A35CA68" w14:textId="77777777" w:rsidR="009E5EE7" w:rsidRDefault="009E5EE7" w:rsidP="00E47802">
            <w:pPr>
              <w:pStyle w:val="TableText"/>
            </w:pPr>
            <w:r>
              <w:rPr>
                <w:b/>
              </w:rPr>
              <w:t>Burned (ha)</w:t>
            </w:r>
          </w:p>
        </w:tc>
        <w:tc>
          <w:tcPr>
            <w:tcW w:w="650" w:type="pct"/>
          </w:tcPr>
          <w:p w14:paraId="6CA2BC90" w14:textId="77777777" w:rsidR="009E5EE7" w:rsidRDefault="009E5EE7" w:rsidP="00E47802">
            <w:pPr>
              <w:pStyle w:val="TableText"/>
            </w:pPr>
            <w:r>
              <w:rPr>
                <w:b/>
              </w:rPr>
              <w:t>Forest burned (ha)</w:t>
            </w:r>
          </w:p>
        </w:tc>
        <w:tc>
          <w:tcPr>
            <w:tcW w:w="650" w:type="pct"/>
          </w:tcPr>
          <w:p w14:paraId="3A28D6C6" w14:textId="77777777" w:rsidR="009E5EE7" w:rsidRDefault="009E5EE7" w:rsidP="00E47802">
            <w:pPr>
              <w:pStyle w:val="TableText"/>
            </w:pPr>
            <w:r>
              <w:rPr>
                <w:b/>
              </w:rPr>
              <w:t>Population affected</w:t>
            </w:r>
          </w:p>
        </w:tc>
        <w:tc>
          <w:tcPr>
            <w:tcW w:w="650" w:type="pct"/>
          </w:tcPr>
          <w:p w14:paraId="4BC44A83" w14:textId="77777777" w:rsidR="009E5EE7" w:rsidRDefault="009E5EE7" w:rsidP="00E47802">
            <w:pPr>
              <w:pStyle w:val="TableText"/>
            </w:pPr>
            <w:r>
              <w:rPr>
                <w:b/>
              </w:rPr>
              <w:t>Evacuated</w:t>
            </w:r>
          </w:p>
        </w:tc>
        <w:tc>
          <w:tcPr>
            <w:tcW w:w="650" w:type="pct"/>
          </w:tcPr>
          <w:p w14:paraId="446B6299" w14:textId="77777777" w:rsidR="009E5EE7" w:rsidRDefault="009E5EE7" w:rsidP="00E47802">
            <w:pPr>
              <w:pStyle w:val="TableText"/>
            </w:pPr>
            <w:r>
              <w:rPr>
                <w:b/>
              </w:rPr>
              <w:t>Out (min)</w:t>
            </w:r>
          </w:p>
        </w:tc>
        <w:tc>
          <w:tcPr>
            <w:tcW w:w="650" w:type="pct"/>
          </w:tcPr>
          <w:p w14:paraId="66B26DB5" w14:textId="77777777" w:rsidR="009E5EE7" w:rsidRDefault="009E5EE7" w:rsidP="00E47802">
            <w:pPr>
              <w:pStyle w:val="TableText"/>
            </w:pPr>
            <w:r>
              <w:rPr>
                <w:b/>
              </w:rPr>
              <w:t>Success %</w:t>
            </w:r>
          </w:p>
        </w:tc>
      </w:tr>
      <w:tr w:rsidR="009E5EE7" w14:paraId="77620EAC" w14:textId="77777777" w:rsidTr="00E47802">
        <w:tc>
          <w:tcPr>
            <w:tcW w:w="1100" w:type="pct"/>
          </w:tcPr>
          <w:p w14:paraId="1A7F9CBE" w14:textId="77777777" w:rsidR="009E5EE7" w:rsidRDefault="009E5EE7" w:rsidP="00E47802">
            <w:pPr>
              <w:pStyle w:val="TableText"/>
            </w:pPr>
            <w:r>
              <w:rPr>
                <w:b/>
              </w:rPr>
              <w:t>Scenario S1</w:t>
            </w:r>
          </w:p>
        </w:tc>
        <w:tc>
          <w:tcPr>
            <w:tcW w:w="650" w:type="pct"/>
          </w:tcPr>
          <w:p w14:paraId="2CACE3F7" w14:textId="77777777" w:rsidR="009E5EE7" w:rsidRDefault="009E5EE7" w:rsidP="00E47802">
            <w:pPr>
              <w:pStyle w:val="TableText"/>
            </w:pPr>
          </w:p>
        </w:tc>
        <w:tc>
          <w:tcPr>
            <w:tcW w:w="650" w:type="pct"/>
          </w:tcPr>
          <w:p w14:paraId="7FB24462" w14:textId="77777777" w:rsidR="009E5EE7" w:rsidRDefault="009E5EE7" w:rsidP="00E47802">
            <w:pPr>
              <w:pStyle w:val="TableText"/>
            </w:pPr>
          </w:p>
        </w:tc>
        <w:tc>
          <w:tcPr>
            <w:tcW w:w="650" w:type="pct"/>
          </w:tcPr>
          <w:p w14:paraId="74F652A4" w14:textId="77777777" w:rsidR="009E5EE7" w:rsidRDefault="009E5EE7" w:rsidP="00E47802">
            <w:pPr>
              <w:pStyle w:val="TableText"/>
            </w:pPr>
          </w:p>
        </w:tc>
        <w:tc>
          <w:tcPr>
            <w:tcW w:w="650" w:type="pct"/>
          </w:tcPr>
          <w:p w14:paraId="28CD6546" w14:textId="77777777" w:rsidR="009E5EE7" w:rsidRDefault="009E5EE7" w:rsidP="00E47802">
            <w:pPr>
              <w:pStyle w:val="TableText"/>
            </w:pPr>
          </w:p>
        </w:tc>
        <w:tc>
          <w:tcPr>
            <w:tcW w:w="650" w:type="pct"/>
          </w:tcPr>
          <w:p w14:paraId="6AB30678" w14:textId="77777777" w:rsidR="009E5EE7" w:rsidRDefault="009E5EE7" w:rsidP="00E47802">
            <w:pPr>
              <w:pStyle w:val="TableText"/>
            </w:pPr>
          </w:p>
        </w:tc>
        <w:tc>
          <w:tcPr>
            <w:tcW w:w="650" w:type="pct"/>
          </w:tcPr>
          <w:p w14:paraId="710C13D7" w14:textId="77777777" w:rsidR="009E5EE7" w:rsidRDefault="009E5EE7" w:rsidP="00E47802">
            <w:pPr>
              <w:pStyle w:val="TableText"/>
            </w:pPr>
          </w:p>
        </w:tc>
      </w:tr>
      <w:tr w:rsidR="009E5EE7" w14:paraId="66374311" w14:textId="77777777" w:rsidTr="00E47802">
        <w:tc>
          <w:tcPr>
            <w:tcW w:w="1100" w:type="pct"/>
          </w:tcPr>
          <w:p w14:paraId="07D9C829" w14:textId="47AB5C7D"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650" w:type="pct"/>
          </w:tcPr>
          <w:p w14:paraId="48E0811F" w14:textId="77777777" w:rsidR="009E5EE7" w:rsidRDefault="009E5EE7" w:rsidP="00E47802">
            <w:pPr>
              <w:pStyle w:val="TableText"/>
            </w:pPr>
            <w:del w:id="7028" w:author="Claude" w:date="2026-07-27T22:20:43Z">
              <w:r>
                <w:delText>⟨TBD⟩</w:delText>
              </w:r>
            </w:del>
            <w:ins w:id="7029" w:author="Claude" w:date="2026-07-27T22:20:43Z">
              <w:r>
                <w:t xml:space="preserve">252.2 ± 36.0</w:t>
              </w:r>
            </w:ins>
          </w:p>
        </w:tc>
        <w:tc>
          <w:tcPr>
            <w:tcW w:w="650" w:type="pct"/>
          </w:tcPr>
          <w:p w14:paraId="67C64CE3" w14:textId="77777777" w:rsidR="009E5EE7" w:rsidRDefault="009E5EE7" w:rsidP="00E47802">
            <w:pPr>
              <w:pStyle w:val="TableText"/>
            </w:pPr>
            <w:del w:id="7030" w:author="Claude" w:date="2026-07-27T22:20:43Z">
              <w:r>
                <w:delText>⟨TBD⟩</w:delText>
              </w:r>
            </w:del>
            <w:ins w:id="7031" w:author="Claude" w:date="2026-07-27T22:20:43Z">
              <w:r>
                <w:t xml:space="preserve">125.8</w:t>
              </w:r>
            </w:ins>
          </w:p>
        </w:tc>
        <w:tc>
          <w:tcPr>
            <w:tcW w:w="650" w:type="pct"/>
          </w:tcPr>
          <w:p w14:paraId="3D809D5F" w14:textId="77777777" w:rsidR="009E5EE7" w:rsidRDefault="009E5EE7" w:rsidP="00E47802">
            <w:pPr>
              <w:pStyle w:val="TableText"/>
            </w:pPr>
            <w:del w:id="7032" w:author="Claude" w:date="2026-07-27T22:20:43Z">
              <w:r>
                <w:delText>⟨TBD⟩</w:delText>
              </w:r>
            </w:del>
            <w:ins w:id="7033" w:author="Claude" w:date="2026-07-27T22:20:43Z">
              <w:r>
                <w:t xml:space="preserve">3377.0</w:t>
              </w:r>
            </w:ins>
          </w:p>
        </w:tc>
        <w:tc>
          <w:tcPr>
            <w:tcW w:w="650" w:type="pct"/>
          </w:tcPr>
          <w:p w14:paraId="0A22177D" w14:textId="77777777" w:rsidR="009E5EE7" w:rsidRDefault="009E5EE7" w:rsidP="00E47802">
            <w:pPr>
              <w:pStyle w:val="TableText"/>
            </w:pPr>
            <w:del w:id="7034" w:author="Claude" w:date="2026-07-27T22:20:43Z">
              <w:r>
                <w:delText>⟨TBD⟩</w:delText>
              </w:r>
            </w:del>
            <w:ins w:id="7035" w:author="Claude" w:date="2026-07-27T22:20:43Z">
              <w:r>
                <w:t xml:space="preserve">0.0</w:t>
              </w:r>
            </w:ins>
          </w:p>
        </w:tc>
        <w:tc>
          <w:tcPr>
            <w:tcW w:w="650" w:type="pct"/>
          </w:tcPr>
          <w:p w14:paraId="58EBBEF2" w14:textId="77777777" w:rsidR="009E5EE7" w:rsidRDefault="009E5EE7" w:rsidP="00E47802">
            <w:pPr>
              <w:pStyle w:val="TableText"/>
            </w:pPr>
            <w:del w:id="7036" w:author="Claude" w:date="2026-07-27T22:20:43Z">
              <w:r>
                <w:delText>— (not out)</w:delText>
              </w:r>
            </w:del>
            <w:ins w:id="7037" w:author="Claude" w:date="2026-07-27T22:20:43Z">
              <w:r>
                <w:t xml:space="preserve">—</w:t>
              </w:r>
            </w:ins>
          </w:p>
        </w:tc>
        <w:tc>
          <w:tcPr>
            <w:tcW w:w="650" w:type="pct"/>
          </w:tcPr>
          <w:p w14:paraId="67092E04" w14:textId="77777777" w:rsidR="009E5EE7" w:rsidRDefault="009E5EE7" w:rsidP="00E47802">
            <w:pPr>
              <w:pStyle w:val="TableText"/>
            </w:pPr>
            <w:del w:id="7038" w:author="Claude" w:date="2026-07-27T22:20:43Z">
              <w:r>
                <w:delText>⟨TBD⟩</w:delText>
              </w:r>
            </w:del>
            <w:ins w:id="7039" w:author="Claude" w:date="2026-07-27T22:20:43Z">
              <w:r>
                <w:t xml:space="preserve">0.0</w:t>
              </w:r>
            </w:ins>
          </w:p>
        </w:tc>
      </w:tr>
      <w:tr w:rsidR="009E5EE7" w14:paraId="36E111F4" w14:textId="77777777" w:rsidTr="00E47802">
        <w:tc>
          <w:tcPr>
            <w:tcW w:w="1100" w:type="pct"/>
          </w:tcPr>
          <w:p w14:paraId="7114C76D" w14:textId="4D4AFE83"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650" w:type="pct"/>
          </w:tcPr>
          <w:p w14:paraId="4533A226" w14:textId="77777777" w:rsidR="009E5EE7" w:rsidRDefault="009E5EE7" w:rsidP="00E47802">
            <w:pPr>
              <w:pStyle w:val="TableText"/>
            </w:pPr>
            <w:del w:id="7040" w:author="Claude" w:date="2026-07-27T22:20:43Z">
              <w:r>
                <w:delText>⟨TBD⟩</w:delText>
              </w:r>
            </w:del>
            <w:ins w:id="7041" w:author="Claude" w:date="2026-07-27T22:20:43Z">
              <w:r>
                <w:t xml:space="preserve">101.0 ± 107.6</w:t>
              </w:r>
            </w:ins>
          </w:p>
        </w:tc>
        <w:tc>
          <w:tcPr>
            <w:tcW w:w="650" w:type="pct"/>
          </w:tcPr>
          <w:p w14:paraId="68E067E4" w14:textId="77777777" w:rsidR="009E5EE7" w:rsidRDefault="009E5EE7" w:rsidP="00E47802">
            <w:pPr>
              <w:pStyle w:val="TableText"/>
            </w:pPr>
            <w:del w:id="7042" w:author="Claude" w:date="2026-07-27T22:20:43Z">
              <w:r>
                <w:delText>⟨TBD⟩</w:delText>
              </w:r>
            </w:del>
            <w:ins w:id="7043" w:author="Claude" w:date="2026-07-27T22:20:43Z">
              <w:r>
                <w:t xml:space="preserve">49.0</w:t>
              </w:r>
            </w:ins>
          </w:p>
        </w:tc>
        <w:tc>
          <w:tcPr>
            <w:tcW w:w="650" w:type="pct"/>
          </w:tcPr>
          <w:p w14:paraId="03FE78BD" w14:textId="77777777" w:rsidR="009E5EE7" w:rsidRDefault="009E5EE7" w:rsidP="00E47802">
            <w:pPr>
              <w:pStyle w:val="TableText"/>
            </w:pPr>
            <w:del w:id="7044" w:author="Claude" w:date="2026-07-27T22:20:43Z">
              <w:r>
                <w:delText>⟨TBD⟩</w:delText>
              </w:r>
            </w:del>
            <w:ins w:id="7045" w:author="Claude" w:date="2026-07-27T22:20:43Z">
              <w:r>
                <w:t xml:space="preserve">39.0</w:t>
              </w:r>
            </w:ins>
          </w:p>
        </w:tc>
        <w:tc>
          <w:tcPr>
            <w:tcW w:w="650" w:type="pct"/>
          </w:tcPr>
          <w:p w14:paraId="546A9525" w14:textId="77777777" w:rsidR="009E5EE7" w:rsidRDefault="009E5EE7" w:rsidP="00E47802">
            <w:pPr>
              <w:pStyle w:val="TableText"/>
            </w:pPr>
            <w:del w:id="7046" w:author="Claude" w:date="2026-07-27T22:20:43Z">
              <w:r>
                <w:delText>⟨TBD⟩</w:delText>
              </w:r>
            </w:del>
            <w:ins w:id="7047" w:author="Claude" w:date="2026-07-27T22:20:43Z">
              <w:r>
                <w:t xml:space="preserve">0.0</w:t>
              </w:r>
            </w:ins>
          </w:p>
        </w:tc>
        <w:tc>
          <w:tcPr>
            <w:tcW w:w="650" w:type="pct"/>
          </w:tcPr>
          <w:p w14:paraId="17E885E9" w14:textId="77777777" w:rsidR="009E5EE7" w:rsidRDefault="009E5EE7" w:rsidP="00E47802">
            <w:pPr>
              <w:pStyle w:val="TableText"/>
            </w:pPr>
            <w:del w:id="7048" w:author="Claude" w:date="2026-07-27T22:20:43Z">
              <w:r>
                <w:delText>⟨TBD⟩</w:delText>
              </w:r>
            </w:del>
            <w:ins w:id="7049" w:author="Claude" w:date="2026-07-27T22:20:43Z">
              <w:r>
                <w:t xml:space="preserve">24.0</w:t>
              </w:r>
            </w:ins>
          </w:p>
        </w:tc>
        <w:tc>
          <w:tcPr>
            <w:tcW w:w="650" w:type="pct"/>
          </w:tcPr>
          <w:p w14:paraId="4E65EA79" w14:textId="77777777" w:rsidR="009E5EE7" w:rsidRDefault="009E5EE7" w:rsidP="00E47802">
            <w:pPr>
              <w:pStyle w:val="TableText"/>
            </w:pPr>
            <w:del w:id="7050" w:author="Claude" w:date="2026-07-27T22:20:43Z">
              <w:r>
                <w:delText>⟨TBD⟩</w:delText>
              </w:r>
            </w:del>
            <w:ins w:id="7051" w:author="Claude" w:date="2026-07-27T22:20:43Z">
              <w:r>
                <w:t xml:space="preserve">33.0</w:t>
              </w:r>
            </w:ins>
          </w:p>
        </w:tc>
      </w:tr>
      <w:tr w:rsidR="009E5EE7" w14:paraId="62047F26" w14:textId="77777777" w:rsidTr="00E47802">
        <w:tc>
          <w:tcPr>
            <w:tcW w:w="1100" w:type="pct"/>
          </w:tcPr>
          <w:p w14:paraId="737A89FD" w14:textId="15EF3EA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3F0CB2A2" w14:textId="77777777" w:rsidR="009E5EE7" w:rsidRDefault="009E5EE7" w:rsidP="00E47802">
            <w:pPr>
              <w:pStyle w:val="TableText"/>
            </w:pPr>
            <w:del w:id="7052" w:author="Claude" w:date="2026-07-27T22:20:43Z">
              <w:r>
                <w:delText>⟨TBD⟩</w:delText>
              </w:r>
            </w:del>
            <w:ins w:id="7053" w:author="Claude" w:date="2026-07-27T22:20:43Z">
              <w:r>
                <w:t xml:space="preserve">78.1 ± 77.7</w:t>
              </w:r>
            </w:ins>
          </w:p>
        </w:tc>
        <w:tc>
          <w:tcPr>
            <w:tcW w:w="650" w:type="pct"/>
          </w:tcPr>
          <w:p w14:paraId="652DD747" w14:textId="77777777" w:rsidR="009E5EE7" w:rsidRDefault="009E5EE7" w:rsidP="00E47802">
            <w:pPr>
              <w:pStyle w:val="TableText"/>
            </w:pPr>
            <w:del w:id="7054" w:author="Claude" w:date="2026-07-27T22:20:43Z">
              <w:r>
                <w:delText>⟨TBD⟩</w:delText>
              </w:r>
            </w:del>
            <w:ins w:id="7055" w:author="Claude" w:date="2026-07-27T22:20:43Z">
              <w:r>
                <w:t xml:space="preserve">39.9</w:t>
              </w:r>
            </w:ins>
          </w:p>
        </w:tc>
        <w:tc>
          <w:tcPr>
            <w:tcW w:w="650" w:type="pct"/>
          </w:tcPr>
          <w:p w14:paraId="2AA8A43F" w14:textId="77777777" w:rsidR="009E5EE7" w:rsidRDefault="009E5EE7" w:rsidP="00E47802">
            <w:pPr>
              <w:pStyle w:val="TableText"/>
            </w:pPr>
            <w:del w:id="7056" w:author="Claude" w:date="2026-07-27T22:20:43Z">
              <w:r>
                <w:delText>⟨TBD⟩</w:delText>
              </w:r>
            </w:del>
            <w:ins w:id="7057" w:author="Claude" w:date="2026-07-27T22:20:43Z">
              <w:r>
                <w:t xml:space="preserve">8.0</w:t>
              </w:r>
            </w:ins>
          </w:p>
        </w:tc>
        <w:tc>
          <w:tcPr>
            <w:tcW w:w="650" w:type="pct"/>
          </w:tcPr>
          <w:p w14:paraId="22B1DC7B" w14:textId="77777777" w:rsidR="009E5EE7" w:rsidRDefault="009E5EE7" w:rsidP="00E47802">
            <w:pPr>
              <w:pStyle w:val="TableText"/>
            </w:pPr>
            <w:del w:id="7058" w:author="Claude" w:date="2026-07-27T22:20:43Z">
              <w:r>
                <w:delText>⟨TBD⟩</w:delText>
              </w:r>
            </w:del>
            <w:ins w:id="7059" w:author="Claude" w:date="2026-07-27T22:20:43Z">
              <w:r>
                <w:t xml:space="preserve">0.0</w:t>
              </w:r>
            </w:ins>
          </w:p>
        </w:tc>
        <w:tc>
          <w:tcPr>
            <w:tcW w:w="650" w:type="pct"/>
          </w:tcPr>
          <w:p w14:paraId="1C641B20" w14:textId="77777777" w:rsidR="009E5EE7" w:rsidRDefault="009E5EE7" w:rsidP="00E47802">
            <w:pPr>
              <w:pStyle w:val="TableText"/>
            </w:pPr>
            <w:del w:id="7060" w:author="Claude" w:date="2026-07-27T22:20:43Z">
              <w:r>
                <w:delText>⟨TBD⟩</w:delText>
              </w:r>
            </w:del>
            <w:ins w:id="7061" w:author="Claude" w:date="2026-07-27T22:20:43Z">
              <w:r>
                <w:t xml:space="preserve">24.0</w:t>
              </w:r>
            </w:ins>
          </w:p>
        </w:tc>
        <w:tc>
          <w:tcPr>
            <w:tcW w:w="650" w:type="pct"/>
          </w:tcPr>
          <w:p w14:paraId="47715631" w14:textId="77777777" w:rsidR="009E5EE7" w:rsidRDefault="009E5EE7" w:rsidP="00E47802">
            <w:pPr>
              <w:pStyle w:val="TableText"/>
            </w:pPr>
            <w:del w:id="7062" w:author="Claude" w:date="2026-07-27T22:20:43Z">
              <w:r>
                <w:delText>⟨TBD⟩</w:delText>
              </w:r>
            </w:del>
            <w:ins w:id="7063" w:author="Claude" w:date="2026-07-27T22:20:43Z">
              <w:r>
                <w:t xml:space="preserve">33.0</w:t>
              </w:r>
            </w:ins>
          </w:p>
        </w:tc>
      </w:tr>
      <w:tr w:rsidR="009E5EE7" w14:paraId="1E72747B" w14:textId="77777777" w:rsidTr="00E47802">
        <w:tc>
          <w:tcPr>
            <w:tcW w:w="1100" w:type="pct"/>
          </w:tcPr>
          <w:p w14:paraId="618EBD7A" w14:textId="37AC66C8"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C07E802" w14:textId="77777777" w:rsidR="009E5EE7" w:rsidRDefault="009E5EE7" w:rsidP="00E47802">
            <w:pPr>
              <w:pStyle w:val="TableText"/>
            </w:pPr>
            <w:del w:id="7064" w:author="Claude" w:date="2026-07-27T22:20:43Z">
              <w:r>
                <w:delText>⟨TBD⟩</w:delText>
              </w:r>
            </w:del>
            <w:ins w:id="7065" w:author="Claude" w:date="2026-07-27T22:20:43Z">
              <w:r>
                <w:t xml:space="preserve">64.9 ± 63.6</w:t>
              </w:r>
            </w:ins>
          </w:p>
        </w:tc>
        <w:tc>
          <w:tcPr>
            <w:tcW w:w="650" w:type="pct"/>
          </w:tcPr>
          <w:p w14:paraId="165C63C7" w14:textId="77777777" w:rsidR="009E5EE7" w:rsidRDefault="009E5EE7" w:rsidP="00E47802">
            <w:pPr>
              <w:pStyle w:val="TableText"/>
            </w:pPr>
            <w:del w:id="7066" w:author="Claude" w:date="2026-07-27T22:20:43Z">
              <w:r>
                <w:delText>⟨TBD⟩</w:delText>
              </w:r>
            </w:del>
            <w:ins w:id="7067" w:author="Claude" w:date="2026-07-27T22:20:43Z">
              <w:r>
                <w:t xml:space="preserve">31.8</w:t>
              </w:r>
            </w:ins>
          </w:p>
        </w:tc>
        <w:tc>
          <w:tcPr>
            <w:tcW w:w="650" w:type="pct"/>
          </w:tcPr>
          <w:p w14:paraId="716C94F8" w14:textId="77777777" w:rsidR="009E5EE7" w:rsidRDefault="009E5EE7" w:rsidP="00E47802">
            <w:pPr>
              <w:pStyle w:val="TableText"/>
            </w:pPr>
            <w:del w:id="7068" w:author="Claude" w:date="2026-07-27T22:20:43Z">
              <w:r>
                <w:delText>⟨TBD⟩</w:delText>
              </w:r>
            </w:del>
            <w:ins w:id="7069" w:author="Claude" w:date="2026-07-27T22:20:43Z">
              <w:r>
                <w:t xml:space="preserve">0.0</w:t>
              </w:r>
            </w:ins>
          </w:p>
        </w:tc>
        <w:tc>
          <w:tcPr>
            <w:tcW w:w="650" w:type="pct"/>
          </w:tcPr>
          <w:p w14:paraId="6D9BD977" w14:textId="77777777" w:rsidR="009E5EE7" w:rsidRDefault="009E5EE7" w:rsidP="00E47802">
            <w:pPr>
              <w:pStyle w:val="TableText"/>
            </w:pPr>
            <w:del w:id="7070" w:author="Claude" w:date="2026-07-27T22:20:43Z">
              <w:r>
                <w:delText>⟨TBD⟩</w:delText>
              </w:r>
            </w:del>
            <w:ins w:id="7071" w:author="Claude" w:date="2026-07-27T22:20:43Z">
              <w:r>
                <w:t xml:space="preserve">0.0</w:t>
              </w:r>
            </w:ins>
          </w:p>
        </w:tc>
        <w:tc>
          <w:tcPr>
            <w:tcW w:w="650" w:type="pct"/>
          </w:tcPr>
          <w:p w14:paraId="0EF28F50" w14:textId="77777777" w:rsidR="009E5EE7" w:rsidRDefault="009E5EE7" w:rsidP="00E47802">
            <w:pPr>
              <w:pStyle w:val="TableText"/>
            </w:pPr>
            <w:del w:id="7072" w:author="Claude" w:date="2026-07-27T22:20:43Z">
              <w:r>
                <w:delText>⟨TBD⟩</w:delText>
              </w:r>
            </w:del>
            <w:ins w:id="7073" w:author="Claude" w:date="2026-07-27T22:20:43Z">
              <w:r>
                <w:t xml:space="preserve">24.0</w:t>
              </w:r>
            </w:ins>
          </w:p>
        </w:tc>
        <w:tc>
          <w:tcPr>
            <w:tcW w:w="650" w:type="pct"/>
          </w:tcPr>
          <w:p w14:paraId="0A70A4E4" w14:textId="77777777" w:rsidR="009E5EE7" w:rsidRDefault="009E5EE7" w:rsidP="00E47802">
            <w:pPr>
              <w:pStyle w:val="TableText"/>
            </w:pPr>
            <w:del w:id="7074" w:author="Claude" w:date="2026-07-27T22:20:43Z">
              <w:r>
                <w:delText>⟨TBD⟩</w:delText>
              </w:r>
            </w:del>
            <w:ins w:id="7075" w:author="Claude" w:date="2026-07-27T22:20:43Z">
              <w:r>
                <w:t xml:space="preserve">33.0</w:t>
              </w:r>
            </w:ins>
          </w:p>
        </w:tc>
      </w:tr>
      <w:tr w:rsidR="009E5EE7" w14:paraId="161A7F9E" w14:textId="77777777" w:rsidTr="00E47802">
        <w:tc>
          <w:tcPr>
            <w:tcW w:w="1100" w:type="pct"/>
          </w:tcPr>
          <w:p w14:paraId="27EB4842" w14:textId="328C427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083FE0F3" w14:textId="77777777" w:rsidR="009E5EE7" w:rsidRDefault="009E5EE7" w:rsidP="00E47802">
            <w:pPr>
              <w:pStyle w:val="TableText"/>
            </w:pPr>
            <w:del w:id="7076" w:author="Claude" w:date="2026-07-27T22:20:43Z">
              <w:r>
                <w:delText>⟨TBD⟩</w:delText>
              </w:r>
            </w:del>
            <w:ins w:id="7077" w:author="Claude" w:date="2026-07-27T22:20:43Z">
              <w:r>
                <w:t xml:space="preserve">60.9 ± 59.5</w:t>
              </w:r>
            </w:ins>
          </w:p>
        </w:tc>
        <w:tc>
          <w:tcPr>
            <w:tcW w:w="650" w:type="pct"/>
          </w:tcPr>
          <w:p w14:paraId="15A57D02" w14:textId="77777777" w:rsidR="009E5EE7" w:rsidRDefault="009E5EE7" w:rsidP="00E47802">
            <w:pPr>
              <w:pStyle w:val="TableText"/>
            </w:pPr>
            <w:del w:id="7078" w:author="Claude" w:date="2026-07-27T22:20:43Z">
              <w:r>
                <w:delText>⟨TBD⟩</w:delText>
              </w:r>
            </w:del>
            <w:ins w:id="7079" w:author="Claude" w:date="2026-07-27T22:20:43Z">
              <w:r>
                <w:t xml:space="preserve">30.2</w:t>
              </w:r>
            </w:ins>
          </w:p>
        </w:tc>
        <w:tc>
          <w:tcPr>
            <w:tcW w:w="650" w:type="pct"/>
          </w:tcPr>
          <w:p w14:paraId="08B96815" w14:textId="77777777" w:rsidR="009E5EE7" w:rsidRDefault="009E5EE7" w:rsidP="00E47802">
            <w:pPr>
              <w:pStyle w:val="TableText"/>
            </w:pPr>
            <w:del w:id="7080" w:author="Claude" w:date="2026-07-27T22:20:43Z">
              <w:r>
                <w:delText>⟨TBD⟩</w:delText>
              </w:r>
            </w:del>
            <w:ins w:id="7081" w:author="Claude" w:date="2026-07-27T22:20:43Z">
              <w:r>
                <w:t xml:space="preserve">0.0</w:t>
              </w:r>
            </w:ins>
          </w:p>
        </w:tc>
        <w:tc>
          <w:tcPr>
            <w:tcW w:w="650" w:type="pct"/>
          </w:tcPr>
          <w:p w14:paraId="4BDAA381" w14:textId="77777777" w:rsidR="009E5EE7" w:rsidRDefault="009E5EE7" w:rsidP="00E47802">
            <w:pPr>
              <w:pStyle w:val="TableText"/>
            </w:pPr>
            <w:del w:id="7082" w:author="Claude" w:date="2026-07-27T22:20:43Z">
              <w:r>
                <w:delText>⟨TBD⟩</w:delText>
              </w:r>
            </w:del>
            <w:ins w:id="7083" w:author="Claude" w:date="2026-07-27T22:20:43Z">
              <w:r>
                <w:t xml:space="preserve">0.0</w:t>
              </w:r>
            </w:ins>
          </w:p>
        </w:tc>
        <w:tc>
          <w:tcPr>
            <w:tcW w:w="650" w:type="pct"/>
          </w:tcPr>
          <w:p w14:paraId="1DBF5658" w14:textId="77777777" w:rsidR="009E5EE7" w:rsidRDefault="009E5EE7" w:rsidP="00E47802">
            <w:pPr>
              <w:pStyle w:val="TableText"/>
            </w:pPr>
            <w:del w:id="7084" w:author="Claude" w:date="2026-07-27T22:20:43Z">
              <w:r>
                <w:delText>⟨TBD⟩</w:delText>
              </w:r>
            </w:del>
            <w:ins w:id="7085" w:author="Claude" w:date="2026-07-27T22:20:43Z">
              <w:r>
                <w:t xml:space="preserve">24.0</w:t>
              </w:r>
            </w:ins>
          </w:p>
        </w:tc>
        <w:tc>
          <w:tcPr>
            <w:tcW w:w="650" w:type="pct"/>
          </w:tcPr>
          <w:p w14:paraId="50603693" w14:textId="77777777" w:rsidR="009E5EE7" w:rsidRDefault="009E5EE7" w:rsidP="00E47802">
            <w:pPr>
              <w:pStyle w:val="TableText"/>
            </w:pPr>
            <w:del w:id="7086" w:author="Claude" w:date="2026-07-27T22:20:43Z">
              <w:r>
                <w:delText>⟨TBD⟩</w:delText>
              </w:r>
            </w:del>
            <w:ins w:id="7087" w:author="Claude" w:date="2026-07-27T22:20:43Z">
              <w:r>
                <w:t xml:space="preserve">33.0</w:t>
              </w:r>
            </w:ins>
          </w:p>
        </w:tc>
      </w:tr>
      <w:tr w:rsidR="009E5EE7" w14:paraId="68755725" w14:textId="77777777" w:rsidTr="00E47802">
        <w:tc>
          <w:tcPr>
            <w:tcW w:w="1100" w:type="pct"/>
          </w:tcPr>
          <w:p w14:paraId="119E9E8D" w14:textId="750C9CB3"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650" w:type="pct"/>
          </w:tcPr>
          <w:p w14:paraId="0D354C03" w14:textId="77777777" w:rsidR="009E5EE7" w:rsidRDefault="009E5EE7" w:rsidP="00E47802">
            <w:pPr>
              <w:pStyle w:val="TableText"/>
            </w:pPr>
            <w:del w:id="7088" w:author="Claude" w:date="2026-07-27T22:20:43Z">
              <w:r>
                <w:delText>⟨TBD⟩</w:delText>
              </w:r>
            </w:del>
            <w:ins w:id="7089" w:author="Claude" w:date="2026-07-27T22:20:43Z">
              <w:r>
                <w:t xml:space="preserve">88.4 ± 86.7</w:t>
              </w:r>
            </w:ins>
          </w:p>
        </w:tc>
        <w:tc>
          <w:tcPr>
            <w:tcW w:w="650" w:type="pct"/>
          </w:tcPr>
          <w:p w14:paraId="50B1B8D3" w14:textId="77777777" w:rsidR="009E5EE7" w:rsidRDefault="009E5EE7" w:rsidP="00E47802">
            <w:pPr>
              <w:pStyle w:val="TableText"/>
            </w:pPr>
            <w:del w:id="7090" w:author="Claude" w:date="2026-07-27T22:20:43Z">
              <w:r>
                <w:delText>⟨TBD⟩</w:delText>
              </w:r>
            </w:del>
            <w:ins w:id="7091" w:author="Claude" w:date="2026-07-27T22:20:43Z">
              <w:r>
                <w:t xml:space="preserve">47.4</w:t>
              </w:r>
            </w:ins>
          </w:p>
        </w:tc>
        <w:tc>
          <w:tcPr>
            <w:tcW w:w="650" w:type="pct"/>
          </w:tcPr>
          <w:p w14:paraId="4D0C5729" w14:textId="77777777" w:rsidR="009E5EE7" w:rsidRDefault="009E5EE7" w:rsidP="00E47802">
            <w:pPr>
              <w:pStyle w:val="TableText"/>
            </w:pPr>
            <w:del w:id="7092" w:author="Claude" w:date="2026-07-27T22:20:43Z">
              <w:r>
                <w:delText>⟨TBD⟩</w:delText>
              </w:r>
            </w:del>
            <w:ins w:id="7093" w:author="Claude" w:date="2026-07-27T22:20:43Z">
              <w:r>
                <w:t xml:space="preserve">62.0</w:t>
              </w:r>
            </w:ins>
          </w:p>
        </w:tc>
        <w:tc>
          <w:tcPr>
            <w:tcW w:w="650" w:type="pct"/>
          </w:tcPr>
          <w:p w14:paraId="6D7897EF" w14:textId="77777777" w:rsidR="009E5EE7" w:rsidRDefault="009E5EE7" w:rsidP="00E47802">
            <w:pPr>
              <w:pStyle w:val="TableText"/>
            </w:pPr>
            <w:del w:id="7094" w:author="Claude" w:date="2026-07-27T22:20:43Z">
              <w:r>
                <w:delText>⟨TBD⟩</w:delText>
              </w:r>
            </w:del>
            <w:ins w:id="7095" w:author="Claude" w:date="2026-07-27T22:20:43Z">
              <w:r>
                <w:t xml:space="preserve">3283.0</w:t>
              </w:r>
            </w:ins>
          </w:p>
        </w:tc>
        <w:tc>
          <w:tcPr>
            <w:tcW w:w="650" w:type="pct"/>
          </w:tcPr>
          <w:p w14:paraId="46699613" w14:textId="77777777" w:rsidR="009E5EE7" w:rsidRDefault="009E5EE7" w:rsidP="00E47802">
            <w:pPr>
              <w:pStyle w:val="TableText"/>
            </w:pPr>
            <w:del w:id="7096" w:author="Claude" w:date="2026-07-27T22:20:43Z">
              <w:r>
                <w:delText>⟨TBD⟩</w:delText>
              </w:r>
            </w:del>
            <w:ins w:id="7097" w:author="Claude" w:date="2026-07-27T22:20:43Z">
              <w:r>
                <w:t xml:space="preserve">24.0</w:t>
              </w:r>
            </w:ins>
          </w:p>
        </w:tc>
        <w:tc>
          <w:tcPr>
            <w:tcW w:w="650" w:type="pct"/>
          </w:tcPr>
          <w:p w14:paraId="5BAF2041" w14:textId="77777777" w:rsidR="009E5EE7" w:rsidRDefault="009E5EE7" w:rsidP="00E47802">
            <w:pPr>
              <w:pStyle w:val="TableText"/>
            </w:pPr>
            <w:del w:id="7098" w:author="Claude" w:date="2026-07-27T22:20:43Z">
              <w:r>
                <w:delText>⟨TBD⟩</w:delText>
              </w:r>
            </w:del>
            <w:ins w:id="7099" w:author="Claude" w:date="2026-07-27T22:20:43Z">
              <w:r>
                <w:t xml:space="preserve">33.0</w:t>
              </w:r>
            </w:ins>
          </w:p>
        </w:tc>
      </w:tr>
      <w:tr w:rsidR="009E5EE7" w14:paraId="1B6038DD" w14:textId="77777777" w:rsidTr="00E47802">
        <w:tc>
          <w:tcPr>
            <w:tcW w:w="1100" w:type="pct"/>
          </w:tcPr>
          <w:p w14:paraId="789D181B" w14:textId="7FE4659A"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650" w:type="pct"/>
          </w:tcPr>
          <w:p w14:paraId="3DB2B2B4" w14:textId="77777777" w:rsidR="009E5EE7" w:rsidRDefault="009E5EE7" w:rsidP="00E47802">
            <w:pPr>
              <w:pStyle w:val="TableText"/>
            </w:pPr>
            <w:del w:id="7100" w:author="Claude" w:date="2026-07-27T22:20:43Z">
              <w:r>
                <w:delText>⟨TBD⟩</w:delText>
              </w:r>
            </w:del>
            <w:ins w:id="7101" w:author="Claude" w:date="2026-07-27T22:20:43Z">
              <w:r>
                <w:t xml:space="preserve">99.5 ± 100.7</w:t>
              </w:r>
            </w:ins>
          </w:p>
        </w:tc>
        <w:tc>
          <w:tcPr>
            <w:tcW w:w="650" w:type="pct"/>
          </w:tcPr>
          <w:p w14:paraId="0B7E76A4" w14:textId="77777777" w:rsidR="009E5EE7" w:rsidRDefault="009E5EE7" w:rsidP="00E47802">
            <w:pPr>
              <w:pStyle w:val="TableText"/>
            </w:pPr>
            <w:del w:id="7102" w:author="Claude" w:date="2026-07-27T22:20:43Z">
              <w:r>
                <w:delText>⟨TBD⟩</w:delText>
              </w:r>
            </w:del>
            <w:ins w:id="7103" w:author="Claude" w:date="2026-07-27T22:20:43Z">
              <w:r>
                <w:t xml:space="preserve">50.8</w:t>
              </w:r>
            </w:ins>
          </w:p>
        </w:tc>
        <w:tc>
          <w:tcPr>
            <w:tcW w:w="650" w:type="pct"/>
          </w:tcPr>
          <w:p w14:paraId="0D9A1D7D" w14:textId="77777777" w:rsidR="009E5EE7" w:rsidRDefault="009E5EE7" w:rsidP="00E47802">
            <w:pPr>
              <w:pStyle w:val="TableText"/>
            </w:pPr>
            <w:del w:id="7104" w:author="Claude" w:date="2026-07-27T22:20:43Z">
              <w:r>
                <w:delText>⟨TBD⟩</w:delText>
              </w:r>
            </w:del>
            <w:ins w:id="7105" w:author="Claude" w:date="2026-07-27T22:20:43Z">
              <w:r>
                <w:t xml:space="preserve">338.0</w:t>
              </w:r>
            </w:ins>
          </w:p>
        </w:tc>
        <w:tc>
          <w:tcPr>
            <w:tcW w:w="650" w:type="pct"/>
          </w:tcPr>
          <w:p w14:paraId="6C6A08D1" w14:textId="77777777" w:rsidR="009E5EE7" w:rsidRDefault="009E5EE7" w:rsidP="00E47802">
            <w:pPr>
              <w:pStyle w:val="TableText"/>
            </w:pPr>
            <w:del w:id="7106" w:author="Claude" w:date="2026-07-27T22:20:43Z">
              <w:r>
                <w:delText>⟨TBD⟩</w:delText>
              </w:r>
            </w:del>
            <w:ins w:id="7107" w:author="Claude" w:date="2026-07-27T22:20:43Z">
              <w:r>
                <w:t xml:space="preserve">3635.0</w:t>
              </w:r>
            </w:ins>
          </w:p>
        </w:tc>
        <w:tc>
          <w:tcPr>
            <w:tcW w:w="650" w:type="pct"/>
          </w:tcPr>
          <w:p w14:paraId="3AE133E9" w14:textId="77777777" w:rsidR="009E5EE7" w:rsidRDefault="009E5EE7" w:rsidP="00E47802">
            <w:pPr>
              <w:pStyle w:val="TableText"/>
            </w:pPr>
            <w:del w:id="7108" w:author="Claude" w:date="2026-07-27T22:20:43Z">
              <w:r>
                <w:delText>⟨TBD⟩</w:delText>
              </w:r>
            </w:del>
            <w:ins w:id="7109" w:author="Claude" w:date="2026-07-27T22:20:43Z">
              <w:r>
                <w:t xml:space="preserve">24.0</w:t>
              </w:r>
            </w:ins>
          </w:p>
        </w:tc>
        <w:tc>
          <w:tcPr>
            <w:tcW w:w="650" w:type="pct"/>
          </w:tcPr>
          <w:p w14:paraId="6C914064" w14:textId="77777777" w:rsidR="009E5EE7" w:rsidRDefault="009E5EE7" w:rsidP="00E47802">
            <w:pPr>
              <w:pStyle w:val="TableText"/>
            </w:pPr>
            <w:del w:id="7110" w:author="Claude" w:date="2026-07-27T22:20:43Z">
              <w:r>
                <w:delText>⟨TBD⟩</w:delText>
              </w:r>
            </w:del>
            <w:ins w:id="7111" w:author="Claude" w:date="2026-07-27T22:20:43Z">
              <w:r>
                <w:t xml:space="preserve">33.0</w:t>
              </w:r>
            </w:ins>
          </w:p>
        </w:tc>
      </w:tr>
      <w:tr w:rsidR="009E5EE7" w14:paraId="4842F3B5" w14:textId="77777777" w:rsidTr="00E47802">
        <w:tc>
          <w:tcPr>
            <w:tcW w:w="1100" w:type="pct"/>
          </w:tcPr>
          <w:p w14:paraId="55722590" w14:textId="77777777" w:rsidR="009E5EE7" w:rsidRDefault="009E5EE7" w:rsidP="00E47802">
            <w:pPr>
              <w:pStyle w:val="TableText"/>
            </w:pPr>
            <w:r>
              <w:rPr>
                <w:b/>
              </w:rPr>
              <w:t>Scenario S2</w:t>
            </w:r>
          </w:p>
        </w:tc>
        <w:tc>
          <w:tcPr>
            <w:tcW w:w="650" w:type="pct"/>
          </w:tcPr>
          <w:p w14:paraId="1717F6C2" w14:textId="77777777" w:rsidR="009E5EE7" w:rsidRDefault="009E5EE7" w:rsidP="00E47802">
            <w:pPr>
              <w:pStyle w:val="TableText"/>
            </w:pPr>
          </w:p>
        </w:tc>
        <w:tc>
          <w:tcPr>
            <w:tcW w:w="650" w:type="pct"/>
          </w:tcPr>
          <w:p w14:paraId="0D62241B" w14:textId="77777777" w:rsidR="009E5EE7" w:rsidRDefault="009E5EE7" w:rsidP="00E47802">
            <w:pPr>
              <w:pStyle w:val="TableText"/>
            </w:pPr>
          </w:p>
        </w:tc>
        <w:tc>
          <w:tcPr>
            <w:tcW w:w="650" w:type="pct"/>
          </w:tcPr>
          <w:p w14:paraId="090FD90F" w14:textId="77777777" w:rsidR="009E5EE7" w:rsidRDefault="009E5EE7" w:rsidP="00E47802">
            <w:pPr>
              <w:pStyle w:val="TableText"/>
            </w:pPr>
          </w:p>
        </w:tc>
        <w:tc>
          <w:tcPr>
            <w:tcW w:w="650" w:type="pct"/>
          </w:tcPr>
          <w:p w14:paraId="4006BF3C" w14:textId="77777777" w:rsidR="009E5EE7" w:rsidRDefault="009E5EE7" w:rsidP="00E47802">
            <w:pPr>
              <w:pStyle w:val="TableText"/>
            </w:pPr>
          </w:p>
        </w:tc>
        <w:tc>
          <w:tcPr>
            <w:tcW w:w="650" w:type="pct"/>
          </w:tcPr>
          <w:p w14:paraId="5DE32FC5" w14:textId="77777777" w:rsidR="009E5EE7" w:rsidRDefault="009E5EE7" w:rsidP="00E47802">
            <w:pPr>
              <w:pStyle w:val="TableText"/>
            </w:pPr>
          </w:p>
        </w:tc>
        <w:tc>
          <w:tcPr>
            <w:tcW w:w="650" w:type="pct"/>
          </w:tcPr>
          <w:p w14:paraId="6FAC83A3" w14:textId="77777777" w:rsidR="009E5EE7" w:rsidRDefault="009E5EE7" w:rsidP="00E47802">
            <w:pPr>
              <w:pStyle w:val="TableText"/>
            </w:pPr>
          </w:p>
        </w:tc>
      </w:tr>
      <w:tr w:rsidR="009E5EE7" w14:paraId="3131A6CD" w14:textId="77777777" w:rsidTr="00E47802">
        <w:tc>
          <w:tcPr>
            <w:tcW w:w="1100" w:type="pct"/>
          </w:tcPr>
          <w:p w14:paraId="4B8C4B62" w14:textId="14080260"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650" w:type="pct"/>
          </w:tcPr>
          <w:p w14:paraId="6034C644" w14:textId="77777777" w:rsidR="009E5EE7" w:rsidRDefault="009E5EE7" w:rsidP="00E47802">
            <w:pPr>
              <w:pStyle w:val="TableText"/>
            </w:pPr>
            <w:del w:id="7112" w:author="Claude" w:date="2026-07-27T22:20:43Z">
              <w:r>
                <w:delText>⟨TBD⟩</w:delText>
              </w:r>
            </w:del>
            <w:ins w:id="7113" w:author="Claude" w:date="2026-07-27T22:20:43Z">
              <w:r>
                <w:t xml:space="preserve">252.1 ± 25.6</w:t>
              </w:r>
            </w:ins>
          </w:p>
        </w:tc>
        <w:tc>
          <w:tcPr>
            <w:tcW w:w="650" w:type="pct"/>
          </w:tcPr>
          <w:p w14:paraId="63A70C79" w14:textId="77777777" w:rsidR="009E5EE7" w:rsidRDefault="009E5EE7" w:rsidP="00E47802">
            <w:pPr>
              <w:pStyle w:val="TableText"/>
            </w:pPr>
            <w:del w:id="7114" w:author="Claude" w:date="2026-07-27T22:20:43Z">
              <w:r>
                <w:delText>⟨TBD⟩</w:delText>
              </w:r>
            </w:del>
            <w:ins w:id="7115" w:author="Claude" w:date="2026-07-27T22:20:43Z">
              <w:r>
                <w:t xml:space="preserve">127.7</w:t>
              </w:r>
            </w:ins>
          </w:p>
        </w:tc>
        <w:tc>
          <w:tcPr>
            <w:tcW w:w="650" w:type="pct"/>
          </w:tcPr>
          <w:p w14:paraId="1A965BC5" w14:textId="77777777" w:rsidR="009E5EE7" w:rsidRDefault="009E5EE7" w:rsidP="00E47802">
            <w:pPr>
              <w:pStyle w:val="TableText"/>
            </w:pPr>
            <w:del w:id="7116" w:author="Claude" w:date="2026-07-27T22:20:43Z">
              <w:r>
                <w:delText>⟨TBD⟩</w:delText>
              </w:r>
            </w:del>
            <w:ins w:id="7117" w:author="Claude" w:date="2026-07-27T22:20:43Z">
              <w:r>
                <w:t xml:space="preserve">3341.0</w:t>
              </w:r>
            </w:ins>
          </w:p>
        </w:tc>
        <w:tc>
          <w:tcPr>
            <w:tcW w:w="650" w:type="pct"/>
          </w:tcPr>
          <w:p w14:paraId="154B57EE" w14:textId="77777777" w:rsidR="009E5EE7" w:rsidRDefault="009E5EE7" w:rsidP="00E47802">
            <w:pPr>
              <w:pStyle w:val="TableText"/>
            </w:pPr>
            <w:del w:id="7118" w:author="Claude" w:date="2026-07-27T22:20:43Z">
              <w:r>
                <w:delText>⟨TBD⟩</w:delText>
              </w:r>
            </w:del>
            <w:ins w:id="7119" w:author="Claude" w:date="2026-07-27T22:20:43Z">
              <w:r>
                <w:t xml:space="preserve">0.0</w:t>
              </w:r>
            </w:ins>
          </w:p>
        </w:tc>
        <w:tc>
          <w:tcPr>
            <w:tcW w:w="650" w:type="pct"/>
          </w:tcPr>
          <w:p w14:paraId="06790441" w14:textId="77777777" w:rsidR="009E5EE7" w:rsidRDefault="009E5EE7" w:rsidP="00E47802">
            <w:pPr>
              <w:pStyle w:val="TableText"/>
            </w:pPr>
            <w:del w:id="7120" w:author="Claude" w:date="2026-07-27T22:20:43Z">
              <w:r>
                <w:delText>— (not out)</w:delText>
              </w:r>
            </w:del>
            <w:ins w:id="7121" w:author="Claude" w:date="2026-07-27T22:20:43Z">
              <w:r>
                <w:t xml:space="preserve">—</w:t>
              </w:r>
            </w:ins>
          </w:p>
        </w:tc>
        <w:tc>
          <w:tcPr>
            <w:tcW w:w="650" w:type="pct"/>
          </w:tcPr>
          <w:p w14:paraId="6BA4ED54" w14:textId="77777777" w:rsidR="009E5EE7" w:rsidRDefault="009E5EE7" w:rsidP="00E47802">
            <w:pPr>
              <w:pStyle w:val="TableText"/>
            </w:pPr>
            <w:del w:id="7122" w:author="Claude" w:date="2026-07-27T22:20:43Z">
              <w:r>
                <w:delText>⟨TBD⟩</w:delText>
              </w:r>
            </w:del>
            <w:ins w:id="7123" w:author="Claude" w:date="2026-07-27T22:20:43Z">
              <w:r>
                <w:t xml:space="preserve">0.0</w:t>
              </w:r>
            </w:ins>
          </w:p>
        </w:tc>
      </w:tr>
      <w:tr w:rsidR="009E5EE7" w14:paraId="5656B533" w14:textId="77777777" w:rsidTr="00E47802">
        <w:tc>
          <w:tcPr>
            <w:tcW w:w="1100" w:type="pct"/>
          </w:tcPr>
          <w:p w14:paraId="58D8E6E7" w14:textId="5112CD6B"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650" w:type="pct"/>
          </w:tcPr>
          <w:p w14:paraId="141F235B" w14:textId="77777777" w:rsidR="009E5EE7" w:rsidRDefault="009E5EE7" w:rsidP="00E47802">
            <w:pPr>
              <w:pStyle w:val="TableText"/>
            </w:pPr>
            <w:del w:id="7124" w:author="Claude" w:date="2026-07-27T22:20:43Z">
              <w:r>
                <w:delText>⟨TBD⟩</w:delText>
              </w:r>
            </w:del>
            <w:ins w:id="7125" w:author="Claude" w:date="2026-07-27T22:20:43Z">
              <w:r>
                <w:t xml:space="preserve">153.6 ± 51.8</w:t>
              </w:r>
            </w:ins>
          </w:p>
        </w:tc>
        <w:tc>
          <w:tcPr>
            <w:tcW w:w="650" w:type="pct"/>
          </w:tcPr>
          <w:p w14:paraId="099C2211" w14:textId="77777777" w:rsidR="009E5EE7" w:rsidRDefault="009E5EE7" w:rsidP="00E47802">
            <w:pPr>
              <w:pStyle w:val="TableText"/>
            </w:pPr>
            <w:del w:id="7126" w:author="Claude" w:date="2026-07-27T22:20:43Z">
              <w:r>
                <w:delText>⟨TBD⟩</w:delText>
              </w:r>
            </w:del>
            <w:ins w:id="7127" w:author="Claude" w:date="2026-07-27T22:20:43Z">
              <w:r>
                <w:t xml:space="preserve">76.4</w:t>
              </w:r>
            </w:ins>
          </w:p>
        </w:tc>
        <w:tc>
          <w:tcPr>
            <w:tcW w:w="650" w:type="pct"/>
          </w:tcPr>
          <w:p w14:paraId="45D3AF02" w14:textId="77777777" w:rsidR="009E5EE7" w:rsidRDefault="009E5EE7" w:rsidP="00E47802">
            <w:pPr>
              <w:pStyle w:val="TableText"/>
            </w:pPr>
            <w:del w:id="7128" w:author="Claude" w:date="2026-07-27T22:20:43Z">
              <w:r>
                <w:delText>⟨TBD⟩</w:delText>
              </w:r>
            </w:del>
            <w:ins w:id="7129" w:author="Claude" w:date="2026-07-27T22:20:43Z">
              <w:r>
                <w:t xml:space="preserve">243.0</w:t>
              </w:r>
            </w:ins>
          </w:p>
        </w:tc>
        <w:tc>
          <w:tcPr>
            <w:tcW w:w="650" w:type="pct"/>
          </w:tcPr>
          <w:p w14:paraId="64EDA87B" w14:textId="77777777" w:rsidR="009E5EE7" w:rsidRDefault="009E5EE7" w:rsidP="00E47802">
            <w:pPr>
              <w:pStyle w:val="TableText"/>
            </w:pPr>
            <w:del w:id="7130" w:author="Claude" w:date="2026-07-27T22:20:43Z">
              <w:r>
                <w:delText>⟨TBD⟩</w:delText>
              </w:r>
            </w:del>
            <w:ins w:id="7131" w:author="Claude" w:date="2026-07-27T22:20:43Z">
              <w:r>
                <w:t xml:space="preserve">0.0</w:t>
              </w:r>
            </w:ins>
          </w:p>
        </w:tc>
        <w:tc>
          <w:tcPr>
            <w:tcW w:w="650" w:type="pct"/>
          </w:tcPr>
          <w:p w14:paraId="0C655ED6" w14:textId="77777777" w:rsidR="009E5EE7" w:rsidRDefault="009E5EE7" w:rsidP="00E47802">
            <w:pPr>
              <w:pStyle w:val="TableText"/>
            </w:pPr>
            <w:del w:id="7132" w:author="Claude" w:date="2026-07-27T22:20:43Z">
              <w:r>
                <w:delText>⟨TBD⟩</w:delText>
              </w:r>
            </w:del>
            <w:ins w:id="7133" w:author="Claude" w:date="2026-07-27T22:20:43Z">
              <w:r>
                <w:t xml:space="preserve">—</w:t>
              </w:r>
            </w:ins>
          </w:p>
        </w:tc>
        <w:tc>
          <w:tcPr>
            <w:tcW w:w="650" w:type="pct"/>
          </w:tcPr>
          <w:p w14:paraId="27F3FDA7" w14:textId="77777777" w:rsidR="009E5EE7" w:rsidRDefault="009E5EE7" w:rsidP="00E47802">
            <w:pPr>
              <w:pStyle w:val="TableText"/>
            </w:pPr>
            <w:del w:id="7134" w:author="Claude" w:date="2026-07-27T22:20:43Z">
              <w:r>
                <w:delText>⟨TBD⟩</w:delText>
              </w:r>
            </w:del>
            <w:ins w:id="7135" w:author="Claude" w:date="2026-07-27T22:20:43Z">
              <w:r>
                <w:t xml:space="preserve">0.0</w:t>
              </w:r>
            </w:ins>
          </w:p>
        </w:tc>
      </w:tr>
      <w:tr w:rsidR="009E5EE7" w14:paraId="767FEBF8" w14:textId="77777777" w:rsidTr="00E47802">
        <w:tc>
          <w:tcPr>
            <w:tcW w:w="1100" w:type="pct"/>
          </w:tcPr>
          <w:p w14:paraId="577254F2" w14:textId="58548B1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5831A593" w14:textId="77777777" w:rsidR="009E5EE7" w:rsidRDefault="009E5EE7" w:rsidP="00E47802">
            <w:pPr>
              <w:pStyle w:val="TableText"/>
            </w:pPr>
            <w:del w:id="7136" w:author="Claude" w:date="2026-07-27T22:20:43Z">
              <w:r>
                <w:delText>⟨TBD⟩</w:delText>
              </w:r>
            </w:del>
            <w:ins w:id="7137" w:author="Claude" w:date="2026-07-27T22:20:43Z">
              <w:r>
                <w:t xml:space="preserve">148.6 ± 57.4</w:t>
              </w:r>
            </w:ins>
          </w:p>
        </w:tc>
        <w:tc>
          <w:tcPr>
            <w:tcW w:w="650" w:type="pct"/>
          </w:tcPr>
          <w:p w14:paraId="03A9D432" w14:textId="77777777" w:rsidR="009E5EE7" w:rsidRDefault="009E5EE7" w:rsidP="00E47802">
            <w:pPr>
              <w:pStyle w:val="TableText"/>
            </w:pPr>
            <w:del w:id="7138" w:author="Claude" w:date="2026-07-27T22:20:43Z">
              <w:r>
                <w:delText>⟨TBD⟩</w:delText>
              </w:r>
            </w:del>
            <w:ins w:id="7139" w:author="Claude" w:date="2026-07-27T22:20:43Z">
              <w:r>
                <w:t xml:space="preserve">75.7</w:t>
              </w:r>
            </w:ins>
          </w:p>
        </w:tc>
        <w:tc>
          <w:tcPr>
            <w:tcW w:w="650" w:type="pct"/>
          </w:tcPr>
          <w:p w14:paraId="253E22D6" w14:textId="77777777" w:rsidR="009E5EE7" w:rsidRDefault="009E5EE7" w:rsidP="00E47802">
            <w:pPr>
              <w:pStyle w:val="TableText"/>
            </w:pPr>
            <w:del w:id="7140" w:author="Claude" w:date="2026-07-27T22:20:43Z">
              <w:r>
                <w:delText>⟨TBD⟩</w:delText>
              </w:r>
            </w:del>
            <w:ins w:id="7141" w:author="Claude" w:date="2026-07-27T22:20:43Z">
              <w:r>
                <w:t xml:space="preserve">166.0</w:t>
              </w:r>
            </w:ins>
          </w:p>
        </w:tc>
        <w:tc>
          <w:tcPr>
            <w:tcW w:w="650" w:type="pct"/>
          </w:tcPr>
          <w:p w14:paraId="5BCB26B6" w14:textId="77777777" w:rsidR="009E5EE7" w:rsidRDefault="009E5EE7" w:rsidP="00E47802">
            <w:pPr>
              <w:pStyle w:val="TableText"/>
            </w:pPr>
            <w:del w:id="7142" w:author="Claude" w:date="2026-07-27T22:20:43Z">
              <w:r>
                <w:delText>⟨TBD⟩</w:delText>
              </w:r>
            </w:del>
            <w:ins w:id="7143" w:author="Claude" w:date="2026-07-27T22:20:43Z">
              <w:r>
                <w:t xml:space="preserve">0.0</w:t>
              </w:r>
            </w:ins>
          </w:p>
        </w:tc>
        <w:tc>
          <w:tcPr>
            <w:tcW w:w="650" w:type="pct"/>
          </w:tcPr>
          <w:p w14:paraId="1B98EC16" w14:textId="77777777" w:rsidR="009E5EE7" w:rsidRDefault="009E5EE7" w:rsidP="00E47802">
            <w:pPr>
              <w:pStyle w:val="TableText"/>
            </w:pPr>
            <w:del w:id="7144" w:author="Claude" w:date="2026-07-27T22:20:43Z">
              <w:r>
                <w:delText>⟨TBD⟩</w:delText>
              </w:r>
            </w:del>
            <w:ins w:id="7145" w:author="Claude" w:date="2026-07-27T22:20:43Z">
              <w:r>
                <w:t xml:space="preserve">—</w:t>
              </w:r>
            </w:ins>
          </w:p>
        </w:tc>
        <w:tc>
          <w:tcPr>
            <w:tcW w:w="650" w:type="pct"/>
          </w:tcPr>
          <w:p w14:paraId="54A5C4E8" w14:textId="77777777" w:rsidR="009E5EE7" w:rsidRDefault="009E5EE7" w:rsidP="00E47802">
            <w:pPr>
              <w:pStyle w:val="TableText"/>
            </w:pPr>
            <w:del w:id="7146" w:author="Claude" w:date="2026-07-27T22:20:43Z">
              <w:r>
                <w:delText>⟨TBD⟩</w:delText>
              </w:r>
            </w:del>
            <w:ins w:id="7147" w:author="Claude" w:date="2026-07-27T22:20:43Z">
              <w:r>
                <w:t xml:space="preserve">0.0</w:t>
              </w:r>
            </w:ins>
          </w:p>
        </w:tc>
      </w:tr>
      <w:tr w:rsidR="009E5EE7" w14:paraId="6BC58253" w14:textId="77777777" w:rsidTr="00E47802">
        <w:tc>
          <w:tcPr>
            <w:tcW w:w="1100" w:type="pct"/>
          </w:tcPr>
          <w:p w14:paraId="248C7451" w14:textId="2A66887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B571E91" w14:textId="77777777" w:rsidR="009E5EE7" w:rsidRDefault="009E5EE7" w:rsidP="00E47802">
            <w:pPr>
              <w:pStyle w:val="TableText"/>
            </w:pPr>
            <w:del w:id="7148" w:author="Claude" w:date="2026-07-27T22:20:43Z">
              <w:r>
                <w:delText>⟨TBD⟩</w:delText>
              </w:r>
            </w:del>
            <w:ins w:id="7149" w:author="Claude" w:date="2026-07-27T22:20:43Z">
              <w:r>
                <w:t xml:space="preserve">155.0 ± 57.2</w:t>
              </w:r>
            </w:ins>
          </w:p>
        </w:tc>
        <w:tc>
          <w:tcPr>
            <w:tcW w:w="650" w:type="pct"/>
          </w:tcPr>
          <w:p w14:paraId="183C8409" w14:textId="77777777" w:rsidR="009E5EE7" w:rsidRDefault="009E5EE7" w:rsidP="00E47802">
            <w:pPr>
              <w:pStyle w:val="TableText"/>
            </w:pPr>
            <w:del w:id="7150" w:author="Claude" w:date="2026-07-27T22:20:43Z">
              <w:r>
                <w:delText>⟨TBD⟩</w:delText>
              </w:r>
            </w:del>
            <w:ins w:id="7151" w:author="Claude" w:date="2026-07-27T22:20:43Z">
              <w:r>
                <w:t xml:space="preserve">78.0</w:t>
              </w:r>
            </w:ins>
          </w:p>
        </w:tc>
        <w:tc>
          <w:tcPr>
            <w:tcW w:w="650" w:type="pct"/>
          </w:tcPr>
          <w:p w14:paraId="64A1FB33" w14:textId="77777777" w:rsidR="009E5EE7" w:rsidRDefault="009E5EE7" w:rsidP="00E47802">
            <w:pPr>
              <w:pStyle w:val="TableText"/>
            </w:pPr>
            <w:del w:id="7152" w:author="Claude" w:date="2026-07-27T22:20:43Z">
              <w:r>
                <w:delText>⟨TBD⟩</w:delText>
              </w:r>
            </w:del>
            <w:ins w:id="7153" w:author="Claude" w:date="2026-07-27T22:20:43Z">
              <w:r>
                <w:t xml:space="preserve">266.0</w:t>
              </w:r>
            </w:ins>
          </w:p>
        </w:tc>
        <w:tc>
          <w:tcPr>
            <w:tcW w:w="650" w:type="pct"/>
          </w:tcPr>
          <w:p w14:paraId="352EBAA1" w14:textId="77777777" w:rsidR="009E5EE7" w:rsidRDefault="009E5EE7" w:rsidP="00E47802">
            <w:pPr>
              <w:pStyle w:val="TableText"/>
            </w:pPr>
            <w:del w:id="7154" w:author="Claude" w:date="2026-07-27T22:20:43Z">
              <w:r>
                <w:delText>⟨TBD⟩</w:delText>
              </w:r>
            </w:del>
            <w:ins w:id="7155" w:author="Claude" w:date="2026-07-27T22:20:43Z">
              <w:r>
                <w:t xml:space="preserve">0.0</w:t>
              </w:r>
            </w:ins>
          </w:p>
        </w:tc>
        <w:tc>
          <w:tcPr>
            <w:tcW w:w="650" w:type="pct"/>
          </w:tcPr>
          <w:p w14:paraId="5CBA89EE" w14:textId="77777777" w:rsidR="009E5EE7" w:rsidRDefault="009E5EE7" w:rsidP="00E47802">
            <w:pPr>
              <w:pStyle w:val="TableText"/>
            </w:pPr>
            <w:del w:id="7156" w:author="Claude" w:date="2026-07-27T22:20:43Z">
              <w:r>
                <w:delText>⟨TBD⟩</w:delText>
              </w:r>
            </w:del>
            <w:ins w:id="7157" w:author="Claude" w:date="2026-07-27T22:20:43Z">
              <w:r>
                <w:t xml:space="preserve">—</w:t>
              </w:r>
            </w:ins>
          </w:p>
        </w:tc>
        <w:tc>
          <w:tcPr>
            <w:tcW w:w="650" w:type="pct"/>
          </w:tcPr>
          <w:p w14:paraId="7B4A4853" w14:textId="77777777" w:rsidR="009E5EE7" w:rsidRDefault="009E5EE7" w:rsidP="00E47802">
            <w:pPr>
              <w:pStyle w:val="TableText"/>
            </w:pPr>
            <w:del w:id="7158" w:author="Claude" w:date="2026-07-27T22:20:43Z">
              <w:r>
                <w:delText>⟨TBD⟩</w:delText>
              </w:r>
            </w:del>
            <w:ins w:id="7159" w:author="Claude" w:date="2026-07-27T22:20:43Z">
              <w:r>
                <w:t xml:space="preserve">0.0</w:t>
              </w:r>
            </w:ins>
          </w:p>
        </w:tc>
      </w:tr>
      <w:tr w:rsidR="009E5EE7" w14:paraId="35F3E22C" w14:textId="77777777" w:rsidTr="00E47802">
        <w:tc>
          <w:tcPr>
            <w:tcW w:w="1100" w:type="pct"/>
          </w:tcPr>
          <w:p w14:paraId="132592D5" w14:textId="053112DA"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237E9F6A" w14:textId="77777777" w:rsidR="009E5EE7" w:rsidRDefault="009E5EE7" w:rsidP="00E47802">
            <w:pPr>
              <w:pStyle w:val="TableText"/>
            </w:pPr>
            <w:del w:id="7160" w:author="Claude" w:date="2026-07-27T22:20:43Z">
              <w:r>
                <w:delText>⟨TBD⟩</w:delText>
              </w:r>
            </w:del>
            <w:ins w:id="7161" w:author="Claude" w:date="2026-07-27T22:20:43Z">
              <w:r>
                <w:t xml:space="preserve">150.1 ± 53.0</w:t>
              </w:r>
            </w:ins>
          </w:p>
        </w:tc>
        <w:tc>
          <w:tcPr>
            <w:tcW w:w="650" w:type="pct"/>
          </w:tcPr>
          <w:p w14:paraId="4BB67B86" w14:textId="77777777" w:rsidR="009E5EE7" w:rsidRDefault="009E5EE7" w:rsidP="00E47802">
            <w:pPr>
              <w:pStyle w:val="TableText"/>
            </w:pPr>
            <w:del w:id="7162" w:author="Claude" w:date="2026-07-27T22:20:43Z">
              <w:r>
                <w:delText>⟨TBD⟩</w:delText>
              </w:r>
            </w:del>
            <w:ins w:id="7163" w:author="Claude" w:date="2026-07-27T22:20:43Z">
              <w:r>
                <w:t xml:space="preserve">76.0</w:t>
              </w:r>
            </w:ins>
          </w:p>
        </w:tc>
        <w:tc>
          <w:tcPr>
            <w:tcW w:w="650" w:type="pct"/>
          </w:tcPr>
          <w:p w14:paraId="32ADB19A" w14:textId="77777777" w:rsidR="009E5EE7" w:rsidRDefault="009E5EE7" w:rsidP="00E47802">
            <w:pPr>
              <w:pStyle w:val="TableText"/>
            </w:pPr>
            <w:del w:id="7164" w:author="Claude" w:date="2026-07-27T22:20:43Z">
              <w:r>
                <w:delText>⟨TBD⟩</w:delText>
              </w:r>
            </w:del>
            <w:ins w:id="7165" w:author="Claude" w:date="2026-07-27T22:20:43Z">
              <w:r>
                <w:t xml:space="preserve">179.0</w:t>
              </w:r>
            </w:ins>
          </w:p>
        </w:tc>
        <w:tc>
          <w:tcPr>
            <w:tcW w:w="650" w:type="pct"/>
          </w:tcPr>
          <w:p w14:paraId="4C832654" w14:textId="77777777" w:rsidR="009E5EE7" w:rsidRDefault="009E5EE7" w:rsidP="00E47802">
            <w:pPr>
              <w:pStyle w:val="TableText"/>
            </w:pPr>
            <w:del w:id="7166" w:author="Claude" w:date="2026-07-27T22:20:43Z">
              <w:r>
                <w:delText>⟨TBD⟩</w:delText>
              </w:r>
            </w:del>
            <w:ins w:id="7167" w:author="Claude" w:date="2026-07-27T22:20:43Z">
              <w:r>
                <w:t xml:space="preserve">847.0</w:t>
              </w:r>
            </w:ins>
          </w:p>
        </w:tc>
        <w:tc>
          <w:tcPr>
            <w:tcW w:w="650" w:type="pct"/>
          </w:tcPr>
          <w:p w14:paraId="5E6245FF" w14:textId="77777777" w:rsidR="009E5EE7" w:rsidRDefault="009E5EE7" w:rsidP="00E47802">
            <w:pPr>
              <w:pStyle w:val="TableText"/>
            </w:pPr>
            <w:del w:id="7168" w:author="Claude" w:date="2026-07-27T22:20:43Z">
              <w:r>
                <w:delText>⟨TBD⟩</w:delText>
              </w:r>
            </w:del>
            <w:ins w:id="7169" w:author="Claude" w:date="2026-07-27T22:20:43Z">
              <w:r>
                <w:t xml:space="preserve">—</w:t>
              </w:r>
            </w:ins>
          </w:p>
        </w:tc>
        <w:tc>
          <w:tcPr>
            <w:tcW w:w="650" w:type="pct"/>
          </w:tcPr>
          <w:p w14:paraId="7B242D89" w14:textId="77777777" w:rsidR="009E5EE7" w:rsidRDefault="009E5EE7" w:rsidP="00E47802">
            <w:pPr>
              <w:pStyle w:val="TableText"/>
            </w:pPr>
            <w:del w:id="7170" w:author="Claude" w:date="2026-07-27T22:20:43Z">
              <w:r>
                <w:delText>⟨TBD⟩</w:delText>
              </w:r>
            </w:del>
            <w:ins w:id="7171" w:author="Claude" w:date="2026-07-27T22:20:43Z">
              <w:r>
                <w:t xml:space="preserve">0.0</w:t>
              </w:r>
            </w:ins>
          </w:p>
        </w:tc>
      </w:tr>
      <w:tr w:rsidR="009E5EE7" w14:paraId="50AC62B6" w14:textId="77777777" w:rsidTr="00E47802">
        <w:tc>
          <w:tcPr>
            <w:tcW w:w="1100" w:type="pct"/>
          </w:tcPr>
          <w:p w14:paraId="68388022" w14:textId="781AB868"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650" w:type="pct"/>
          </w:tcPr>
          <w:p w14:paraId="5A98837F" w14:textId="77777777" w:rsidR="009E5EE7" w:rsidRDefault="009E5EE7" w:rsidP="00E47802">
            <w:pPr>
              <w:pStyle w:val="TableText"/>
            </w:pPr>
            <w:del w:id="7172" w:author="Claude" w:date="2026-07-27T22:20:43Z">
              <w:r>
                <w:delText>⟨TBD⟩</w:delText>
              </w:r>
            </w:del>
            <w:ins w:id="7173" w:author="Claude" w:date="2026-07-27T22:20:43Z">
              <w:r>
                <w:t xml:space="preserve">169.2 ± 60.2</w:t>
              </w:r>
            </w:ins>
          </w:p>
        </w:tc>
        <w:tc>
          <w:tcPr>
            <w:tcW w:w="650" w:type="pct"/>
          </w:tcPr>
          <w:p w14:paraId="27F9959A" w14:textId="77777777" w:rsidR="009E5EE7" w:rsidRDefault="009E5EE7" w:rsidP="00E47802">
            <w:pPr>
              <w:pStyle w:val="TableText"/>
            </w:pPr>
            <w:del w:id="7174" w:author="Claude" w:date="2026-07-27T22:20:43Z">
              <w:r>
                <w:delText>⟨TBD⟩</w:delText>
              </w:r>
            </w:del>
            <w:ins w:id="7175" w:author="Claude" w:date="2026-07-27T22:20:43Z">
              <w:r>
                <w:t xml:space="preserve">80.1</w:t>
              </w:r>
            </w:ins>
          </w:p>
        </w:tc>
        <w:tc>
          <w:tcPr>
            <w:tcW w:w="650" w:type="pct"/>
          </w:tcPr>
          <w:p w14:paraId="2CECEF17" w14:textId="77777777" w:rsidR="009E5EE7" w:rsidRDefault="009E5EE7" w:rsidP="00E47802">
            <w:pPr>
              <w:pStyle w:val="TableText"/>
            </w:pPr>
            <w:del w:id="7176" w:author="Claude" w:date="2026-07-27T22:20:43Z">
              <w:r>
                <w:delText>⟨TBD⟩</w:delText>
              </w:r>
            </w:del>
            <w:ins w:id="7177" w:author="Claude" w:date="2026-07-27T22:20:43Z">
              <w:r>
                <w:t xml:space="preserve">680.0</w:t>
              </w:r>
            </w:ins>
          </w:p>
        </w:tc>
        <w:tc>
          <w:tcPr>
            <w:tcW w:w="650" w:type="pct"/>
          </w:tcPr>
          <w:p w14:paraId="189D1D66" w14:textId="77777777" w:rsidR="009E5EE7" w:rsidRDefault="009E5EE7" w:rsidP="00E47802">
            <w:pPr>
              <w:pStyle w:val="TableText"/>
            </w:pPr>
            <w:del w:id="7178" w:author="Claude" w:date="2026-07-27T22:20:43Z">
              <w:r>
                <w:delText>⟨TBD⟩</w:delText>
              </w:r>
            </w:del>
            <w:ins w:id="7179" w:author="Claude" w:date="2026-07-27T22:20:43Z">
              <w:r>
                <w:t xml:space="preserve">3976.0</w:t>
              </w:r>
            </w:ins>
          </w:p>
        </w:tc>
        <w:tc>
          <w:tcPr>
            <w:tcW w:w="650" w:type="pct"/>
          </w:tcPr>
          <w:p w14:paraId="5E7D95F0" w14:textId="77777777" w:rsidR="009E5EE7" w:rsidRDefault="009E5EE7" w:rsidP="00E47802">
            <w:pPr>
              <w:pStyle w:val="TableText"/>
            </w:pPr>
            <w:del w:id="7180" w:author="Claude" w:date="2026-07-27T22:20:43Z">
              <w:r>
                <w:delText>⟨TBD⟩</w:delText>
              </w:r>
            </w:del>
            <w:ins w:id="7181" w:author="Claude" w:date="2026-07-27T22:20:43Z">
              <w:r>
                <w:t xml:space="preserve">—</w:t>
              </w:r>
            </w:ins>
          </w:p>
        </w:tc>
        <w:tc>
          <w:tcPr>
            <w:tcW w:w="650" w:type="pct"/>
          </w:tcPr>
          <w:p w14:paraId="12EE07C2" w14:textId="77777777" w:rsidR="009E5EE7" w:rsidRDefault="009E5EE7" w:rsidP="00E47802">
            <w:pPr>
              <w:pStyle w:val="TableText"/>
            </w:pPr>
            <w:del w:id="7182" w:author="Claude" w:date="2026-07-27T22:20:43Z">
              <w:r>
                <w:delText>⟨TBD⟩</w:delText>
              </w:r>
            </w:del>
            <w:ins w:id="7183" w:author="Claude" w:date="2026-07-27T22:20:43Z">
              <w:r>
                <w:t xml:space="preserve">0.0</w:t>
              </w:r>
            </w:ins>
          </w:p>
        </w:tc>
      </w:tr>
      <w:tr w:rsidR="009E5EE7" w14:paraId="34743CB4" w14:textId="77777777" w:rsidTr="00E47802">
        <w:tc>
          <w:tcPr>
            <w:tcW w:w="1100" w:type="pct"/>
          </w:tcPr>
          <w:p w14:paraId="0053B3AB" w14:textId="34216A8A"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650" w:type="pct"/>
          </w:tcPr>
          <w:p w14:paraId="2620488B" w14:textId="77777777" w:rsidR="009E5EE7" w:rsidRDefault="009E5EE7" w:rsidP="00E47802">
            <w:pPr>
              <w:pStyle w:val="TableText"/>
            </w:pPr>
            <w:del w:id="7184" w:author="Claude" w:date="2026-07-27T22:20:43Z">
              <w:r>
                <w:delText>⟨TBD⟩</w:delText>
              </w:r>
            </w:del>
            <w:ins w:id="7185" w:author="Claude" w:date="2026-07-27T22:20:43Z">
              <w:r>
                <w:t xml:space="preserve">137.7 ± 55.2</w:t>
              </w:r>
            </w:ins>
          </w:p>
        </w:tc>
        <w:tc>
          <w:tcPr>
            <w:tcW w:w="650" w:type="pct"/>
          </w:tcPr>
          <w:p w14:paraId="3F8BB06C" w14:textId="77777777" w:rsidR="009E5EE7" w:rsidRDefault="009E5EE7" w:rsidP="00E47802">
            <w:pPr>
              <w:pStyle w:val="TableText"/>
            </w:pPr>
            <w:del w:id="7186" w:author="Claude" w:date="2026-07-27T22:20:43Z">
              <w:r>
                <w:delText>⟨TBD⟩</w:delText>
              </w:r>
            </w:del>
            <w:ins w:id="7187" w:author="Claude" w:date="2026-07-27T22:20:43Z">
              <w:r>
                <w:t xml:space="preserve">68.3</w:t>
              </w:r>
            </w:ins>
          </w:p>
        </w:tc>
        <w:tc>
          <w:tcPr>
            <w:tcW w:w="650" w:type="pct"/>
          </w:tcPr>
          <w:p w14:paraId="6CFC02BD" w14:textId="77777777" w:rsidR="009E5EE7" w:rsidRDefault="009E5EE7" w:rsidP="00E47802">
            <w:pPr>
              <w:pStyle w:val="TableText"/>
            </w:pPr>
            <w:del w:id="7188" w:author="Claude" w:date="2026-07-27T22:20:43Z">
              <w:r>
                <w:delText>⟨TBD⟩</w:delText>
              </w:r>
            </w:del>
            <w:ins w:id="7189" w:author="Claude" w:date="2026-07-27T22:20:43Z">
              <w:r>
                <w:t xml:space="preserve">135.0</w:t>
              </w:r>
            </w:ins>
          </w:p>
        </w:tc>
        <w:tc>
          <w:tcPr>
            <w:tcW w:w="650" w:type="pct"/>
          </w:tcPr>
          <w:p w14:paraId="1B01EEE5" w14:textId="77777777" w:rsidR="009E5EE7" w:rsidRDefault="009E5EE7" w:rsidP="00E47802">
            <w:pPr>
              <w:pStyle w:val="TableText"/>
            </w:pPr>
            <w:del w:id="7190" w:author="Claude" w:date="2026-07-27T22:20:43Z">
              <w:r>
                <w:delText>⟨TBD⟩</w:delText>
              </w:r>
            </w:del>
            <w:ins w:id="7191" w:author="Claude" w:date="2026-07-27T22:20:43Z">
              <w:r>
                <w:t xml:space="preserve">4000.0</w:t>
              </w:r>
            </w:ins>
          </w:p>
        </w:tc>
        <w:tc>
          <w:tcPr>
            <w:tcW w:w="650" w:type="pct"/>
          </w:tcPr>
          <w:p w14:paraId="34367FC3" w14:textId="77777777" w:rsidR="009E5EE7" w:rsidRDefault="009E5EE7" w:rsidP="00E47802">
            <w:pPr>
              <w:pStyle w:val="TableText"/>
            </w:pPr>
            <w:del w:id="7192" w:author="Claude" w:date="2026-07-27T22:20:43Z">
              <w:r>
                <w:delText>⟨TBD⟩</w:delText>
              </w:r>
            </w:del>
            <w:ins w:id="7193" w:author="Claude" w:date="2026-07-27T22:20:43Z">
              <w:r>
                <w:t xml:space="preserve">—</w:t>
              </w:r>
            </w:ins>
          </w:p>
        </w:tc>
        <w:tc>
          <w:tcPr>
            <w:tcW w:w="650" w:type="pct"/>
          </w:tcPr>
          <w:p w14:paraId="29D03B00" w14:textId="77777777" w:rsidR="009E5EE7" w:rsidRDefault="009E5EE7" w:rsidP="00E47802">
            <w:pPr>
              <w:pStyle w:val="TableText"/>
            </w:pPr>
            <w:del w:id="7194" w:author="Claude" w:date="2026-07-27T22:20:43Z">
              <w:r>
                <w:delText>⟨TBD⟩</w:delText>
              </w:r>
            </w:del>
            <w:ins w:id="7195" w:author="Claude" w:date="2026-07-27T22:20:43Z">
              <w:r>
                <w:t xml:space="preserve">0.0</w:t>
              </w:r>
            </w:ins>
          </w:p>
        </w:tc>
      </w:tr>
      <w:tr w:rsidR="009E5EE7" w14:paraId="79979063" w14:textId="77777777" w:rsidTr="00E47802">
        <w:tc>
          <w:tcPr>
            <w:tcW w:w="1100" w:type="pct"/>
          </w:tcPr>
          <w:p w14:paraId="6A4986BA" w14:textId="77777777" w:rsidR="009E5EE7" w:rsidRDefault="009E5EE7" w:rsidP="00E47802">
            <w:pPr>
              <w:pStyle w:val="TableText"/>
            </w:pPr>
            <w:r>
              <w:rPr>
                <w:b/>
              </w:rPr>
              <w:t>Scenario S3</w:t>
            </w:r>
          </w:p>
        </w:tc>
        <w:tc>
          <w:tcPr>
            <w:tcW w:w="650" w:type="pct"/>
          </w:tcPr>
          <w:p w14:paraId="21C27666" w14:textId="77777777" w:rsidR="009E5EE7" w:rsidRDefault="009E5EE7" w:rsidP="00E47802">
            <w:pPr>
              <w:pStyle w:val="TableText"/>
            </w:pPr>
          </w:p>
        </w:tc>
        <w:tc>
          <w:tcPr>
            <w:tcW w:w="650" w:type="pct"/>
          </w:tcPr>
          <w:p w14:paraId="3C44DEF4" w14:textId="77777777" w:rsidR="009E5EE7" w:rsidRDefault="009E5EE7" w:rsidP="00E47802">
            <w:pPr>
              <w:pStyle w:val="TableText"/>
            </w:pPr>
          </w:p>
        </w:tc>
        <w:tc>
          <w:tcPr>
            <w:tcW w:w="650" w:type="pct"/>
          </w:tcPr>
          <w:p w14:paraId="3929FD73" w14:textId="77777777" w:rsidR="009E5EE7" w:rsidRDefault="009E5EE7" w:rsidP="00E47802">
            <w:pPr>
              <w:pStyle w:val="TableText"/>
            </w:pPr>
          </w:p>
        </w:tc>
        <w:tc>
          <w:tcPr>
            <w:tcW w:w="650" w:type="pct"/>
          </w:tcPr>
          <w:p w14:paraId="1AECF135" w14:textId="77777777" w:rsidR="009E5EE7" w:rsidRDefault="009E5EE7" w:rsidP="00E47802">
            <w:pPr>
              <w:pStyle w:val="TableText"/>
            </w:pPr>
          </w:p>
        </w:tc>
        <w:tc>
          <w:tcPr>
            <w:tcW w:w="650" w:type="pct"/>
          </w:tcPr>
          <w:p w14:paraId="0EEE3C39" w14:textId="77777777" w:rsidR="009E5EE7" w:rsidRDefault="009E5EE7" w:rsidP="00E47802">
            <w:pPr>
              <w:pStyle w:val="TableText"/>
            </w:pPr>
          </w:p>
        </w:tc>
        <w:tc>
          <w:tcPr>
            <w:tcW w:w="650" w:type="pct"/>
          </w:tcPr>
          <w:p w14:paraId="6489127F" w14:textId="77777777" w:rsidR="009E5EE7" w:rsidRDefault="009E5EE7" w:rsidP="00E47802">
            <w:pPr>
              <w:pStyle w:val="TableText"/>
            </w:pPr>
          </w:p>
        </w:tc>
      </w:tr>
      <w:tr w:rsidR="009E5EE7" w14:paraId="3CF32E99" w14:textId="77777777" w:rsidTr="00E47802">
        <w:tc>
          <w:tcPr>
            <w:tcW w:w="1100" w:type="pct"/>
          </w:tcPr>
          <w:p w14:paraId="468B28A4" w14:textId="124FE3FC"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650" w:type="pct"/>
          </w:tcPr>
          <w:p w14:paraId="63A2ED06" w14:textId="77777777" w:rsidR="009E5EE7" w:rsidRDefault="009E5EE7" w:rsidP="00E47802">
            <w:pPr>
              <w:pStyle w:val="TableText"/>
            </w:pPr>
            <w:del w:id="7196" w:author="Claude" w:date="2026-07-27T22:20:43Z">
              <w:r>
                <w:delText>⟨TBD⟩</w:delText>
              </w:r>
            </w:del>
            <w:ins w:id="7197" w:author="Claude" w:date="2026-07-27T22:20:43Z">
              <w:r>
                <w:t xml:space="preserve">232.2 ± 40.2</w:t>
              </w:r>
            </w:ins>
          </w:p>
        </w:tc>
        <w:tc>
          <w:tcPr>
            <w:tcW w:w="650" w:type="pct"/>
          </w:tcPr>
          <w:p w14:paraId="7C6BEA06" w14:textId="77777777" w:rsidR="009E5EE7" w:rsidRDefault="009E5EE7" w:rsidP="00E47802">
            <w:pPr>
              <w:pStyle w:val="TableText"/>
            </w:pPr>
            <w:del w:id="7198" w:author="Claude" w:date="2026-07-27T22:20:43Z">
              <w:r>
                <w:delText>⟨TBD⟩</w:delText>
              </w:r>
            </w:del>
            <w:ins w:id="7199" w:author="Claude" w:date="2026-07-27T22:20:43Z">
              <w:r>
                <w:t xml:space="preserve">58.4</w:t>
              </w:r>
            </w:ins>
          </w:p>
        </w:tc>
        <w:tc>
          <w:tcPr>
            <w:tcW w:w="650" w:type="pct"/>
          </w:tcPr>
          <w:p w14:paraId="52FDE921" w14:textId="77777777" w:rsidR="009E5EE7" w:rsidRDefault="009E5EE7" w:rsidP="00E47802">
            <w:pPr>
              <w:pStyle w:val="TableText"/>
            </w:pPr>
            <w:del w:id="7200" w:author="Claude" w:date="2026-07-27T22:20:43Z">
              <w:r>
                <w:delText>⟨TBD⟩</w:delText>
              </w:r>
            </w:del>
            <w:ins w:id="7201" w:author="Claude" w:date="2026-07-27T22:20:43Z">
              <w:r>
                <w:t xml:space="preserve">6615.0</w:t>
              </w:r>
            </w:ins>
          </w:p>
        </w:tc>
        <w:tc>
          <w:tcPr>
            <w:tcW w:w="650" w:type="pct"/>
          </w:tcPr>
          <w:p w14:paraId="71E5880D" w14:textId="77777777" w:rsidR="009E5EE7" w:rsidRDefault="009E5EE7" w:rsidP="00E47802">
            <w:pPr>
              <w:pStyle w:val="TableText"/>
            </w:pPr>
            <w:del w:id="7202" w:author="Claude" w:date="2026-07-27T22:20:43Z">
              <w:r>
                <w:delText>⟨TBD⟩</w:delText>
              </w:r>
            </w:del>
            <w:ins w:id="7203" w:author="Claude" w:date="2026-07-27T22:20:43Z">
              <w:r>
                <w:t xml:space="preserve">0.0</w:t>
              </w:r>
            </w:ins>
          </w:p>
        </w:tc>
        <w:tc>
          <w:tcPr>
            <w:tcW w:w="650" w:type="pct"/>
          </w:tcPr>
          <w:p w14:paraId="0DA15E9A" w14:textId="77777777" w:rsidR="009E5EE7" w:rsidRDefault="009E5EE7" w:rsidP="00E47802">
            <w:pPr>
              <w:pStyle w:val="TableText"/>
            </w:pPr>
            <w:del w:id="7204" w:author="Claude" w:date="2026-07-27T22:20:43Z">
              <w:r>
                <w:delText>— (not out)</w:delText>
              </w:r>
            </w:del>
            <w:ins w:id="7205" w:author="Claude" w:date="2026-07-27T22:20:43Z">
              <w:r>
                <w:t xml:space="preserve">—</w:t>
              </w:r>
            </w:ins>
          </w:p>
        </w:tc>
        <w:tc>
          <w:tcPr>
            <w:tcW w:w="650" w:type="pct"/>
          </w:tcPr>
          <w:p w14:paraId="02B6E170" w14:textId="77777777" w:rsidR="009E5EE7" w:rsidRDefault="009E5EE7" w:rsidP="00E47802">
            <w:pPr>
              <w:pStyle w:val="TableText"/>
            </w:pPr>
            <w:del w:id="7206" w:author="Claude" w:date="2026-07-27T22:20:43Z">
              <w:r>
                <w:delText>⟨TBD⟩</w:delText>
              </w:r>
            </w:del>
            <w:ins w:id="7207" w:author="Claude" w:date="2026-07-27T22:20:43Z">
              <w:r>
                <w:t xml:space="preserve">0.0</w:t>
              </w:r>
            </w:ins>
          </w:p>
        </w:tc>
      </w:tr>
      <w:tr w:rsidR="009E5EE7" w14:paraId="2E89D9C3" w14:textId="77777777" w:rsidTr="00E47802">
        <w:tc>
          <w:tcPr>
            <w:tcW w:w="1100" w:type="pct"/>
          </w:tcPr>
          <w:p w14:paraId="584F842A" w14:textId="595F55F0"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650" w:type="pct"/>
          </w:tcPr>
          <w:p w14:paraId="7D8E3544" w14:textId="77777777" w:rsidR="009E5EE7" w:rsidRDefault="009E5EE7" w:rsidP="00E47802">
            <w:pPr>
              <w:pStyle w:val="TableText"/>
            </w:pPr>
            <w:del w:id="7208" w:author="Claude" w:date="2026-07-27T22:20:43Z">
              <w:r>
                <w:delText>⟨TBD⟩</w:delText>
              </w:r>
            </w:del>
            <w:ins w:id="7209" w:author="Claude" w:date="2026-07-27T22:20:43Z">
              <w:r>
                <w:t xml:space="preserve">22.5 ± 25.8</w:t>
              </w:r>
            </w:ins>
          </w:p>
        </w:tc>
        <w:tc>
          <w:tcPr>
            <w:tcW w:w="650" w:type="pct"/>
          </w:tcPr>
          <w:p w14:paraId="539E7520" w14:textId="77777777" w:rsidR="009E5EE7" w:rsidRDefault="009E5EE7" w:rsidP="00E47802">
            <w:pPr>
              <w:pStyle w:val="TableText"/>
            </w:pPr>
            <w:del w:id="7210" w:author="Claude" w:date="2026-07-27T22:20:43Z">
              <w:r>
                <w:delText>⟨TBD⟩</w:delText>
              </w:r>
            </w:del>
            <w:ins w:id="7211" w:author="Claude" w:date="2026-07-27T22:20:43Z">
              <w:r>
                <w:t xml:space="preserve">5.1</w:t>
              </w:r>
            </w:ins>
          </w:p>
        </w:tc>
        <w:tc>
          <w:tcPr>
            <w:tcW w:w="650" w:type="pct"/>
          </w:tcPr>
          <w:p w14:paraId="01003D8C" w14:textId="77777777" w:rsidR="009E5EE7" w:rsidRDefault="009E5EE7" w:rsidP="00E47802">
            <w:pPr>
              <w:pStyle w:val="TableText"/>
            </w:pPr>
            <w:del w:id="7212" w:author="Claude" w:date="2026-07-27T22:20:43Z">
              <w:r>
                <w:delText>⟨TBD⟩</w:delText>
              </w:r>
            </w:del>
            <w:ins w:id="7213" w:author="Claude" w:date="2026-07-27T22:20:43Z">
              <w:r>
                <w:t xml:space="preserve">38.0</w:t>
              </w:r>
            </w:ins>
          </w:p>
        </w:tc>
        <w:tc>
          <w:tcPr>
            <w:tcW w:w="650" w:type="pct"/>
          </w:tcPr>
          <w:p w14:paraId="0145CD13" w14:textId="77777777" w:rsidR="009E5EE7" w:rsidRDefault="009E5EE7" w:rsidP="00E47802">
            <w:pPr>
              <w:pStyle w:val="TableText"/>
            </w:pPr>
            <w:del w:id="7214" w:author="Claude" w:date="2026-07-27T22:20:43Z">
              <w:r>
                <w:delText>⟨TBD⟩</w:delText>
              </w:r>
            </w:del>
            <w:ins w:id="7215" w:author="Claude" w:date="2026-07-27T22:20:43Z">
              <w:r>
                <w:t xml:space="preserve">0.0</w:t>
              </w:r>
            </w:ins>
          </w:p>
        </w:tc>
        <w:tc>
          <w:tcPr>
            <w:tcW w:w="650" w:type="pct"/>
          </w:tcPr>
          <w:p w14:paraId="6DD901A1" w14:textId="77777777" w:rsidR="009E5EE7" w:rsidRDefault="009E5EE7" w:rsidP="00E47802">
            <w:pPr>
              <w:pStyle w:val="TableText"/>
            </w:pPr>
            <w:del w:id="7216" w:author="Claude" w:date="2026-07-27T22:20:43Z">
              <w:r>
                <w:delText>⟨TBD⟩</w:delText>
              </w:r>
            </w:del>
            <w:ins w:id="7217" w:author="Claude" w:date="2026-07-27T22:20:43Z">
              <w:r>
                <w:t xml:space="preserve">—</w:t>
              </w:r>
            </w:ins>
          </w:p>
        </w:tc>
        <w:tc>
          <w:tcPr>
            <w:tcW w:w="650" w:type="pct"/>
          </w:tcPr>
          <w:p w14:paraId="39207DE0" w14:textId="77777777" w:rsidR="009E5EE7" w:rsidRDefault="009E5EE7" w:rsidP="00E47802">
            <w:pPr>
              <w:pStyle w:val="TableText"/>
            </w:pPr>
            <w:del w:id="7218" w:author="Claude" w:date="2026-07-27T22:20:43Z">
              <w:r>
                <w:delText>⟨TBD⟩</w:delText>
              </w:r>
            </w:del>
            <w:ins w:id="7219" w:author="Claude" w:date="2026-07-27T22:20:43Z">
              <w:r>
                <w:t xml:space="preserve">0.0</w:t>
              </w:r>
            </w:ins>
          </w:p>
        </w:tc>
      </w:tr>
      <w:tr w:rsidR="009E5EE7" w14:paraId="412752F6" w14:textId="77777777" w:rsidTr="00E47802">
        <w:tc>
          <w:tcPr>
            <w:tcW w:w="1100" w:type="pct"/>
          </w:tcPr>
          <w:p w14:paraId="7973CA14" w14:textId="0FD6669C"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6A1C62F7" w14:textId="77777777" w:rsidR="009E5EE7" w:rsidRDefault="009E5EE7" w:rsidP="00E47802">
            <w:pPr>
              <w:pStyle w:val="TableText"/>
            </w:pPr>
            <w:del w:id="7220" w:author="Claude" w:date="2026-07-27T22:20:43Z">
              <w:r>
                <w:delText>⟨TBD⟩</w:delText>
              </w:r>
            </w:del>
            <w:ins w:id="7221" w:author="Claude" w:date="2026-07-27T22:20:43Z">
              <w:r>
                <w:t xml:space="preserve">26.2 ± 26.5</w:t>
              </w:r>
            </w:ins>
          </w:p>
        </w:tc>
        <w:tc>
          <w:tcPr>
            <w:tcW w:w="650" w:type="pct"/>
          </w:tcPr>
          <w:p w14:paraId="5E0D87C1" w14:textId="77777777" w:rsidR="009E5EE7" w:rsidRDefault="009E5EE7" w:rsidP="00E47802">
            <w:pPr>
              <w:pStyle w:val="TableText"/>
            </w:pPr>
            <w:del w:id="7222" w:author="Claude" w:date="2026-07-27T22:20:43Z">
              <w:r>
                <w:delText>⟨TBD⟩</w:delText>
              </w:r>
            </w:del>
            <w:ins w:id="7223" w:author="Claude" w:date="2026-07-27T22:20:43Z">
              <w:r>
                <w:t xml:space="preserve">6.9</w:t>
              </w:r>
            </w:ins>
          </w:p>
        </w:tc>
        <w:tc>
          <w:tcPr>
            <w:tcW w:w="650" w:type="pct"/>
          </w:tcPr>
          <w:p w14:paraId="481DD1C7" w14:textId="77777777" w:rsidR="009E5EE7" w:rsidRDefault="009E5EE7" w:rsidP="00E47802">
            <w:pPr>
              <w:pStyle w:val="TableText"/>
            </w:pPr>
            <w:del w:id="7224" w:author="Claude" w:date="2026-07-27T22:20:43Z">
              <w:r>
                <w:delText>⟨TBD⟩</w:delText>
              </w:r>
            </w:del>
            <w:ins w:id="7225" w:author="Claude" w:date="2026-07-27T22:20:43Z">
              <w:r>
                <w:t xml:space="preserve">111.0</w:t>
              </w:r>
            </w:ins>
          </w:p>
        </w:tc>
        <w:tc>
          <w:tcPr>
            <w:tcW w:w="650" w:type="pct"/>
          </w:tcPr>
          <w:p w14:paraId="3B0590E4" w14:textId="77777777" w:rsidR="009E5EE7" w:rsidRDefault="009E5EE7" w:rsidP="00E47802">
            <w:pPr>
              <w:pStyle w:val="TableText"/>
            </w:pPr>
            <w:del w:id="7226" w:author="Claude" w:date="2026-07-27T22:20:43Z">
              <w:r>
                <w:delText>⟨TBD⟩</w:delText>
              </w:r>
            </w:del>
            <w:ins w:id="7227" w:author="Claude" w:date="2026-07-27T22:20:43Z">
              <w:r>
                <w:t xml:space="preserve">0.0</w:t>
              </w:r>
            </w:ins>
          </w:p>
        </w:tc>
        <w:tc>
          <w:tcPr>
            <w:tcW w:w="650" w:type="pct"/>
          </w:tcPr>
          <w:p w14:paraId="5F944D3F" w14:textId="77777777" w:rsidR="009E5EE7" w:rsidRDefault="009E5EE7" w:rsidP="00E47802">
            <w:pPr>
              <w:pStyle w:val="TableText"/>
            </w:pPr>
            <w:del w:id="7228" w:author="Claude" w:date="2026-07-27T22:20:43Z">
              <w:r>
                <w:delText>⟨TBD⟩</w:delText>
              </w:r>
            </w:del>
            <w:ins w:id="7229" w:author="Claude" w:date="2026-07-27T22:20:43Z">
              <w:r>
                <w:t xml:space="preserve">62.0</w:t>
              </w:r>
            </w:ins>
          </w:p>
        </w:tc>
        <w:tc>
          <w:tcPr>
            <w:tcW w:w="650" w:type="pct"/>
          </w:tcPr>
          <w:p w14:paraId="57646298" w14:textId="77777777" w:rsidR="009E5EE7" w:rsidRDefault="009E5EE7" w:rsidP="00E47802">
            <w:pPr>
              <w:pStyle w:val="TableText"/>
            </w:pPr>
            <w:del w:id="7230" w:author="Claude" w:date="2026-07-27T22:20:43Z">
              <w:r>
                <w:delText>⟨TBD⟩</w:delText>
              </w:r>
            </w:del>
            <w:ins w:id="7231" w:author="Claude" w:date="2026-07-27T22:20:43Z">
              <w:r>
                <w:t xml:space="preserve">33.0</w:t>
              </w:r>
            </w:ins>
          </w:p>
        </w:tc>
      </w:tr>
      <w:tr w:rsidR="009E5EE7" w14:paraId="3684EA5E" w14:textId="77777777" w:rsidTr="00E47802">
        <w:tc>
          <w:tcPr>
            <w:tcW w:w="1100" w:type="pct"/>
          </w:tcPr>
          <w:p w14:paraId="1CA676DE" w14:textId="320379D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392AF1C6" w14:textId="77777777" w:rsidR="009E5EE7" w:rsidRDefault="009E5EE7" w:rsidP="00E47802">
            <w:pPr>
              <w:pStyle w:val="TableText"/>
            </w:pPr>
            <w:del w:id="7232" w:author="Claude" w:date="2026-07-27T22:20:43Z">
              <w:r>
                <w:delText>⟨TBD⟩</w:delText>
              </w:r>
            </w:del>
            <w:ins w:id="7233" w:author="Claude" w:date="2026-07-27T22:20:43Z">
              <w:r>
                <w:t xml:space="preserve">23.8 ± 20.9</w:t>
              </w:r>
            </w:ins>
          </w:p>
        </w:tc>
        <w:tc>
          <w:tcPr>
            <w:tcW w:w="650" w:type="pct"/>
          </w:tcPr>
          <w:p w14:paraId="3F8A0B93" w14:textId="77777777" w:rsidR="009E5EE7" w:rsidRDefault="009E5EE7" w:rsidP="00E47802">
            <w:pPr>
              <w:pStyle w:val="TableText"/>
            </w:pPr>
            <w:del w:id="7234" w:author="Claude" w:date="2026-07-27T22:20:43Z">
              <w:r>
                <w:delText>⟨TBD⟩</w:delText>
              </w:r>
            </w:del>
            <w:ins w:id="7235" w:author="Claude" w:date="2026-07-27T22:20:43Z">
              <w:r>
                <w:t xml:space="preserve">6.4</w:t>
              </w:r>
            </w:ins>
          </w:p>
        </w:tc>
        <w:tc>
          <w:tcPr>
            <w:tcW w:w="650" w:type="pct"/>
          </w:tcPr>
          <w:p w14:paraId="2DEAEDA8" w14:textId="77777777" w:rsidR="009E5EE7" w:rsidRDefault="009E5EE7" w:rsidP="00E47802">
            <w:pPr>
              <w:pStyle w:val="TableText"/>
            </w:pPr>
            <w:del w:id="7236" w:author="Claude" w:date="2026-07-27T22:20:43Z">
              <w:r>
                <w:delText>⟨TBD⟩</w:delText>
              </w:r>
            </w:del>
            <w:ins w:id="7237" w:author="Claude" w:date="2026-07-27T22:20:43Z">
              <w:r>
                <w:t xml:space="preserve">55.0</w:t>
              </w:r>
            </w:ins>
          </w:p>
        </w:tc>
        <w:tc>
          <w:tcPr>
            <w:tcW w:w="650" w:type="pct"/>
          </w:tcPr>
          <w:p w14:paraId="28AC050C" w14:textId="77777777" w:rsidR="009E5EE7" w:rsidRDefault="009E5EE7" w:rsidP="00E47802">
            <w:pPr>
              <w:pStyle w:val="TableText"/>
            </w:pPr>
            <w:del w:id="7238" w:author="Claude" w:date="2026-07-27T22:20:43Z">
              <w:r>
                <w:delText>⟨TBD⟩</w:delText>
              </w:r>
            </w:del>
            <w:ins w:id="7239" w:author="Claude" w:date="2026-07-27T22:20:43Z">
              <w:r>
                <w:t xml:space="preserve">2363.0</w:t>
              </w:r>
            </w:ins>
          </w:p>
        </w:tc>
        <w:tc>
          <w:tcPr>
            <w:tcW w:w="650" w:type="pct"/>
          </w:tcPr>
          <w:p w14:paraId="6A4A6DFB" w14:textId="77777777" w:rsidR="009E5EE7" w:rsidRDefault="009E5EE7" w:rsidP="00E47802">
            <w:pPr>
              <w:pStyle w:val="TableText"/>
            </w:pPr>
            <w:del w:id="7240" w:author="Claude" w:date="2026-07-27T22:20:43Z">
              <w:r>
                <w:delText>⟨TBD⟩</w:delText>
              </w:r>
            </w:del>
            <w:ins w:id="7241" w:author="Claude" w:date="2026-07-27T22:20:43Z">
              <w:r>
                <w:t xml:space="preserve">—</w:t>
              </w:r>
            </w:ins>
          </w:p>
        </w:tc>
        <w:tc>
          <w:tcPr>
            <w:tcW w:w="650" w:type="pct"/>
          </w:tcPr>
          <w:p w14:paraId="446A211B" w14:textId="77777777" w:rsidR="009E5EE7" w:rsidRDefault="009E5EE7" w:rsidP="00E47802">
            <w:pPr>
              <w:pStyle w:val="TableText"/>
            </w:pPr>
            <w:del w:id="7242" w:author="Claude" w:date="2026-07-27T22:20:43Z">
              <w:r>
                <w:delText>⟨TBD⟩</w:delText>
              </w:r>
            </w:del>
            <w:ins w:id="7243" w:author="Claude" w:date="2026-07-27T22:20:43Z">
              <w:r>
                <w:t xml:space="preserve">0.0</w:t>
              </w:r>
            </w:ins>
          </w:p>
        </w:tc>
      </w:tr>
      <w:tr w:rsidR="009E5EE7" w14:paraId="6D1D7F4C" w14:textId="77777777" w:rsidTr="00E47802">
        <w:tc>
          <w:tcPr>
            <w:tcW w:w="1100" w:type="pct"/>
          </w:tcPr>
          <w:p w14:paraId="241FDEA8" w14:textId="6D6A3E5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75ADA9F2" w14:textId="77777777" w:rsidR="009E5EE7" w:rsidRDefault="009E5EE7" w:rsidP="00E47802">
            <w:pPr>
              <w:pStyle w:val="TableText"/>
            </w:pPr>
            <w:del w:id="7244" w:author="Claude" w:date="2026-07-27T22:20:43Z">
              <w:r>
                <w:delText>⟨TBD⟩</w:delText>
              </w:r>
            </w:del>
            <w:ins w:id="7245" w:author="Claude" w:date="2026-07-27T22:20:43Z">
              <w:r>
                <w:t xml:space="preserve">37.0 ± 35.5</w:t>
              </w:r>
            </w:ins>
          </w:p>
        </w:tc>
        <w:tc>
          <w:tcPr>
            <w:tcW w:w="650" w:type="pct"/>
          </w:tcPr>
          <w:p w14:paraId="225D9DBB" w14:textId="77777777" w:rsidR="009E5EE7" w:rsidRDefault="009E5EE7" w:rsidP="00E47802">
            <w:pPr>
              <w:pStyle w:val="TableText"/>
            </w:pPr>
            <w:del w:id="7246" w:author="Claude" w:date="2026-07-27T22:20:43Z">
              <w:r>
                <w:delText>⟨TBD⟩</w:delText>
              </w:r>
            </w:del>
            <w:ins w:id="7247" w:author="Claude" w:date="2026-07-27T22:20:43Z">
              <w:r>
                <w:t xml:space="preserve">8.1</w:t>
              </w:r>
            </w:ins>
          </w:p>
        </w:tc>
        <w:tc>
          <w:tcPr>
            <w:tcW w:w="650" w:type="pct"/>
          </w:tcPr>
          <w:p w14:paraId="7C78C94D" w14:textId="77777777" w:rsidR="009E5EE7" w:rsidRDefault="009E5EE7" w:rsidP="00E47802">
            <w:pPr>
              <w:pStyle w:val="TableText"/>
            </w:pPr>
            <w:del w:id="7248" w:author="Claude" w:date="2026-07-27T22:20:43Z">
              <w:r>
                <w:delText>⟨TBD⟩</w:delText>
              </w:r>
            </w:del>
            <w:ins w:id="7249" w:author="Claude" w:date="2026-07-27T22:20:43Z">
              <w:r>
                <w:t xml:space="preserve">166.0</w:t>
              </w:r>
            </w:ins>
          </w:p>
        </w:tc>
        <w:tc>
          <w:tcPr>
            <w:tcW w:w="650" w:type="pct"/>
          </w:tcPr>
          <w:p w14:paraId="40CF7BEB" w14:textId="77777777" w:rsidR="009E5EE7" w:rsidRDefault="009E5EE7" w:rsidP="00E47802">
            <w:pPr>
              <w:pStyle w:val="TableText"/>
            </w:pPr>
            <w:del w:id="7250" w:author="Claude" w:date="2026-07-27T22:20:43Z">
              <w:r>
                <w:delText>⟨TBD⟩</w:delText>
              </w:r>
            </w:del>
            <w:ins w:id="7251" w:author="Claude" w:date="2026-07-27T22:20:43Z">
              <w:r>
                <w:t xml:space="preserve">887.0</w:t>
              </w:r>
            </w:ins>
          </w:p>
        </w:tc>
        <w:tc>
          <w:tcPr>
            <w:tcW w:w="650" w:type="pct"/>
          </w:tcPr>
          <w:p w14:paraId="72D1C467" w14:textId="77777777" w:rsidR="009E5EE7" w:rsidRDefault="009E5EE7" w:rsidP="00E47802">
            <w:pPr>
              <w:pStyle w:val="TableText"/>
            </w:pPr>
            <w:del w:id="7252" w:author="Claude" w:date="2026-07-27T22:20:43Z">
              <w:r>
                <w:delText>⟨TBD⟩</w:delText>
              </w:r>
            </w:del>
            <w:ins w:id="7253" w:author="Claude" w:date="2026-07-27T22:20:43Z">
              <w:r>
                <w:t xml:space="preserve">50.0</w:t>
              </w:r>
            </w:ins>
          </w:p>
        </w:tc>
        <w:tc>
          <w:tcPr>
            <w:tcW w:w="650" w:type="pct"/>
          </w:tcPr>
          <w:p w14:paraId="7468A20B" w14:textId="77777777" w:rsidR="009E5EE7" w:rsidRDefault="009E5EE7" w:rsidP="00E47802">
            <w:pPr>
              <w:pStyle w:val="TableText"/>
            </w:pPr>
            <w:del w:id="7254" w:author="Claude" w:date="2026-07-27T22:20:43Z">
              <w:r>
                <w:delText>⟨TBD⟩</w:delText>
              </w:r>
            </w:del>
            <w:ins w:id="7255" w:author="Claude" w:date="2026-07-27T22:20:43Z">
              <w:r>
                <w:t xml:space="preserve">33.0</w:t>
              </w:r>
            </w:ins>
          </w:p>
        </w:tc>
      </w:tr>
      <w:tr w:rsidR="009E5EE7" w14:paraId="52481400" w14:textId="77777777" w:rsidTr="00E47802">
        <w:tc>
          <w:tcPr>
            <w:tcW w:w="1100" w:type="pct"/>
          </w:tcPr>
          <w:p w14:paraId="1FA977D4" w14:textId="0100F43F"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650" w:type="pct"/>
          </w:tcPr>
          <w:p w14:paraId="4366C52D" w14:textId="77777777" w:rsidR="009E5EE7" w:rsidRDefault="009E5EE7" w:rsidP="00E47802">
            <w:pPr>
              <w:pStyle w:val="TableText"/>
            </w:pPr>
            <w:del w:id="7256" w:author="Claude" w:date="2026-07-27T22:20:43Z">
              <w:r>
                <w:delText>⟨TBD⟩</w:delText>
              </w:r>
            </w:del>
            <w:ins w:id="7257" w:author="Claude" w:date="2026-07-27T22:20:43Z">
              <w:r>
                <w:t xml:space="preserve">56.6 ± 71.1</w:t>
              </w:r>
            </w:ins>
          </w:p>
        </w:tc>
        <w:tc>
          <w:tcPr>
            <w:tcW w:w="650" w:type="pct"/>
          </w:tcPr>
          <w:p w14:paraId="58A71BEC" w14:textId="77777777" w:rsidR="009E5EE7" w:rsidRDefault="009E5EE7" w:rsidP="00E47802">
            <w:pPr>
              <w:pStyle w:val="TableText"/>
            </w:pPr>
            <w:del w:id="7258" w:author="Claude" w:date="2026-07-27T22:20:43Z">
              <w:r>
                <w:delText>⟨TBD⟩</w:delText>
              </w:r>
            </w:del>
            <w:ins w:id="7259" w:author="Claude" w:date="2026-07-27T22:20:43Z">
              <w:r>
                <w:t xml:space="preserve">5.7</w:t>
              </w:r>
            </w:ins>
          </w:p>
        </w:tc>
        <w:tc>
          <w:tcPr>
            <w:tcW w:w="650" w:type="pct"/>
          </w:tcPr>
          <w:p w14:paraId="1DE71F01" w14:textId="77777777" w:rsidR="009E5EE7" w:rsidRDefault="009E5EE7" w:rsidP="00E47802">
            <w:pPr>
              <w:pStyle w:val="TableText"/>
            </w:pPr>
            <w:del w:id="7260" w:author="Claude" w:date="2026-07-27T22:20:43Z">
              <w:r>
                <w:delText>⟨TBD⟩</w:delText>
              </w:r>
            </w:del>
            <w:ins w:id="7261" w:author="Claude" w:date="2026-07-27T22:20:43Z">
              <w:r>
                <w:t xml:space="preserve">478.0</w:t>
              </w:r>
            </w:ins>
          </w:p>
        </w:tc>
        <w:tc>
          <w:tcPr>
            <w:tcW w:w="650" w:type="pct"/>
          </w:tcPr>
          <w:p w14:paraId="469D1CEA" w14:textId="77777777" w:rsidR="009E5EE7" w:rsidRDefault="009E5EE7" w:rsidP="00E47802">
            <w:pPr>
              <w:pStyle w:val="TableText"/>
            </w:pPr>
            <w:del w:id="7262" w:author="Claude" w:date="2026-07-27T22:20:43Z">
              <w:r>
                <w:delText>⟨TBD⟩</w:delText>
              </w:r>
            </w:del>
            <w:ins w:id="7263" w:author="Claude" w:date="2026-07-27T22:20:43Z">
              <w:r>
                <w:t xml:space="preserve">4615.0</w:t>
              </w:r>
            </w:ins>
          </w:p>
        </w:tc>
        <w:tc>
          <w:tcPr>
            <w:tcW w:w="650" w:type="pct"/>
          </w:tcPr>
          <w:p w14:paraId="146B15A7" w14:textId="77777777" w:rsidR="009E5EE7" w:rsidRDefault="009E5EE7" w:rsidP="00E47802">
            <w:pPr>
              <w:pStyle w:val="TableText"/>
            </w:pPr>
            <w:del w:id="7264" w:author="Claude" w:date="2026-07-27T22:20:43Z">
              <w:r>
                <w:delText>⟨TBD⟩</w:delText>
              </w:r>
            </w:del>
            <w:ins w:id="7265" w:author="Claude" w:date="2026-07-27T22:20:43Z">
              <w:r>
                <w:t xml:space="preserve">278.0</w:t>
              </w:r>
            </w:ins>
          </w:p>
        </w:tc>
        <w:tc>
          <w:tcPr>
            <w:tcW w:w="650" w:type="pct"/>
          </w:tcPr>
          <w:p w14:paraId="6B2A5692" w14:textId="77777777" w:rsidR="009E5EE7" w:rsidRDefault="009E5EE7" w:rsidP="00E47802">
            <w:pPr>
              <w:pStyle w:val="TableText"/>
            </w:pPr>
            <w:del w:id="7266" w:author="Claude" w:date="2026-07-27T22:20:43Z">
              <w:r>
                <w:delText>⟨TBD⟩</w:delText>
              </w:r>
            </w:del>
            <w:ins w:id="7267" w:author="Claude" w:date="2026-07-27T22:20:43Z">
              <w:r>
                <w:t xml:space="preserve">33.0</w:t>
              </w:r>
            </w:ins>
          </w:p>
        </w:tc>
      </w:tr>
      <w:tr w:rsidR="009E5EE7" w14:paraId="718A6211" w14:textId="77777777" w:rsidTr="00E47802">
        <w:tc>
          <w:tcPr>
            <w:tcW w:w="1100" w:type="pct"/>
          </w:tcPr>
          <w:p w14:paraId="323432AC" w14:textId="1CA6CCA3"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650" w:type="pct"/>
          </w:tcPr>
          <w:p w14:paraId="1788AED4" w14:textId="77777777" w:rsidR="009E5EE7" w:rsidRDefault="009E5EE7" w:rsidP="00E47802">
            <w:pPr>
              <w:pStyle w:val="TableText"/>
            </w:pPr>
            <w:del w:id="7268" w:author="Claude" w:date="2026-07-27T22:20:43Z">
              <w:r>
                <w:delText>⟨TBD⟩</w:delText>
              </w:r>
            </w:del>
            <w:ins w:id="7269" w:author="Claude" w:date="2026-07-27T22:20:43Z">
              <w:r>
                <w:t xml:space="preserve">30.5 ± 25.2</w:t>
              </w:r>
            </w:ins>
          </w:p>
        </w:tc>
        <w:tc>
          <w:tcPr>
            <w:tcW w:w="650" w:type="pct"/>
          </w:tcPr>
          <w:p w14:paraId="71A7B349" w14:textId="77777777" w:rsidR="009E5EE7" w:rsidRDefault="009E5EE7" w:rsidP="00E47802">
            <w:pPr>
              <w:pStyle w:val="TableText"/>
            </w:pPr>
            <w:del w:id="7270" w:author="Claude" w:date="2026-07-27T22:20:43Z">
              <w:r>
                <w:delText>⟨TBD⟩</w:delText>
              </w:r>
            </w:del>
            <w:ins w:id="7271" w:author="Claude" w:date="2026-07-27T22:20:43Z">
              <w:r>
                <w:t xml:space="preserve">8.1</w:t>
              </w:r>
            </w:ins>
          </w:p>
        </w:tc>
        <w:tc>
          <w:tcPr>
            <w:tcW w:w="650" w:type="pct"/>
          </w:tcPr>
          <w:p w14:paraId="4995E12B" w14:textId="77777777" w:rsidR="009E5EE7" w:rsidRDefault="009E5EE7" w:rsidP="00E47802">
            <w:pPr>
              <w:pStyle w:val="TableText"/>
            </w:pPr>
            <w:del w:id="7272" w:author="Claude" w:date="2026-07-27T22:20:43Z">
              <w:r>
                <w:delText>⟨TBD⟩</w:delText>
              </w:r>
            </w:del>
            <w:ins w:id="7273" w:author="Claude" w:date="2026-07-27T22:20:43Z">
              <w:r>
                <w:t xml:space="preserve">80.0</w:t>
              </w:r>
            </w:ins>
          </w:p>
        </w:tc>
        <w:tc>
          <w:tcPr>
            <w:tcW w:w="650" w:type="pct"/>
          </w:tcPr>
          <w:p w14:paraId="15EC0CF5" w14:textId="77777777" w:rsidR="009E5EE7" w:rsidRDefault="009E5EE7" w:rsidP="00E47802">
            <w:pPr>
              <w:pStyle w:val="TableText"/>
            </w:pPr>
            <w:del w:id="7274" w:author="Claude" w:date="2026-07-27T22:20:43Z">
              <w:r>
                <w:delText>⟨TBD⟩</w:delText>
              </w:r>
            </w:del>
            <w:ins w:id="7275" w:author="Claude" w:date="2026-07-27T22:20:43Z">
              <w:r>
                <w:t xml:space="preserve">7073.0</w:t>
              </w:r>
            </w:ins>
          </w:p>
        </w:tc>
        <w:tc>
          <w:tcPr>
            <w:tcW w:w="650" w:type="pct"/>
          </w:tcPr>
          <w:p w14:paraId="1BB9E0C8" w14:textId="77777777" w:rsidR="009E5EE7" w:rsidRDefault="009E5EE7" w:rsidP="00E47802">
            <w:pPr>
              <w:pStyle w:val="TableText"/>
            </w:pPr>
            <w:del w:id="7276" w:author="Claude" w:date="2026-07-27T22:20:43Z">
              <w:r>
                <w:delText>⟨TBD⟩</w:delText>
              </w:r>
            </w:del>
            <w:ins w:id="7277" w:author="Claude" w:date="2026-07-27T22:20:43Z">
              <w:r>
                <w:t xml:space="preserve">190.0</w:t>
              </w:r>
            </w:ins>
          </w:p>
        </w:tc>
        <w:tc>
          <w:tcPr>
            <w:tcW w:w="650" w:type="pct"/>
          </w:tcPr>
          <w:p w14:paraId="44F120F6" w14:textId="77777777" w:rsidR="009E5EE7" w:rsidRDefault="009E5EE7" w:rsidP="00E47802">
            <w:pPr>
              <w:pStyle w:val="TableText"/>
            </w:pPr>
            <w:del w:id="7278" w:author="Claude" w:date="2026-07-27T22:20:43Z">
              <w:r>
                <w:delText>⟨TBD⟩</w:delText>
              </w:r>
            </w:del>
            <w:ins w:id="7279" w:author="Claude" w:date="2026-07-27T22:20:43Z">
              <w:r>
                <w:t xml:space="preserve">33.0</w:t>
              </w:r>
            </w:ins>
          </w:p>
        </w:tc>
      </w:tr>
      <w:tr w:rsidR="009E5EE7" w14:paraId="13C03DC0" w14:textId="77777777" w:rsidTr="00E47802">
        <w:tc>
          <w:tcPr>
            <w:tcW w:w="1100" w:type="pct"/>
          </w:tcPr>
          <w:p w14:paraId="64E12B2C" w14:textId="77777777" w:rsidR="009E5EE7" w:rsidRDefault="009E5EE7" w:rsidP="00E47802">
            <w:pPr>
              <w:pStyle w:val="TableText"/>
            </w:pPr>
            <w:r>
              <w:rPr>
                <w:b/>
              </w:rPr>
              <w:lastRenderedPageBreak/>
              <w:t>Scenario S4</w:t>
            </w:r>
          </w:p>
        </w:tc>
        <w:tc>
          <w:tcPr>
            <w:tcW w:w="650" w:type="pct"/>
          </w:tcPr>
          <w:p w14:paraId="2D4220B6" w14:textId="77777777" w:rsidR="009E5EE7" w:rsidRDefault="009E5EE7" w:rsidP="00E47802">
            <w:pPr>
              <w:pStyle w:val="TableText"/>
            </w:pPr>
          </w:p>
        </w:tc>
        <w:tc>
          <w:tcPr>
            <w:tcW w:w="650" w:type="pct"/>
          </w:tcPr>
          <w:p w14:paraId="5CEDA4E8" w14:textId="77777777" w:rsidR="009E5EE7" w:rsidRDefault="009E5EE7" w:rsidP="00E47802">
            <w:pPr>
              <w:pStyle w:val="TableText"/>
            </w:pPr>
          </w:p>
        </w:tc>
        <w:tc>
          <w:tcPr>
            <w:tcW w:w="650" w:type="pct"/>
          </w:tcPr>
          <w:p w14:paraId="23DC3A5D" w14:textId="77777777" w:rsidR="009E5EE7" w:rsidRDefault="009E5EE7" w:rsidP="00E47802">
            <w:pPr>
              <w:pStyle w:val="TableText"/>
            </w:pPr>
          </w:p>
        </w:tc>
        <w:tc>
          <w:tcPr>
            <w:tcW w:w="650" w:type="pct"/>
          </w:tcPr>
          <w:p w14:paraId="52B7D2B5" w14:textId="77777777" w:rsidR="009E5EE7" w:rsidRDefault="009E5EE7" w:rsidP="00E47802">
            <w:pPr>
              <w:pStyle w:val="TableText"/>
            </w:pPr>
          </w:p>
        </w:tc>
        <w:tc>
          <w:tcPr>
            <w:tcW w:w="650" w:type="pct"/>
          </w:tcPr>
          <w:p w14:paraId="711B4A2F" w14:textId="77777777" w:rsidR="009E5EE7" w:rsidRDefault="009E5EE7" w:rsidP="00E47802">
            <w:pPr>
              <w:pStyle w:val="TableText"/>
            </w:pPr>
          </w:p>
        </w:tc>
        <w:tc>
          <w:tcPr>
            <w:tcW w:w="650" w:type="pct"/>
          </w:tcPr>
          <w:p w14:paraId="3EF9E483" w14:textId="77777777" w:rsidR="009E5EE7" w:rsidRDefault="009E5EE7" w:rsidP="00E47802">
            <w:pPr>
              <w:pStyle w:val="TableText"/>
            </w:pPr>
          </w:p>
        </w:tc>
      </w:tr>
      <w:tr w:rsidR="009E5EE7" w14:paraId="73288418" w14:textId="77777777" w:rsidTr="00E47802">
        <w:tc>
          <w:tcPr>
            <w:tcW w:w="1100" w:type="pct"/>
          </w:tcPr>
          <w:p w14:paraId="510D9F27" w14:textId="1DE9FC7C"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650" w:type="pct"/>
          </w:tcPr>
          <w:p w14:paraId="129F820C" w14:textId="77777777" w:rsidR="009E5EE7" w:rsidRDefault="009E5EE7" w:rsidP="00E47802">
            <w:pPr>
              <w:pStyle w:val="TableText"/>
            </w:pPr>
            <w:del w:id="7280" w:author="Claude" w:date="2026-07-27T22:20:43Z">
              <w:r>
                <w:delText>⟨TBD⟩</w:delText>
              </w:r>
            </w:del>
            <w:ins w:id="7281" w:author="Claude" w:date="2026-07-27T22:20:43Z">
              <w:r>
                <w:t xml:space="preserve">239.0 ± 35.6</w:t>
              </w:r>
            </w:ins>
          </w:p>
        </w:tc>
        <w:tc>
          <w:tcPr>
            <w:tcW w:w="650" w:type="pct"/>
          </w:tcPr>
          <w:p w14:paraId="0C4CC8E6" w14:textId="77777777" w:rsidR="009E5EE7" w:rsidRDefault="009E5EE7" w:rsidP="00E47802">
            <w:pPr>
              <w:pStyle w:val="TableText"/>
            </w:pPr>
            <w:del w:id="7282" w:author="Claude" w:date="2026-07-27T22:20:43Z">
              <w:r>
                <w:delText>⟨TBD⟩</w:delText>
              </w:r>
            </w:del>
            <w:ins w:id="7283" w:author="Claude" w:date="2026-07-27T22:20:43Z">
              <w:r>
                <w:t xml:space="preserve">60.1</w:t>
              </w:r>
            </w:ins>
          </w:p>
        </w:tc>
        <w:tc>
          <w:tcPr>
            <w:tcW w:w="650" w:type="pct"/>
          </w:tcPr>
          <w:p w14:paraId="78C3DE6B" w14:textId="77777777" w:rsidR="009E5EE7" w:rsidRDefault="009E5EE7" w:rsidP="00E47802">
            <w:pPr>
              <w:pStyle w:val="TableText"/>
            </w:pPr>
            <w:del w:id="7284" w:author="Claude" w:date="2026-07-27T22:20:43Z">
              <w:r>
                <w:delText>⟨TBD⟩</w:delText>
              </w:r>
            </w:del>
            <w:ins w:id="7285" w:author="Claude" w:date="2026-07-27T22:20:43Z">
              <w:r>
                <w:t xml:space="preserve">6531.0</w:t>
              </w:r>
            </w:ins>
          </w:p>
        </w:tc>
        <w:tc>
          <w:tcPr>
            <w:tcW w:w="650" w:type="pct"/>
          </w:tcPr>
          <w:p w14:paraId="0D3897ED" w14:textId="77777777" w:rsidR="009E5EE7" w:rsidRDefault="009E5EE7" w:rsidP="00E47802">
            <w:pPr>
              <w:pStyle w:val="TableText"/>
            </w:pPr>
            <w:del w:id="7286" w:author="Claude" w:date="2026-07-27T22:20:43Z">
              <w:r>
                <w:delText>⟨TBD⟩</w:delText>
              </w:r>
            </w:del>
            <w:ins w:id="7287" w:author="Claude" w:date="2026-07-27T22:20:43Z">
              <w:r>
                <w:t xml:space="preserve">0.0</w:t>
              </w:r>
            </w:ins>
          </w:p>
        </w:tc>
        <w:tc>
          <w:tcPr>
            <w:tcW w:w="650" w:type="pct"/>
          </w:tcPr>
          <w:p w14:paraId="4F2905AF" w14:textId="77777777" w:rsidR="009E5EE7" w:rsidRDefault="009E5EE7" w:rsidP="00E47802">
            <w:pPr>
              <w:pStyle w:val="TableText"/>
            </w:pPr>
            <w:del w:id="7288" w:author="Claude" w:date="2026-07-27T22:20:43Z">
              <w:r>
                <w:delText>— (not out)</w:delText>
              </w:r>
            </w:del>
            <w:ins w:id="7289" w:author="Claude" w:date="2026-07-27T22:20:43Z">
              <w:r>
                <w:t xml:space="preserve">—</w:t>
              </w:r>
            </w:ins>
          </w:p>
        </w:tc>
        <w:tc>
          <w:tcPr>
            <w:tcW w:w="650" w:type="pct"/>
          </w:tcPr>
          <w:p w14:paraId="73CBF951" w14:textId="77777777" w:rsidR="009E5EE7" w:rsidRDefault="009E5EE7" w:rsidP="00E47802">
            <w:pPr>
              <w:pStyle w:val="TableText"/>
            </w:pPr>
            <w:del w:id="7290" w:author="Claude" w:date="2026-07-27T22:20:43Z">
              <w:r>
                <w:delText>⟨TBD⟩</w:delText>
              </w:r>
            </w:del>
            <w:ins w:id="7291" w:author="Claude" w:date="2026-07-27T22:20:43Z">
              <w:r>
                <w:t xml:space="preserve">0.0</w:t>
              </w:r>
            </w:ins>
          </w:p>
        </w:tc>
      </w:tr>
      <w:tr w:rsidR="009E5EE7" w14:paraId="2570550F" w14:textId="77777777" w:rsidTr="00E47802">
        <w:tc>
          <w:tcPr>
            <w:tcW w:w="1100" w:type="pct"/>
          </w:tcPr>
          <w:p w14:paraId="74608DAB" w14:textId="3970D0BF"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650" w:type="pct"/>
          </w:tcPr>
          <w:p w14:paraId="3727CA30" w14:textId="77777777" w:rsidR="009E5EE7" w:rsidRDefault="009E5EE7" w:rsidP="00E47802">
            <w:pPr>
              <w:pStyle w:val="TableText"/>
            </w:pPr>
            <w:del w:id="7292" w:author="Claude" w:date="2026-07-27T22:20:43Z">
              <w:r>
                <w:delText>⟨TBD⟩</w:delText>
              </w:r>
            </w:del>
            <w:ins w:id="7293" w:author="Claude" w:date="2026-07-27T22:20:43Z">
              <w:r>
                <w:t xml:space="preserve">60.7 ± 70.1</w:t>
              </w:r>
            </w:ins>
          </w:p>
        </w:tc>
        <w:tc>
          <w:tcPr>
            <w:tcW w:w="650" w:type="pct"/>
          </w:tcPr>
          <w:p w14:paraId="0C847107" w14:textId="77777777" w:rsidR="009E5EE7" w:rsidRDefault="009E5EE7" w:rsidP="00E47802">
            <w:pPr>
              <w:pStyle w:val="TableText"/>
            </w:pPr>
            <w:del w:id="7294" w:author="Claude" w:date="2026-07-27T22:20:43Z">
              <w:r>
                <w:delText>⟨TBD⟩</w:delText>
              </w:r>
            </w:del>
            <w:ins w:id="7295" w:author="Claude" w:date="2026-07-27T22:20:43Z">
              <w:r>
                <w:t xml:space="preserve">9.5</w:t>
              </w:r>
            </w:ins>
          </w:p>
        </w:tc>
        <w:tc>
          <w:tcPr>
            <w:tcW w:w="650" w:type="pct"/>
          </w:tcPr>
          <w:p w14:paraId="4FF0C7FF" w14:textId="77777777" w:rsidR="009E5EE7" w:rsidRDefault="009E5EE7" w:rsidP="00E47802">
            <w:pPr>
              <w:pStyle w:val="TableText"/>
            </w:pPr>
            <w:del w:id="7296" w:author="Claude" w:date="2026-07-27T22:20:43Z">
              <w:r>
                <w:delText>⟨TBD⟩</w:delText>
              </w:r>
            </w:del>
            <w:ins w:id="7297" w:author="Claude" w:date="2026-07-27T22:20:43Z">
              <w:r>
                <w:t xml:space="preserve">652.0</w:t>
              </w:r>
            </w:ins>
          </w:p>
        </w:tc>
        <w:tc>
          <w:tcPr>
            <w:tcW w:w="650" w:type="pct"/>
          </w:tcPr>
          <w:p w14:paraId="63357327" w14:textId="77777777" w:rsidR="009E5EE7" w:rsidRDefault="009E5EE7" w:rsidP="00E47802">
            <w:pPr>
              <w:pStyle w:val="TableText"/>
            </w:pPr>
            <w:del w:id="7298" w:author="Claude" w:date="2026-07-27T22:20:43Z">
              <w:r>
                <w:delText>⟨TBD⟩</w:delText>
              </w:r>
            </w:del>
            <w:ins w:id="7299" w:author="Claude" w:date="2026-07-27T22:20:43Z">
              <w:r>
                <w:t xml:space="preserve">0.0</w:t>
              </w:r>
            </w:ins>
          </w:p>
        </w:tc>
        <w:tc>
          <w:tcPr>
            <w:tcW w:w="650" w:type="pct"/>
          </w:tcPr>
          <w:p w14:paraId="148F8021" w14:textId="77777777" w:rsidR="009E5EE7" w:rsidRDefault="009E5EE7" w:rsidP="00E47802">
            <w:pPr>
              <w:pStyle w:val="TableText"/>
            </w:pPr>
            <w:del w:id="7300" w:author="Claude" w:date="2026-07-27T22:20:43Z">
              <w:r>
                <w:delText>⟨TBD⟩</w:delText>
              </w:r>
            </w:del>
            <w:ins w:id="7301" w:author="Claude" w:date="2026-07-27T22:20:43Z">
              <w:r>
                <w:t xml:space="preserve">—</w:t>
              </w:r>
            </w:ins>
          </w:p>
        </w:tc>
        <w:tc>
          <w:tcPr>
            <w:tcW w:w="650" w:type="pct"/>
          </w:tcPr>
          <w:p w14:paraId="6033271C" w14:textId="77777777" w:rsidR="009E5EE7" w:rsidRDefault="009E5EE7" w:rsidP="00E47802">
            <w:pPr>
              <w:pStyle w:val="TableText"/>
            </w:pPr>
            <w:del w:id="7302" w:author="Claude" w:date="2026-07-27T22:20:43Z">
              <w:r>
                <w:delText>⟨TBD⟩</w:delText>
              </w:r>
            </w:del>
            <w:ins w:id="7303" w:author="Claude" w:date="2026-07-27T22:20:43Z">
              <w:r>
                <w:t xml:space="preserve">0.0</w:t>
              </w:r>
            </w:ins>
          </w:p>
        </w:tc>
      </w:tr>
      <w:tr w:rsidR="009E5EE7" w14:paraId="4E9C99FB" w14:textId="77777777" w:rsidTr="00E47802">
        <w:tc>
          <w:tcPr>
            <w:tcW w:w="1100" w:type="pct"/>
          </w:tcPr>
          <w:p w14:paraId="617BEBE6" w14:textId="33E004AF"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6A15D362" w14:textId="77777777" w:rsidR="009E5EE7" w:rsidRDefault="009E5EE7" w:rsidP="00E47802">
            <w:pPr>
              <w:pStyle w:val="TableText"/>
            </w:pPr>
            <w:del w:id="7304" w:author="Claude" w:date="2026-07-27T22:20:43Z">
              <w:r>
                <w:delText>⟨TBD⟩</w:delText>
              </w:r>
            </w:del>
            <w:ins w:id="7305" w:author="Claude" w:date="2026-07-27T22:20:43Z">
              <w:r>
                <w:t xml:space="preserve">59.2 ± 53.2</w:t>
              </w:r>
            </w:ins>
          </w:p>
        </w:tc>
        <w:tc>
          <w:tcPr>
            <w:tcW w:w="650" w:type="pct"/>
          </w:tcPr>
          <w:p w14:paraId="625B47F7" w14:textId="77777777" w:rsidR="009E5EE7" w:rsidRDefault="009E5EE7" w:rsidP="00E47802">
            <w:pPr>
              <w:pStyle w:val="TableText"/>
            </w:pPr>
            <w:del w:id="7306" w:author="Claude" w:date="2026-07-27T22:20:43Z">
              <w:r>
                <w:delText>⟨TBD⟩</w:delText>
              </w:r>
            </w:del>
            <w:ins w:id="7307" w:author="Claude" w:date="2026-07-27T22:20:43Z">
              <w:r>
                <w:t xml:space="preserve">13.6</w:t>
              </w:r>
            </w:ins>
          </w:p>
        </w:tc>
        <w:tc>
          <w:tcPr>
            <w:tcW w:w="650" w:type="pct"/>
          </w:tcPr>
          <w:p w14:paraId="62E4C81D" w14:textId="77777777" w:rsidR="009E5EE7" w:rsidRDefault="009E5EE7" w:rsidP="00E47802">
            <w:pPr>
              <w:pStyle w:val="TableText"/>
            </w:pPr>
            <w:del w:id="7308" w:author="Claude" w:date="2026-07-27T22:20:43Z">
              <w:r>
                <w:delText>⟨TBD⟩</w:delText>
              </w:r>
            </w:del>
            <w:ins w:id="7309" w:author="Claude" w:date="2026-07-27T22:20:43Z">
              <w:r>
                <w:t xml:space="preserve">664.0</w:t>
              </w:r>
            </w:ins>
          </w:p>
        </w:tc>
        <w:tc>
          <w:tcPr>
            <w:tcW w:w="650" w:type="pct"/>
          </w:tcPr>
          <w:p w14:paraId="7DDDE443" w14:textId="77777777" w:rsidR="009E5EE7" w:rsidRDefault="009E5EE7" w:rsidP="00E47802">
            <w:pPr>
              <w:pStyle w:val="TableText"/>
            </w:pPr>
            <w:del w:id="7310" w:author="Claude" w:date="2026-07-27T22:20:43Z">
              <w:r>
                <w:delText>⟨TBD⟩</w:delText>
              </w:r>
            </w:del>
            <w:ins w:id="7311" w:author="Claude" w:date="2026-07-27T22:20:43Z">
              <w:r>
                <w:t xml:space="preserve">0.0</w:t>
              </w:r>
            </w:ins>
          </w:p>
        </w:tc>
        <w:tc>
          <w:tcPr>
            <w:tcW w:w="650" w:type="pct"/>
          </w:tcPr>
          <w:p w14:paraId="448AD57A" w14:textId="77777777" w:rsidR="009E5EE7" w:rsidRDefault="009E5EE7" w:rsidP="00E47802">
            <w:pPr>
              <w:pStyle w:val="TableText"/>
            </w:pPr>
            <w:del w:id="7312" w:author="Claude" w:date="2026-07-27T22:20:43Z">
              <w:r>
                <w:delText>⟨TBD⟩</w:delText>
              </w:r>
            </w:del>
            <w:ins w:id="7313" w:author="Claude" w:date="2026-07-27T22:20:43Z">
              <w:r>
                <w:t xml:space="preserve">196.0</w:t>
              </w:r>
            </w:ins>
          </w:p>
        </w:tc>
        <w:tc>
          <w:tcPr>
            <w:tcW w:w="650" w:type="pct"/>
          </w:tcPr>
          <w:p w14:paraId="1D2C7BF8" w14:textId="77777777" w:rsidR="009E5EE7" w:rsidRDefault="009E5EE7" w:rsidP="00E47802">
            <w:pPr>
              <w:pStyle w:val="TableText"/>
            </w:pPr>
            <w:del w:id="7314" w:author="Claude" w:date="2026-07-27T22:20:43Z">
              <w:r>
                <w:delText>⟨TBD⟩</w:delText>
              </w:r>
            </w:del>
            <w:ins w:id="7315" w:author="Claude" w:date="2026-07-27T22:20:43Z">
              <w:r>
                <w:t xml:space="preserve">33.0</w:t>
              </w:r>
            </w:ins>
          </w:p>
        </w:tc>
      </w:tr>
      <w:tr w:rsidR="009E5EE7" w14:paraId="6DFEB534" w14:textId="77777777" w:rsidTr="00E47802">
        <w:tc>
          <w:tcPr>
            <w:tcW w:w="1100" w:type="pct"/>
          </w:tcPr>
          <w:p w14:paraId="68CC178F" w14:textId="0ACC93A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78B0BFEF" w14:textId="77777777" w:rsidR="009E5EE7" w:rsidRDefault="009E5EE7" w:rsidP="00E47802">
            <w:pPr>
              <w:pStyle w:val="TableText"/>
            </w:pPr>
            <w:del w:id="7316" w:author="Claude" w:date="2026-07-27T22:20:43Z">
              <w:r>
                <w:delText>⟨TBD⟩</w:delText>
              </w:r>
            </w:del>
            <w:ins w:id="7317" w:author="Claude" w:date="2026-07-27T22:20:43Z">
              <w:r>
                <w:t xml:space="preserve">53.6 ± 49.9</w:t>
              </w:r>
            </w:ins>
          </w:p>
        </w:tc>
        <w:tc>
          <w:tcPr>
            <w:tcW w:w="650" w:type="pct"/>
          </w:tcPr>
          <w:p w14:paraId="2FC01EC0" w14:textId="77777777" w:rsidR="009E5EE7" w:rsidRDefault="009E5EE7" w:rsidP="00E47802">
            <w:pPr>
              <w:pStyle w:val="TableText"/>
            </w:pPr>
            <w:del w:id="7318" w:author="Claude" w:date="2026-07-27T22:20:43Z">
              <w:r>
                <w:delText>⟨TBD⟩</w:delText>
              </w:r>
            </w:del>
            <w:ins w:id="7319" w:author="Claude" w:date="2026-07-27T22:20:43Z">
              <w:r>
                <w:t xml:space="preserve">12.6</w:t>
              </w:r>
            </w:ins>
          </w:p>
        </w:tc>
        <w:tc>
          <w:tcPr>
            <w:tcW w:w="650" w:type="pct"/>
          </w:tcPr>
          <w:p w14:paraId="78686704" w14:textId="77777777" w:rsidR="009E5EE7" w:rsidRDefault="009E5EE7" w:rsidP="00E47802">
            <w:pPr>
              <w:pStyle w:val="TableText"/>
            </w:pPr>
            <w:del w:id="7320" w:author="Claude" w:date="2026-07-27T22:20:43Z">
              <w:r>
                <w:delText>⟨TBD⟩</w:delText>
              </w:r>
            </w:del>
            <w:ins w:id="7321" w:author="Claude" w:date="2026-07-27T22:20:43Z">
              <w:r>
                <w:t xml:space="preserve">590.0</w:t>
              </w:r>
            </w:ins>
          </w:p>
        </w:tc>
        <w:tc>
          <w:tcPr>
            <w:tcW w:w="650" w:type="pct"/>
          </w:tcPr>
          <w:p w14:paraId="5844F84B" w14:textId="77777777" w:rsidR="009E5EE7" w:rsidRDefault="009E5EE7" w:rsidP="00E47802">
            <w:pPr>
              <w:pStyle w:val="TableText"/>
            </w:pPr>
            <w:del w:id="7322" w:author="Claude" w:date="2026-07-27T22:20:43Z">
              <w:r>
                <w:delText>⟨TBD⟩</w:delText>
              </w:r>
            </w:del>
            <w:ins w:id="7323" w:author="Claude" w:date="2026-07-27T22:20:43Z">
              <w:r>
                <w:t xml:space="preserve">1181.0</w:t>
              </w:r>
            </w:ins>
          </w:p>
        </w:tc>
        <w:tc>
          <w:tcPr>
            <w:tcW w:w="650" w:type="pct"/>
          </w:tcPr>
          <w:p w14:paraId="68F62831" w14:textId="77777777" w:rsidR="009E5EE7" w:rsidRDefault="009E5EE7" w:rsidP="00E47802">
            <w:pPr>
              <w:pStyle w:val="TableText"/>
            </w:pPr>
            <w:del w:id="7324" w:author="Claude" w:date="2026-07-27T22:20:43Z">
              <w:r>
                <w:delText>⟨TBD⟩</w:delText>
              </w:r>
            </w:del>
            <w:ins w:id="7325" w:author="Claude" w:date="2026-07-27T22:20:43Z">
              <w:r>
                <w:t xml:space="preserve">254.0</w:t>
              </w:r>
            </w:ins>
          </w:p>
        </w:tc>
        <w:tc>
          <w:tcPr>
            <w:tcW w:w="650" w:type="pct"/>
          </w:tcPr>
          <w:p w14:paraId="4670BC90" w14:textId="77777777" w:rsidR="009E5EE7" w:rsidRDefault="009E5EE7" w:rsidP="00E47802">
            <w:pPr>
              <w:pStyle w:val="TableText"/>
            </w:pPr>
            <w:del w:id="7326" w:author="Claude" w:date="2026-07-27T22:20:43Z">
              <w:r>
                <w:delText>⟨TBD⟩</w:delText>
              </w:r>
            </w:del>
            <w:ins w:id="7327" w:author="Claude" w:date="2026-07-27T22:20:43Z">
              <w:r>
                <w:t xml:space="preserve">33.0</w:t>
              </w:r>
            </w:ins>
          </w:p>
        </w:tc>
      </w:tr>
      <w:tr w:rsidR="009E5EE7" w14:paraId="3E2C2F09" w14:textId="77777777" w:rsidTr="00E47802">
        <w:tc>
          <w:tcPr>
            <w:tcW w:w="1100" w:type="pct"/>
          </w:tcPr>
          <w:p w14:paraId="5F7A8460" w14:textId="7B1D6CF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7A3533B5" w14:textId="77777777" w:rsidR="009E5EE7" w:rsidRDefault="009E5EE7" w:rsidP="00E47802">
            <w:pPr>
              <w:pStyle w:val="TableText"/>
            </w:pPr>
            <w:del w:id="7328" w:author="Claude" w:date="2026-07-27T22:20:43Z">
              <w:r>
                <w:delText>⟨TBD⟩</w:delText>
              </w:r>
            </w:del>
            <w:ins w:id="7329" w:author="Claude" w:date="2026-07-27T22:20:43Z">
              <w:r>
                <w:t xml:space="preserve">52.4 ± 54.7</w:t>
              </w:r>
            </w:ins>
          </w:p>
        </w:tc>
        <w:tc>
          <w:tcPr>
            <w:tcW w:w="650" w:type="pct"/>
          </w:tcPr>
          <w:p w14:paraId="660DA8FA" w14:textId="77777777" w:rsidR="009E5EE7" w:rsidRDefault="009E5EE7" w:rsidP="00E47802">
            <w:pPr>
              <w:pStyle w:val="TableText"/>
            </w:pPr>
            <w:del w:id="7330" w:author="Claude" w:date="2026-07-27T22:20:43Z">
              <w:r>
                <w:delText>⟨TBD⟩</w:delText>
              </w:r>
            </w:del>
            <w:ins w:id="7331" w:author="Claude" w:date="2026-07-27T22:20:43Z">
              <w:r>
                <w:t xml:space="preserve">13.2</w:t>
              </w:r>
            </w:ins>
          </w:p>
        </w:tc>
        <w:tc>
          <w:tcPr>
            <w:tcW w:w="650" w:type="pct"/>
          </w:tcPr>
          <w:p w14:paraId="35187356" w14:textId="77777777" w:rsidR="009E5EE7" w:rsidRDefault="009E5EE7" w:rsidP="00E47802">
            <w:pPr>
              <w:pStyle w:val="TableText"/>
            </w:pPr>
            <w:del w:id="7332" w:author="Claude" w:date="2026-07-27T22:20:43Z">
              <w:r>
                <w:delText>⟨TBD⟩</w:delText>
              </w:r>
            </w:del>
            <w:ins w:id="7333" w:author="Claude" w:date="2026-07-27T22:20:43Z">
              <w:r>
                <w:t xml:space="preserve">543.0</w:t>
              </w:r>
            </w:ins>
          </w:p>
        </w:tc>
        <w:tc>
          <w:tcPr>
            <w:tcW w:w="650" w:type="pct"/>
          </w:tcPr>
          <w:p w14:paraId="060D6F08" w14:textId="77777777" w:rsidR="009E5EE7" w:rsidRDefault="009E5EE7" w:rsidP="00E47802">
            <w:pPr>
              <w:pStyle w:val="TableText"/>
            </w:pPr>
            <w:del w:id="7334" w:author="Claude" w:date="2026-07-27T22:20:43Z">
              <w:r>
                <w:delText>⟨TBD⟩</w:delText>
              </w:r>
            </w:del>
            <w:ins w:id="7335" w:author="Claude" w:date="2026-07-27T22:20:43Z">
              <w:r>
                <w:t xml:space="preserve">1183.0</w:t>
              </w:r>
            </w:ins>
          </w:p>
        </w:tc>
        <w:tc>
          <w:tcPr>
            <w:tcW w:w="650" w:type="pct"/>
          </w:tcPr>
          <w:p w14:paraId="4C692FA4" w14:textId="77777777" w:rsidR="009E5EE7" w:rsidRDefault="009E5EE7" w:rsidP="00E47802">
            <w:pPr>
              <w:pStyle w:val="TableText"/>
            </w:pPr>
            <w:del w:id="7336" w:author="Claude" w:date="2026-07-27T22:20:43Z">
              <w:r>
                <w:delText>⟨TBD⟩</w:delText>
              </w:r>
            </w:del>
            <w:ins w:id="7337" w:author="Claude" w:date="2026-07-27T22:20:43Z">
              <w:r>
                <w:t xml:space="preserve">284.0</w:t>
              </w:r>
            </w:ins>
          </w:p>
        </w:tc>
        <w:tc>
          <w:tcPr>
            <w:tcW w:w="650" w:type="pct"/>
          </w:tcPr>
          <w:p w14:paraId="7A558715" w14:textId="77777777" w:rsidR="009E5EE7" w:rsidRDefault="009E5EE7" w:rsidP="00E47802">
            <w:pPr>
              <w:pStyle w:val="TableText"/>
            </w:pPr>
            <w:del w:id="7338" w:author="Claude" w:date="2026-07-27T22:20:43Z">
              <w:r>
                <w:delText>⟨TBD⟩</w:delText>
              </w:r>
            </w:del>
            <w:ins w:id="7339" w:author="Claude" w:date="2026-07-27T22:20:43Z">
              <w:r>
                <w:t xml:space="preserve">33.0</w:t>
              </w:r>
            </w:ins>
          </w:p>
        </w:tc>
      </w:tr>
      <w:tr w:rsidR="009E5EE7" w14:paraId="1870543C" w14:textId="77777777" w:rsidTr="00E47802">
        <w:tc>
          <w:tcPr>
            <w:tcW w:w="1100" w:type="pct"/>
          </w:tcPr>
          <w:p w14:paraId="4015303B" w14:textId="46054216"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650" w:type="pct"/>
          </w:tcPr>
          <w:p w14:paraId="07E8179C" w14:textId="77777777" w:rsidR="009E5EE7" w:rsidRDefault="009E5EE7" w:rsidP="00E47802">
            <w:pPr>
              <w:pStyle w:val="TableText"/>
            </w:pPr>
            <w:del w:id="7340" w:author="Claude" w:date="2026-07-27T22:20:43Z">
              <w:r>
                <w:delText>⟨TBD⟩</w:delText>
              </w:r>
            </w:del>
            <w:ins w:id="7341" w:author="Claude" w:date="2026-07-27T22:20:43Z">
              <w:r>
                <w:t xml:space="preserve">66.2 ± 65.0</w:t>
              </w:r>
            </w:ins>
          </w:p>
        </w:tc>
        <w:tc>
          <w:tcPr>
            <w:tcW w:w="650" w:type="pct"/>
          </w:tcPr>
          <w:p w14:paraId="6DDE7CC8" w14:textId="77777777" w:rsidR="009E5EE7" w:rsidRDefault="009E5EE7" w:rsidP="00E47802">
            <w:pPr>
              <w:pStyle w:val="TableText"/>
            </w:pPr>
            <w:del w:id="7342" w:author="Claude" w:date="2026-07-27T22:20:43Z">
              <w:r>
                <w:delText>⟨TBD⟩</w:delText>
              </w:r>
            </w:del>
            <w:ins w:id="7343" w:author="Claude" w:date="2026-07-27T22:20:43Z">
              <w:r>
                <w:t xml:space="preserve">11.4</w:t>
              </w:r>
            </w:ins>
          </w:p>
        </w:tc>
        <w:tc>
          <w:tcPr>
            <w:tcW w:w="650" w:type="pct"/>
          </w:tcPr>
          <w:p w14:paraId="0B65FEF1" w14:textId="77777777" w:rsidR="009E5EE7" w:rsidRDefault="009E5EE7" w:rsidP="00E47802">
            <w:pPr>
              <w:pStyle w:val="TableText"/>
            </w:pPr>
            <w:del w:id="7344" w:author="Claude" w:date="2026-07-27T22:20:43Z">
              <w:r>
                <w:delText>⟨TBD⟩</w:delText>
              </w:r>
            </w:del>
            <w:ins w:id="7345" w:author="Claude" w:date="2026-07-27T22:20:43Z">
              <w:r>
                <w:t xml:space="preserve">545.0</w:t>
              </w:r>
            </w:ins>
          </w:p>
        </w:tc>
        <w:tc>
          <w:tcPr>
            <w:tcW w:w="650" w:type="pct"/>
          </w:tcPr>
          <w:p w14:paraId="62F227CF" w14:textId="77777777" w:rsidR="009E5EE7" w:rsidRDefault="009E5EE7" w:rsidP="00E47802">
            <w:pPr>
              <w:pStyle w:val="TableText"/>
            </w:pPr>
            <w:del w:id="7346" w:author="Claude" w:date="2026-07-27T22:20:43Z">
              <w:r>
                <w:delText>⟨TBD⟩</w:delText>
              </w:r>
            </w:del>
            <w:ins w:id="7347" w:author="Claude" w:date="2026-07-27T22:20:43Z">
              <w:r>
                <w:t xml:space="preserve">5243.0</w:t>
              </w:r>
            </w:ins>
          </w:p>
        </w:tc>
        <w:tc>
          <w:tcPr>
            <w:tcW w:w="650" w:type="pct"/>
          </w:tcPr>
          <w:p w14:paraId="7EEE1C3E" w14:textId="77777777" w:rsidR="009E5EE7" w:rsidRDefault="009E5EE7" w:rsidP="00E47802">
            <w:pPr>
              <w:pStyle w:val="TableText"/>
            </w:pPr>
            <w:del w:id="7348" w:author="Claude" w:date="2026-07-27T22:20:43Z">
              <w:r>
                <w:delText>⟨TBD⟩</w:delText>
              </w:r>
            </w:del>
            <w:ins w:id="7349" w:author="Claude" w:date="2026-07-27T22:20:43Z">
              <w:r>
                <w:t xml:space="preserve">—</w:t>
              </w:r>
            </w:ins>
          </w:p>
        </w:tc>
        <w:tc>
          <w:tcPr>
            <w:tcW w:w="650" w:type="pct"/>
          </w:tcPr>
          <w:p w14:paraId="0FBE73E2" w14:textId="77777777" w:rsidR="009E5EE7" w:rsidRDefault="009E5EE7" w:rsidP="00E47802">
            <w:pPr>
              <w:pStyle w:val="TableText"/>
            </w:pPr>
            <w:del w:id="7350" w:author="Claude" w:date="2026-07-27T22:20:43Z">
              <w:r>
                <w:delText>⟨TBD⟩</w:delText>
              </w:r>
            </w:del>
            <w:ins w:id="7351" w:author="Claude" w:date="2026-07-27T22:20:43Z">
              <w:r>
                <w:t xml:space="preserve">0.0</w:t>
              </w:r>
            </w:ins>
          </w:p>
        </w:tc>
      </w:tr>
      <w:tr w:rsidR="009E5EE7" w14:paraId="5718F7F7" w14:textId="77777777" w:rsidTr="00E47802">
        <w:tc>
          <w:tcPr>
            <w:tcW w:w="1100" w:type="pct"/>
          </w:tcPr>
          <w:p w14:paraId="285C3EF1" w14:textId="52C52629"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650" w:type="pct"/>
          </w:tcPr>
          <w:p w14:paraId="75E75F6A" w14:textId="77777777" w:rsidR="009E5EE7" w:rsidRDefault="009E5EE7" w:rsidP="00E47802">
            <w:pPr>
              <w:pStyle w:val="TableText"/>
            </w:pPr>
            <w:del w:id="7352" w:author="Claude" w:date="2026-07-27T22:20:43Z">
              <w:r>
                <w:delText>⟨TBD⟩</w:delText>
              </w:r>
            </w:del>
            <w:ins w:id="7353" w:author="Claude" w:date="2026-07-27T22:20:43Z">
              <w:r>
                <w:t xml:space="preserve">46.7 ± 50.1</w:t>
              </w:r>
            </w:ins>
          </w:p>
        </w:tc>
        <w:tc>
          <w:tcPr>
            <w:tcW w:w="650" w:type="pct"/>
          </w:tcPr>
          <w:p w14:paraId="48446ABB" w14:textId="77777777" w:rsidR="009E5EE7" w:rsidRDefault="009E5EE7" w:rsidP="00E47802">
            <w:pPr>
              <w:pStyle w:val="TableText"/>
            </w:pPr>
            <w:del w:id="7354" w:author="Claude" w:date="2026-07-27T22:20:43Z">
              <w:r>
                <w:delText>⟨TBD⟩</w:delText>
              </w:r>
            </w:del>
            <w:ins w:id="7355" w:author="Claude" w:date="2026-07-27T22:20:43Z">
              <w:r>
                <w:t xml:space="preserve">11.4</w:t>
              </w:r>
            </w:ins>
          </w:p>
        </w:tc>
        <w:tc>
          <w:tcPr>
            <w:tcW w:w="650" w:type="pct"/>
          </w:tcPr>
          <w:p w14:paraId="03BF6047" w14:textId="77777777" w:rsidR="009E5EE7" w:rsidRDefault="009E5EE7" w:rsidP="00E47802">
            <w:pPr>
              <w:pStyle w:val="TableText"/>
            </w:pPr>
            <w:del w:id="7356" w:author="Claude" w:date="2026-07-27T22:20:43Z">
              <w:r>
                <w:delText>⟨TBD⟩</w:delText>
              </w:r>
            </w:del>
            <w:ins w:id="7357" w:author="Claude" w:date="2026-07-27T22:20:43Z">
              <w:r>
                <w:t xml:space="preserve">463.0</w:t>
              </w:r>
            </w:ins>
          </w:p>
        </w:tc>
        <w:tc>
          <w:tcPr>
            <w:tcW w:w="650" w:type="pct"/>
          </w:tcPr>
          <w:p w14:paraId="5FDD3D30" w14:textId="77777777" w:rsidR="009E5EE7" w:rsidRDefault="009E5EE7" w:rsidP="00E47802">
            <w:pPr>
              <w:pStyle w:val="TableText"/>
            </w:pPr>
            <w:del w:id="7358" w:author="Claude" w:date="2026-07-27T22:20:43Z">
              <w:r>
                <w:delText>⟨TBD⟩</w:delText>
              </w:r>
            </w:del>
            <w:ins w:id="7359" w:author="Claude" w:date="2026-07-27T22:20:43Z">
              <w:r>
                <w:t xml:space="preserve">6929.0</w:t>
              </w:r>
            </w:ins>
          </w:p>
        </w:tc>
        <w:tc>
          <w:tcPr>
            <w:tcW w:w="650" w:type="pct"/>
          </w:tcPr>
          <w:p w14:paraId="45813986" w14:textId="77777777" w:rsidR="009E5EE7" w:rsidRDefault="009E5EE7" w:rsidP="00E47802">
            <w:pPr>
              <w:pStyle w:val="TableText"/>
            </w:pPr>
            <w:del w:id="7360" w:author="Claude" w:date="2026-07-27T22:20:43Z">
              <w:r>
                <w:delText>⟨TBD⟩</w:delText>
              </w:r>
            </w:del>
            <w:ins w:id="7361" w:author="Claude" w:date="2026-07-27T22:20:43Z">
              <w:r>
                <w:t xml:space="preserve">190.0</w:t>
              </w:r>
            </w:ins>
          </w:p>
        </w:tc>
        <w:tc>
          <w:tcPr>
            <w:tcW w:w="650" w:type="pct"/>
          </w:tcPr>
          <w:p w14:paraId="0988906A" w14:textId="77777777" w:rsidR="009E5EE7" w:rsidRDefault="009E5EE7" w:rsidP="00E47802">
            <w:pPr>
              <w:pStyle w:val="TableText"/>
            </w:pPr>
            <w:del w:id="7362" w:author="Claude" w:date="2026-07-27T22:20:43Z">
              <w:r>
                <w:delText>⟨TBD⟩</w:delText>
              </w:r>
            </w:del>
            <w:ins w:id="7363" w:author="Claude" w:date="2026-07-27T22:20:43Z">
              <w:r>
                <w:t xml:space="preserve">33.0</w:t>
              </w:r>
            </w:ins>
          </w:p>
        </w:tc>
      </w:tr>
      <w:tr w:rsidR="009E5EE7" w14:paraId="58C6E1DD" w14:textId="77777777" w:rsidTr="00E47802">
        <w:tc>
          <w:tcPr>
            <w:tcW w:w="1100" w:type="pct"/>
          </w:tcPr>
          <w:p w14:paraId="73EDA72D" w14:textId="77777777" w:rsidR="009E5EE7" w:rsidRDefault="009E5EE7" w:rsidP="00E47802">
            <w:pPr>
              <w:pStyle w:val="TableText"/>
            </w:pPr>
            <w:r>
              <w:rPr>
                <w:b/>
              </w:rPr>
              <w:t>Scenario S5</w:t>
            </w:r>
          </w:p>
        </w:tc>
        <w:tc>
          <w:tcPr>
            <w:tcW w:w="650" w:type="pct"/>
          </w:tcPr>
          <w:p w14:paraId="7F33717D" w14:textId="77777777" w:rsidR="009E5EE7" w:rsidRDefault="009E5EE7" w:rsidP="00E47802">
            <w:pPr>
              <w:pStyle w:val="TableText"/>
            </w:pPr>
          </w:p>
        </w:tc>
        <w:tc>
          <w:tcPr>
            <w:tcW w:w="650" w:type="pct"/>
          </w:tcPr>
          <w:p w14:paraId="7395CA42" w14:textId="77777777" w:rsidR="009E5EE7" w:rsidRDefault="009E5EE7" w:rsidP="00E47802">
            <w:pPr>
              <w:pStyle w:val="TableText"/>
            </w:pPr>
          </w:p>
        </w:tc>
        <w:tc>
          <w:tcPr>
            <w:tcW w:w="650" w:type="pct"/>
          </w:tcPr>
          <w:p w14:paraId="547D3DF0" w14:textId="77777777" w:rsidR="009E5EE7" w:rsidRDefault="009E5EE7" w:rsidP="00E47802">
            <w:pPr>
              <w:pStyle w:val="TableText"/>
            </w:pPr>
          </w:p>
        </w:tc>
        <w:tc>
          <w:tcPr>
            <w:tcW w:w="650" w:type="pct"/>
          </w:tcPr>
          <w:p w14:paraId="63BDF2AF" w14:textId="77777777" w:rsidR="009E5EE7" w:rsidRDefault="009E5EE7" w:rsidP="00E47802">
            <w:pPr>
              <w:pStyle w:val="TableText"/>
            </w:pPr>
          </w:p>
        </w:tc>
        <w:tc>
          <w:tcPr>
            <w:tcW w:w="650" w:type="pct"/>
          </w:tcPr>
          <w:p w14:paraId="0913FCE4" w14:textId="77777777" w:rsidR="009E5EE7" w:rsidRDefault="009E5EE7" w:rsidP="00E47802">
            <w:pPr>
              <w:pStyle w:val="TableText"/>
            </w:pPr>
          </w:p>
        </w:tc>
        <w:tc>
          <w:tcPr>
            <w:tcW w:w="650" w:type="pct"/>
          </w:tcPr>
          <w:p w14:paraId="5ED97E15" w14:textId="77777777" w:rsidR="009E5EE7" w:rsidRDefault="009E5EE7" w:rsidP="00E47802">
            <w:pPr>
              <w:pStyle w:val="TableText"/>
            </w:pPr>
          </w:p>
        </w:tc>
      </w:tr>
      <w:tr w:rsidR="009E5EE7" w14:paraId="39EA6A45" w14:textId="77777777" w:rsidTr="00E47802">
        <w:tc>
          <w:tcPr>
            <w:tcW w:w="1100" w:type="pct"/>
          </w:tcPr>
          <w:p w14:paraId="60D3CD40" w14:textId="3487F4E5"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650" w:type="pct"/>
          </w:tcPr>
          <w:p w14:paraId="3875F4A8" w14:textId="77777777" w:rsidR="009E5EE7" w:rsidRDefault="009E5EE7" w:rsidP="00E47802">
            <w:pPr>
              <w:pStyle w:val="TableText"/>
            </w:pPr>
            <w:del w:id="7364" w:author="Claude" w:date="2026-07-27T22:20:43Z">
              <w:r>
                <w:delText>⟨TBD⟩</w:delText>
              </w:r>
            </w:del>
            <w:ins w:id="7365" w:author="Claude" w:date="2026-07-27T22:20:43Z">
              <w:r>
                <w:t xml:space="preserve">239.0 ± 35.6</w:t>
              </w:r>
            </w:ins>
          </w:p>
        </w:tc>
        <w:tc>
          <w:tcPr>
            <w:tcW w:w="650" w:type="pct"/>
          </w:tcPr>
          <w:p w14:paraId="203793CB" w14:textId="77777777" w:rsidR="009E5EE7" w:rsidRDefault="009E5EE7" w:rsidP="00E47802">
            <w:pPr>
              <w:pStyle w:val="TableText"/>
            </w:pPr>
            <w:del w:id="7366" w:author="Claude" w:date="2026-07-27T22:20:43Z">
              <w:r>
                <w:delText>⟨TBD⟩</w:delText>
              </w:r>
            </w:del>
            <w:ins w:id="7367" w:author="Claude" w:date="2026-07-27T22:20:43Z">
              <w:r>
                <w:t xml:space="preserve">60.1</w:t>
              </w:r>
            </w:ins>
          </w:p>
        </w:tc>
        <w:tc>
          <w:tcPr>
            <w:tcW w:w="650" w:type="pct"/>
          </w:tcPr>
          <w:p w14:paraId="0F2DA685" w14:textId="77777777" w:rsidR="009E5EE7" w:rsidRDefault="009E5EE7" w:rsidP="00E47802">
            <w:pPr>
              <w:pStyle w:val="TableText"/>
            </w:pPr>
            <w:del w:id="7368" w:author="Claude" w:date="2026-07-27T22:20:43Z">
              <w:r>
                <w:delText>⟨TBD⟩</w:delText>
              </w:r>
            </w:del>
            <w:ins w:id="7369" w:author="Claude" w:date="2026-07-27T22:20:43Z">
              <w:r>
                <w:t xml:space="preserve">6531.0</w:t>
              </w:r>
            </w:ins>
          </w:p>
        </w:tc>
        <w:tc>
          <w:tcPr>
            <w:tcW w:w="650" w:type="pct"/>
          </w:tcPr>
          <w:p w14:paraId="6559F2A3" w14:textId="77777777" w:rsidR="009E5EE7" w:rsidRDefault="009E5EE7" w:rsidP="00E47802">
            <w:pPr>
              <w:pStyle w:val="TableText"/>
            </w:pPr>
            <w:del w:id="7370" w:author="Claude" w:date="2026-07-27T22:20:43Z">
              <w:r>
                <w:delText>⟨TBD⟩</w:delText>
              </w:r>
            </w:del>
            <w:ins w:id="7371" w:author="Claude" w:date="2026-07-27T22:20:43Z">
              <w:r>
                <w:t xml:space="preserve">0.0</w:t>
              </w:r>
            </w:ins>
          </w:p>
        </w:tc>
        <w:tc>
          <w:tcPr>
            <w:tcW w:w="650" w:type="pct"/>
          </w:tcPr>
          <w:p w14:paraId="46BE4B81" w14:textId="77777777" w:rsidR="009E5EE7" w:rsidRDefault="009E5EE7" w:rsidP="00E47802">
            <w:pPr>
              <w:pStyle w:val="TableText"/>
            </w:pPr>
            <w:del w:id="7372" w:author="Claude" w:date="2026-07-27T22:20:43Z">
              <w:r>
                <w:delText>— (not out)</w:delText>
              </w:r>
            </w:del>
            <w:ins w:id="7373" w:author="Claude" w:date="2026-07-27T22:20:43Z">
              <w:r>
                <w:t xml:space="preserve">—</w:t>
              </w:r>
            </w:ins>
          </w:p>
        </w:tc>
        <w:tc>
          <w:tcPr>
            <w:tcW w:w="650" w:type="pct"/>
          </w:tcPr>
          <w:p w14:paraId="0D636A1C" w14:textId="77777777" w:rsidR="009E5EE7" w:rsidRDefault="009E5EE7" w:rsidP="00E47802">
            <w:pPr>
              <w:pStyle w:val="TableText"/>
            </w:pPr>
            <w:del w:id="7374" w:author="Claude" w:date="2026-07-27T22:20:43Z">
              <w:r>
                <w:delText>⟨TBD⟩</w:delText>
              </w:r>
            </w:del>
            <w:ins w:id="7375" w:author="Claude" w:date="2026-07-27T22:20:43Z">
              <w:r>
                <w:t xml:space="preserve">0.0</w:t>
              </w:r>
            </w:ins>
          </w:p>
        </w:tc>
      </w:tr>
      <w:tr w:rsidR="009E5EE7" w14:paraId="0799D8A4" w14:textId="77777777" w:rsidTr="00E47802">
        <w:tc>
          <w:tcPr>
            <w:tcW w:w="1100" w:type="pct"/>
          </w:tcPr>
          <w:p w14:paraId="70FBB873" w14:textId="3805133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650" w:type="pct"/>
          </w:tcPr>
          <w:p w14:paraId="03DFF663" w14:textId="77777777" w:rsidR="009E5EE7" w:rsidRDefault="009E5EE7" w:rsidP="00E47802">
            <w:pPr>
              <w:pStyle w:val="TableText"/>
            </w:pPr>
            <w:del w:id="7376" w:author="Claude" w:date="2026-07-27T22:20:43Z">
              <w:r>
                <w:delText>⟨TBD⟩</w:delText>
              </w:r>
            </w:del>
            <w:ins w:id="7377" w:author="Claude" w:date="2026-07-27T22:20:43Z">
              <w:r>
                <w:t xml:space="preserve">87.1 ± 46.1</w:t>
              </w:r>
            </w:ins>
          </w:p>
        </w:tc>
        <w:tc>
          <w:tcPr>
            <w:tcW w:w="650" w:type="pct"/>
          </w:tcPr>
          <w:p w14:paraId="41FBE8F0" w14:textId="77777777" w:rsidR="009E5EE7" w:rsidRDefault="009E5EE7" w:rsidP="00E47802">
            <w:pPr>
              <w:pStyle w:val="TableText"/>
            </w:pPr>
            <w:del w:id="7378" w:author="Claude" w:date="2026-07-27T22:20:43Z">
              <w:r>
                <w:delText>⟨TBD⟩</w:delText>
              </w:r>
            </w:del>
            <w:ins w:id="7379" w:author="Claude" w:date="2026-07-27T22:20:43Z">
              <w:r>
                <w:t xml:space="preserve">14.1</w:t>
              </w:r>
            </w:ins>
          </w:p>
        </w:tc>
        <w:tc>
          <w:tcPr>
            <w:tcW w:w="650" w:type="pct"/>
          </w:tcPr>
          <w:p w14:paraId="78242922" w14:textId="77777777" w:rsidR="009E5EE7" w:rsidRDefault="009E5EE7" w:rsidP="00E47802">
            <w:pPr>
              <w:pStyle w:val="TableText"/>
            </w:pPr>
            <w:del w:id="7380" w:author="Claude" w:date="2026-07-27T22:20:43Z">
              <w:r>
                <w:delText>⟨TBD⟩</w:delText>
              </w:r>
            </w:del>
            <w:ins w:id="7381" w:author="Claude" w:date="2026-07-27T22:20:43Z">
              <w:r>
                <w:t xml:space="preserve">1017.0</w:t>
              </w:r>
            </w:ins>
          </w:p>
        </w:tc>
        <w:tc>
          <w:tcPr>
            <w:tcW w:w="650" w:type="pct"/>
          </w:tcPr>
          <w:p w14:paraId="1E4AF76A" w14:textId="77777777" w:rsidR="009E5EE7" w:rsidRDefault="009E5EE7" w:rsidP="00E47802">
            <w:pPr>
              <w:pStyle w:val="TableText"/>
            </w:pPr>
            <w:del w:id="7382" w:author="Claude" w:date="2026-07-27T22:20:43Z">
              <w:r>
                <w:delText>⟨TBD⟩</w:delText>
              </w:r>
            </w:del>
            <w:ins w:id="7383" w:author="Claude" w:date="2026-07-27T22:20:43Z">
              <w:r>
                <w:t xml:space="preserve">0.0</w:t>
              </w:r>
            </w:ins>
          </w:p>
        </w:tc>
        <w:tc>
          <w:tcPr>
            <w:tcW w:w="650" w:type="pct"/>
          </w:tcPr>
          <w:p w14:paraId="3D024CF0" w14:textId="77777777" w:rsidR="009E5EE7" w:rsidRDefault="009E5EE7" w:rsidP="00E47802">
            <w:pPr>
              <w:pStyle w:val="TableText"/>
            </w:pPr>
            <w:del w:id="7384" w:author="Claude" w:date="2026-07-27T22:20:43Z">
              <w:r>
                <w:delText>⟨TBD⟩</w:delText>
              </w:r>
            </w:del>
            <w:ins w:id="7385" w:author="Claude" w:date="2026-07-27T22:20:43Z">
              <w:r>
                <w:t xml:space="preserve">—</w:t>
              </w:r>
            </w:ins>
          </w:p>
        </w:tc>
        <w:tc>
          <w:tcPr>
            <w:tcW w:w="650" w:type="pct"/>
          </w:tcPr>
          <w:p w14:paraId="1C4E6C34" w14:textId="77777777" w:rsidR="009E5EE7" w:rsidRDefault="009E5EE7" w:rsidP="00E47802">
            <w:pPr>
              <w:pStyle w:val="TableText"/>
            </w:pPr>
            <w:del w:id="7386" w:author="Claude" w:date="2026-07-27T22:20:43Z">
              <w:r>
                <w:delText>⟨TBD⟩</w:delText>
              </w:r>
            </w:del>
            <w:ins w:id="7387" w:author="Claude" w:date="2026-07-27T22:20:43Z">
              <w:r>
                <w:t xml:space="preserve">0.0</w:t>
              </w:r>
            </w:ins>
          </w:p>
        </w:tc>
      </w:tr>
      <w:tr w:rsidR="009E5EE7" w14:paraId="66CDC3A5" w14:textId="77777777" w:rsidTr="00E47802">
        <w:tc>
          <w:tcPr>
            <w:tcW w:w="1100" w:type="pct"/>
          </w:tcPr>
          <w:p w14:paraId="3418C593" w14:textId="19F7BD9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50" w:type="pct"/>
          </w:tcPr>
          <w:p w14:paraId="35606282" w14:textId="77777777" w:rsidR="009E5EE7" w:rsidRDefault="009E5EE7" w:rsidP="00E47802">
            <w:pPr>
              <w:pStyle w:val="TableText"/>
            </w:pPr>
            <w:del w:id="7388" w:author="Claude" w:date="2026-07-27T22:20:43Z">
              <w:r>
                <w:delText>⟨TBD⟩</w:delText>
              </w:r>
            </w:del>
            <w:ins w:id="7389" w:author="Claude" w:date="2026-07-27T22:20:43Z">
              <w:r>
                <w:t xml:space="preserve">54.2 ± 38.1</w:t>
              </w:r>
            </w:ins>
          </w:p>
        </w:tc>
        <w:tc>
          <w:tcPr>
            <w:tcW w:w="650" w:type="pct"/>
          </w:tcPr>
          <w:p w14:paraId="4DAFE15A" w14:textId="77777777" w:rsidR="009E5EE7" w:rsidRDefault="009E5EE7" w:rsidP="00E47802">
            <w:pPr>
              <w:pStyle w:val="TableText"/>
            </w:pPr>
            <w:del w:id="7390" w:author="Claude" w:date="2026-07-27T22:20:43Z">
              <w:r>
                <w:delText>⟨TBD⟩</w:delText>
              </w:r>
            </w:del>
            <w:ins w:id="7391" w:author="Claude" w:date="2026-07-27T22:20:43Z">
              <w:r>
                <w:t xml:space="preserve">10.6</w:t>
              </w:r>
            </w:ins>
          </w:p>
        </w:tc>
        <w:tc>
          <w:tcPr>
            <w:tcW w:w="650" w:type="pct"/>
          </w:tcPr>
          <w:p w14:paraId="6F652883" w14:textId="77777777" w:rsidR="009E5EE7" w:rsidRDefault="009E5EE7" w:rsidP="00E47802">
            <w:pPr>
              <w:pStyle w:val="TableText"/>
            </w:pPr>
            <w:del w:id="7392" w:author="Claude" w:date="2026-07-27T22:20:43Z">
              <w:r>
                <w:delText>⟨TBD⟩</w:delText>
              </w:r>
            </w:del>
            <w:ins w:id="7393" w:author="Claude" w:date="2026-07-27T22:20:43Z">
              <w:r>
                <w:t xml:space="preserve">604.0</w:t>
              </w:r>
            </w:ins>
          </w:p>
        </w:tc>
        <w:tc>
          <w:tcPr>
            <w:tcW w:w="650" w:type="pct"/>
          </w:tcPr>
          <w:p w14:paraId="16D01C3C" w14:textId="77777777" w:rsidR="009E5EE7" w:rsidRDefault="009E5EE7" w:rsidP="00E47802">
            <w:pPr>
              <w:pStyle w:val="TableText"/>
            </w:pPr>
            <w:del w:id="7394" w:author="Claude" w:date="2026-07-27T22:20:43Z">
              <w:r>
                <w:delText>⟨TBD⟩</w:delText>
              </w:r>
            </w:del>
            <w:ins w:id="7395" w:author="Claude" w:date="2026-07-27T22:20:43Z">
              <w:r>
                <w:t xml:space="preserve">0.0</w:t>
              </w:r>
            </w:ins>
          </w:p>
        </w:tc>
        <w:tc>
          <w:tcPr>
            <w:tcW w:w="650" w:type="pct"/>
          </w:tcPr>
          <w:p w14:paraId="48D7D9FA" w14:textId="77777777" w:rsidR="009E5EE7" w:rsidRDefault="009E5EE7" w:rsidP="00E47802">
            <w:pPr>
              <w:pStyle w:val="TableText"/>
            </w:pPr>
            <w:del w:id="7396" w:author="Claude" w:date="2026-07-27T22:20:43Z">
              <w:r>
                <w:delText>⟨TBD⟩</w:delText>
              </w:r>
            </w:del>
            <w:ins w:id="7397" w:author="Claude" w:date="2026-07-27T22:20:43Z">
              <w:r>
                <w:t xml:space="preserve">242.0</w:t>
              </w:r>
            </w:ins>
          </w:p>
        </w:tc>
        <w:tc>
          <w:tcPr>
            <w:tcW w:w="650" w:type="pct"/>
          </w:tcPr>
          <w:p w14:paraId="1BD21DCB" w14:textId="77777777" w:rsidR="009E5EE7" w:rsidRDefault="009E5EE7" w:rsidP="00E47802">
            <w:pPr>
              <w:pStyle w:val="TableText"/>
            </w:pPr>
            <w:del w:id="7398" w:author="Claude" w:date="2026-07-27T22:20:43Z">
              <w:r>
                <w:delText>⟨TBD⟩</w:delText>
              </w:r>
            </w:del>
            <w:ins w:id="7399" w:author="Claude" w:date="2026-07-27T22:20:43Z">
              <w:r>
                <w:t xml:space="preserve">33.0</w:t>
              </w:r>
            </w:ins>
          </w:p>
        </w:tc>
      </w:tr>
      <w:tr w:rsidR="009E5EE7" w14:paraId="1B597530" w14:textId="77777777" w:rsidTr="00E47802">
        <w:tc>
          <w:tcPr>
            <w:tcW w:w="1100" w:type="pct"/>
          </w:tcPr>
          <w:p w14:paraId="7ED7750B" w14:textId="31ACC25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650" w:type="pct"/>
          </w:tcPr>
          <w:p w14:paraId="2AB21A9D" w14:textId="77777777" w:rsidR="009E5EE7" w:rsidRDefault="009E5EE7" w:rsidP="00E47802">
            <w:pPr>
              <w:pStyle w:val="TableText"/>
            </w:pPr>
            <w:del w:id="7400" w:author="Claude" w:date="2026-07-27T22:20:43Z">
              <w:r>
                <w:delText>⟨TBD⟩</w:delText>
              </w:r>
            </w:del>
            <w:ins w:id="7401" w:author="Claude" w:date="2026-07-27T22:20:43Z">
              <w:r>
                <w:t xml:space="preserve">65.8 ± 38.1</w:t>
              </w:r>
            </w:ins>
          </w:p>
        </w:tc>
        <w:tc>
          <w:tcPr>
            <w:tcW w:w="650" w:type="pct"/>
          </w:tcPr>
          <w:p w14:paraId="0DB3B701" w14:textId="77777777" w:rsidR="009E5EE7" w:rsidRDefault="009E5EE7" w:rsidP="00E47802">
            <w:pPr>
              <w:pStyle w:val="TableText"/>
            </w:pPr>
            <w:del w:id="7402" w:author="Claude" w:date="2026-07-27T22:20:43Z">
              <w:r>
                <w:delText>⟨TBD⟩</w:delText>
              </w:r>
            </w:del>
            <w:ins w:id="7403" w:author="Claude" w:date="2026-07-27T22:20:43Z">
              <w:r>
                <w:t xml:space="preserve">11.5</w:t>
              </w:r>
            </w:ins>
          </w:p>
        </w:tc>
        <w:tc>
          <w:tcPr>
            <w:tcW w:w="650" w:type="pct"/>
          </w:tcPr>
          <w:p w14:paraId="42805D28" w14:textId="77777777" w:rsidR="009E5EE7" w:rsidRDefault="009E5EE7" w:rsidP="00E47802">
            <w:pPr>
              <w:pStyle w:val="TableText"/>
            </w:pPr>
            <w:del w:id="7404" w:author="Claude" w:date="2026-07-27T22:20:43Z">
              <w:r>
                <w:delText>⟨TBD⟩</w:delText>
              </w:r>
            </w:del>
            <w:ins w:id="7405" w:author="Claude" w:date="2026-07-27T22:20:43Z">
              <w:r>
                <w:t xml:space="preserve">712.0</w:t>
              </w:r>
            </w:ins>
          </w:p>
        </w:tc>
        <w:tc>
          <w:tcPr>
            <w:tcW w:w="650" w:type="pct"/>
          </w:tcPr>
          <w:p w14:paraId="51829F6C" w14:textId="77777777" w:rsidR="009E5EE7" w:rsidRDefault="009E5EE7" w:rsidP="00E47802">
            <w:pPr>
              <w:pStyle w:val="TableText"/>
            </w:pPr>
            <w:del w:id="7406" w:author="Claude" w:date="2026-07-27T22:20:43Z">
              <w:r>
                <w:delText>⟨TBD⟩</w:delText>
              </w:r>
            </w:del>
            <w:ins w:id="7407" w:author="Claude" w:date="2026-07-27T22:20:43Z">
              <w:r>
                <w:t xml:space="preserve">295.0</w:t>
              </w:r>
            </w:ins>
          </w:p>
        </w:tc>
        <w:tc>
          <w:tcPr>
            <w:tcW w:w="650" w:type="pct"/>
          </w:tcPr>
          <w:p w14:paraId="1B2ACE8C" w14:textId="77777777" w:rsidR="009E5EE7" w:rsidRDefault="009E5EE7" w:rsidP="00E47802">
            <w:pPr>
              <w:pStyle w:val="TableText"/>
            </w:pPr>
            <w:del w:id="7408" w:author="Claude" w:date="2026-07-27T22:20:43Z">
              <w:r>
                <w:delText>⟨TBD⟩</w:delText>
              </w:r>
            </w:del>
            <w:ins w:id="7409" w:author="Claude" w:date="2026-07-27T22:20:43Z">
              <w:r>
                <w:t xml:space="preserve">288.0</w:t>
              </w:r>
            </w:ins>
          </w:p>
        </w:tc>
        <w:tc>
          <w:tcPr>
            <w:tcW w:w="650" w:type="pct"/>
          </w:tcPr>
          <w:p w14:paraId="5442A24E" w14:textId="77777777" w:rsidR="009E5EE7" w:rsidRDefault="009E5EE7" w:rsidP="00E47802">
            <w:pPr>
              <w:pStyle w:val="TableText"/>
            </w:pPr>
            <w:del w:id="7410" w:author="Claude" w:date="2026-07-27T22:20:43Z">
              <w:r>
                <w:delText>⟨TBD⟩</w:delText>
              </w:r>
            </w:del>
            <w:ins w:id="7411" w:author="Claude" w:date="2026-07-27T22:20:43Z">
              <w:r>
                <w:t xml:space="preserve">33.0</w:t>
              </w:r>
            </w:ins>
          </w:p>
        </w:tc>
      </w:tr>
      <w:tr w:rsidR="009E5EE7" w14:paraId="6ECD80D4" w14:textId="77777777" w:rsidTr="00E47802">
        <w:tc>
          <w:tcPr>
            <w:tcW w:w="1100" w:type="pct"/>
          </w:tcPr>
          <w:p w14:paraId="51F166A9" w14:textId="55B05B6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50" w:type="pct"/>
          </w:tcPr>
          <w:p w14:paraId="34FC5263" w14:textId="77777777" w:rsidR="009E5EE7" w:rsidRDefault="009E5EE7" w:rsidP="00E47802">
            <w:pPr>
              <w:pStyle w:val="TableText"/>
            </w:pPr>
            <w:del w:id="7412" w:author="Claude" w:date="2026-07-27T22:20:43Z">
              <w:r>
                <w:delText>⟨TBD⟩</w:delText>
              </w:r>
            </w:del>
            <w:ins w:id="7413" w:author="Claude" w:date="2026-07-27T22:20:43Z">
              <w:r>
                <w:t xml:space="preserve">70.9 ± 28.6</w:t>
              </w:r>
            </w:ins>
          </w:p>
        </w:tc>
        <w:tc>
          <w:tcPr>
            <w:tcW w:w="650" w:type="pct"/>
          </w:tcPr>
          <w:p w14:paraId="4EF17682" w14:textId="77777777" w:rsidR="009E5EE7" w:rsidRDefault="009E5EE7" w:rsidP="00E47802">
            <w:pPr>
              <w:pStyle w:val="TableText"/>
            </w:pPr>
            <w:del w:id="7414" w:author="Claude" w:date="2026-07-27T22:20:43Z">
              <w:r>
                <w:delText>⟨TBD⟩</w:delText>
              </w:r>
            </w:del>
            <w:ins w:id="7415" w:author="Claude" w:date="2026-07-27T22:20:43Z">
              <w:r>
                <w:t xml:space="preserve">13.7</w:t>
              </w:r>
            </w:ins>
          </w:p>
        </w:tc>
        <w:tc>
          <w:tcPr>
            <w:tcW w:w="650" w:type="pct"/>
          </w:tcPr>
          <w:p w14:paraId="205C2B33" w14:textId="77777777" w:rsidR="009E5EE7" w:rsidRDefault="009E5EE7" w:rsidP="00E47802">
            <w:pPr>
              <w:pStyle w:val="TableText"/>
            </w:pPr>
            <w:del w:id="7416" w:author="Claude" w:date="2026-07-27T22:20:43Z">
              <w:r>
                <w:delText>⟨TBD⟩</w:delText>
              </w:r>
            </w:del>
            <w:ins w:id="7417" w:author="Claude" w:date="2026-07-27T22:20:43Z">
              <w:r>
                <w:t xml:space="preserve">776.0</w:t>
              </w:r>
            </w:ins>
          </w:p>
        </w:tc>
        <w:tc>
          <w:tcPr>
            <w:tcW w:w="650" w:type="pct"/>
          </w:tcPr>
          <w:p w14:paraId="0AF2126E" w14:textId="77777777" w:rsidR="009E5EE7" w:rsidRDefault="009E5EE7" w:rsidP="00E47802">
            <w:pPr>
              <w:pStyle w:val="TableText"/>
            </w:pPr>
            <w:del w:id="7418" w:author="Claude" w:date="2026-07-27T22:20:43Z">
              <w:r>
                <w:delText>⟨TBD⟩</w:delText>
              </w:r>
            </w:del>
            <w:ins w:id="7419" w:author="Claude" w:date="2026-07-27T22:20:43Z">
              <w:r>
                <w:t xml:space="preserve">295.0</w:t>
              </w:r>
            </w:ins>
          </w:p>
        </w:tc>
        <w:tc>
          <w:tcPr>
            <w:tcW w:w="650" w:type="pct"/>
          </w:tcPr>
          <w:p w14:paraId="03B9C3B5" w14:textId="77777777" w:rsidR="009E5EE7" w:rsidRDefault="009E5EE7" w:rsidP="00E47802">
            <w:pPr>
              <w:pStyle w:val="TableText"/>
            </w:pPr>
            <w:del w:id="7420" w:author="Claude" w:date="2026-07-27T22:20:43Z">
              <w:r>
                <w:delText>⟨TBD⟩</w:delText>
              </w:r>
            </w:del>
            <w:ins w:id="7421" w:author="Claude" w:date="2026-07-27T22:20:43Z">
              <w:r>
                <w:t xml:space="preserve">—</w:t>
              </w:r>
            </w:ins>
          </w:p>
        </w:tc>
        <w:tc>
          <w:tcPr>
            <w:tcW w:w="650" w:type="pct"/>
          </w:tcPr>
          <w:p w14:paraId="08959DA5" w14:textId="77777777" w:rsidR="009E5EE7" w:rsidRDefault="009E5EE7" w:rsidP="00E47802">
            <w:pPr>
              <w:pStyle w:val="TableText"/>
            </w:pPr>
            <w:del w:id="7422" w:author="Claude" w:date="2026-07-27T22:20:43Z">
              <w:r>
                <w:delText>⟨TBD⟩</w:delText>
              </w:r>
            </w:del>
            <w:ins w:id="7423" w:author="Claude" w:date="2026-07-27T22:20:43Z">
              <w:r>
                <w:t xml:space="preserve">0.0</w:t>
              </w:r>
            </w:ins>
          </w:p>
        </w:tc>
      </w:tr>
      <w:tr w:rsidR="009E5EE7" w14:paraId="52315BF9" w14:textId="77777777" w:rsidTr="00E47802">
        <w:tc>
          <w:tcPr>
            <w:tcW w:w="1100" w:type="pct"/>
          </w:tcPr>
          <w:p w14:paraId="5CD44691" w14:textId="7055E515"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650" w:type="pct"/>
          </w:tcPr>
          <w:p w14:paraId="56A404C3" w14:textId="77777777" w:rsidR="009E5EE7" w:rsidRDefault="009E5EE7" w:rsidP="00E47802">
            <w:pPr>
              <w:pStyle w:val="TableText"/>
            </w:pPr>
            <w:del w:id="7424" w:author="Claude" w:date="2026-07-27T22:20:43Z">
              <w:r>
                <w:delText>⟨TBD⟩</w:delText>
              </w:r>
            </w:del>
            <w:ins w:id="7425" w:author="Claude" w:date="2026-07-27T22:20:43Z">
              <w:r>
                <w:t xml:space="preserve">66.8 ± 31.5</w:t>
              </w:r>
            </w:ins>
          </w:p>
        </w:tc>
        <w:tc>
          <w:tcPr>
            <w:tcW w:w="650" w:type="pct"/>
          </w:tcPr>
          <w:p w14:paraId="6D578FBE" w14:textId="77777777" w:rsidR="009E5EE7" w:rsidRDefault="009E5EE7" w:rsidP="00E47802">
            <w:pPr>
              <w:pStyle w:val="TableText"/>
            </w:pPr>
            <w:del w:id="7426" w:author="Claude" w:date="2026-07-27T22:20:43Z">
              <w:r>
                <w:delText>⟨TBD⟩</w:delText>
              </w:r>
            </w:del>
            <w:ins w:id="7427" w:author="Claude" w:date="2026-07-27T22:20:43Z">
              <w:r>
                <w:t xml:space="preserve">11.5</w:t>
              </w:r>
            </w:ins>
          </w:p>
        </w:tc>
        <w:tc>
          <w:tcPr>
            <w:tcW w:w="650" w:type="pct"/>
          </w:tcPr>
          <w:p w14:paraId="5332633C" w14:textId="77777777" w:rsidR="009E5EE7" w:rsidRDefault="009E5EE7" w:rsidP="00E47802">
            <w:pPr>
              <w:pStyle w:val="TableText"/>
            </w:pPr>
            <w:del w:id="7428" w:author="Claude" w:date="2026-07-27T22:20:43Z">
              <w:r>
                <w:delText>⟨TBD⟩</w:delText>
              </w:r>
            </w:del>
            <w:ins w:id="7429" w:author="Claude" w:date="2026-07-27T22:20:43Z">
              <w:r>
                <w:t xml:space="preserve">797.0</w:t>
              </w:r>
            </w:ins>
          </w:p>
        </w:tc>
        <w:tc>
          <w:tcPr>
            <w:tcW w:w="650" w:type="pct"/>
          </w:tcPr>
          <w:p w14:paraId="4F15CE56" w14:textId="77777777" w:rsidR="009E5EE7" w:rsidRDefault="009E5EE7" w:rsidP="00E47802">
            <w:pPr>
              <w:pStyle w:val="TableText"/>
            </w:pPr>
            <w:del w:id="7430" w:author="Claude" w:date="2026-07-27T22:20:43Z">
              <w:r>
                <w:delText>⟨TBD⟩</w:delText>
              </w:r>
            </w:del>
            <w:ins w:id="7431" w:author="Claude" w:date="2026-07-27T22:20:43Z">
              <w:r>
                <w:t xml:space="preserve">6381.0</w:t>
              </w:r>
            </w:ins>
          </w:p>
        </w:tc>
        <w:tc>
          <w:tcPr>
            <w:tcW w:w="650" w:type="pct"/>
          </w:tcPr>
          <w:p w14:paraId="12999568" w14:textId="77777777" w:rsidR="009E5EE7" w:rsidRDefault="009E5EE7" w:rsidP="00E47802">
            <w:pPr>
              <w:pStyle w:val="TableText"/>
            </w:pPr>
            <w:del w:id="7432" w:author="Claude" w:date="2026-07-27T22:20:43Z">
              <w:r>
                <w:delText>⟨TBD⟩</w:delText>
              </w:r>
            </w:del>
            <w:ins w:id="7433" w:author="Claude" w:date="2026-07-27T22:20:43Z">
              <w:r>
                <w:t xml:space="preserve">—</w:t>
              </w:r>
            </w:ins>
          </w:p>
        </w:tc>
        <w:tc>
          <w:tcPr>
            <w:tcW w:w="650" w:type="pct"/>
          </w:tcPr>
          <w:p w14:paraId="29057A4B" w14:textId="77777777" w:rsidR="009E5EE7" w:rsidRDefault="009E5EE7" w:rsidP="00E47802">
            <w:pPr>
              <w:pStyle w:val="TableText"/>
            </w:pPr>
            <w:del w:id="7434" w:author="Claude" w:date="2026-07-27T22:20:43Z">
              <w:r>
                <w:delText>⟨TBD⟩</w:delText>
              </w:r>
            </w:del>
            <w:ins w:id="7435" w:author="Claude" w:date="2026-07-27T22:20:43Z">
              <w:r>
                <w:t xml:space="preserve">0.0</w:t>
              </w:r>
            </w:ins>
          </w:p>
        </w:tc>
      </w:tr>
      <w:tr w:rsidR="009E5EE7" w14:paraId="5AED54A4" w14:textId="77777777" w:rsidTr="00E47802">
        <w:tc>
          <w:tcPr>
            <w:tcW w:w="1100" w:type="pct"/>
          </w:tcPr>
          <w:p w14:paraId="4AA2394C" w14:textId="2A424FF1"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650" w:type="pct"/>
          </w:tcPr>
          <w:p w14:paraId="4C7CEA48" w14:textId="77777777" w:rsidR="009E5EE7" w:rsidRDefault="009E5EE7" w:rsidP="00E47802">
            <w:pPr>
              <w:pStyle w:val="TableText"/>
            </w:pPr>
            <w:del w:id="7436" w:author="Claude" w:date="2026-07-27T22:20:43Z">
              <w:r>
                <w:delText>⟨TBD⟩</w:delText>
              </w:r>
            </w:del>
            <w:ins w:id="7437" w:author="Claude" w:date="2026-07-27T22:20:43Z">
              <w:r>
                <w:t xml:space="preserve">52.4 ± 51.1</w:t>
              </w:r>
            </w:ins>
          </w:p>
        </w:tc>
        <w:tc>
          <w:tcPr>
            <w:tcW w:w="650" w:type="pct"/>
          </w:tcPr>
          <w:p w14:paraId="6F34A58B" w14:textId="77777777" w:rsidR="009E5EE7" w:rsidRDefault="009E5EE7" w:rsidP="00E47802">
            <w:pPr>
              <w:pStyle w:val="TableText"/>
            </w:pPr>
            <w:del w:id="7438" w:author="Claude" w:date="2026-07-27T22:20:43Z">
              <w:r>
                <w:delText>⟨TBD⟩</w:delText>
              </w:r>
            </w:del>
            <w:ins w:id="7439" w:author="Claude" w:date="2026-07-27T22:20:43Z">
              <w:r>
                <w:t xml:space="preserve">11.5</w:t>
              </w:r>
            </w:ins>
          </w:p>
        </w:tc>
        <w:tc>
          <w:tcPr>
            <w:tcW w:w="650" w:type="pct"/>
          </w:tcPr>
          <w:p w14:paraId="51BFBA15" w14:textId="77777777" w:rsidR="009E5EE7" w:rsidRDefault="009E5EE7" w:rsidP="00E47802">
            <w:pPr>
              <w:pStyle w:val="TableText"/>
            </w:pPr>
            <w:del w:id="7440" w:author="Claude" w:date="2026-07-27T22:20:43Z">
              <w:r>
                <w:delText>⟨TBD⟩</w:delText>
              </w:r>
            </w:del>
            <w:ins w:id="7441" w:author="Claude" w:date="2026-07-27T22:20:43Z">
              <w:r>
                <w:t xml:space="preserve">494.0</w:t>
              </w:r>
            </w:ins>
          </w:p>
        </w:tc>
        <w:tc>
          <w:tcPr>
            <w:tcW w:w="650" w:type="pct"/>
          </w:tcPr>
          <w:p w14:paraId="4352A9BF" w14:textId="77777777" w:rsidR="009E5EE7" w:rsidRDefault="009E5EE7" w:rsidP="00E47802">
            <w:pPr>
              <w:pStyle w:val="TableText"/>
            </w:pPr>
            <w:del w:id="7442" w:author="Claude" w:date="2026-07-27T22:20:43Z">
              <w:r>
                <w:delText>⟨TBD⟩</w:delText>
              </w:r>
            </w:del>
            <w:ins w:id="7443" w:author="Claude" w:date="2026-07-27T22:20:43Z">
              <w:r>
                <w:t xml:space="preserve">7544.0</w:t>
              </w:r>
            </w:ins>
          </w:p>
        </w:tc>
        <w:tc>
          <w:tcPr>
            <w:tcW w:w="650" w:type="pct"/>
          </w:tcPr>
          <w:p w14:paraId="5546D05D" w14:textId="77777777" w:rsidR="009E5EE7" w:rsidRDefault="009E5EE7" w:rsidP="00E47802">
            <w:pPr>
              <w:pStyle w:val="TableText"/>
            </w:pPr>
            <w:del w:id="7444" w:author="Claude" w:date="2026-07-27T22:20:43Z">
              <w:r>
                <w:delText>⟨TBD⟩</w:delText>
              </w:r>
            </w:del>
            <w:ins w:id="7445" w:author="Claude" w:date="2026-07-27T22:20:43Z">
              <w:r>
                <w:t xml:space="preserve">190.0</w:t>
              </w:r>
            </w:ins>
          </w:p>
        </w:tc>
        <w:tc>
          <w:tcPr>
            <w:tcW w:w="650" w:type="pct"/>
          </w:tcPr>
          <w:p w14:paraId="18B460AC" w14:textId="77777777" w:rsidR="009E5EE7" w:rsidRDefault="009E5EE7" w:rsidP="00E47802">
            <w:pPr>
              <w:pStyle w:val="TableText"/>
            </w:pPr>
            <w:del w:id="7446" w:author="Claude" w:date="2026-07-27T22:20:43Z">
              <w:r>
                <w:delText>⟨TBD⟩</w:delText>
              </w:r>
            </w:del>
            <w:ins w:id="7447" w:author="Claude" w:date="2026-07-27T22:20:43Z">
              <w:r>
                <w:t xml:space="preserve">33.0</w:t>
              </w:r>
            </w:ins>
          </w:p>
        </w:tc>
      </w:tr>
    </w:tbl>
    <w:p w14:paraId="5DD4ED38" w14:textId="28C4E822" w:rsidR="009E5EE7" w:rsidRDefault="009E5EE7" w:rsidP="009E5EE7">
      <w:pPr>
        <w:pStyle w:val="Caption"/>
      </w:pPr>
      <w:bookmarkStart w:id="338" w:name="_RefT54P"/>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8</w:t>
      </w:r>
      <w:r>
        <w:fldChar w:fldCharType="end"/>
      </w:r>
      <w:bookmarkEnd w:id="338"/>
      <w:del w:id="7026" w:author="Claude" w:date="2026-07-27T22:20:43Z">
        <w:r>
          <w:delText xml:space="preserve"> Physical outcome per scenario and configuration (mean over N = 50 paired worlds; ± 95% CI; time to extinction censored at the 12 h cap; monetary expenditure derived from the stated unit costs)</w:delText>
        </w:r>
      </w:del>
      <w:ins w:id="7027" w:author="Claude" w:date="2026-07-27T22:20:43Z">
        <w:r>
          <w:t xml:space="preserve"> Physical outcome per scenario and configuration (mean over N = 3 paired worlds (pilot; the campaign script extends to 50); ± 95% CI; time to extinction censored at the 12 h cap; monetary expenditure derived from the stated unit costs)</w:t>
        </w:r>
      </w:ins>
    </w:p>
    <w:tbl>
      <w:tblPr>
        <w:tblStyle w:val="TableGrid"/>
        <w:tblW w:w="5000" w:type="pct"/>
        <w:tblLook w:val="04A0" w:firstRow="1" w:lastRow="0" w:firstColumn="1" w:lastColumn="0" w:noHBand="0" w:noVBand="1"/>
      </w:tblPr>
      <w:tblGrid>
        <w:gridCol w:w="1349"/>
        <w:gridCol w:w="868"/>
        <w:gridCol w:w="857"/>
        <w:gridCol w:w="786"/>
        <w:gridCol w:w="810"/>
        <w:gridCol w:w="903"/>
        <w:gridCol w:w="833"/>
        <w:gridCol w:w="845"/>
        <w:gridCol w:w="786"/>
      </w:tblGrid>
      <w:tr w:rsidR="009E5EE7" w14:paraId="3B6F6861" w14:textId="77777777" w:rsidTr="00E47802">
        <w:tc>
          <w:tcPr>
            <w:tcW w:w="1000" w:type="pct"/>
          </w:tcPr>
          <w:p w14:paraId="4C9D6EC9" w14:textId="77777777" w:rsidR="009E5EE7" w:rsidRDefault="009E5EE7" w:rsidP="00E47802">
            <w:pPr>
              <w:pStyle w:val="TableText"/>
            </w:pPr>
            <w:r>
              <w:rPr>
                <w:b/>
              </w:rPr>
              <w:t>Scenario / arm</w:t>
            </w:r>
          </w:p>
        </w:tc>
        <w:tc>
          <w:tcPr>
            <w:tcW w:w="500" w:type="pct"/>
          </w:tcPr>
          <w:p w14:paraId="4EAFEF02" w14:textId="77777777" w:rsidR="009E5EE7" w:rsidRDefault="009E5EE7" w:rsidP="00E47802">
            <w:pPr>
              <w:pStyle w:val="TableText"/>
            </w:pPr>
            <w:r>
              <w:rPr>
                <w:b/>
              </w:rPr>
              <w:t>J_burn</w:t>
            </w:r>
          </w:p>
        </w:tc>
        <w:tc>
          <w:tcPr>
            <w:tcW w:w="500" w:type="pct"/>
          </w:tcPr>
          <w:p w14:paraId="4E70FF56" w14:textId="77777777" w:rsidR="009E5EE7" w:rsidRDefault="009E5EE7" w:rsidP="00E47802">
            <w:pPr>
              <w:pStyle w:val="TableText"/>
            </w:pPr>
            <w:r>
              <w:rPr>
                <w:b/>
              </w:rPr>
              <w:t>J_asset</w:t>
            </w:r>
          </w:p>
        </w:tc>
        <w:tc>
          <w:tcPr>
            <w:tcW w:w="500" w:type="pct"/>
          </w:tcPr>
          <w:p w14:paraId="60005763" w14:textId="77777777" w:rsidR="009E5EE7" w:rsidRDefault="009E5EE7" w:rsidP="00E47802">
            <w:pPr>
              <w:pStyle w:val="TableText"/>
            </w:pPr>
            <w:r>
              <w:rPr>
                <w:b/>
              </w:rPr>
              <w:t>J_pop</w:t>
            </w:r>
          </w:p>
        </w:tc>
        <w:tc>
          <w:tcPr>
            <w:tcW w:w="500" w:type="pct"/>
          </w:tcPr>
          <w:p w14:paraId="0825664E" w14:textId="77777777" w:rsidR="009E5EE7" w:rsidRDefault="009E5EE7" w:rsidP="00E47802">
            <w:pPr>
              <w:pStyle w:val="TableText"/>
            </w:pPr>
            <w:r>
              <w:rPr>
                <w:b/>
              </w:rPr>
              <w:t>J_resp</w:t>
            </w:r>
          </w:p>
        </w:tc>
        <w:tc>
          <w:tcPr>
            <w:tcW w:w="500" w:type="pct"/>
          </w:tcPr>
          <w:p w14:paraId="1DD2830C" w14:textId="77777777" w:rsidR="009E5EE7" w:rsidRDefault="009E5EE7" w:rsidP="00E47802">
            <w:pPr>
              <w:pStyle w:val="TableText"/>
            </w:pPr>
            <w:r>
              <w:rPr>
                <w:b/>
              </w:rPr>
              <w:t>J_delay</w:t>
            </w:r>
          </w:p>
        </w:tc>
        <w:tc>
          <w:tcPr>
            <w:tcW w:w="500" w:type="pct"/>
          </w:tcPr>
          <w:p w14:paraId="2FFA2C7E" w14:textId="77777777" w:rsidR="009E5EE7" w:rsidRDefault="009E5EE7" w:rsidP="00E47802">
            <w:pPr>
              <w:pStyle w:val="TableText"/>
            </w:pPr>
            <w:r>
              <w:rPr>
                <w:b/>
              </w:rPr>
              <w:t>J_total</w:t>
            </w:r>
          </w:p>
        </w:tc>
        <w:tc>
          <w:tcPr>
            <w:tcW w:w="500" w:type="pct"/>
          </w:tcPr>
          <w:p w14:paraId="2B899C0A" w14:textId="77777777" w:rsidR="009E5EE7" w:rsidRDefault="009E5EE7" w:rsidP="00E47802">
            <w:pPr>
              <w:pStyle w:val="TableText"/>
            </w:pPr>
            <w:r>
              <w:rPr>
                <w:b/>
              </w:rPr>
              <w:t>J_phys</w:t>
            </w:r>
          </w:p>
        </w:tc>
        <w:tc>
          <w:tcPr>
            <w:tcW w:w="500" w:type="pct"/>
          </w:tcPr>
          <w:p w14:paraId="5934034C" w14:textId="77777777" w:rsidR="009E5EE7" w:rsidRDefault="009E5EE7" w:rsidP="00E47802">
            <w:pPr>
              <w:pStyle w:val="TableText"/>
            </w:pPr>
            <w:r>
              <w:rPr>
                <w:b/>
              </w:rPr>
              <w:t>Δ vs prev. rung (%)</w:t>
            </w:r>
          </w:p>
        </w:tc>
      </w:tr>
      <w:tr w:rsidR="009E5EE7" w14:paraId="0264E2D8" w14:textId="77777777" w:rsidTr="00E47802">
        <w:tc>
          <w:tcPr>
            <w:tcW w:w="1000" w:type="pct"/>
          </w:tcPr>
          <w:p w14:paraId="3C042F0D" w14:textId="77777777" w:rsidR="009E5EE7" w:rsidRDefault="009E5EE7" w:rsidP="00E47802">
            <w:pPr>
              <w:pStyle w:val="TableText"/>
            </w:pPr>
            <w:r>
              <w:rPr>
                <w:b/>
              </w:rPr>
              <w:t>Scenario S1</w:t>
            </w:r>
          </w:p>
        </w:tc>
        <w:tc>
          <w:tcPr>
            <w:tcW w:w="500" w:type="pct"/>
          </w:tcPr>
          <w:p w14:paraId="078DC916" w14:textId="77777777" w:rsidR="009E5EE7" w:rsidRDefault="009E5EE7" w:rsidP="00E47802">
            <w:pPr>
              <w:pStyle w:val="TableText"/>
            </w:pPr>
          </w:p>
        </w:tc>
        <w:tc>
          <w:tcPr>
            <w:tcW w:w="500" w:type="pct"/>
          </w:tcPr>
          <w:p w14:paraId="65680FC8" w14:textId="77777777" w:rsidR="009E5EE7" w:rsidRDefault="009E5EE7" w:rsidP="00E47802">
            <w:pPr>
              <w:pStyle w:val="TableText"/>
            </w:pPr>
          </w:p>
        </w:tc>
        <w:tc>
          <w:tcPr>
            <w:tcW w:w="500" w:type="pct"/>
          </w:tcPr>
          <w:p w14:paraId="64324DBC" w14:textId="77777777" w:rsidR="009E5EE7" w:rsidRDefault="009E5EE7" w:rsidP="00E47802">
            <w:pPr>
              <w:pStyle w:val="TableText"/>
            </w:pPr>
          </w:p>
        </w:tc>
        <w:tc>
          <w:tcPr>
            <w:tcW w:w="500" w:type="pct"/>
          </w:tcPr>
          <w:p w14:paraId="78DD1C94" w14:textId="77777777" w:rsidR="009E5EE7" w:rsidRDefault="009E5EE7" w:rsidP="00E47802">
            <w:pPr>
              <w:pStyle w:val="TableText"/>
            </w:pPr>
          </w:p>
        </w:tc>
        <w:tc>
          <w:tcPr>
            <w:tcW w:w="500" w:type="pct"/>
          </w:tcPr>
          <w:p w14:paraId="559E6090" w14:textId="77777777" w:rsidR="009E5EE7" w:rsidRDefault="009E5EE7" w:rsidP="00E47802">
            <w:pPr>
              <w:pStyle w:val="TableText"/>
            </w:pPr>
          </w:p>
        </w:tc>
        <w:tc>
          <w:tcPr>
            <w:tcW w:w="500" w:type="pct"/>
          </w:tcPr>
          <w:p w14:paraId="37EB4576" w14:textId="77777777" w:rsidR="009E5EE7" w:rsidRDefault="009E5EE7" w:rsidP="00E47802">
            <w:pPr>
              <w:pStyle w:val="TableText"/>
            </w:pPr>
          </w:p>
        </w:tc>
        <w:tc>
          <w:tcPr>
            <w:tcW w:w="500" w:type="pct"/>
          </w:tcPr>
          <w:p w14:paraId="57D48ED7" w14:textId="77777777" w:rsidR="009E5EE7" w:rsidRDefault="009E5EE7" w:rsidP="00E47802">
            <w:pPr>
              <w:pStyle w:val="TableText"/>
            </w:pPr>
          </w:p>
        </w:tc>
        <w:tc>
          <w:tcPr>
            <w:tcW w:w="500" w:type="pct"/>
          </w:tcPr>
          <w:p w14:paraId="1078B92E" w14:textId="77777777" w:rsidR="009E5EE7" w:rsidRDefault="009E5EE7" w:rsidP="00E47802">
            <w:pPr>
              <w:pStyle w:val="TableText"/>
            </w:pPr>
          </w:p>
        </w:tc>
      </w:tr>
      <w:tr w:rsidR="009E5EE7" w14:paraId="3B138A9E" w14:textId="77777777" w:rsidTr="00E47802">
        <w:tc>
          <w:tcPr>
            <w:tcW w:w="1000" w:type="pct"/>
          </w:tcPr>
          <w:p w14:paraId="735F36BB" w14:textId="5ECAB27B"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500" w:type="pct"/>
          </w:tcPr>
          <w:p w14:paraId="26C3A1F8" w14:textId="77777777" w:rsidR="009E5EE7" w:rsidRDefault="009E5EE7" w:rsidP="00E47802">
            <w:pPr>
              <w:pStyle w:val="TableText"/>
            </w:pPr>
            <w:del w:id="7448" w:author="Claude" w:date="2026-07-27T22:20:43Z">
              <w:r>
                <w:delText>⟨TBD⟩</w:delText>
              </w:r>
            </w:del>
            <w:ins w:id="7449" w:author="Claude" w:date="2026-07-27T22:20:43Z">
              <w:r>
                <w:t xml:space="preserve">0.648</w:t>
              </w:r>
            </w:ins>
          </w:p>
        </w:tc>
        <w:tc>
          <w:tcPr>
            <w:tcW w:w="500" w:type="pct"/>
          </w:tcPr>
          <w:p w14:paraId="3A295F37" w14:textId="77777777" w:rsidR="009E5EE7" w:rsidRDefault="009E5EE7" w:rsidP="00E47802">
            <w:pPr>
              <w:pStyle w:val="TableText"/>
            </w:pPr>
            <w:del w:id="7450" w:author="Claude" w:date="2026-07-27T22:20:43Z">
              <w:r>
                <w:delText>⟨TBD⟩</w:delText>
              </w:r>
            </w:del>
            <w:ins w:id="7451" w:author="Claude" w:date="2026-07-27T22:20:43Z">
              <w:r>
                <w:t xml:space="preserve">0.884</w:t>
              </w:r>
            </w:ins>
          </w:p>
        </w:tc>
        <w:tc>
          <w:tcPr>
            <w:tcW w:w="500" w:type="pct"/>
          </w:tcPr>
          <w:p w14:paraId="60369CB1" w14:textId="77777777" w:rsidR="009E5EE7" w:rsidRDefault="009E5EE7" w:rsidP="00E47802">
            <w:pPr>
              <w:pStyle w:val="TableText"/>
            </w:pPr>
            <w:del w:id="7452" w:author="Claude" w:date="2026-07-27T22:20:43Z">
              <w:r>
                <w:delText>⟨TBD⟩</w:delText>
              </w:r>
            </w:del>
            <w:ins w:id="7453" w:author="Claude" w:date="2026-07-27T22:20:43Z">
              <w:r>
                <w:t xml:space="preserve">0.117</w:t>
              </w:r>
            </w:ins>
          </w:p>
        </w:tc>
        <w:tc>
          <w:tcPr>
            <w:tcW w:w="500" w:type="pct"/>
          </w:tcPr>
          <w:p w14:paraId="2A2618BB" w14:textId="77777777" w:rsidR="009E5EE7" w:rsidRDefault="009E5EE7" w:rsidP="00E47802">
            <w:pPr>
              <w:pStyle w:val="TableText"/>
            </w:pPr>
            <w:del w:id="7454" w:author="Claude" w:date="2026-07-27T22:20:43Z">
              <w:r>
                <w:delText>—</w:delText>
              </w:r>
            </w:del>
            <w:ins w:id="7455" w:author="Claude" w:date="2026-07-27T22:20:43Z">
              <w:r>
                <w:t xml:space="preserve">—</w:t>
              </w:r>
            </w:ins>
          </w:p>
        </w:tc>
        <w:tc>
          <w:tcPr>
            <w:tcW w:w="500" w:type="pct"/>
          </w:tcPr>
          <w:p w14:paraId="128F7D07" w14:textId="77777777" w:rsidR="009E5EE7" w:rsidRDefault="009E5EE7" w:rsidP="00E47802">
            <w:pPr>
              <w:pStyle w:val="TableText"/>
            </w:pPr>
            <w:del w:id="7456" w:author="Claude" w:date="2026-07-27T22:20:43Z">
              <w:r>
                <w:delText>—</w:delText>
              </w:r>
            </w:del>
            <w:ins w:id="7457" w:author="Claude" w:date="2026-07-27T22:20:43Z">
              <w:r>
                <w:t xml:space="preserve">—</w:t>
              </w:r>
            </w:ins>
          </w:p>
        </w:tc>
        <w:tc>
          <w:tcPr>
            <w:tcW w:w="500" w:type="pct"/>
          </w:tcPr>
          <w:p w14:paraId="25BC26C6" w14:textId="77777777" w:rsidR="009E5EE7" w:rsidRDefault="009E5EE7" w:rsidP="00E47802">
            <w:pPr>
              <w:pStyle w:val="TableText"/>
            </w:pPr>
            <w:del w:id="7458" w:author="Claude" w:date="2026-07-27T22:20:43Z">
              <w:r>
                <w:delText>⟨TBD⟩</w:delText>
              </w:r>
            </w:del>
            <w:ins w:id="7459" w:author="Claude" w:date="2026-07-27T22:20:43Z">
              <w:r>
                <w:t xml:space="preserve">0.485</w:t>
              </w:r>
            </w:ins>
          </w:p>
        </w:tc>
        <w:tc>
          <w:tcPr>
            <w:tcW w:w="500" w:type="pct"/>
          </w:tcPr>
          <w:p w14:paraId="3E283A5E" w14:textId="77777777" w:rsidR="009E5EE7" w:rsidRDefault="009E5EE7" w:rsidP="00E47802">
            <w:pPr>
              <w:pStyle w:val="TableText"/>
            </w:pPr>
            <w:del w:id="7460" w:author="Claude" w:date="2026-07-27T22:20:43Z">
              <w:r>
                <w:delText>⟨TBD⟩</w:delText>
              </w:r>
            </w:del>
            <w:ins w:id="7461" w:author="Claude" w:date="2026-07-27T22:20:43Z">
              <w:r>
                <w:t xml:space="preserve">0.55</w:t>
              </w:r>
            </w:ins>
          </w:p>
        </w:tc>
        <w:tc>
          <w:tcPr>
            <w:tcW w:w="500" w:type="pct"/>
          </w:tcPr>
          <w:p w14:paraId="28540A15" w14:textId="77777777" w:rsidR="009E5EE7" w:rsidRDefault="009E5EE7" w:rsidP="00E47802">
            <w:pPr>
              <w:pStyle w:val="TableText"/>
            </w:pPr>
            <w:del w:id="7462" w:author="Claude" w:date="2026-07-27T22:20:43Z">
              <w:r>
                <w:delText>ref.</w:delText>
              </w:r>
            </w:del>
            <w:ins w:id="7463" w:author="Claude" w:date="2026-07-27T22:20:43Z">
              <w:r>
                <w:t xml:space="preserve">ref.</w:t>
              </w:r>
            </w:ins>
          </w:p>
        </w:tc>
      </w:tr>
      <w:tr w:rsidR="009E5EE7" w14:paraId="2D08622F" w14:textId="77777777" w:rsidTr="00E47802">
        <w:tc>
          <w:tcPr>
            <w:tcW w:w="1000" w:type="pct"/>
          </w:tcPr>
          <w:p w14:paraId="77B991B5" w14:textId="35BE168B"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500" w:type="pct"/>
          </w:tcPr>
          <w:p w14:paraId="2517C371" w14:textId="77777777" w:rsidR="009E5EE7" w:rsidRDefault="009E5EE7" w:rsidP="00E47802">
            <w:pPr>
              <w:pStyle w:val="TableText"/>
            </w:pPr>
            <w:del w:id="7464" w:author="Claude" w:date="2026-07-27T22:20:43Z">
              <w:r>
                <w:delText>⟨TBD⟩</w:delText>
              </w:r>
            </w:del>
            <w:ins w:id="7465" w:author="Claude" w:date="2026-07-27T22:20:43Z">
              <w:r>
                <w:t xml:space="preserve">0.518</w:t>
              </w:r>
            </w:ins>
          </w:p>
        </w:tc>
        <w:tc>
          <w:tcPr>
            <w:tcW w:w="500" w:type="pct"/>
          </w:tcPr>
          <w:p w14:paraId="1BB1951A" w14:textId="77777777" w:rsidR="009E5EE7" w:rsidRDefault="009E5EE7" w:rsidP="00E47802">
            <w:pPr>
              <w:pStyle w:val="TableText"/>
            </w:pPr>
            <w:del w:id="7466" w:author="Claude" w:date="2026-07-27T22:20:43Z">
              <w:r>
                <w:delText>⟨TBD⟩</w:delText>
              </w:r>
            </w:del>
            <w:ins w:id="7467" w:author="Claude" w:date="2026-07-27T22:20:43Z">
              <w:r>
                <w:t xml:space="preserve">0.107</w:t>
              </w:r>
            </w:ins>
          </w:p>
        </w:tc>
        <w:tc>
          <w:tcPr>
            <w:tcW w:w="500" w:type="pct"/>
          </w:tcPr>
          <w:p w14:paraId="06B1D220" w14:textId="77777777" w:rsidR="009E5EE7" w:rsidRDefault="009E5EE7" w:rsidP="00E47802">
            <w:pPr>
              <w:pStyle w:val="TableText"/>
            </w:pPr>
            <w:del w:id="7468" w:author="Claude" w:date="2026-07-27T22:20:43Z">
              <w:r>
                <w:delText>⟨TBD⟩</w:delText>
              </w:r>
            </w:del>
            <w:ins w:id="7469" w:author="Claude" w:date="2026-07-27T22:20:43Z">
              <w:r>
                <w:t xml:space="preserve">0.0</w:t>
              </w:r>
            </w:ins>
          </w:p>
        </w:tc>
        <w:tc>
          <w:tcPr>
            <w:tcW w:w="500" w:type="pct"/>
          </w:tcPr>
          <w:p w14:paraId="6ED6DAA2" w14:textId="77777777" w:rsidR="009E5EE7" w:rsidRDefault="009E5EE7" w:rsidP="00E47802">
            <w:pPr>
              <w:pStyle w:val="TableText"/>
            </w:pPr>
            <w:del w:id="7470" w:author="Claude" w:date="2026-07-27T22:20:43Z">
              <w:r>
                <w:delText>⟨TBD⟩</w:delText>
              </w:r>
            </w:del>
            <w:ins w:id="7471" w:author="Claude" w:date="2026-07-27T22:20:43Z">
              <w:r>
                <w:t xml:space="preserve">0.742</w:t>
              </w:r>
            </w:ins>
          </w:p>
        </w:tc>
        <w:tc>
          <w:tcPr>
            <w:tcW w:w="500" w:type="pct"/>
          </w:tcPr>
          <w:p w14:paraId="438E5DDB" w14:textId="77777777" w:rsidR="009E5EE7" w:rsidRDefault="009E5EE7" w:rsidP="00E47802">
            <w:pPr>
              <w:pStyle w:val="TableText"/>
            </w:pPr>
            <w:del w:id="7472" w:author="Claude" w:date="2026-07-27T22:20:43Z">
              <w:r>
                <w:delText>⟨TBD⟩</w:delText>
              </w:r>
            </w:del>
            <w:ins w:id="7473" w:author="Claude" w:date="2026-07-27T22:20:43Z">
              <w:r>
                <w:t xml:space="preserve">0.306</w:t>
              </w:r>
            </w:ins>
          </w:p>
        </w:tc>
        <w:tc>
          <w:tcPr>
            <w:tcW w:w="500" w:type="pct"/>
          </w:tcPr>
          <w:p w14:paraId="47B36EB4" w14:textId="77777777" w:rsidR="009E5EE7" w:rsidRDefault="009E5EE7" w:rsidP="00E47802">
            <w:pPr>
              <w:pStyle w:val="TableText"/>
            </w:pPr>
            <w:del w:id="7474" w:author="Claude" w:date="2026-07-27T22:20:43Z">
              <w:r>
                <w:delText>⟨TBD⟩</w:delText>
              </w:r>
            </w:del>
            <w:ins w:id="7475" w:author="Claude" w:date="2026-07-27T22:20:43Z">
              <w:r>
                <w:t xml:space="preserve">0.246</w:t>
              </w:r>
            </w:ins>
          </w:p>
        </w:tc>
        <w:tc>
          <w:tcPr>
            <w:tcW w:w="500" w:type="pct"/>
          </w:tcPr>
          <w:p w14:paraId="49AAC88E" w14:textId="77777777" w:rsidR="009E5EE7" w:rsidRDefault="009E5EE7" w:rsidP="00E47802">
            <w:pPr>
              <w:pStyle w:val="TableText"/>
            </w:pPr>
            <w:del w:id="7476" w:author="Claude" w:date="2026-07-27T22:20:43Z">
              <w:r>
                <w:delText>⟨TBD⟩</w:delText>
              </w:r>
            </w:del>
            <w:ins w:id="7477" w:author="Claude" w:date="2026-07-27T22:20:43Z">
              <w:r>
                <w:t xml:space="preserve">0.209</w:t>
              </w:r>
            </w:ins>
          </w:p>
        </w:tc>
        <w:tc>
          <w:tcPr>
            <w:tcW w:w="500" w:type="pct"/>
          </w:tcPr>
          <w:p w14:paraId="37DCCF45" w14:textId="77777777" w:rsidR="009E5EE7" w:rsidRDefault="009E5EE7" w:rsidP="00E47802">
            <w:pPr>
              <w:pStyle w:val="TableText"/>
            </w:pPr>
            <w:del w:id="7478" w:author="Claude" w:date="2026-07-27T22:20:43Z">
              <w:r>
                <w:delText>⟨TBD⟩</w:delText>
              </w:r>
            </w:del>
            <w:ins w:id="7479" w:author="Claude" w:date="2026-07-27T22:20:43Z">
              <w:r>
                <w:t xml:space="preserve">+62</w:t>
              </w:r>
            </w:ins>
          </w:p>
        </w:tc>
      </w:tr>
      <w:tr w:rsidR="009E5EE7" w14:paraId="700C8B90" w14:textId="77777777" w:rsidTr="00E47802">
        <w:tc>
          <w:tcPr>
            <w:tcW w:w="1000" w:type="pct"/>
          </w:tcPr>
          <w:p w14:paraId="35AB6FEE" w14:textId="40372C0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0CF1C28C" w14:textId="77777777" w:rsidR="009E5EE7" w:rsidRDefault="009E5EE7" w:rsidP="00E47802">
            <w:pPr>
              <w:pStyle w:val="TableText"/>
            </w:pPr>
            <w:del w:id="7480" w:author="Claude" w:date="2026-07-27T22:20:43Z">
              <w:r>
                <w:delText>⟨TBD⟩</w:delText>
              </w:r>
            </w:del>
            <w:ins w:id="7481" w:author="Claude" w:date="2026-07-27T22:20:43Z">
              <w:r>
                <w:t xml:space="preserve">0.461</w:t>
              </w:r>
            </w:ins>
          </w:p>
        </w:tc>
        <w:tc>
          <w:tcPr>
            <w:tcW w:w="500" w:type="pct"/>
          </w:tcPr>
          <w:p w14:paraId="31C13A78" w14:textId="77777777" w:rsidR="009E5EE7" w:rsidRDefault="009E5EE7" w:rsidP="00E47802">
            <w:pPr>
              <w:pStyle w:val="TableText"/>
            </w:pPr>
            <w:del w:id="7482" w:author="Claude" w:date="2026-07-27T22:20:43Z">
              <w:r>
                <w:delText>⟨TBD⟩</w:delText>
              </w:r>
            </w:del>
            <w:ins w:id="7483" w:author="Claude" w:date="2026-07-27T22:20:43Z">
              <w:r>
                <w:t xml:space="preserve">0.045</w:t>
              </w:r>
            </w:ins>
          </w:p>
        </w:tc>
        <w:tc>
          <w:tcPr>
            <w:tcW w:w="500" w:type="pct"/>
          </w:tcPr>
          <w:p w14:paraId="5CECDD9E" w14:textId="77777777" w:rsidR="009E5EE7" w:rsidRDefault="009E5EE7" w:rsidP="00E47802">
            <w:pPr>
              <w:pStyle w:val="TableText"/>
            </w:pPr>
            <w:del w:id="7484" w:author="Claude" w:date="2026-07-27T22:20:43Z">
              <w:r>
                <w:delText>⟨TBD⟩</w:delText>
              </w:r>
            </w:del>
            <w:ins w:id="7485" w:author="Claude" w:date="2026-07-27T22:20:43Z">
              <w:r>
                <w:t xml:space="preserve">0.0</w:t>
              </w:r>
            </w:ins>
          </w:p>
        </w:tc>
        <w:tc>
          <w:tcPr>
            <w:tcW w:w="500" w:type="pct"/>
          </w:tcPr>
          <w:p w14:paraId="05FECFF1" w14:textId="77777777" w:rsidR="009E5EE7" w:rsidRDefault="009E5EE7" w:rsidP="00E47802">
            <w:pPr>
              <w:pStyle w:val="TableText"/>
            </w:pPr>
            <w:del w:id="7486" w:author="Claude" w:date="2026-07-27T22:20:43Z">
              <w:r>
                <w:delText>⟨TBD⟩</w:delText>
              </w:r>
            </w:del>
            <w:ins w:id="7487" w:author="Claude" w:date="2026-07-27T22:20:43Z">
              <w:r>
                <w:t xml:space="preserve">0.613</w:t>
              </w:r>
            </w:ins>
          </w:p>
        </w:tc>
        <w:tc>
          <w:tcPr>
            <w:tcW w:w="500" w:type="pct"/>
          </w:tcPr>
          <w:p w14:paraId="1B7C065A" w14:textId="77777777" w:rsidR="009E5EE7" w:rsidRDefault="009E5EE7" w:rsidP="00E47802">
            <w:pPr>
              <w:pStyle w:val="TableText"/>
            </w:pPr>
            <w:del w:id="7488" w:author="Claude" w:date="2026-07-27T22:20:43Z">
              <w:r>
                <w:delText>⟨TBD⟩</w:delText>
              </w:r>
            </w:del>
            <w:ins w:id="7489" w:author="Claude" w:date="2026-07-27T22:20:43Z">
              <w:r>
                <w:t xml:space="preserve">0.268</w:t>
              </w:r>
            </w:ins>
          </w:p>
        </w:tc>
        <w:tc>
          <w:tcPr>
            <w:tcW w:w="500" w:type="pct"/>
          </w:tcPr>
          <w:p w14:paraId="000C6E36" w14:textId="77777777" w:rsidR="009E5EE7" w:rsidRDefault="009E5EE7" w:rsidP="00E47802">
            <w:pPr>
              <w:pStyle w:val="TableText"/>
            </w:pPr>
            <w:del w:id="7490" w:author="Claude" w:date="2026-07-27T22:20:43Z">
              <w:r>
                <w:delText>⟨TBD⟩</w:delText>
              </w:r>
            </w:del>
            <w:ins w:id="7491" w:author="Claude" w:date="2026-07-27T22:20:43Z">
              <w:r>
                <w:t xml:space="preserve">0.201</w:t>
              </w:r>
            </w:ins>
          </w:p>
        </w:tc>
        <w:tc>
          <w:tcPr>
            <w:tcW w:w="500" w:type="pct"/>
          </w:tcPr>
          <w:p w14:paraId="77ECB3FA" w14:textId="77777777" w:rsidR="009E5EE7" w:rsidRDefault="009E5EE7" w:rsidP="00E47802">
            <w:pPr>
              <w:pStyle w:val="TableText"/>
            </w:pPr>
            <w:del w:id="7492" w:author="Claude" w:date="2026-07-27T22:20:43Z">
              <w:r>
                <w:delText>⟨TBD⟩</w:delText>
              </w:r>
            </w:del>
            <w:ins w:id="7493" w:author="Claude" w:date="2026-07-27T22:20:43Z">
              <w:r>
                <w:t xml:space="preserve">0.169</w:t>
              </w:r>
            </w:ins>
          </w:p>
        </w:tc>
        <w:tc>
          <w:tcPr>
            <w:tcW w:w="500" w:type="pct"/>
          </w:tcPr>
          <w:p w14:paraId="4EC17E06" w14:textId="77777777" w:rsidR="009E5EE7" w:rsidRDefault="009E5EE7" w:rsidP="00E47802">
            <w:pPr>
              <w:pStyle w:val="TableText"/>
            </w:pPr>
            <w:del w:id="7494" w:author="Claude" w:date="2026-07-27T22:20:43Z">
              <w:r>
                <w:delText>⟨TBD⟩</w:delText>
              </w:r>
            </w:del>
            <w:ins w:id="7495" w:author="Claude" w:date="2026-07-27T22:20:43Z">
              <w:r>
                <w:t xml:space="preserve">+19</w:t>
              </w:r>
            </w:ins>
          </w:p>
        </w:tc>
      </w:tr>
      <w:tr w:rsidR="009E5EE7" w14:paraId="66796923" w14:textId="77777777" w:rsidTr="00E47802">
        <w:tc>
          <w:tcPr>
            <w:tcW w:w="1000" w:type="pct"/>
          </w:tcPr>
          <w:p w14:paraId="2C52F5EB" w14:textId="7AC24ECD"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05B113B6" w14:textId="77777777" w:rsidR="009E5EE7" w:rsidRDefault="009E5EE7" w:rsidP="00E47802">
            <w:pPr>
              <w:pStyle w:val="TableText"/>
            </w:pPr>
            <w:del w:id="7496" w:author="Claude" w:date="2026-07-27T22:20:43Z">
              <w:r>
                <w:delText>⟨TBD⟩</w:delText>
              </w:r>
            </w:del>
            <w:ins w:id="7497" w:author="Claude" w:date="2026-07-27T22:20:43Z">
              <w:r>
                <w:t xml:space="preserve">0.417</w:t>
              </w:r>
            </w:ins>
          </w:p>
        </w:tc>
        <w:tc>
          <w:tcPr>
            <w:tcW w:w="500" w:type="pct"/>
          </w:tcPr>
          <w:p w14:paraId="754DF0B3" w14:textId="77777777" w:rsidR="009E5EE7" w:rsidRDefault="009E5EE7" w:rsidP="00E47802">
            <w:pPr>
              <w:pStyle w:val="TableText"/>
            </w:pPr>
            <w:del w:id="7498" w:author="Claude" w:date="2026-07-27T22:20:43Z">
              <w:r>
                <w:delText>⟨TBD⟩</w:delText>
              </w:r>
            </w:del>
            <w:ins w:id="7499" w:author="Claude" w:date="2026-07-27T22:20:43Z">
              <w:r>
                <w:t xml:space="preserve">0.004</w:t>
              </w:r>
            </w:ins>
          </w:p>
        </w:tc>
        <w:tc>
          <w:tcPr>
            <w:tcW w:w="500" w:type="pct"/>
          </w:tcPr>
          <w:p w14:paraId="4A17FD16" w14:textId="77777777" w:rsidR="009E5EE7" w:rsidRDefault="009E5EE7" w:rsidP="00E47802">
            <w:pPr>
              <w:pStyle w:val="TableText"/>
            </w:pPr>
            <w:del w:id="7500" w:author="Claude" w:date="2026-07-27T22:20:43Z">
              <w:r>
                <w:delText>⟨TBD⟩</w:delText>
              </w:r>
            </w:del>
            <w:ins w:id="7501" w:author="Claude" w:date="2026-07-27T22:20:43Z">
              <w:r>
                <w:t xml:space="preserve">0.0</w:t>
              </w:r>
            </w:ins>
          </w:p>
        </w:tc>
        <w:tc>
          <w:tcPr>
            <w:tcW w:w="500" w:type="pct"/>
          </w:tcPr>
          <w:p w14:paraId="15550ACA" w14:textId="77777777" w:rsidR="009E5EE7" w:rsidRDefault="009E5EE7" w:rsidP="00E47802">
            <w:pPr>
              <w:pStyle w:val="TableText"/>
            </w:pPr>
            <w:del w:id="7502" w:author="Claude" w:date="2026-07-27T22:20:43Z">
              <w:r>
                <w:delText>⟨TBD⟩</w:delText>
              </w:r>
            </w:del>
            <w:ins w:id="7503" w:author="Claude" w:date="2026-07-27T22:20:43Z">
              <w:r>
                <w:t xml:space="preserve">0.712</w:t>
              </w:r>
            </w:ins>
          </w:p>
        </w:tc>
        <w:tc>
          <w:tcPr>
            <w:tcW w:w="500" w:type="pct"/>
          </w:tcPr>
          <w:p w14:paraId="7A8B9A08" w14:textId="77777777" w:rsidR="009E5EE7" w:rsidRDefault="009E5EE7" w:rsidP="00E47802">
            <w:pPr>
              <w:pStyle w:val="TableText"/>
            </w:pPr>
            <w:del w:id="7504" w:author="Claude" w:date="2026-07-27T22:20:43Z">
              <w:r>
                <w:delText>⟨TBD⟩</w:delText>
              </w:r>
            </w:del>
            <w:ins w:id="7505" w:author="Claude" w:date="2026-07-27T22:20:43Z">
              <w:r>
                <w:t xml:space="preserve">0.252</w:t>
              </w:r>
            </w:ins>
          </w:p>
        </w:tc>
        <w:tc>
          <w:tcPr>
            <w:tcW w:w="500" w:type="pct"/>
          </w:tcPr>
          <w:p w14:paraId="58A11D04" w14:textId="77777777" w:rsidR="009E5EE7" w:rsidRDefault="009E5EE7" w:rsidP="00E47802">
            <w:pPr>
              <w:pStyle w:val="TableText"/>
            </w:pPr>
            <w:del w:id="7506" w:author="Claude" w:date="2026-07-27T22:20:43Z">
              <w:r>
                <w:delText>⟨TBD⟩</w:delText>
              </w:r>
            </w:del>
            <w:ins w:id="7507" w:author="Claude" w:date="2026-07-27T22:20:43Z">
              <w:r>
                <w:t xml:space="preserve">0.18</w:t>
              </w:r>
            </w:ins>
          </w:p>
        </w:tc>
        <w:tc>
          <w:tcPr>
            <w:tcW w:w="500" w:type="pct"/>
          </w:tcPr>
          <w:p w14:paraId="37E302E3" w14:textId="77777777" w:rsidR="009E5EE7" w:rsidRDefault="009E5EE7" w:rsidP="00E47802">
            <w:pPr>
              <w:pStyle w:val="TableText"/>
            </w:pPr>
            <w:del w:id="7508" w:author="Claude" w:date="2026-07-27T22:20:43Z">
              <w:r>
                <w:delText>⟨TBD⟩</w:delText>
              </w:r>
            </w:del>
            <w:ins w:id="7509" w:author="Claude" w:date="2026-07-27T22:20:43Z">
              <w:r>
                <w:t xml:space="preserve">0.14</w:t>
              </w:r>
            </w:ins>
          </w:p>
        </w:tc>
        <w:tc>
          <w:tcPr>
            <w:tcW w:w="500" w:type="pct"/>
          </w:tcPr>
          <w:p w14:paraId="1AF28F8A" w14:textId="77777777" w:rsidR="009E5EE7" w:rsidRDefault="009E5EE7" w:rsidP="00E47802">
            <w:pPr>
              <w:pStyle w:val="TableText"/>
            </w:pPr>
            <w:del w:id="7510" w:author="Claude" w:date="2026-07-27T22:20:43Z">
              <w:r>
                <w:delText>⟨TBD⟩</w:delText>
              </w:r>
            </w:del>
            <w:ins w:id="7511" w:author="Claude" w:date="2026-07-27T22:20:43Z">
              <w:r>
                <w:t xml:space="preserve">+33</w:t>
              </w:r>
            </w:ins>
          </w:p>
        </w:tc>
      </w:tr>
      <w:tr w:rsidR="009E5EE7" w14:paraId="4898A6B5" w14:textId="77777777" w:rsidTr="00E47802">
        <w:tc>
          <w:tcPr>
            <w:tcW w:w="1000" w:type="pct"/>
          </w:tcPr>
          <w:p w14:paraId="5AC352E8" w14:textId="30553FB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12507D67" w14:textId="77777777" w:rsidR="009E5EE7" w:rsidRDefault="009E5EE7" w:rsidP="00E47802">
            <w:pPr>
              <w:pStyle w:val="TableText"/>
            </w:pPr>
            <w:del w:id="7512" w:author="Claude" w:date="2026-07-27T22:20:43Z">
              <w:r>
                <w:delText>⟨TBD⟩</w:delText>
              </w:r>
            </w:del>
            <w:ins w:id="7513" w:author="Claude" w:date="2026-07-27T22:20:43Z">
              <w:r>
                <w:t xml:space="preserve">0.401</w:t>
              </w:r>
            </w:ins>
          </w:p>
        </w:tc>
        <w:tc>
          <w:tcPr>
            <w:tcW w:w="500" w:type="pct"/>
          </w:tcPr>
          <w:p w14:paraId="34E79A35" w14:textId="77777777" w:rsidR="009E5EE7" w:rsidRDefault="009E5EE7" w:rsidP="00E47802">
            <w:pPr>
              <w:pStyle w:val="TableText"/>
            </w:pPr>
            <w:del w:id="7514" w:author="Claude" w:date="2026-07-27T22:20:43Z">
              <w:r>
                <w:delText>⟨TBD⟩</w:delText>
              </w:r>
            </w:del>
            <w:ins w:id="7515" w:author="Claude" w:date="2026-07-27T22:20:43Z">
              <w:r>
                <w:t xml:space="preserve">0.0</w:t>
              </w:r>
            </w:ins>
          </w:p>
        </w:tc>
        <w:tc>
          <w:tcPr>
            <w:tcW w:w="500" w:type="pct"/>
          </w:tcPr>
          <w:p w14:paraId="3413A92A" w14:textId="77777777" w:rsidR="009E5EE7" w:rsidRDefault="009E5EE7" w:rsidP="00E47802">
            <w:pPr>
              <w:pStyle w:val="TableText"/>
            </w:pPr>
            <w:del w:id="7516" w:author="Claude" w:date="2026-07-27T22:20:43Z">
              <w:r>
                <w:delText>⟨TBD⟩</w:delText>
              </w:r>
            </w:del>
            <w:ins w:id="7517" w:author="Claude" w:date="2026-07-27T22:20:43Z">
              <w:r>
                <w:t xml:space="preserve">0.0</w:t>
              </w:r>
            </w:ins>
          </w:p>
        </w:tc>
        <w:tc>
          <w:tcPr>
            <w:tcW w:w="500" w:type="pct"/>
          </w:tcPr>
          <w:p w14:paraId="714D75CA" w14:textId="77777777" w:rsidR="009E5EE7" w:rsidRDefault="009E5EE7" w:rsidP="00E47802">
            <w:pPr>
              <w:pStyle w:val="TableText"/>
            </w:pPr>
            <w:del w:id="7518" w:author="Claude" w:date="2026-07-27T22:20:43Z">
              <w:r>
                <w:delText>⟨TBD⟩</w:delText>
              </w:r>
            </w:del>
            <w:ins w:id="7519" w:author="Claude" w:date="2026-07-27T22:20:43Z">
              <w:r>
                <w:t xml:space="preserve">0.643</w:t>
              </w:r>
            </w:ins>
          </w:p>
        </w:tc>
        <w:tc>
          <w:tcPr>
            <w:tcW w:w="500" w:type="pct"/>
          </w:tcPr>
          <w:p w14:paraId="43ACB5CD" w14:textId="77777777" w:rsidR="009E5EE7" w:rsidRDefault="009E5EE7" w:rsidP="00E47802">
            <w:pPr>
              <w:pStyle w:val="TableText"/>
            </w:pPr>
            <w:del w:id="7520" w:author="Claude" w:date="2026-07-27T22:20:43Z">
              <w:r>
                <w:delText>⟨TBD⟩</w:delText>
              </w:r>
            </w:del>
            <w:ins w:id="7521" w:author="Claude" w:date="2026-07-27T22:20:43Z">
              <w:r>
                <w:t xml:space="preserve">0.295</w:t>
              </w:r>
            </w:ins>
          </w:p>
        </w:tc>
        <w:tc>
          <w:tcPr>
            <w:tcW w:w="500" w:type="pct"/>
          </w:tcPr>
          <w:p w14:paraId="53C75735" w14:textId="77777777" w:rsidR="009E5EE7" w:rsidRDefault="009E5EE7" w:rsidP="00E47802">
            <w:pPr>
              <w:pStyle w:val="TableText"/>
            </w:pPr>
            <w:del w:id="7522" w:author="Claude" w:date="2026-07-27T22:20:43Z">
              <w:r>
                <w:delText>⟨TBD⟩</w:delText>
              </w:r>
            </w:del>
            <w:ins w:id="7523" w:author="Claude" w:date="2026-07-27T22:20:43Z">
              <w:r>
                <w:t xml:space="preserve">0.173</w:t>
              </w:r>
            </w:ins>
          </w:p>
        </w:tc>
        <w:tc>
          <w:tcPr>
            <w:tcW w:w="500" w:type="pct"/>
          </w:tcPr>
          <w:p w14:paraId="21696F03" w14:textId="77777777" w:rsidR="009E5EE7" w:rsidRDefault="009E5EE7" w:rsidP="00E47802">
            <w:pPr>
              <w:pStyle w:val="TableText"/>
            </w:pPr>
            <w:del w:id="7524" w:author="Claude" w:date="2026-07-27T22:20:43Z">
              <w:r>
                <w:delText>⟨TBD⟩</w:delText>
              </w:r>
            </w:del>
            <w:ins w:id="7525" w:author="Claude" w:date="2026-07-27T22:20:43Z">
              <w:r>
                <w:t xml:space="preserve">0.134</w:t>
              </w:r>
            </w:ins>
          </w:p>
        </w:tc>
        <w:tc>
          <w:tcPr>
            <w:tcW w:w="500" w:type="pct"/>
          </w:tcPr>
          <w:p w14:paraId="64D48900" w14:textId="77777777" w:rsidR="009E5EE7" w:rsidRDefault="009E5EE7" w:rsidP="00E47802">
            <w:pPr>
              <w:pStyle w:val="TableText"/>
            </w:pPr>
            <w:del w:id="7526" w:author="Claude" w:date="2026-07-27T22:20:43Z">
              <w:r>
                <w:delText>⟨TBD⟩</w:delText>
              </w:r>
            </w:del>
            <w:ins w:id="7527" w:author="Claude" w:date="2026-07-27T22:20:43Z">
              <w:r>
                <w:t xml:space="preserve">+36</w:t>
              </w:r>
            </w:ins>
          </w:p>
        </w:tc>
      </w:tr>
      <w:tr w:rsidR="009E5EE7" w14:paraId="11CEC7D3" w14:textId="77777777" w:rsidTr="00E47802">
        <w:tc>
          <w:tcPr>
            <w:tcW w:w="1000" w:type="pct"/>
          </w:tcPr>
          <w:p w14:paraId="23404233" w14:textId="4D018706"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500" w:type="pct"/>
          </w:tcPr>
          <w:p w14:paraId="73386D33" w14:textId="77777777" w:rsidR="009E5EE7" w:rsidRDefault="009E5EE7" w:rsidP="00E47802">
            <w:pPr>
              <w:pStyle w:val="TableText"/>
            </w:pPr>
            <w:del w:id="7528" w:author="Claude" w:date="2026-07-27T22:20:43Z">
              <w:r>
                <w:delText>⟨TBD⟩</w:delText>
              </w:r>
            </w:del>
            <w:ins w:id="7529" w:author="Claude" w:date="2026-07-27T22:20:43Z">
              <w:r>
                <w:t xml:space="preserve">0.493</w:t>
              </w:r>
            </w:ins>
          </w:p>
        </w:tc>
        <w:tc>
          <w:tcPr>
            <w:tcW w:w="500" w:type="pct"/>
          </w:tcPr>
          <w:p w14:paraId="56C23317" w14:textId="77777777" w:rsidR="009E5EE7" w:rsidRDefault="009E5EE7" w:rsidP="00E47802">
            <w:pPr>
              <w:pStyle w:val="TableText"/>
            </w:pPr>
            <w:del w:id="7530" w:author="Claude" w:date="2026-07-27T22:20:43Z">
              <w:r>
                <w:delText>⟨TBD⟩</w:delText>
              </w:r>
            </w:del>
            <w:ins w:id="7531" w:author="Claude" w:date="2026-07-27T22:20:43Z">
              <w:r>
                <w:t xml:space="preserve">0.085</w:t>
              </w:r>
            </w:ins>
          </w:p>
        </w:tc>
        <w:tc>
          <w:tcPr>
            <w:tcW w:w="500" w:type="pct"/>
          </w:tcPr>
          <w:p w14:paraId="732ED30B" w14:textId="77777777" w:rsidR="009E5EE7" w:rsidRDefault="009E5EE7" w:rsidP="00E47802">
            <w:pPr>
              <w:pStyle w:val="TableText"/>
            </w:pPr>
            <w:del w:id="7532" w:author="Claude" w:date="2026-07-27T22:20:43Z">
              <w:r>
                <w:delText>⟨TBD⟩</w:delText>
              </w:r>
            </w:del>
            <w:ins w:id="7533" w:author="Claude" w:date="2026-07-27T22:20:43Z">
              <w:r>
                <w:t xml:space="preserve">0.036</w:t>
              </w:r>
            </w:ins>
          </w:p>
        </w:tc>
        <w:tc>
          <w:tcPr>
            <w:tcW w:w="500" w:type="pct"/>
          </w:tcPr>
          <w:p w14:paraId="66633718" w14:textId="77777777" w:rsidR="009E5EE7" w:rsidRDefault="009E5EE7" w:rsidP="00E47802">
            <w:pPr>
              <w:pStyle w:val="TableText"/>
            </w:pPr>
            <w:del w:id="7534" w:author="Claude" w:date="2026-07-27T22:20:43Z">
              <w:r>
                <w:delText>⟨TBD⟩</w:delText>
              </w:r>
            </w:del>
            <w:ins w:id="7535" w:author="Claude" w:date="2026-07-27T22:20:43Z">
              <w:r>
                <w:t xml:space="preserve">0.669</w:t>
              </w:r>
            </w:ins>
          </w:p>
        </w:tc>
        <w:tc>
          <w:tcPr>
            <w:tcW w:w="500" w:type="pct"/>
          </w:tcPr>
          <w:p w14:paraId="0745755B" w14:textId="77777777" w:rsidR="009E5EE7" w:rsidRDefault="009E5EE7" w:rsidP="00E47802">
            <w:pPr>
              <w:pStyle w:val="TableText"/>
            </w:pPr>
            <w:del w:id="7536" w:author="Claude" w:date="2026-07-27T22:20:43Z">
              <w:r>
                <w:delText>⟨TBD⟩</w:delText>
              </w:r>
            </w:del>
            <w:ins w:id="7537" w:author="Claude" w:date="2026-07-27T22:20:43Z">
              <w:r>
                <w:t xml:space="preserve">0.212</w:t>
              </w:r>
            </w:ins>
          </w:p>
        </w:tc>
        <w:tc>
          <w:tcPr>
            <w:tcW w:w="500" w:type="pct"/>
          </w:tcPr>
          <w:p w14:paraId="0EB3CB2D" w14:textId="77777777" w:rsidR="009E5EE7" w:rsidRDefault="009E5EE7" w:rsidP="00E47802">
            <w:pPr>
              <w:pStyle w:val="TableText"/>
            </w:pPr>
            <w:del w:id="7538" w:author="Claude" w:date="2026-07-27T22:20:43Z">
              <w:r>
                <w:delText>⟨TBD⟩</w:delText>
              </w:r>
            </w:del>
            <w:ins w:id="7539" w:author="Claude" w:date="2026-07-27T22:20:43Z">
              <w:r>
                <w:t xml:space="preserve">0.232</w:t>
              </w:r>
            </w:ins>
          </w:p>
        </w:tc>
        <w:tc>
          <w:tcPr>
            <w:tcW w:w="500" w:type="pct"/>
          </w:tcPr>
          <w:p w14:paraId="228629C8" w14:textId="77777777" w:rsidR="009E5EE7" w:rsidRDefault="009E5EE7" w:rsidP="00E47802">
            <w:pPr>
              <w:pStyle w:val="TableText"/>
            </w:pPr>
            <w:del w:id="7540" w:author="Claude" w:date="2026-07-27T22:20:43Z">
              <w:r>
                <w:delText>⟨TBD⟩</w:delText>
              </w:r>
            </w:del>
            <w:ins w:id="7541" w:author="Claude" w:date="2026-07-27T22:20:43Z">
              <w:r>
                <w:t xml:space="preserve">0.205</w:t>
              </w:r>
            </w:ins>
          </w:p>
        </w:tc>
        <w:tc>
          <w:tcPr>
            <w:tcW w:w="500" w:type="pct"/>
          </w:tcPr>
          <w:p w14:paraId="0FFDAC7C" w14:textId="77777777" w:rsidR="009E5EE7" w:rsidRDefault="009E5EE7" w:rsidP="00E47802">
            <w:pPr>
              <w:pStyle w:val="TableText"/>
            </w:pPr>
            <w:del w:id="7542" w:author="Claude" w:date="2026-07-27T22:20:43Z">
              <w:r>
                <w:delText>⟨TBD⟩</w:delText>
              </w:r>
            </w:del>
            <w:ins w:id="7543" w:author="Claude" w:date="2026-07-27T22:20:43Z">
              <w:r>
                <w:t xml:space="preserve">ref.</w:t>
              </w:r>
            </w:ins>
          </w:p>
        </w:tc>
      </w:tr>
      <w:tr w:rsidR="009E5EE7" w14:paraId="25606412" w14:textId="77777777" w:rsidTr="00E47802">
        <w:tc>
          <w:tcPr>
            <w:tcW w:w="1000" w:type="pct"/>
          </w:tcPr>
          <w:p w14:paraId="44D494A9" w14:textId="4EA5CD0B"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500" w:type="pct"/>
          </w:tcPr>
          <w:p w14:paraId="2A57FB47" w14:textId="77777777" w:rsidR="009E5EE7" w:rsidRDefault="009E5EE7" w:rsidP="00E47802">
            <w:pPr>
              <w:pStyle w:val="TableText"/>
            </w:pPr>
            <w:del w:id="7544" w:author="Claude" w:date="2026-07-27T22:20:43Z">
              <w:r>
                <w:delText>⟨TBD⟩</w:delText>
              </w:r>
            </w:del>
            <w:ins w:id="7545" w:author="Claude" w:date="2026-07-27T22:20:43Z">
              <w:r>
                <w:t xml:space="preserve">0.52</w:t>
              </w:r>
            </w:ins>
          </w:p>
        </w:tc>
        <w:tc>
          <w:tcPr>
            <w:tcW w:w="500" w:type="pct"/>
          </w:tcPr>
          <w:p w14:paraId="0C4F8B24" w14:textId="77777777" w:rsidR="009E5EE7" w:rsidRDefault="009E5EE7" w:rsidP="00E47802">
            <w:pPr>
              <w:pStyle w:val="TableText"/>
            </w:pPr>
            <w:del w:id="7546" w:author="Claude" w:date="2026-07-27T22:20:43Z">
              <w:r>
                <w:delText>⟨TBD⟩</w:delText>
              </w:r>
            </w:del>
            <w:ins w:id="7547" w:author="Claude" w:date="2026-07-27T22:20:43Z">
              <w:r>
                <w:t xml:space="preserve">0.193</w:t>
              </w:r>
            </w:ins>
          </w:p>
        </w:tc>
        <w:tc>
          <w:tcPr>
            <w:tcW w:w="500" w:type="pct"/>
          </w:tcPr>
          <w:p w14:paraId="6299AE55" w14:textId="77777777" w:rsidR="009E5EE7" w:rsidRDefault="009E5EE7" w:rsidP="00E47802">
            <w:pPr>
              <w:pStyle w:val="TableText"/>
            </w:pPr>
            <w:del w:id="7548" w:author="Claude" w:date="2026-07-27T22:20:43Z">
              <w:r>
                <w:delText>⟨TBD⟩</w:delText>
              </w:r>
            </w:del>
            <w:ins w:id="7549" w:author="Claude" w:date="2026-07-27T22:20:43Z">
              <w:r>
                <w:t xml:space="preserve">0.042</w:t>
              </w:r>
            </w:ins>
          </w:p>
        </w:tc>
        <w:tc>
          <w:tcPr>
            <w:tcW w:w="500" w:type="pct"/>
          </w:tcPr>
          <w:p w14:paraId="3CC1CCF1" w14:textId="77777777" w:rsidR="009E5EE7" w:rsidRDefault="009E5EE7" w:rsidP="00E47802">
            <w:pPr>
              <w:pStyle w:val="TableText"/>
            </w:pPr>
            <w:del w:id="7550" w:author="Claude" w:date="2026-07-27T22:20:43Z">
              <w:r>
                <w:delText>⟨TBD⟩</w:delText>
              </w:r>
            </w:del>
            <w:ins w:id="7551" w:author="Claude" w:date="2026-07-27T22:20:43Z">
              <w:r>
                <w:t xml:space="preserve">0.757</w:t>
              </w:r>
            </w:ins>
          </w:p>
        </w:tc>
        <w:tc>
          <w:tcPr>
            <w:tcW w:w="500" w:type="pct"/>
          </w:tcPr>
          <w:p w14:paraId="71E02020" w14:textId="77777777" w:rsidR="009E5EE7" w:rsidRDefault="009E5EE7" w:rsidP="00E47802">
            <w:pPr>
              <w:pStyle w:val="TableText"/>
            </w:pPr>
            <w:del w:id="7552" w:author="Claude" w:date="2026-07-27T22:20:43Z">
              <w:r>
                <w:delText>⟨TBD⟩</w:delText>
              </w:r>
            </w:del>
            <w:ins w:id="7553" w:author="Claude" w:date="2026-07-27T22:20:43Z">
              <w:r>
                <w:t xml:space="preserve">0.232</w:t>
              </w:r>
            </w:ins>
          </w:p>
        </w:tc>
        <w:tc>
          <w:tcPr>
            <w:tcW w:w="500" w:type="pct"/>
          </w:tcPr>
          <w:p w14:paraId="3E3D5F04" w14:textId="77777777" w:rsidR="009E5EE7" w:rsidRDefault="009E5EE7" w:rsidP="00E47802">
            <w:pPr>
              <w:pStyle w:val="TableText"/>
            </w:pPr>
            <w:del w:id="7554" w:author="Claude" w:date="2026-07-27T22:20:43Z">
              <w:r>
                <w:delText>⟨TBD⟩</w:delText>
              </w:r>
            </w:del>
            <w:ins w:id="7555" w:author="Claude" w:date="2026-07-27T22:20:43Z">
              <w:r>
                <w:t xml:space="preserve">0.28</w:t>
              </w:r>
            </w:ins>
          </w:p>
        </w:tc>
        <w:tc>
          <w:tcPr>
            <w:tcW w:w="500" w:type="pct"/>
          </w:tcPr>
          <w:p w14:paraId="5372EBCD" w14:textId="77777777" w:rsidR="009E5EE7" w:rsidRDefault="009E5EE7" w:rsidP="00E47802">
            <w:pPr>
              <w:pStyle w:val="TableText"/>
            </w:pPr>
            <w:del w:id="7556" w:author="Claude" w:date="2026-07-27T22:20:43Z">
              <w:r>
                <w:delText>⟨TBD⟩</w:delText>
              </w:r>
            </w:del>
            <w:ins w:id="7557" w:author="Claude" w:date="2026-07-27T22:20:43Z">
              <w:r>
                <w:t xml:space="preserve">0.252</w:t>
              </w:r>
            </w:ins>
          </w:p>
        </w:tc>
        <w:tc>
          <w:tcPr>
            <w:tcW w:w="500" w:type="pct"/>
          </w:tcPr>
          <w:p w14:paraId="7ACCFF05" w14:textId="77777777" w:rsidR="009E5EE7" w:rsidRDefault="009E5EE7" w:rsidP="00E47802">
            <w:pPr>
              <w:pStyle w:val="TableText"/>
            </w:pPr>
            <w:del w:id="7558" w:author="Claude" w:date="2026-07-27T22:20:43Z">
              <w:r>
                <w:delText>⟨TBD⟩</w:delText>
              </w:r>
            </w:del>
            <w:ins w:id="7559" w:author="Claude" w:date="2026-07-27T22:20:43Z">
              <w:r>
                <w:t xml:space="preserve">ref.</w:t>
              </w:r>
            </w:ins>
          </w:p>
        </w:tc>
      </w:tr>
      <w:tr w:rsidR="009E5EE7" w14:paraId="55CC5186" w14:textId="77777777" w:rsidTr="00E47802">
        <w:tc>
          <w:tcPr>
            <w:tcW w:w="1000" w:type="pct"/>
          </w:tcPr>
          <w:p w14:paraId="7DEBC6C0" w14:textId="77777777" w:rsidR="009E5EE7" w:rsidRDefault="009E5EE7" w:rsidP="00E47802">
            <w:pPr>
              <w:pStyle w:val="TableText"/>
            </w:pPr>
            <w:r>
              <w:rPr>
                <w:b/>
              </w:rPr>
              <w:t>Scenario S2</w:t>
            </w:r>
          </w:p>
        </w:tc>
        <w:tc>
          <w:tcPr>
            <w:tcW w:w="500" w:type="pct"/>
          </w:tcPr>
          <w:p w14:paraId="5934A723" w14:textId="77777777" w:rsidR="009E5EE7" w:rsidRDefault="009E5EE7" w:rsidP="00E47802">
            <w:pPr>
              <w:pStyle w:val="TableText"/>
            </w:pPr>
          </w:p>
        </w:tc>
        <w:tc>
          <w:tcPr>
            <w:tcW w:w="500" w:type="pct"/>
          </w:tcPr>
          <w:p w14:paraId="53FCDF6D" w14:textId="77777777" w:rsidR="009E5EE7" w:rsidRDefault="009E5EE7" w:rsidP="00E47802">
            <w:pPr>
              <w:pStyle w:val="TableText"/>
            </w:pPr>
          </w:p>
        </w:tc>
        <w:tc>
          <w:tcPr>
            <w:tcW w:w="500" w:type="pct"/>
          </w:tcPr>
          <w:p w14:paraId="27144027" w14:textId="77777777" w:rsidR="009E5EE7" w:rsidRDefault="009E5EE7" w:rsidP="00E47802">
            <w:pPr>
              <w:pStyle w:val="TableText"/>
            </w:pPr>
          </w:p>
        </w:tc>
        <w:tc>
          <w:tcPr>
            <w:tcW w:w="500" w:type="pct"/>
          </w:tcPr>
          <w:p w14:paraId="4EEDCCB1" w14:textId="77777777" w:rsidR="009E5EE7" w:rsidRDefault="009E5EE7" w:rsidP="00E47802">
            <w:pPr>
              <w:pStyle w:val="TableText"/>
            </w:pPr>
          </w:p>
        </w:tc>
        <w:tc>
          <w:tcPr>
            <w:tcW w:w="500" w:type="pct"/>
          </w:tcPr>
          <w:p w14:paraId="13D288CE" w14:textId="77777777" w:rsidR="009E5EE7" w:rsidRDefault="009E5EE7" w:rsidP="00E47802">
            <w:pPr>
              <w:pStyle w:val="TableText"/>
            </w:pPr>
          </w:p>
        </w:tc>
        <w:tc>
          <w:tcPr>
            <w:tcW w:w="500" w:type="pct"/>
          </w:tcPr>
          <w:p w14:paraId="0ED70CE6" w14:textId="77777777" w:rsidR="009E5EE7" w:rsidRDefault="009E5EE7" w:rsidP="00E47802">
            <w:pPr>
              <w:pStyle w:val="TableText"/>
            </w:pPr>
          </w:p>
        </w:tc>
        <w:tc>
          <w:tcPr>
            <w:tcW w:w="500" w:type="pct"/>
          </w:tcPr>
          <w:p w14:paraId="6B1680A9" w14:textId="77777777" w:rsidR="009E5EE7" w:rsidRDefault="009E5EE7" w:rsidP="00E47802">
            <w:pPr>
              <w:pStyle w:val="TableText"/>
            </w:pPr>
          </w:p>
        </w:tc>
        <w:tc>
          <w:tcPr>
            <w:tcW w:w="500" w:type="pct"/>
          </w:tcPr>
          <w:p w14:paraId="5952BA92" w14:textId="77777777" w:rsidR="009E5EE7" w:rsidRDefault="009E5EE7" w:rsidP="00E47802">
            <w:pPr>
              <w:pStyle w:val="TableText"/>
            </w:pPr>
          </w:p>
        </w:tc>
      </w:tr>
      <w:tr w:rsidR="009E5EE7" w14:paraId="6B9974CF" w14:textId="77777777" w:rsidTr="00E47802">
        <w:tc>
          <w:tcPr>
            <w:tcW w:w="1000" w:type="pct"/>
          </w:tcPr>
          <w:p w14:paraId="1A605D65" w14:textId="212E08DA"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500" w:type="pct"/>
          </w:tcPr>
          <w:p w14:paraId="7DEBABC0" w14:textId="77777777" w:rsidR="009E5EE7" w:rsidRDefault="009E5EE7" w:rsidP="00E47802">
            <w:pPr>
              <w:pStyle w:val="TableText"/>
            </w:pPr>
            <w:del w:id="7560" w:author="Claude" w:date="2026-07-27T22:20:43Z">
              <w:r>
                <w:delText>⟨TBD⟩</w:delText>
              </w:r>
            </w:del>
            <w:ins w:id="7561" w:author="Claude" w:date="2026-07-27T22:20:43Z">
              <w:r>
                <w:t xml:space="preserve">0.648</w:t>
              </w:r>
            </w:ins>
          </w:p>
        </w:tc>
        <w:tc>
          <w:tcPr>
            <w:tcW w:w="500" w:type="pct"/>
          </w:tcPr>
          <w:p w14:paraId="5528F091" w14:textId="77777777" w:rsidR="009E5EE7" w:rsidRDefault="009E5EE7" w:rsidP="00E47802">
            <w:pPr>
              <w:pStyle w:val="TableText"/>
            </w:pPr>
            <w:del w:id="7562" w:author="Claude" w:date="2026-07-27T22:20:43Z">
              <w:r>
                <w:delText>⟨TBD⟩</w:delText>
              </w:r>
            </w:del>
            <w:ins w:id="7563" w:author="Claude" w:date="2026-07-27T22:20:43Z">
              <w:r>
                <w:t xml:space="preserve">0.846</w:t>
              </w:r>
            </w:ins>
          </w:p>
        </w:tc>
        <w:tc>
          <w:tcPr>
            <w:tcW w:w="500" w:type="pct"/>
          </w:tcPr>
          <w:p w14:paraId="1EA1C26B" w14:textId="77777777" w:rsidR="009E5EE7" w:rsidRDefault="009E5EE7" w:rsidP="00E47802">
            <w:pPr>
              <w:pStyle w:val="TableText"/>
            </w:pPr>
            <w:del w:id="7564" w:author="Claude" w:date="2026-07-27T22:20:43Z">
              <w:r>
                <w:delText>⟨TBD⟩</w:delText>
              </w:r>
            </w:del>
            <w:ins w:id="7565" w:author="Claude" w:date="2026-07-27T22:20:43Z">
              <w:r>
                <w:t xml:space="preserve">0.142</w:t>
              </w:r>
            </w:ins>
          </w:p>
        </w:tc>
        <w:tc>
          <w:tcPr>
            <w:tcW w:w="500" w:type="pct"/>
          </w:tcPr>
          <w:p w14:paraId="3EAC513F" w14:textId="77777777" w:rsidR="009E5EE7" w:rsidRDefault="009E5EE7" w:rsidP="00E47802">
            <w:pPr>
              <w:pStyle w:val="TableText"/>
            </w:pPr>
            <w:del w:id="7566" w:author="Claude" w:date="2026-07-27T22:20:43Z">
              <w:r>
                <w:delText>—</w:delText>
              </w:r>
            </w:del>
            <w:ins w:id="7567" w:author="Claude" w:date="2026-07-27T22:20:43Z">
              <w:r>
                <w:t xml:space="preserve">—</w:t>
              </w:r>
            </w:ins>
          </w:p>
        </w:tc>
        <w:tc>
          <w:tcPr>
            <w:tcW w:w="500" w:type="pct"/>
          </w:tcPr>
          <w:p w14:paraId="73B5B793" w14:textId="77777777" w:rsidR="009E5EE7" w:rsidRDefault="009E5EE7" w:rsidP="00E47802">
            <w:pPr>
              <w:pStyle w:val="TableText"/>
            </w:pPr>
            <w:del w:id="7568" w:author="Claude" w:date="2026-07-27T22:20:43Z">
              <w:r>
                <w:delText>—</w:delText>
              </w:r>
            </w:del>
            <w:ins w:id="7569" w:author="Claude" w:date="2026-07-27T22:20:43Z">
              <w:r>
                <w:t xml:space="preserve">—</w:t>
              </w:r>
            </w:ins>
          </w:p>
        </w:tc>
        <w:tc>
          <w:tcPr>
            <w:tcW w:w="500" w:type="pct"/>
          </w:tcPr>
          <w:p w14:paraId="1D506C81" w14:textId="77777777" w:rsidR="009E5EE7" w:rsidRDefault="009E5EE7" w:rsidP="00E47802">
            <w:pPr>
              <w:pStyle w:val="TableText"/>
            </w:pPr>
            <w:del w:id="7570" w:author="Claude" w:date="2026-07-27T22:20:43Z">
              <w:r>
                <w:delText>⟨TBD⟩</w:delText>
              </w:r>
            </w:del>
            <w:ins w:id="7571" w:author="Claude" w:date="2026-07-27T22:20:43Z">
              <w:r>
                <w:t xml:space="preserve">0.481</w:t>
              </w:r>
            </w:ins>
          </w:p>
        </w:tc>
        <w:tc>
          <w:tcPr>
            <w:tcW w:w="500" w:type="pct"/>
          </w:tcPr>
          <w:p w14:paraId="315F4C22" w14:textId="77777777" w:rsidR="009E5EE7" w:rsidRDefault="009E5EE7" w:rsidP="00E47802">
            <w:pPr>
              <w:pStyle w:val="TableText"/>
            </w:pPr>
            <w:del w:id="7572" w:author="Claude" w:date="2026-07-27T22:20:43Z">
              <w:r>
                <w:delText>⟨TBD⟩</w:delText>
              </w:r>
            </w:del>
            <w:ins w:id="7573" w:author="Claude" w:date="2026-07-27T22:20:43Z">
              <w:r>
                <w:t xml:space="preserve">0.545</w:t>
              </w:r>
            </w:ins>
          </w:p>
        </w:tc>
        <w:tc>
          <w:tcPr>
            <w:tcW w:w="500" w:type="pct"/>
          </w:tcPr>
          <w:p w14:paraId="2FF881D4" w14:textId="77777777" w:rsidR="009E5EE7" w:rsidRDefault="009E5EE7" w:rsidP="00E47802">
            <w:pPr>
              <w:pStyle w:val="TableText"/>
            </w:pPr>
            <w:del w:id="7574" w:author="Claude" w:date="2026-07-27T22:20:43Z">
              <w:r>
                <w:delText>ref.</w:delText>
              </w:r>
            </w:del>
            <w:ins w:id="7575" w:author="Claude" w:date="2026-07-27T22:20:43Z">
              <w:r>
                <w:t xml:space="preserve">ref.</w:t>
              </w:r>
            </w:ins>
          </w:p>
        </w:tc>
      </w:tr>
      <w:tr w:rsidR="009E5EE7" w14:paraId="3D317CD2" w14:textId="77777777" w:rsidTr="00E47802">
        <w:tc>
          <w:tcPr>
            <w:tcW w:w="1000" w:type="pct"/>
          </w:tcPr>
          <w:p w14:paraId="79231E62" w14:textId="5873A0DF"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500" w:type="pct"/>
          </w:tcPr>
          <w:p w14:paraId="5351991A" w14:textId="77777777" w:rsidR="009E5EE7" w:rsidRDefault="009E5EE7" w:rsidP="00E47802">
            <w:pPr>
              <w:pStyle w:val="TableText"/>
            </w:pPr>
            <w:del w:id="7576" w:author="Claude" w:date="2026-07-27T22:20:43Z">
              <w:r>
                <w:delText>⟨TBD⟩</w:delText>
              </w:r>
            </w:del>
            <w:ins w:id="7577" w:author="Claude" w:date="2026-07-27T22:20:43Z">
              <w:r>
                <w:t xml:space="preserve">0.522</w:t>
              </w:r>
            </w:ins>
          </w:p>
        </w:tc>
        <w:tc>
          <w:tcPr>
            <w:tcW w:w="500" w:type="pct"/>
          </w:tcPr>
          <w:p w14:paraId="7C6B4BE4" w14:textId="77777777" w:rsidR="009E5EE7" w:rsidRDefault="009E5EE7" w:rsidP="00E47802">
            <w:pPr>
              <w:pStyle w:val="TableText"/>
            </w:pPr>
            <w:del w:id="7578" w:author="Claude" w:date="2026-07-27T22:20:43Z">
              <w:r>
                <w:delText>⟨TBD⟩</w:delText>
              </w:r>
            </w:del>
            <w:ins w:id="7579" w:author="Claude" w:date="2026-07-27T22:20:43Z">
              <w:r>
                <w:t xml:space="preserve">0.147</w:t>
              </w:r>
            </w:ins>
          </w:p>
        </w:tc>
        <w:tc>
          <w:tcPr>
            <w:tcW w:w="500" w:type="pct"/>
          </w:tcPr>
          <w:p w14:paraId="3B4B54AD" w14:textId="77777777" w:rsidR="009E5EE7" w:rsidRDefault="009E5EE7" w:rsidP="00E47802">
            <w:pPr>
              <w:pStyle w:val="TableText"/>
            </w:pPr>
            <w:del w:id="7580" w:author="Claude" w:date="2026-07-27T22:20:43Z">
              <w:r>
                <w:delText>⟨TBD⟩</w:delText>
              </w:r>
            </w:del>
            <w:ins w:id="7581" w:author="Claude" w:date="2026-07-27T22:20:43Z">
              <w:r>
                <w:t xml:space="preserve">0.001</w:t>
              </w:r>
            </w:ins>
          </w:p>
        </w:tc>
        <w:tc>
          <w:tcPr>
            <w:tcW w:w="500" w:type="pct"/>
          </w:tcPr>
          <w:p w14:paraId="53FC4B96" w14:textId="77777777" w:rsidR="009E5EE7" w:rsidRDefault="009E5EE7" w:rsidP="00E47802">
            <w:pPr>
              <w:pStyle w:val="TableText"/>
            </w:pPr>
            <w:del w:id="7582" w:author="Claude" w:date="2026-07-27T22:20:43Z">
              <w:r>
                <w:delText>⟨TBD⟩</w:delText>
              </w:r>
            </w:del>
            <w:ins w:id="7583" w:author="Claude" w:date="2026-07-27T22:20:43Z">
              <w:r>
                <w:t xml:space="preserve">0.79</w:t>
              </w:r>
            </w:ins>
          </w:p>
        </w:tc>
        <w:tc>
          <w:tcPr>
            <w:tcW w:w="500" w:type="pct"/>
          </w:tcPr>
          <w:p w14:paraId="10EC9210" w14:textId="77777777" w:rsidR="009E5EE7" w:rsidRDefault="009E5EE7" w:rsidP="00E47802">
            <w:pPr>
              <w:pStyle w:val="TableText"/>
            </w:pPr>
            <w:del w:id="7584" w:author="Claude" w:date="2026-07-27T22:20:43Z">
              <w:r>
                <w:delText>⟨TBD⟩</w:delText>
              </w:r>
            </w:del>
            <w:ins w:id="7585" w:author="Claude" w:date="2026-07-27T22:20:43Z">
              <w:r>
                <w:t xml:space="preserve">0.15</w:t>
              </w:r>
            </w:ins>
          </w:p>
        </w:tc>
        <w:tc>
          <w:tcPr>
            <w:tcW w:w="500" w:type="pct"/>
          </w:tcPr>
          <w:p w14:paraId="5EAC17BF" w14:textId="77777777" w:rsidR="009E5EE7" w:rsidRDefault="009E5EE7" w:rsidP="00E47802">
            <w:pPr>
              <w:pStyle w:val="TableText"/>
            </w:pPr>
            <w:del w:id="7586" w:author="Claude" w:date="2026-07-27T22:20:43Z">
              <w:r>
                <w:delText>⟨TBD⟩</w:delText>
              </w:r>
            </w:del>
            <w:ins w:id="7587" w:author="Claude" w:date="2026-07-27T22:20:43Z">
              <w:r>
                <w:t xml:space="preserve">0.252</w:t>
              </w:r>
            </w:ins>
          </w:p>
        </w:tc>
        <w:tc>
          <w:tcPr>
            <w:tcW w:w="500" w:type="pct"/>
          </w:tcPr>
          <w:p w14:paraId="0B17F379" w14:textId="77777777" w:rsidR="009E5EE7" w:rsidRDefault="009E5EE7" w:rsidP="00E47802">
            <w:pPr>
              <w:pStyle w:val="TableText"/>
            </w:pPr>
            <w:del w:id="7588" w:author="Claude" w:date="2026-07-27T22:20:43Z">
              <w:r>
                <w:delText>⟨TBD⟩</w:delText>
              </w:r>
            </w:del>
            <w:ins w:id="7589" w:author="Claude" w:date="2026-07-27T22:20:43Z">
              <w:r>
                <w:t xml:space="preserve">0.223</w:t>
              </w:r>
            </w:ins>
          </w:p>
        </w:tc>
        <w:tc>
          <w:tcPr>
            <w:tcW w:w="500" w:type="pct"/>
          </w:tcPr>
          <w:p w14:paraId="30E430D1" w14:textId="77777777" w:rsidR="009E5EE7" w:rsidRDefault="009E5EE7" w:rsidP="00E47802">
            <w:pPr>
              <w:pStyle w:val="TableText"/>
            </w:pPr>
            <w:del w:id="7590" w:author="Claude" w:date="2026-07-27T22:20:43Z">
              <w:r>
                <w:delText>⟨TBD⟩</w:delText>
              </w:r>
            </w:del>
            <w:ins w:id="7591" w:author="Claude" w:date="2026-07-27T22:20:43Z">
              <w:r>
                <w:t xml:space="preserve">+59</w:t>
              </w:r>
            </w:ins>
          </w:p>
        </w:tc>
      </w:tr>
      <w:tr w:rsidR="009E5EE7" w14:paraId="69186EE7" w14:textId="77777777" w:rsidTr="00E47802">
        <w:tc>
          <w:tcPr>
            <w:tcW w:w="1000" w:type="pct"/>
          </w:tcPr>
          <w:p w14:paraId="2E8E554A" w14:textId="0DD0569A"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256AB8EC" w14:textId="77777777" w:rsidR="009E5EE7" w:rsidRDefault="009E5EE7" w:rsidP="00E47802">
            <w:pPr>
              <w:pStyle w:val="TableText"/>
            </w:pPr>
            <w:del w:id="7592" w:author="Claude" w:date="2026-07-27T22:20:43Z">
              <w:r>
                <w:delText>⟨TBD⟩</w:delText>
              </w:r>
            </w:del>
            <w:ins w:id="7593" w:author="Claude" w:date="2026-07-27T22:20:43Z">
              <w:r>
                <w:t xml:space="preserve">0.511</w:t>
              </w:r>
            </w:ins>
          </w:p>
        </w:tc>
        <w:tc>
          <w:tcPr>
            <w:tcW w:w="500" w:type="pct"/>
          </w:tcPr>
          <w:p w14:paraId="0A4502B0" w14:textId="77777777" w:rsidR="009E5EE7" w:rsidRDefault="009E5EE7" w:rsidP="00E47802">
            <w:pPr>
              <w:pStyle w:val="TableText"/>
            </w:pPr>
            <w:del w:id="7594" w:author="Claude" w:date="2026-07-27T22:20:43Z">
              <w:r>
                <w:delText>⟨TBD⟩</w:delText>
              </w:r>
            </w:del>
            <w:ins w:id="7595" w:author="Claude" w:date="2026-07-27T22:20:43Z">
              <w:r>
                <w:t xml:space="preserve">0.117</w:t>
              </w:r>
            </w:ins>
          </w:p>
        </w:tc>
        <w:tc>
          <w:tcPr>
            <w:tcW w:w="500" w:type="pct"/>
          </w:tcPr>
          <w:p w14:paraId="1484E252" w14:textId="77777777" w:rsidR="009E5EE7" w:rsidRDefault="009E5EE7" w:rsidP="00E47802">
            <w:pPr>
              <w:pStyle w:val="TableText"/>
            </w:pPr>
            <w:del w:id="7596" w:author="Claude" w:date="2026-07-27T22:20:43Z">
              <w:r>
                <w:delText>⟨TBD⟩</w:delText>
              </w:r>
            </w:del>
            <w:ins w:id="7597" w:author="Claude" w:date="2026-07-27T22:20:43Z">
              <w:r>
                <w:t xml:space="preserve">0.0</w:t>
              </w:r>
            </w:ins>
          </w:p>
        </w:tc>
        <w:tc>
          <w:tcPr>
            <w:tcW w:w="500" w:type="pct"/>
          </w:tcPr>
          <w:p w14:paraId="48EB2919" w14:textId="77777777" w:rsidR="009E5EE7" w:rsidRDefault="009E5EE7" w:rsidP="00E47802">
            <w:pPr>
              <w:pStyle w:val="TableText"/>
            </w:pPr>
            <w:del w:id="7598" w:author="Claude" w:date="2026-07-27T22:20:43Z">
              <w:r>
                <w:delText>⟨TBD⟩</w:delText>
              </w:r>
            </w:del>
            <w:ins w:id="7599" w:author="Claude" w:date="2026-07-27T22:20:43Z">
              <w:r>
                <w:t xml:space="preserve">0.79</w:t>
              </w:r>
            </w:ins>
          </w:p>
        </w:tc>
        <w:tc>
          <w:tcPr>
            <w:tcW w:w="500" w:type="pct"/>
          </w:tcPr>
          <w:p w14:paraId="00947E99" w14:textId="77777777" w:rsidR="009E5EE7" w:rsidRDefault="009E5EE7" w:rsidP="00E47802">
            <w:pPr>
              <w:pStyle w:val="TableText"/>
            </w:pPr>
            <w:del w:id="7600" w:author="Claude" w:date="2026-07-27T22:20:43Z">
              <w:r>
                <w:delText>⟨TBD⟩</w:delText>
              </w:r>
            </w:del>
            <w:ins w:id="7601" w:author="Claude" w:date="2026-07-27T22:20:43Z">
              <w:r>
                <w:t xml:space="preserve">0.218</w:t>
              </w:r>
            </w:ins>
          </w:p>
        </w:tc>
        <w:tc>
          <w:tcPr>
            <w:tcW w:w="500" w:type="pct"/>
          </w:tcPr>
          <w:p w14:paraId="5BC9773E" w14:textId="77777777" w:rsidR="009E5EE7" w:rsidRDefault="009E5EE7" w:rsidP="00E47802">
            <w:pPr>
              <w:pStyle w:val="TableText"/>
            </w:pPr>
            <w:del w:id="7602" w:author="Claude" w:date="2026-07-27T22:20:43Z">
              <w:r>
                <w:delText>⟨TBD⟩</w:delText>
              </w:r>
            </w:del>
            <w:ins w:id="7603" w:author="Claude" w:date="2026-07-27T22:20:43Z">
              <w:r>
                <w:t xml:space="preserve">0.244</w:t>
              </w:r>
            </w:ins>
          </w:p>
        </w:tc>
        <w:tc>
          <w:tcPr>
            <w:tcW w:w="500" w:type="pct"/>
          </w:tcPr>
          <w:p w14:paraId="5AF06030" w14:textId="77777777" w:rsidR="009E5EE7" w:rsidRDefault="009E5EE7" w:rsidP="00E47802">
            <w:pPr>
              <w:pStyle w:val="TableText"/>
            </w:pPr>
            <w:del w:id="7604" w:author="Claude" w:date="2026-07-27T22:20:43Z">
              <w:r>
                <w:delText>⟨TBD⟩</w:delText>
              </w:r>
            </w:del>
            <w:ins w:id="7605" w:author="Claude" w:date="2026-07-27T22:20:43Z">
              <w:r>
                <w:t xml:space="preserve">0.209</w:t>
              </w:r>
            </w:ins>
          </w:p>
        </w:tc>
        <w:tc>
          <w:tcPr>
            <w:tcW w:w="500" w:type="pct"/>
          </w:tcPr>
          <w:p w14:paraId="52A6EE7F" w14:textId="77777777" w:rsidR="009E5EE7" w:rsidRDefault="009E5EE7" w:rsidP="00E47802">
            <w:pPr>
              <w:pStyle w:val="TableText"/>
            </w:pPr>
            <w:del w:id="7606" w:author="Claude" w:date="2026-07-27T22:20:43Z">
              <w:r>
                <w:delText>⟨TBD⟩</w:delText>
              </w:r>
            </w:del>
            <w:ins w:id="7607" w:author="Claude" w:date="2026-07-27T22:20:43Z">
              <w:r>
                <w:t xml:space="preserve">+6</w:t>
              </w:r>
            </w:ins>
          </w:p>
        </w:tc>
      </w:tr>
      <w:tr w:rsidR="009E5EE7" w14:paraId="60F21241" w14:textId="77777777" w:rsidTr="00E47802">
        <w:tc>
          <w:tcPr>
            <w:tcW w:w="1000" w:type="pct"/>
          </w:tcPr>
          <w:p w14:paraId="69637BEB" w14:textId="0B89282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2895C4B5" w14:textId="77777777" w:rsidR="009E5EE7" w:rsidRDefault="009E5EE7" w:rsidP="00E47802">
            <w:pPr>
              <w:pStyle w:val="TableText"/>
            </w:pPr>
            <w:del w:id="7608" w:author="Claude" w:date="2026-07-27T22:20:43Z">
              <w:r>
                <w:delText>⟨TBD⟩</w:delText>
              </w:r>
            </w:del>
            <w:ins w:id="7609" w:author="Claude" w:date="2026-07-27T22:20:43Z">
              <w:r>
                <w:t xml:space="preserve">0.522</w:t>
              </w:r>
            </w:ins>
          </w:p>
        </w:tc>
        <w:tc>
          <w:tcPr>
            <w:tcW w:w="500" w:type="pct"/>
          </w:tcPr>
          <w:p w14:paraId="14A82188" w14:textId="77777777" w:rsidR="009E5EE7" w:rsidRDefault="009E5EE7" w:rsidP="00E47802">
            <w:pPr>
              <w:pStyle w:val="TableText"/>
            </w:pPr>
            <w:del w:id="7610" w:author="Claude" w:date="2026-07-27T22:20:43Z">
              <w:r>
                <w:delText>⟨TBD⟩</w:delText>
              </w:r>
            </w:del>
            <w:ins w:id="7611" w:author="Claude" w:date="2026-07-27T22:20:43Z">
              <w:r>
                <w:t xml:space="preserve">0.156</w:t>
              </w:r>
            </w:ins>
          </w:p>
        </w:tc>
        <w:tc>
          <w:tcPr>
            <w:tcW w:w="500" w:type="pct"/>
          </w:tcPr>
          <w:p w14:paraId="111B26B7" w14:textId="77777777" w:rsidR="009E5EE7" w:rsidRDefault="009E5EE7" w:rsidP="00E47802">
            <w:pPr>
              <w:pStyle w:val="TableText"/>
            </w:pPr>
            <w:del w:id="7612" w:author="Claude" w:date="2026-07-27T22:20:43Z">
              <w:r>
                <w:delText>⟨TBD⟩</w:delText>
              </w:r>
            </w:del>
            <w:ins w:id="7613" w:author="Claude" w:date="2026-07-27T22:20:43Z">
              <w:r>
                <w:t xml:space="preserve">0.001</w:t>
              </w:r>
            </w:ins>
          </w:p>
        </w:tc>
        <w:tc>
          <w:tcPr>
            <w:tcW w:w="500" w:type="pct"/>
          </w:tcPr>
          <w:p w14:paraId="59A8F8D2" w14:textId="77777777" w:rsidR="009E5EE7" w:rsidRDefault="009E5EE7" w:rsidP="00E47802">
            <w:pPr>
              <w:pStyle w:val="TableText"/>
            </w:pPr>
            <w:del w:id="7614" w:author="Claude" w:date="2026-07-27T22:20:43Z">
              <w:r>
                <w:delText>⟨TBD⟩</w:delText>
              </w:r>
            </w:del>
            <w:ins w:id="7615" w:author="Claude" w:date="2026-07-27T22:20:43Z">
              <w:r>
                <w:t xml:space="preserve">0.807</w:t>
              </w:r>
            </w:ins>
          </w:p>
        </w:tc>
        <w:tc>
          <w:tcPr>
            <w:tcW w:w="500" w:type="pct"/>
          </w:tcPr>
          <w:p w14:paraId="425E6EEC" w14:textId="77777777" w:rsidR="009E5EE7" w:rsidRDefault="009E5EE7" w:rsidP="00E47802">
            <w:pPr>
              <w:pStyle w:val="TableText"/>
            </w:pPr>
            <w:del w:id="7616" w:author="Claude" w:date="2026-07-27T22:20:43Z">
              <w:r>
                <w:delText>⟨TBD⟩</w:delText>
              </w:r>
            </w:del>
            <w:ins w:id="7617" w:author="Claude" w:date="2026-07-27T22:20:43Z">
              <w:r>
                <w:t xml:space="preserve">0.174</w:t>
              </w:r>
            </w:ins>
          </w:p>
        </w:tc>
        <w:tc>
          <w:tcPr>
            <w:tcW w:w="500" w:type="pct"/>
          </w:tcPr>
          <w:p w14:paraId="3BD23D62" w14:textId="77777777" w:rsidR="009E5EE7" w:rsidRDefault="009E5EE7" w:rsidP="00E47802">
            <w:pPr>
              <w:pStyle w:val="TableText"/>
            </w:pPr>
            <w:del w:id="7618" w:author="Claude" w:date="2026-07-27T22:20:43Z">
              <w:r>
                <w:delText>⟨TBD⟩</w:delText>
              </w:r>
            </w:del>
            <w:ins w:id="7619" w:author="Claude" w:date="2026-07-27T22:20:43Z">
              <w:r>
                <w:t xml:space="preserve">0.257</w:t>
              </w:r>
            </w:ins>
          </w:p>
        </w:tc>
        <w:tc>
          <w:tcPr>
            <w:tcW w:w="500" w:type="pct"/>
          </w:tcPr>
          <w:p w14:paraId="0B89B6CA" w14:textId="77777777" w:rsidR="009E5EE7" w:rsidRDefault="009E5EE7" w:rsidP="00E47802">
            <w:pPr>
              <w:pStyle w:val="TableText"/>
            </w:pPr>
            <w:del w:id="7620" w:author="Claude" w:date="2026-07-27T22:20:43Z">
              <w:r>
                <w:delText>⟨TBD⟩</w:delText>
              </w:r>
            </w:del>
            <w:ins w:id="7621" w:author="Claude" w:date="2026-07-27T22:20:43Z">
              <w:r>
                <w:t xml:space="preserve">0.226</w:t>
              </w:r>
            </w:ins>
          </w:p>
        </w:tc>
        <w:tc>
          <w:tcPr>
            <w:tcW w:w="500" w:type="pct"/>
          </w:tcPr>
          <w:p w14:paraId="3D362339" w14:textId="77777777" w:rsidR="009E5EE7" w:rsidRDefault="009E5EE7" w:rsidP="00E47802">
            <w:pPr>
              <w:pStyle w:val="TableText"/>
            </w:pPr>
            <w:del w:id="7622" w:author="Claude" w:date="2026-07-27T22:20:43Z">
              <w:r>
                <w:delText>⟨TBD⟩</w:delText>
              </w:r>
            </w:del>
            <w:ins w:id="7623" w:author="Claude" w:date="2026-07-27T22:20:43Z">
              <w:r>
                <w:t xml:space="preserve">-1</w:t>
              </w:r>
            </w:ins>
          </w:p>
        </w:tc>
      </w:tr>
      <w:tr w:rsidR="009E5EE7" w14:paraId="62575E7F" w14:textId="77777777" w:rsidTr="00E47802">
        <w:tc>
          <w:tcPr>
            <w:tcW w:w="1000" w:type="pct"/>
          </w:tcPr>
          <w:p w14:paraId="41B32B91" w14:textId="272105C7"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119B3F5B" w14:textId="77777777" w:rsidR="009E5EE7" w:rsidRDefault="009E5EE7" w:rsidP="00E47802">
            <w:pPr>
              <w:pStyle w:val="TableText"/>
            </w:pPr>
            <w:del w:id="7624" w:author="Claude" w:date="2026-07-27T22:20:43Z">
              <w:r>
                <w:delText>⟨TBD⟩</w:delText>
              </w:r>
            </w:del>
            <w:ins w:id="7625" w:author="Claude" w:date="2026-07-27T22:20:43Z">
              <w:r>
                <w:t xml:space="preserve">0.515</w:t>
              </w:r>
            </w:ins>
          </w:p>
        </w:tc>
        <w:tc>
          <w:tcPr>
            <w:tcW w:w="500" w:type="pct"/>
          </w:tcPr>
          <w:p w14:paraId="0BDA4C32" w14:textId="77777777" w:rsidR="009E5EE7" w:rsidRDefault="009E5EE7" w:rsidP="00E47802">
            <w:pPr>
              <w:pStyle w:val="TableText"/>
            </w:pPr>
            <w:del w:id="7626" w:author="Claude" w:date="2026-07-27T22:20:43Z">
              <w:r>
                <w:delText>⟨TBD⟩</w:delText>
              </w:r>
            </w:del>
            <w:ins w:id="7627" w:author="Claude" w:date="2026-07-27T22:20:43Z">
              <w:r>
                <w:t xml:space="preserve">0.121</w:t>
              </w:r>
            </w:ins>
          </w:p>
        </w:tc>
        <w:tc>
          <w:tcPr>
            <w:tcW w:w="500" w:type="pct"/>
          </w:tcPr>
          <w:p w14:paraId="50A9CE3D" w14:textId="77777777" w:rsidR="009E5EE7" w:rsidRDefault="009E5EE7" w:rsidP="00E47802">
            <w:pPr>
              <w:pStyle w:val="TableText"/>
            </w:pPr>
            <w:del w:id="7628" w:author="Claude" w:date="2026-07-27T22:20:43Z">
              <w:r>
                <w:delText>⟨TBD⟩</w:delText>
              </w:r>
            </w:del>
            <w:ins w:id="7629" w:author="Claude" w:date="2026-07-27T22:20:43Z">
              <w:r>
                <w:t xml:space="preserve">0.004</w:t>
              </w:r>
            </w:ins>
          </w:p>
        </w:tc>
        <w:tc>
          <w:tcPr>
            <w:tcW w:w="500" w:type="pct"/>
          </w:tcPr>
          <w:p w14:paraId="1D59DD38" w14:textId="77777777" w:rsidR="009E5EE7" w:rsidRDefault="009E5EE7" w:rsidP="00E47802">
            <w:pPr>
              <w:pStyle w:val="TableText"/>
            </w:pPr>
            <w:del w:id="7630" w:author="Claude" w:date="2026-07-27T22:20:43Z">
              <w:r>
                <w:delText>⟨TBD⟩</w:delText>
              </w:r>
            </w:del>
            <w:ins w:id="7631" w:author="Claude" w:date="2026-07-27T22:20:43Z">
              <w:r>
                <w:t xml:space="preserve">0.827</w:t>
              </w:r>
            </w:ins>
          </w:p>
        </w:tc>
        <w:tc>
          <w:tcPr>
            <w:tcW w:w="500" w:type="pct"/>
          </w:tcPr>
          <w:p w14:paraId="1B8865C4" w14:textId="77777777" w:rsidR="009E5EE7" w:rsidRDefault="009E5EE7" w:rsidP="00E47802">
            <w:pPr>
              <w:pStyle w:val="TableText"/>
            </w:pPr>
            <w:del w:id="7632" w:author="Claude" w:date="2026-07-27T22:20:43Z">
              <w:r>
                <w:delText>⟨TBD⟩</w:delText>
              </w:r>
            </w:del>
            <w:ins w:id="7633" w:author="Claude" w:date="2026-07-27T22:20:43Z">
              <w:r>
                <w:t xml:space="preserve">0.208</w:t>
              </w:r>
            </w:ins>
          </w:p>
        </w:tc>
        <w:tc>
          <w:tcPr>
            <w:tcW w:w="500" w:type="pct"/>
          </w:tcPr>
          <w:p w14:paraId="5AB4E16D" w14:textId="77777777" w:rsidR="009E5EE7" w:rsidRDefault="009E5EE7" w:rsidP="00E47802">
            <w:pPr>
              <w:pStyle w:val="TableText"/>
            </w:pPr>
            <w:del w:id="7634" w:author="Claude" w:date="2026-07-27T22:20:43Z">
              <w:r>
                <w:delText>⟨TBD⟩</w:delText>
              </w:r>
            </w:del>
            <w:ins w:id="7635" w:author="Claude" w:date="2026-07-27T22:20:43Z">
              <w:r>
                <w:t xml:space="preserve">0.249</w:t>
              </w:r>
            </w:ins>
          </w:p>
        </w:tc>
        <w:tc>
          <w:tcPr>
            <w:tcW w:w="500" w:type="pct"/>
          </w:tcPr>
          <w:p w14:paraId="6838E88A" w14:textId="77777777" w:rsidR="009E5EE7" w:rsidRDefault="009E5EE7" w:rsidP="00E47802">
            <w:pPr>
              <w:pStyle w:val="TableText"/>
            </w:pPr>
            <w:del w:id="7636" w:author="Claude" w:date="2026-07-27T22:20:43Z">
              <w:r>
                <w:delText>⟨TBD⟩</w:delText>
              </w:r>
            </w:del>
            <w:ins w:id="7637" w:author="Claude" w:date="2026-07-27T22:20:43Z">
              <w:r>
                <w:t xml:space="preserve">0.213</w:t>
              </w:r>
            </w:ins>
          </w:p>
        </w:tc>
        <w:tc>
          <w:tcPr>
            <w:tcW w:w="500" w:type="pct"/>
          </w:tcPr>
          <w:p w14:paraId="6A3DDD15" w14:textId="77777777" w:rsidR="009E5EE7" w:rsidRDefault="009E5EE7" w:rsidP="00E47802">
            <w:pPr>
              <w:pStyle w:val="TableText"/>
            </w:pPr>
            <w:del w:id="7638" w:author="Claude" w:date="2026-07-27T22:20:43Z">
              <w:r>
                <w:delText>⟨TBD⟩</w:delText>
              </w:r>
            </w:del>
            <w:ins w:id="7639" w:author="Claude" w:date="2026-07-27T22:20:43Z">
              <w:r>
                <w:t xml:space="preserve">+4</w:t>
              </w:r>
            </w:ins>
          </w:p>
        </w:tc>
      </w:tr>
      <w:tr w:rsidR="009E5EE7" w14:paraId="60723ADD" w14:textId="77777777" w:rsidTr="00E47802">
        <w:tc>
          <w:tcPr>
            <w:tcW w:w="1000" w:type="pct"/>
          </w:tcPr>
          <w:p w14:paraId="4CD10F3E" w14:textId="49B7ECFF"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500" w:type="pct"/>
          </w:tcPr>
          <w:p w14:paraId="0B42A6F3" w14:textId="77777777" w:rsidR="009E5EE7" w:rsidRDefault="009E5EE7" w:rsidP="00E47802">
            <w:pPr>
              <w:pStyle w:val="TableText"/>
            </w:pPr>
            <w:del w:id="7640" w:author="Claude" w:date="2026-07-27T22:20:43Z">
              <w:r>
                <w:delText>⟨TBD⟩</w:delText>
              </w:r>
            </w:del>
            <w:ins w:id="7641" w:author="Claude" w:date="2026-07-27T22:20:43Z">
              <w:r>
                <w:t xml:space="preserve">0.544</w:t>
              </w:r>
            </w:ins>
          </w:p>
        </w:tc>
        <w:tc>
          <w:tcPr>
            <w:tcW w:w="500" w:type="pct"/>
          </w:tcPr>
          <w:p w14:paraId="170B818F" w14:textId="77777777" w:rsidR="009E5EE7" w:rsidRDefault="009E5EE7" w:rsidP="00E47802">
            <w:pPr>
              <w:pStyle w:val="TableText"/>
            </w:pPr>
            <w:del w:id="7642" w:author="Claude" w:date="2026-07-27T22:20:43Z">
              <w:r>
                <w:delText>⟨TBD⟩</w:delText>
              </w:r>
            </w:del>
            <w:ins w:id="7643" w:author="Claude" w:date="2026-07-27T22:20:43Z">
              <w:r>
                <w:t xml:space="preserve">0.313</w:t>
              </w:r>
            </w:ins>
          </w:p>
        </w:tc>
        <w:tc>
          <w:tcPr>
            <w:tcW w:w="500" w:type="pct"/>
          </w:tcPr>
          <w:p w14:paraId="2F761727" w14:textId="77777777" w:rsidR="009E5EE7" w:rsidRDefault="009E5EE7" w:rsidP="00E47802">
            <w:pPr>
              <w:pStyle w:val="TableText"/>
            </w:pPr>
            <w:del w:id="7644" w:author="Claude" w:date="2026-07-27T22:20:43Z">
              <w:r>
                <w:delText>⟨TBD⟩</w:delText>
              </w:r>
            </w:del>
            <w:ins w:id="7645" w:author="Claude" w:date="2026-07-27T22:20:43Z">
              <w:r>
                <w:t xml:space="preserve">0.036</w:t>
              </w:r>
            </w:ins>
          </w:p>
        </w:tc>
        <w:tc>
          <w:tcPr>
            <w:tcW w:w="500" w:type="pct"/>
          </w:tcPr>
          <w:p w14:paraId="60630297" w14:textId="77777777" w:rsidR="009E5EE7" w:rsidRDefault="009E5EE7" w:rsidP="00E47802">
            <w:pPr>
              <w:pStyle w:val="TableText"/>
            </w:pPr>
            <w:del w:id="7646" w:author="Claude" w:date="2026-07-27T22:20:43Z">
              <w:r>
                <w:delText>⟨TBD⟩</w:delText>
              </w:r>
            </w:del>
            <w:ins w:id="7647" w:author="Claude" w:date="2026-07-27T22:20:43Z">
              <w:r>
                <w:t xml:space="preserve">0.835</w:t>
              </w:r>
            </w:ins>
          </w:p>
        </w:tc>
        <w:tc>
          <w:tcPr>
            <w:tcW w:w="500" w:type="pct"/>
          </w:tcPr>
          <w:p w14:paraId="51674960" w14:textId="77777777" w:rsidR="009E5EE7" w:rsidRDefault="009E5EE7" w:rsidP="00E47802">
            <w:pPr>
              <w:pStyle w:val="TableText"/>
            </w:pPr>
            <w:del w:id="7648" w:author="Claude" w:date="2026-07-27T22:20:43Z">
              <w:r>
                <w:delText>⟨TBD⟩</w:delText>
              </w:r>
            </w:del>
            <w:ins w:id="7649" w:author="Claude" w:date="2026-07-27T22:20:43Z">
              <w:r>
                <w:t xml:space="preserve">0.228</w:t>
              </w:r>
            </w:ins>
          </w:p>
        </w:tc>
        <w:tc>
          <w:tcPr>
            <w:tcW w:w="500" w:type="pct"/>
          </w:tcPr>
          <w:p w14:paraId="0276BEA5" w14:textId="77777777" w:rsidR="009E5EE7" w:rsidRDefault="009E5EE7" w:rsidP="00E47802">
            <w:pPr>
              <w:pStyle w:val="TableText"/>
            </w:pPr>
            <w:del w:id="7650" w:author="Claude" w:date="2026-07-27T22:20:43Z">
              <w:r>
                <w:delText>⟨TBD⟩</w:delText>
              </w:r>
            </w:del>
            <w:ins w:id="7651" w:author="Claude" w:date="2026-07-27T22:20:43Z">
              <w:r>
                <w:t xml:space="preserve">0.325</w:t>
              </w:r>
            </w:ins>
          </w:p>
        </w:tc>
        <w:tc>
          <w:tcPr>
            <w:tcW w:w="500" w:type="pct"/>
          </w:tcPr>
          <w:p w14:paraId="207C8075" w14:textId="77777777" w:rsidR="009E5EE7" w:rsidRDefault="009E5EE7" w:rsidP="00E47802">
            <w:pPr>
              <w:pStyle w:val="TableText"/>
            </w:pPr>
            <w:del w:id="7652" w:author="Claude" w:date="2026-07-27T22:20:43Z">
              <w:r>
                <w:delText>⟨TBD⟩</w:delText>
              </w:r>
            </w:del>
            <w:ins w:id="7653" w:author="Claude" w:date="2026-07-27T22:20:43Z">
              <w:r>
                <w:t xml:space="preserve">0.298</w:t>
              </w:r>
            </w:ins>
          </w:p>
        </w:tc>
        <w:tc>
          <w:tcPr>
            <w:tcW w:w="500" w:type="pct"/>
          </w:tcPr>
          <w:p w14:paraId="6358CB0A" w14:textId="77777777" w:rsidR="009E5EE7" w:rsidRDefault="009E5EE7" w:rsidP="00E47802">
            <w:pPr>
              <w:pStyle w:val="TableText"/>
            </w:pPr>
            <w:del w:id="7654" w:author="Claude" w:date="2026-07-27T22:20:43Z">
              <w:r>
                <w:delText>⟨TBD⟩</w:delText>
              </w:r>
            </w:del>
            <w:ins w:id="7655" w:author="Claude" w:date="2026-07-27T22:20:43Z">
              <w:r>
                <w:t xml:space="preserve">ref.</w:t>
              </w:r>
            </w:ins>
          </w:p>
        </w:tc>
      </w:tr>
      <w:tr w:rsidR="009E5EE7" w14:paraId="0892C54A" w14:textId="77777777" w:rsidTr="00E47802">
        <w:tc>
          <w:tcPr>
            <w:tcW w:w="1000" w:type="pct"/>
          </w:tcPr>
          <w:p w14:paraId="19491045" w14:textId="300BCFD9" w:rsidR="009E5EE7" w:rsidRDefault="00C95C14" w:rsidP="00E47802">
            <w:pPr>
              <w:pStyle w:val="TableText"/>
            </w:pPr>
            <m:oMath>
              <m:r>
                <w:rPr>
                  <w:rFonts w:ascii="Cambria Math" w:hAnsi="Cambria Math"/>
                  <w:noProof/>
                </w:rPr>
                <w:lastRenderedPageBreak/>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500" w:type="pct"/>
          </w:tcPr>
          <w:p w14:paraId="2301F4B2" w14:textId="77777777" w:rsidR="009E5EE7" w:rsidRDefault="009E5EE7" w:rsidP="00E47802">
            <w:pPr>
              <w:pStyle w:val="TableText"/>
            </w:pPr>
            <w:del w:id="7656" w:author="Claude" w:date="2026-07-27T22:20:43Z">
              <w:r>
                <w:delText>⟨TBD⟩</w:delText>
              </w:r>
            </w:del>
            <w:ins w:id="7657" w:author="Claude" w:date="2026-07-27T22:20:43Z">
              <w:r>
                <w:t xml:space="preserve">0.492</w:t>
              </w:r>
            </w:ins>
          </w:p>
        </w:tc>
        <w:tc>
          <w:tcPr>
            <w:tcW w:w="500" w:type="pct"/>
          </w:tcPr>
          <w:p w14:paraId="1D150B09" w14:textId="77777777" w:rsidR="009E5EE7" w:rsidRDefault="009E5EE7" w:rsidP="00E47802">
            <w:pPr>
              <w:pStyle w:val="TableText"/>
            </w:pPr>
            <w:del w:id="7658" w:author="Claude" w:date="2026-07-27T22:20:43Z">
              <w:r>
                <w:delText>⟨TBD⟩</w:delText>
              </w:r>
            </w:del>
            <w:ins w:id="7659" w:author="Claude" w:date="2026-07-27T22:20:43Z">
              <w:r>
                <w:t xml:space="preserve">0.094</w:t>
              </w:r>
            </w:ins>
          </w:p>
        </w:tc>
        <w:tc>
          <w:tcPr>
            <w:tcW w:w="500" w:type="pct"/>
          </w:tcPr>
          <w:p w14:paraId="4B551EDA" w14:textId="77777777" w:rsidR="009E5EE7" w:rsidRDefault="009E5EE7" w:rsidP="00E47802">
            <w:pPr>
              <w:pStyle w:val="TableText"/>
            </w:pPr>
            <w:del w:id="7660" w:author="Claude" w:date="2026-07-27T22:20:43Z">
              <w:r>
                <w:delText>⟨TBD⟩</w:delText>
              </w:r>
            </w:del>
            <w:ins w:id="7661" w:author="Claude" w:date="2026-07-27T22:20:43Z">
              <w:r>
                <w:t xml:space="preserve">0.042</w:t>
              </w:r>
            </w:ins>
          </w:p>
        </w:tc>
        <w:tc>
          <w:tcPr>
            <w:tcW w:w="500" w:type="pct"/>
          </w:tcPr>
          <w:p w14:paraId="1B8D6F15" w14:textId="77777777" w:rsidR="009E5EE7" w:rsidRDefault="009E5EE7" w:rsidP="00E47802">
            <w:pPr>
              <w:pStyle w:val="TableText"/>
            </w:pPr>
            <w:del w:id="7662" w:author="Claude" w:date="2026-07-27T22:20:43Z">
              <w:r>
                <w:delText>⟨TBD⟩</w:delText>
              </w:r>
            </w:del>
            <w:ins w:id="7663" w:author="Claude" w:date="2026-07-27T22:20:43Z">
              <w:r>
                <w:t xml:space="preserve">0.855</w:t>
              </w:r>
            </w:ins>
          </w:p>
        </w:tc>
        <w:tc>
          <w:tcPr>
            <w:tcW w:w="500" w:type="pct"/>
          </w:tcPr>
          <w:p w14:paraId="1BEB42F6" w14:textId="77777777" w:rsidR="009E5EE7" w:rsidRDefault="009E5EE7" w:rsidP="00E47802">
            <w:pPr>
              <w:pStyle w:val="TableText"/>
            </w:pPr>
            <w:del w:id="7664" w:author="Claude" w:date="2026-07-27T22:20:43Z">
              <w:r>
                <w:delText>⟨TBD⟩</w:delText>
              </w:r>
            </w:del>
            <w:ins w:id="7665" w:author="Claude" w:date="2026-07-27T22:20:43Z">
              <w:r>
                <w:t xml:space="preserve">0.224</w:t>
              </w:r>
            </w:ins>
          </w:p>
        </w:tc>
        <w:tc>
          <w:tcPr>
            <w:tcW w:w="500" w:type="pct"/>
          </w:tcPr>
          <w:p w14:paraId="2B74920A" w14:textId="77777777" w:rsidR="009E5EE7" w:rsidRDefault="009E5EE7" w:rsidP="00E47802">
            <w:pPr>
              <w:pStyle w:val="TableText"/>
            </w:pPr>
            <w:del w:id="7666" w:author="Claude" w:date="2026-07-27T22:20:43Z">
              <w:r>
                <w:delText>⟨TBD⟩</w:delText>
              </w:r>
            </w:del>
            <w:ins w:id="7667" w:author="Claude" w:date="2026-07-27T22:20:43Z">
              <w:r>
                <w:t xml:space="preserve">0.248</w:t>
              </w:r>
            </w:ins>
          </w:p>
        </w:tc>
        <w:tc>
          <w:tcPr>
            <w:tcW w:w="500" w:type="pct"/>
          </w:tcPr>
          <w:p w14:paraId="321345BA" w14:textId="77777777" w:rsidR="009E5EE7" w:rsidRDefault="009E5EE7" w:rsidP="00E47802">
            <w:pPr>
              <w:pStyle w:val="TableText"/>
            </w:pPr>
            <w:del w:id="7668" w:author="Claude" w:date="2026-07-27T22:20:43Z">
              <w:r>
                <w:delText>⟨TBD⟩</w:delText>
              </w:r>
            </w:del>
            <w:ins w:id="7669" w:author="Claude" w:date="2026-07-27T22:20:43Z">
              <w:r>
                <w:t xml:space="preserve">0.21</w:t>
              </w:r>
            </w:ins>
          </w:p>
        </w:tc>
        <w:tc>
          <w:tcPr>
            <w:tcW w:w="500" w:type="pct"/>
          </w:tcPr>
          <w:p w14:paraId="2866BDF9" w14:textId="77777777" w:rsidR="009E5EE7" w:rsidRDefault="009E5EE7" w:rsidP="00E47802">
            <w:pPr>
              <w:pStyle w:val="TableText"/>
            </w:pPr>
            <w:del w:id="7670" w:author="Claude" w:date="2026-07-27T22:20:43Z">
              <w:r>
                <w:delText>⟨TBD⟩</w:delText>
              </w:r>
            </w:del>
            <w:ins w:id="7671" w:author="Claude" w:date="2026-07-27T22:20:43Z">
              <w:r>
                <w:t xml:space="preserve">ref.</w:t>
              </w:r>
            </w:ins>
          </w:p>
        </w:tc>
      </w:tr>
      <w:tr w:rsidR="009E5EE7" w14:paraId="6A1F8183" w14:textId="77777777" w:rsidTr="00E47802">
        <w:tc>
          <w:tcPr>
            <w:tcW w:w="1000" w:type="pct"/>
          </w:tcPr>
          <w:p w14:paraId="01A75478" w14:textId="77777777" w:rsidR="009E5EE7" w:rsidRDefault="009E5EE7" w:rsidP="00E47802">
            <w:pPr>
              <w:pStyle w:val="TableText"/>
            </w:pPr>
            <w:r>
              <w:rPr>
                <w:b/>
              </w:rPr>
              <w:t>Scenario S3</w:t>
            </w:r>
          </w:p>
        </w:tc>
        <w:tc>
          <w:tcPr>
            <w:tcW w:w="500" w:type="pct"/>
          </w:tcPr>
          <w:p w14:paraId="0B6035FF" w14:textId="77777777" w:rsidR="009E5EE7" w:rsidRDefault="009E5EE7" w:rsidP="00E47802">
            <w:pPr>
              <w:pStyle w:val="TableText"/>
            </w:pPr>
          </w:p>
        </w:tc>
        <w:tc>
          <w:tcPr>
            <w:tcW w:w="500" w:type="pct"/>
          </w:tcPr>
          <w:p w14:paraId="0504262C" w14:textId="77777777" w:rsidR="009E5EE7" w:rsidRDefault="009E5EE7" w:rsidP="00E47802">
            <w:pPr>
              <w:pStyle w:val="TableText"/>
            </w:pPr>
          </w:p>
        </w:tc>
        <w:tc>
          <w:tcPr>
            <w:tcW w:w="500" w:type="pct"/>
          </w:tcPr>
          <w:p w14:paraId="0B391D3F" w14:textId="77777777" w:rsidR="009E5EE7" w:rsidRDefault="009E5EE7" w:rsidP="00E47802">
            <w:pPr>
              <w:pStyle w:val="TableText"/>
            </w:pPr>
          </w:p>
        </w:tc>
        <w:tc>
          <w:tcPr>
            <w:tcW w:w="500" w:type="pct"/>
          </w:tcPr>
          <w:p w14:paraId="2923BF03" w14:textId="77777777" w:rsidR="009E5EE7" w:rsidRDefault="009E5EE7" w:rsidP="00E47802">
            <w:pPr>
              <w:pStyle w:val="TableText"/>
            </w:pPr>
          </w:p>
        </w:tc>
        <w:tc>
          <w:tcPr>
            <w:tcW w:w="500" w:type="pct"/>
          </w:tcPr>
          <w:p w14:paraId="5B638C00" w14:textId="77777777" w:rsidR="009E5EE7" w:rsidRDefault="009E5EE7" w:rsidP="00E47802">
            <w:pPr>
              <w:pStyle w:val="TableText"/>
            </w:pPr>
          </w:p>
        </w:tc>
        <w:tc>
          <w:tcPr>
            <w:tcW w:w="500" w:type="pct"/>
          </w:tcPr>
          <w:p w14:paraId="14FEBD26" w14:textId="77777777" w:rsidR="009E5EE7" w:rsidRDefault="009E5EE7" w:rsidP="00E47802">
            <w:pPr>
              <w:pStyle w:val="TableText"/>
            </w:pPr>
          </w:p>
        </w:tc>
        <w:tc>
          <w:tcPr>
            <w:tcW w:w="500" w:type="pct"/>
          </w:tcPr>
          <w:p w14:paraId="0BAB0E36" w14:textId="77777777" w:rsidR="009E5EE7" w:rsidRDefault="009E5EE7" w:rsidP="00E47802">
            <w:pPr>
              <w:pStyle w:val="TableText"/>
            </w:pPr>
          </w:p>
        </w:tc>
        <w:tc>
          <w:tcPr>
            <w:tcW w:w="500" w:type="pct"/>
          </w:tcPr>
          <w:p w14:paraId="3C4CD1F5" w14:textId="77777777" w:rsidR="009E5EE7" w:rsidRDefault="009E5EE7" w:rsidP="00E47802">
            <w:pPr>
              <w:pStyle w:val="TableText"/>
            </w:pPr>
          </w:p>
        </w:tc>
      </w:tr>
      <w:tr w:rsidR="009E5EE7" w14:paraId="6FAE9A22" w14:textId="77777777" w:rsidTr="00E47802">
        <w:tc>
          <w:tcPr>
            <w:tcW w:w="1000" w:type="pct"/>
          </w:tcPr>
          <w:p w14:paraId="55B872CD" w14:textId="7E1669CF"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500" w:type="pct"/>
          </w:tcPr>
          <w:p w14:paraId="2019181D" w14:textId="77777777" w:rsidR="009E5EE7" w:rsidRDefault="009E5EE7" w:rsidP="00E47802">
            <w:pPr>
              <w:pStyle w:val="TableText"/>
            </w:pPr>
            <w:del w:id="7672" w:author="Claude" w:date="2026-07-27T22:20:43Z">
              <w:r>
                <w:delText>⟨TBD⟩</w:delText>
              </w:r>
            </w:del>
            <w:ins w:id="7673" w:author="Claude" w:date="2026-07-27T22:20:43Z">
              <w:r>
                <w:t xml:space="preserve">0.635</w:t>
              </w:r>
            </w:ins>
          </w:p>
        </w:tc>
        <w:tc>
          <w:tcPr>
            <w:tcW w:w="500" w:type="pct"/>
          </w:tcPr>
          <w:p w14:paraId="7DBECAC0" w14:textId="77777777" w:rsidR="009E5EE7" w:rsidRDefault="009E5EE7" w:rsidP="00E47802">
            <w:pPr>
              <w:pStyle w:val="TableText"/>
            </w:pPr>
            <w:del w:id="7674" w:author="Claude" w:date="2026-07-27T22:20:43Z">
              <w:r>
                <w:delText>⟨TBD⟩</w:delText>
              </w:r>
            </w:del>
            <w:ins w:id="7675" w:author="Claude" w:date="2026-07-27T22:20:43Z">
              <w:r>
                <w:t xml:space="preserve">0.826</w:t>
              </w:r>
            </w:ins>
          </w:p>
        </w:tc>
        <w:tc>
          <w:tcPr>
            <w:tcW w:w="500" w:type="pct"/>
          </w:tcPr>
          <w:p w14:paraId="1B752D20" w14:textId="77777777" w:rsidR="009E5EE7" w:rsidRDefault="009E5EE7" w:rsidP="00E47802">
            <w:pPr>
              <w:pStyle w:val="TableText"/>
            </w:pPr>
            <w:del w:id="7676" w:author="Claude" w:date="2026-07-27T22:20:43Z">
              <w:r>
                <w:delText>⟨TBD⟩</w:delText>
              </w:r>
            </w:del>
            <w:ins w:id="7677" w:author="Claude" w:date="2026-07-27T22:20:43Z">
              <w:r>
                <w:t xml:space="preserve">0.118</w:t>
              </w:r>
            </w:ins>
          </w:p>
        </w:tc>
        <w:tc>
          <w:tcPr>
            <w:tcW w:w="500" w:type="pct"/>
          </w:tcPr>
          <w:p w14:paraId="7950E463" w14:textId="77777777" w:rsidR="009E5EE7" w:rsidRDefault="009E5EE7" w:rsidP="00E47802">
            <w:pPr>
              <w:pStyle w:val="TableText"/>
            </w:pPr>
            <w:del w:id="7678" w:author="Claude" w:date="2026-07-27T22:20:43Z">
              <w:r>
                <w:delText>—</w:delText>
              </w:r>
            </w:del>
            <w:ins w:id="7679" w:author="Claude" w:date="2026-07-27T22:20:43Z">
              <w:r>
                <w:t xml:space="preserve">—</w:t>
              </w:r>
            </w:ins>
          </w:p>
        </w:tc>
        <w:tc>
          <w:tcPr>
            <w:tcW w:w="500" w:type="pct"/>
          </w:tcPr>
          <w:p w14:paraId="2F5699E9" w14:textId="77777777" w:rsidR="009E5EE7" w:rsidRDefault="009E5EE7" w:rsidP="00E47802">
            <w:pPr>
              <w:pStyle w:val="TableText"/>
            </w:pPr>
            <w:del w:id="7680" w:author="Claude" w:date="2026-07-27T22:20:43Z">
              <w:r>
                <w:delText>—</w:delText>
              </w:r>
            </w:del>
            <w:ins w:id="7681" w:author="Claude" w:date="2026-07-27T22:20:43Z">
              <w:r>
                <w:t xml:space="preserve">—</w:t>
              </w:r>
            </w:ins>
          </w:p>
        </w:tc>
        <w:tc>
          <w:tcPr>
            <w:tcW w:w="500" w:type="pct"/>
          </w:tcPr>
          <w:p w14:paraId="285B4182" w14:textId="77777777" w:rsidR="009E5EE7" w:rsidRDefault="009E5EE7" w:rsidP="00E47802">
            <w:pPr>
              <w:pStyle w:val="TableText"/>
            </w:pPr>
            <w:del w:id="7682" w:author="Claude" w:date="2026-07-27T22:20:43Z">
              <w:r>
                <w:delText>⟨TBD⟩</w:delText>
              </w:r>
            </w:del>
            <w:ins w:id="7683" w:author="Claude" w:date="2026-07-27T22:20:43Z">
              <w:r>
                <w:t xml:space="preserve">0.464</w:t>
              </w:r>
            </w:ins>
          </w:p>
        </w:tc>
        <w:tc>
          <w:tcPr>
            <w:tcW w:w="500" w:type="pct"/>
          </w:tcPr>
          <w:p w14:paraId="4FECE51A" w14:textId="77777777" w:rsidR="009E5EE7" w:rsidRDefault="009E5EE7" w:rsidP="00E47802">
            <w:pPr>
              <w:pStyle w:val="TableText"/>
            </w:pPr>
            <w:del w:id="7684" w:author="Claude" w:date="2026-07-27T22:20:43Z">
              <w:r>
                <w:delText>⟨TBD⟩</w:delText>
              </w:r>
            </w:del>
            <w:ins w:id="7685" w:author="Claude" w:date="2026-07-27T22:20:43Z">
              <w:r>
                <w:t xml:space="preserve">0.526</w:t>
              </w:r>
            </w:ins>
          </w:p>
        </w:tc>
        <w:tc>
          <w:tcPr>
            <w:tcW w:w="500" w:type="pct"/>
          </w:tcPr>
          <w:p w14:paraId="4E1DFE38" w14:textId="77777777" w:rsidR="009E5EE7" w:rsidRDefault="009E5EE7" w:rsidP="00E47802">
            <w:pPr>
              <w:pStyle w:val="TableText"/>
            </w:pPr>
            <w:del w:id="7686" w:author="Claude" w:date="2026-07-27T22:20:43Z">
              <w:r>
                <w:delText>ref.</w:delText>
              </w:r>
            </w:del>
            <w:ins w:id="7687" w:author="Claude" w:date="2026-07-27T22:20:43Z">
              <w:r>
                <w:t xml:space="preserve">ref.</w:t>
              </w:r>
            </w:ins>
          </w:p>
        </w:tc>
      </w:tr>
      <w:tr w:rsidR="009E5EE7" w14:paraId="5DB9E3B6" w14:textId="77777777" w:rsidTr="00E47802">
        <w:tc>
          <w:tcPr>
            <w:tcW w:w="1000" w:type="pct"/>
          </w:tcPr>
          <w:p w14:paraId="185C0ADB" w14:textId="66EF64B3"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500" w:type="pct"/>
          </w:tcPr>
          <w:p w14:paraId="1E193AD1" w14:textId="77777777" w:rsidR="009E5EE7" w:rsidRDefault="009E5EE7" w:rsidP="00E47802">
            <w:pPr>
              <w:pStyle w:val="TableText"/>
            </w:pPr>
            <w:del w:id="7688" w:author="Claude" w:date="2026-07-27T22:20:43Z">
              <w:r>
                <w:delText>⟨TBD⟩</w:delText>
              </w:r>
            </w:del>
            <w:ins w:id="7689" w:author="Claude" w:date="2026-07-27T22:20:43Z">
              <w:r>
                <w:t xml:space="preserve">0.135</w:t>
              </w:r>
            </w:ins>
          </w:p>
        </w:tc>
        <w:tc>
          <w:tcPr>
            <w:tcW w:w="500" w:type="pct"/>
          </w:tcPr>
          <w:p w14:paraId="48F233CD" w14:textId="77777777" w:rsidR="009E5EE7" w:rsidRDefault="009E5EE7" w:rsidP="00E47802">
            <w:pPr>
              <w:pStyle w:val="TableText"/>
            </w:pPr>
            <w:del w:id="7690" w:author="Claude" w:date="2026-07-27T22:20:43Z">
              <w:r>
                <w:delText>⟨TBD⟩</w:delText>
              </w:r>
            </w:del>
            <w:ins w:id="7691" w:author="Claude" w:date="2026-07-27T22:20:43Z">
              <w:r>
                <w:t xml:space="preserve">0.025</w:t>
              </w:r>
            </w:ins>
          </w:p>
        </w:tc>
        <w:tc>
          <w:tcPr>
            <w:tcW w:w="500" w:type="pct"/>
          </w:tcPr>
          <w:p w14:paraId="0EBA0B14" w14:textId="77777777" w:rsidR="009E5EE7" w:rsidRDefault="009E5EE7" w:rsidP="00E47802">
            <w:pPr>
              <w:pStyle w:val="TableText"/>
            </w:pPr>
            <w:del w:id="7692" w:author="Claude" w:date="2026-07-27T22:20:43Z">
              <w:r>
                <w:delText>⟨TBD⟩</w:delText>
              </w:r>
            </w:del>
            <w:ins w:id="7693" w:author="Claude" w:date="2026-07-27T22:20:43Z">
              <w:r>
                <w:t xml:space="preserve">0.0</w:t>
              </w:r>
            </w:ins>
          </w:p>
        </w:tc>
        <w:tc>
          <w:tcPr>
            <w:tcW w:w="500" w:type="pct"/>
          </w:tcPr>
          <w:p w14:paraId="1247BC4F" w14:textId="77777777" w:rsidR="009E5EE7" w:rsidRDefault="009E5EE7" w:rsidP="00E47802">
            <w:pPr>
              <w:pStyle w:val="TableText"/>
            </w:pPr>
            <w:del w:id="7694" w:author="Claude" w:date="2026-07-27T22:20:43Z">
              <w:r>
                <w:delText>⟨TBD⟩</w:delText>
              </w:r>
            </w:del>
            <w:ins w:id="7695" w:author="Claude" w:date="2026-07-27T22:20:43Z">
              <w:r>
                <w:t xml:space="preserve">0.093</w:t>
              </w:r>
            </w:ins>
          </w:p>
        </w:tc>
        <w:tc>
          <w:tcPr>
            <w:tcW w:w="500" w:type="pct"/>
          </w:tcPr>
          <w:p w14:paraId="650FE575" w14:textId="77777777" w:rsidR="009E5EE7" w:rsidRDefault="009E5EE7" w:rsidP="00E47802">
            <w:pPr>
              <w:pStyle w:val="TableText"/>
            </w:pPr>
            <w:del w:id="7696" w:author="Claude" w:date="2026-07-27T22:20:43Z">
              <w:r>
                <w:delText>⟨TBD⟩</w:delText>
              </w:r>
            </w:del>
            <w:ins w:id="7697" w:author="Claude" w:date="2026-07-27T22:20:43Z">
              <w:r>
                <w:t xml:space="preserve">0.393</w:t>
              </w:r>
            </w:ins>
          </w:p>
        </w:tc>
        <w:tc>
          <w:tcPr>
            <w:tcW w:w="500" w:type="pct"/>
          </w:tcPr>
          <w:p w14:paraId="2DE2B3A3" w14:textId="77777777" w:rsidR="009E5EE7" w:rsidRDefault="009E5EE7" w:rsidP="00E47802">
            <w:pPr>
              <w:pStyle w:val="TableText"/>
            </w:pPr>
            <w:del w:id="7698" w:author="Claude" w:date="2026-07-27T22:20:43Z">
              <w:r>
                <w:delText>⟨TBD⟩</w:delText>
              </w:r>
            </w:del>
            <w:ins w:id="7699" w:author="Claude" w:date="2026-07-27T22:20:43Z">
              <w:r>
                <w:t xml:space="preserve">0.076</w:t>
              </w:r>
            </w:ins>
          </w:p>
        </w:tc>
        <w:tc>
          <w:tcPr>
            <w:tcW w:w="500" w:type="pct"/>
          </w:tcPr>
          <w:p w14:paraId="6D1250E6" w14:textId="77777777" w:rsidR="009E5EE7" w:rsidRDefault="009E5EE7" w:rsidP="00E47802">
            <w:pPr>
              <w:pStyle w:val="TableText"/>
            </w:pPr>
            <w:del w:id="7700" w:author="Claude" w:date="2026-07-27T22:20:43Z">
              <w:r>
                <w:delText>⟨TBD⟩</w:delText>
              </w:r>
            </w:del>
            <w:ins w:id="7701" w:author="Claude" w:date="2026-07-27T22:20:43Z">
              <w:r>
                <w:t xml:space="preserve">0.053</w:t>
              </w:r>
            </w:ins>
          </w:p>
        </w:tc>
        <w:tc>
          <w:tcPr>
            <w:tcW w:w="500" w:type="pct"/>
          </w:tcPr>
          <w:p w14:paraId="72B67BD7" w14:textId="77777777" w:rsidR="009E5EE7" w:rsidRDefault="009E5EE7" w:rsidP="00E47802">
            <w:pPr>
              <w:pStyle w:val="TableText"/>
            </w:pPr>
            <w:del w:id="7702" w:author="Claude" w:date="2026-07-27T22:20:43Z">
              <w:r>
                <w:delText>⟨TBD⟩</w:delText>
              </w:r>
            </w:del>
            <w:ins w:id="7703" w:author="Claude" w:date="2026-07-27T22:20:43Z">
              <w:r>
                <w:t xml:space="preserve">+90</w:t>
              </w:r>
            </w:ins>
          </w:p>
        </w:tc>
      </w:tr>
      <w:tr w:rsidR="009E5EE7" w14:paraId="5E96437E" w14:textId="77777777" w:rsidTr="00E47802">
        <w:tc>
          <w:tcPr>
            <w:tcW w:w="1000" w:type="pct"/>
          </w:tcPr>
          <w:p w14:paraId="3F6199A7" w14:textId="7418F349"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1E508206" w14:textId="77777777" w:rsidR="009E5EE7" w:rsidRDefault="009E5EE7" w:rsidP="00E47802">
            <w:pPr>
              <w:pStyle w:val="TableText"/>
            </w:pPr>
            <w:del w:id="7704" w:author="Claude" w:date="2026-07-27T22:20:43Z">
              <w:r>
                <w:delText>⟨TBD⟩</w:delText>
              </w:r>
            </w:del>
            <w:ins w:id="7705" w:author="Claude" w:date="2026-07-27T22:20:43Z">
              <w:r>
                <w:t xml:space="preserve">0.222</w:t>
              </w:r>
            </w:ins>
          </w:p>
        </w:tc>
        <w:tc>
          <w:tcPr>
            <w:tcW w:w="500" w:type="pct"/>
          </w:tcPr>
          <w:p w14:paraId="1198D84E" w14:textId="77777777" w:rsidR="009E5EE7" w:rsidRDefault="009E5EE7" w:rsidP="00E47802">
            <w:pPr>
              <w:pStyle w:val="TableText"/>
            </w:pPr>
            <w:del w:id="7706" w:author="Claude" w:date="2026-07-27T22:20:43Z">
              <w:r>
                <w:delText>⟨TBD⟩</w:delText>
              </w:r>
            </w:del>
            <w:ins w:id="7707" w:author="Claude" w:date="2026-07-27T22:20:43Z">
              <w:r>
                <w:t xml:space="preserve">0.07</w:t>
              </w:r>
            </w:ins>
          </w:p>
        </w:tc>
        <w:tc>
          <w:tcPr>
            <w:tcW w:w="500" w:type="pct"/>
          </w:tcPr>
          <w:p w14:paraId="2FAEDDB0" w14:textId="77777777" w:rsidR="009E5EE7" w:rsidRDefault="009E5EE7" w:rsidP="00E47802">
            <w:pPr>
              <w:pStyle w:val="TableText"/>
            </w:pPr>
            <w:del w:id="7708" w:author="Claude" w:date="2026-07-27T22:20:43Z">
              <w:r>
                <w:delText>⟨TBD⟩</w:delText>
              </w:r>
            </w:del>
            <w:ins w:id="7709" w:author="Claude" w:date="2026-07-27T22:20:43Z">
              <w:r>
                <w:t xml:space="preserve">0.0</w:t>
              </w:r>
            </w:ins>
          </w:p>
        </w:tc>
        <w:tc>
          <w:tcPr>
            <w:tcW w:w="500" w:type="pct"/>
          </w:tcPr>
          <w:p w14:paraId="627B6900" w14:textId="77777777" w:rsidR="009E5EE7" w:rsidRDefault="009E5EE7" w:rsidP="00E47802">
            <w:pPr>
              <w:pStyle w:val="TableText"/>
            </w:pPr>
            <w:del w:id="7710" w:author="Claude" w:date="2026-07-27T22:20:43Z">
              <w:r>
                <w:delText>⟨TBD⟩</w:delText>
              </w:r>
            </w:del>
            <w:ins w:id="7711" w:author="Claude" w:date="2026-07-27T22:20:43Z">
              <w:r>
                <w:t xml:space="preserve">0.119</w:t>
              </w:r>
            </w:ins>
          </w:p>
        </w:tc>
        <w:tc>
          <w:tcPr>
            <w:tcW w:w="500" w:type="pct"/>
          </w:tcPr>
          <w:p w14:paraId="33780A74" w14:textId="77777777" w:rsidR="009E5EE7" w:rsidRDefault="009E5EE7" w:rsidP="00E47802">
            <w:pPr>
              <w:pStyle w:val="TableText"/>
            </w:pPr>
            <w:del w:id="7712" w:author="Claude" w:date="2026-07-27T22:20:43Z">
              <w:r>
                <w:delText>⟨TBD⟩</w:delText>
              </w:r>
            </w:del>
            <w:ins w:id="7713" w:author="Claude" w:date="2026-07-27T22:20:43Z">
              <w:r>
                <w:t xml:space="preserve">0.193</w:t>
              </w:r>
            </w:ins>
          </w:p>
        </w:tc>
        <w:tc>
          <w:tcPr>
            <w:tcW w:w="500" w:type="pct"/>
          </w:tcPr>
          <w:p w14:paraId="1F35DBBC" w14:textId="77777777" w:rsidR="009E5EE7" w:rsidRDefault="009E5EE7" w:rsidP="00E47802">
            <w:pPr>
              <w:pStyle w:val="TableText"/>
            </w:pPr>
            <w:del w:id="7714" w:author="Claude" w:date="2026-07-27T22:20:43Z">
              <w:r>
                <w:delText>⟨TBD⟩</w:delText>
              </w:r>
            </w:del>
            <w:ins w:id="7715" w:author="Claude" w:date="2026-07-27T22:20:43Z">
              <w:r>
                <w:t xml:space="preserve">0.104</w:t>
              </w:r>
            </w:ins>
          </w:p>
        </w:tc>
        <w:tc>
          <w:tcPr>
            <w:tcW w:w="500" w:type="pct"/>
          </w:tcPr>
          <w:p w14:paraId="703B7BBC" w14:textId="77777777" w:rsidR="009E5EE7" w:rsidRDefault="009E5EE7" w:rsidP="00E47802">
            <w:pPr>
              <w:pStyle w:val="TableText"/>
            </w:pPr>
            <w:del w:id="7716" w:author="Claude" w:date="2026-07-27T22:20:43Z">
              <w:r>
                <w:delText>⟨TBD⟩</w:delText>
              </w:r>
            </w:del>
            <w:ins w:id="7717" w:author="Claude" w:date="2026-07-27T22:20:43Z">
              <w:r>
                <w:t xml:space="preserve">0.097</w:t>
              </w:r>
            </w:ins>
          </w:p>
        </w:tc>
        <w:tc>
          <w:tcPr>
            <w:tcW w:w="500" w:type="pct"/>
          </w:tcPr>
          <w:p w14:paraId="3506BD3B" w14:textId="77777777" w:rsidR="009E5EE7" w:rsidRDefault="009E5EE7" w:rsidP="00E47802">
            <w:pPr>
              <w:pStyle w:val="TableText"/>
            </w:pPr>
            <w:del w:id="7718" w:author="Claude" w:date="2026-07-27T22:20:43Z">
              <w:r>
                <w:delText>⟨TBD⟩</w:delText>
              </w:r>
            </w:del>
            <w:ins w:id="7719" w:author="Claude" w:date="2026-07-27T22:20:43Z">
              <w:r>
                <w:t xml:space="preserve">-83</w:t>
              </w:r>
            </w:ins>
          </w:p>
        </w:tc>
      </w:tr>
      <w:tr w:rsidR="009E5EE7" w14:paraId="2310AE93" w14:textId="77777777" w:rsidTr="00E47802">
        <w:tc>
          <w:tcPr>
            <w:tcW w:w="1000" w:type="pct"/>
          </w:tcPr>
          <w:p w14:paraId="45A8286B" w14:textId="5D948B6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F235D12" w14:textId="77777777" w:rsidR="009E5EE7" w:rsidRDefault="009E5EE7" w:rsidP="00E47802">
            <w:pPr>
              <w:pStyle w:val="TableText"/>
            </w:pPr>
            <w:del w:id="7720" w:author="Claude" w:date="2026-07-27T22:20:43Z">
              <w:r>
                <w:delText>⟨TBD⟩</w:delText>
              </w:r>
            </w:del>
            <w:ins w:id="7721" w:author="Claude" w:date="2026-07-27T22:20:43Z">
              <w:r>
                <w:t xml:space="preserve">0.145</w:t>
              </w:r>
            </w:ins>
          </w:p>
        </w:tc>
        <w:tc>
          <w:tcPr>
            <w:tcW w:w="500" w:type="pct"/>
          </w:tcPr>
          <w:p w14:paraId="6AB67153" w14:textId="77777777" w:rsidR="009E5EE7" w:rsidRDefault="009E5EE7" w:rsidP="00E47802">
            <w:pPr>
              <w:pStyle w:val="TableText"/>
            </w:pPr>
            <w:del w:id="7722" w:author="Claude" w:date="2026-07-27T22:20:43Z">
              <w:r>
                <w:delText>⟨TBD⟩</w:delText>
              </w:r>
            </w:del>
            <w:ins w:id="7723" w:author="Claude" w:date="2026-07-27T22:20:43Z">
              <w:r>
                <w:t xml:space="preserve">0.024</w:t>
              </w:r>
            </w:ins>
          </w:p>
        </w:tc>
        <w:tc>
          <w:tcPr>
            <w:tcW w:w="500" w:type="pct"/>
          </w:tcPr>
          <w:p w14:paraId="74266BAB" w14:textId="77777777" w:rsidR="009E5EE7" w:rsidRDefault="009E5EE7" w:rsidP="00E47802">
            <w:pPr>
              <w:pStyle w:val="TableText"/>
            </w:pPr>
            <w:del w:id="7724" w:author="Claude" w:date="2026-07-27T22:20:43Z">
              <w:r>
                <w:delText>⟨TBD⟩</w:delText>
              </w:r>
            </w:del>
            <w:ins w:id="7725" w:author="Claude" w:date="2026-07-27T22:20:43Z">
              <w:r>
                <w:t xml:space="preserve">0.009</w:t>
              </w:r>
            </w:ins>
          </w:p>
        </w:tc>
        <w:tc>
          <w:tcPr>
            <w:tcW w:w="500" w:type="pct"/>
          </w:tcPr>
          <w:p w14:paraId="00FD7C41" w14:textId="77777777" w:rsidR="009E5EE7" w:rsidRDefault="009E5EE7" w:rsidP="00E47802">
            <w:pPr>
              <w:pStyle w:val="TableText"/>
            </w:pPr>
            <w:del w:id="7726" w:author="Claude" w:date="2026-07-27T22:20:43Z">
              <w:r>
                <w:delText>⟨TBD⟩</w:delText>
              </w:r>
            </w:del>
            <w:ins w:id="7727" w:author="Claude" w:date="2026-07-27T22:20:43Z">
              <w:r>
                <w:t xml:space="preserve">0.172</w:t>
              </w:r>
            </w:ins>
          </w:p>
        </w:tc>
        <w:tc>
          <w:tcPr>
            <w:tcW w:w="500" w:type="pct"/>
          </w:tcPr>
          <w:p w14:paraId="17948A47" w14:textId="77777777" w:rsidR="009E5EE7" w:rsidRDefault="009E5EE7" w:rsidP="00E47802">
            <w:pPr>
              <w:pStyle w:val="TableText"/>
            </w:pPr>
            <w:del w:id="7728" w:author="Claude" w:date="2026-07-27T22:20:43Z">
              <w:r>
                <w:delText>⟨TBD⟩</w:delText>
              </w:r>
            </w:del>
            <w:ins w:id="7729" w:author="Claude" w:date="2026-07-27T22:20:43Z">
              <w:r>
                <w:t xml:space="preserve">0.356</w:t>
              </w:r>
            </w:ins>
          </w:p>
        </w:tc>
        <w:tc>
          <w:tcPr>
            <w:tcW w:w="500" w:type="pct"/>
          </w:tcPr>
          <w:p w14:paraId="38899645" w14:textId="77777777" w:rsidR="009E5EE7" w:rsidRDefault="009E5EE7" w:rsidP="00E47802">
            <w:pPr>
              <w:pStyle w:val="TableText"/>
            </w:pPr>
            <w:del w:id="7730" w:author="Claude" w:date="2026-07-27T22:20:43Z">
              <w:r>
                <w:delText>⟨TBD⟩</w:delText>
              </w:r>
            </w:del>
            <w:ins w:id="7731" w:author="Claude" w:date="2026-07-27T22:20:43Z">
              <w:r>
                <w:t xml:space="preserve">0.083</w:t>
              </w:r>
            </w:ins>
          </w:p>
        </w:tc>
        <w:tc>
          <w:tcPr>
            <w:tcW w:w="500" w:type="pct"/>
          </w:tcPr>
          <w:p w14:paraId="11569732" w14:textId="77777777" w:rsidR="009E5EE7" w:rsidRDefault="009E5EE7" w:rsidP="00E47802">
            <w:pPr>
              <w:pStyle w:val="TableText"/>
            </w:pPr>
            <w:del w:id="7732" w:author="Claude" w:date="2026-07-27T22:20:43Z">
              <w:r>
                <w:delText>⟨TBD⟩</w:delText>
              </w:r>
            </w:del>
            <w:ins w:id="7733" w:author="Claude" w:date="2026-07-27T22:20:43Z">
              <w:r>
                <w:t xml:space="preserve">0.059</w:t>
              </w:r>
            </w:ins>
          </w:p>
        </w:tc>
        <w:tc>
          <w:tcPr>
            <w:tcW w:w="500" w:type="pct"/>
          </w:tcPr>
          <w:p w14:paraId="41F304EC" w14:textId="77777777" w:rsidR="009E5EE7" w:rsidRDefault="009E5EE7" w:rsidP="00E47802">
            <w:pPr>
              <w:pStyle w:val="TableText"/>
            </w:pPr>
            <w:del w:id="7734" w:author="Claude" w:date="2026-07-27T22:20:43Z">
              <w:r>
                <w:delText>⟨TBD⟩</w:delText>
              </w:r>
            </w:del>
            <w:ins w:id="7735" w:author="Claude" w:date="2026-07-27T22:20:43Z">
              <w:r>
                <w:t xml:space="preserve">-11</w:t>
              </w:r>
            </w:ins>
          </w:p>
        </w:tc>
      </w:tr>
      <w:tr w:rsidR="009E5EE7" w14:paraId="1A2E095E" w14:textId="77777777" w:rsidTr="00E47802">
        <w:tc>
          <w:tcPr>
            <w:tcW w:w="1000" w:type="pct"/>
          </w:tcPr>
          <w:p w14:paraId="5205F2E6" w14:textId="71D3E230"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494455EB" w14:textId="77777777" w:rsidR="009E5EE7" w:rsidRDefault="009E5EE7" w:rsidP="00E47802">
            <w:pPr>
              <w:pStyle w:val="TableText"/>
            </w:pPr>
            <w:del w:id="7736" w:author="Claude" w:date="2026-07-27T22:20:43Z">
              <w:r>
                <w:delText>⟨TBD⟩</w:delText>
              </w:r>
            </w:del>
            <w:ins w:id="7737" w:author="Claude" w:date="2026-07-27T22:20:43Z">
              <w:r>
                <w:t xml:space="preserve">0.29</w:t>
              </w:r>
            </w:ins>
          </w:p>
        </w:tc>
        <w:tc>
          <w:tcPr>
            <w:tcW w:w="500" w:type="pct"/>
          </w:tcPr>
          <w:p w14:paraId="5DA0F595" w14:textId="77777777" w:rsidR="009E5EE7" w:rsidRDefault="009E5EE7" w:rsidP="00E47802">
            <w:pPr>
              <w:pStyle w:val="TableText"/>
            </w:pPr>
            <w:del w:id="7738" w:author="Claude" w:date="2026-07-27T22:20:43Z">
              <w:r>
                <w:delText>⟨TBD⟩</w:delText>
              </w:r>
            </w:del>
            <w:ins w:id="7739" w:author="Claude" w:date="2026-07-27T22:20:43Z">
              <w:r>
                <w:t xml:space="preserve">0.104</w:t>
              </w:r>
            </w:ins>
          </w:p>
        </w:tc>
        <w:tc>
          <w:tcPr>
            <w:tcW w:w="500" w:type="pct"/>
          </w:tcPr>
          <w:p w14:paraId="02FA2D79" w14:textId="77777777" w:rsidR="009E5EE7" w:rsidRDefault="009E5EE7" w:rsidP="00E47802">
            <w:pPr>
              <w:pStyle w:val="TableText"/>
            </w:pPr>
            <w:del w:id="7740" w:author="Claude" w:date="2026-07-27T22:20:43Z">
              <w:r>
                <w:delText>⟨TBD⟩</w:delText>
              </w:r>
            </w:del>
            <w:ins w:id="7741" w:author="Claude" w:date="2026-07-27T22:20:43Z">
              <w:r>
                <w:t xml:space="preserve">0.002</w:t>
              </w:r>
            </w:ins>
          </w:p>
        </w:tc>
        <w:tc>
          <w:tcPr>
            <w:tcW w:w="500" w:type="pct"/>
          </w:tcPr>
          <w:p w14:paraId="52AF345A" w14:textId="77777777" w:rsidR="009E5EE7" w:rsidRDefault="009E5EE7" w:rsidP="00E47802">
            <w:pPr>
              <w:pStyle w:val="TableText"/>
            </w:pPr>
            <w:del w:id="7742" w:author="Claude" w:date="2026-07-27T22:20:43Z">
              <w:r>
                <w:delText>⟨TBD⟩</w:delText>
              </w:r>
            </w:del>
            <w:ins w:id="7743" w:author="Claude" w:date="2026-07-27T22:20:43Z">
              <w:r>
                <w:t xml:space="preserve">0.168</w:t>
              </w:r>
            </w:ins>
          </w:p>
        </w:tc>
        <w:tc>
          <w:tcPr>
            <w:tcW w:w="500" w:type="pct"/>
          </w:tcPr>
          <w:p w14:paraId="26783FC9" w14:textId="77777777" w:rsidR="009E5EE7" w:rsidRDefault="009E5EE7" w:rsidP="00E47802">
            <w:pPr>
              <w:pStyle w:val="TableText"/>
            </w:pPr>
            <w:del w:id="7744" w:author="Claude" w:date="2026-07-27T22:20:43Z">
              <w:r>
                <w:delText>⟨TBD⟩</w:delText>
              </w:r>
            </w:del>
            <w:ins w:id="7745" w:author="Claude" w:date="2026-07-27T22:20:43Z">
              <w:r>
                <w:t xml:space="preserve">0.166</w:t>
              </w:r>
            </w:ins>
          </w:p>
        </w:tc>
        <w:tc>
          <w:tcPr>
            <w:tcW w:w="500" w:type="pct"/>
          </w:tcPr>
          <w:p w14:paraId="6E33B964" w14:textId="77777777" w:rsidR="009E5EE7" w:rsidRDefault="009E5EE7" w:rsidP="00E47802">
            <w:pPr>
              <w:pStyle w:val="TableText"/>
            </w:pPr>
            <w:del w:id="7746" w:author="Claude" w:date="2026-07-27T22:20:43Z">
              <w:r>
                <w:delText>⟨TBD⟩</w:delText>
              </w:r>
            </w:del>
            <w:ins w:id="7747" w:author="Claude" w:date="2026-07-27T22:20:43Z">
              <w:r>
                <w:t xml:space="preserve">0.136</w:t>
              </w:r>
            </w:ins>
          </w:p>
        </w:tc>
        <w:tc>
          <w:tcPr>
            <w:tcW w:w="500" w:type="pct"/>
          </w:tcPr>
          <w:p w14:paraId="515C1415" w14:textId="77777777" w:rsidR="009E5EE7" w:rsidRDefault="009E5EE7" w:rsidP="00E47802">
            <w:pPr>
              <w:pStyle w:val="TableText"/>
            </w:pPr>
            <w:del w:id="7748" w:author="Claude" w:date="2026-07-27T22:20:43Z">
              <w:r>
                <w:delText>⟨TBD⟩</w:delText>
              </w:r>
            </w:del>
            <w:ins w:id="7749" w:author="Claude" w:date="2026-07-27T22:20:43Z">
              <w:r>
                <w:t xml:space="preserve">0.132</w:t>
              </w:r>
            </w:ins>
          </w:p>
        </w:tc>
        <w:tc>
          <w:tcPr>
            <w:tcW w:w="500" w:type="pct"/>
          </w:tcPr>
          <w:p w14:paraId="547B530D" w14:textId="77777777" w:rsidR="009E5EE7" w:rsidRDefault="009E5EE7" w:rsidP="00E47802">
            <w:pPr>
              <w:pStyle w:val="TableText"/>
            </w:pPr>
            <w:del w:id="7750" w:author="Claude" w:date="2026-07-27T22:20:43Z">
              <w:r>
                <w:delText>⟨TBD⟩</w:delText>
              </w:r>
            </w:del>
            <w:ins w:id="7751" w:author="Claude" w:date="2026-07-27T22:20:43Z">
              <w:r>
                <w:t xml:space="preserve">-149</w:t>
              </w:r>
            </w:ins>
          </w:p>
        </w:tc>
      </w:tr>
      <w:tr w:rsidR="009E5EE7" w14:paraId="65589392" w14:textId="77777777" w:rsidTr="00E47802">
        <w:tc>
          <w:tcPr>
            <w:tcW w:w="1000" w:type="pct"/>
          </w:tcPr>
          <w:p w14:paraId="732A2759" w14:textId="5031902C"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500" w:type="pct"/>
          </w:tcPr>
          <w:p w14:paraId="3334771F" w14:textId="77777777" w:rsidR="009E5EE7" w:rsidRDefault="009E5EE7" w:rsidP="00E47802">
            <w:pPr>
              <w:pStyle w:val="TableText"/>
            </w:pPr>
            <w:del w:id="7752" w:author="Claude" w:date="2026-07-27T22:20:43Z">
              <w:r>
                <w:delText>⟨TBD⟩</w:delText>
              </w:r>
            </w:del>
            <w:ins w:id="7753" w:author="Claude" w:date="2026-07-27T22:20:43Z">
              <w:r>
                <w:t xml:space="preserve">0.346</w:t>
              </w:r>
            </w:ins>
          </w:p>
        </w:tc>
        <w:tc>
          <w:tcPr>
            <w:tcW w:w="500" w:type="pct"/>
          </w:tcPr>
          <w:p w14:paraId="7ECAA86A" w14:textId="77777777" w:rsidR="009E5EE7" w:rsidRDefault="009E5EE7" w:rsidP="00E47802">
            <w:pPr>
              <w:pStyle w:val="TableText"/>
            </w:pPr>
            <w:del w:id="7754" w:author="Claude" w:date="2026-07-27T22:20:43Z">
              <w:r>
                <w:delText>⟨TBD⟩</w:delText>
              </w:r>
            </w:del>
            <w:ins w:id="7755" w:author="Claude" w:date="2026-07-27T22:20:43Z">
              <w:r>
                <w:t xml:space="preserve">0.143</w:t>
              </w:r>
            </w:ins>
          </w:p>
        </w:tc>
        <w:tc>
          <w:tcPr>
            <w:tcW w:w="500" w:type="pct"/>
          </w:tcPr>
          <w:p w14:paraId="3FABE7A3" w14:textId="77777777" w:rsidR="009E5EE7" w:rsidRDefault="009E5EE7" w:rsidP="00E47802">
            <w:pPr>
              <w:pStyle w:val="TableText"/>
            </w:pPr>
            <w:del w:id="7756" w:author="Claude" w:date="2026-07-27T22:20:43Z">
              <w:r>
                <w:delText>⟨TBD⟩</w:delText>
              </w:r>
            </w:del>
            <w:ins w:id="7757" w:author="Claude" w:date="2026-07-27T22:20:43Z">
              <w:r>
                <w:t xml:space="preserve">0.021</w:t>
              </w:r>
            </w:ins>
          </w:p>
        </w:tc>
        <w:tc>
          <w:tcPr>
            <w:tcW w:w="500" w:type="pct"/>
          </w:tcPr>
          <w:p w14:paraId="40E23F3E" w14:textId="77777777" w:rsidR="009E5EE7" w:rsidRDefault="009E5EE7" w:rsidP="00E47802">
            <w:pPr>
              <w:pStyle w:val="TableText"/>
            </w:pPr>
            <w:del w:id="7758" w:author="Claude" w:date="2026-07-27T22:20:43Z">
              <w:r>
                <w:delText>⟨TBD⟩</w:delText>
              </w:r>
            </w:del>
            <w:ins w:id="7759" w:author="Claude" w:date="2026-07-27T22:20:43Z">
              <w:r>
                <w:t xml:space="preserve">0.199</w:t>
              </w:r>
            </w:ins>
          </w:p>
        </w:tc>
        <w:tc>
          <w:tcPr>
            <w:tcW w:w="500" w:type="pct"/>
          </w:tcPr>
          <w:p w14:paraId="42A0FDFF" w14:textId="77777777" w:rsidR="009E5EE7" w:rsidRDefault="009E5EE7" w:rsidP="00E47802">
            <w:pPr>
              <w:pStyle w:val="TableText"/>
            </w:pPr>
            <w:del w:id="7760" w:author="Claude" w:date="2026-07-27T22:20:43Z">
              <w:r>
                <w:delText>⟨TBD⟩</w:delText>
              </w:r>
            </w:del>
            <w:ins w:id="7761" w:author="Claude" w:date="2026-07-27T22:20:43Z">
              <w:r>
                <w:t xml:space="preserve">0.278</w:t>
              </w:r>
            </w:ins>
          </w:p>
        </w:tc>
        <w:tc>
          <w:tcPr>
            <w:tcW w:w="500" w:type="pct"/>
          </w:tcPr>
          <w:p w14:paraId="353CFCA0" w14:textId="77777777" w:rsidR="009E5EE7" w:rsidRDefault="009E5EE7" w:rsidP="00E47802">
            <w:pPr>
              <w:pStyle w:val="TableText"/>
            </w:pPr>
            <w:del w:id="7762" w:author="Claude" w:date="2026-07-27T22:20:43Z">
              <w:r>
                <w:delText>⟨TBD⟩</w:delText>
              </w:r>
            </w:del>
            <w:ins w:id="7763" w:author="Claude" w:date="2026-07-27T22:20:43Z">
              <w:r>
                <w:t xml:space="preserve">0.178</w:t>
              </w:r>
            </w:ins>
          </w:p>
        </w:tc>
        <w:tc>
          <w:tcPr>
            <w:tcW w:w="500" w:type="pct"/>
          </w:tcPr>
          <w:p w14:paraId="7FB4498F" w14:textId="77777777" w:rsidR="009E5EE7" w:rsidRDefault="009E5EE7" w:rsidP="00E47802">
            <w:pPr>
              <w:pStyle w:val="TableText"/>
            </w:pPr>
            <w:del w:id="7764" w:author="Claude" w:date="2026-07-27T22:20:43Z">
              <w:r>
                <w:delText>⟨TBD⟩</w:delText>
              </w:r>
            </w:del>
            <w:ins w:id="7765" w:author="Claude" w:date="2026-07-27T22:20:43Z">
              <w:r>
                <w:t xml:space="preserve">0.17</w:t>
              </w:r>
            </w:ins>
          </w:p>
        </w:tc>
        <w:tc>
          <w:tcPr>
            <w:tcW w:w="500" w:type="pct"/>
          </w:tcPr>
          <w:p w14:paraId="4276DF12" w14:textId="77777777" w:rsidR="009E5EE7" w:rsidRDefault="009E5EE7" w:rsidP="00E47802">
            <w:pPr>
              <w:pStyle w:val="TableText"/>
            </w:pPr>
            <w:del w:id="7766" w:author="Claude" w:date="2026-07-27T22:20:43Z">
              <w:r>
                <w:delText>⟨TBD⟩</w:delText>
              </w:r>
            </w:del>
            <w:ins w:id="7767" w:author="Claude" w:date="2026-07-27T22:20:43Z">
              <w:r>
                <w:t xml:space="preserve">ref.</w:t>
              </w:r>
            </w:ins>
          </w:p>
        </w:tc>
      </w:tr>
      <w:tr w:rsidR="009E5EE7" w14:paraId="5248E7DF" w14:textId="77777777" w:rsidTr="00E47802">
        <w:tc>
          <w:tcPr>
            <w:tcW w:w="1000" w:type="pct"/>
          </w:tcPr>
          <w:p w14:paraId="122246AC" w14:textId="1874C7B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500" w:type="pct"/>
          </w:tcPr>
          <w:p w14:paraId="47FDE6E9" w14:textId="77777777" w:rsidR="009E5EE7" w:rsidRDefault="009E5EE7" w:rsidP="00E47802">
            <w:pPr>
              <w:pStyle w:val="TableText"/>
            </w:pPr>
            <w:del w:id="7768" w:author="Claude" w:date="2026-07-27T22:20:43Z">
              <w:r>
                <w:delText>⟨TBD⟩</w:delText>
              </w:r>
            </w:del>
            <w:ins w:id="7769" w:author="Claude" w:date="2026-07-27T22:20:43Z">
              <w:r>
                <w:t xml:space="preserve">0.242</w:t>
              </w:r>
            </w:ins>
          </w:p>
        </w:tc>
        <w:tc>
          <w:tcPr>
            <w:tcW w:w="500" w:type="pct"/>
          </w:tcPr>
          <w:p w14:paraId="72905BD9" w14:textId="77777777" w:rsidR="009E5EE7" w:rsidRDefault="009E5EE7" w:rsidP="00E47802">
            <w:pPr>
              <w:pStyle w:val="TableText"/>
            </w:pPr>
            <w:del w:id="7770" w:author="Claude" w:date="2026-07-27T22:20:43Z">
              <w:r>
                <w:delText>⟨TBD⟩</w:delText>
              </w:r>
            </w:del>
            <w:ins w:id="7771" w:author="Claude" w:date="2026-07-27T22:20:43Z">
              <w:r>
                <w:t xml:space="preserve">0.056</w:t>
              </w:r>
            </w:ins>
          </w:p>
        </w:tc>
        <w:tc>
          <w:tcPr>
            <w:tcW w:w="500" w:type="pct"/>
          </w:tcPr>
          <w:p w14:paraId="2720808E" w14:textId="77777777" w:rsidR="009E5EE7" w:rsidRDefault="009E5EE7" w:rsidP="00E47802">
            <w:pPr>
              <w:pStyle w:val="TableText"/>
            </w:pPr>
            <w:del w:id="7772" w:author="Claude" w:date="2026-07-27T22:20:43Z">
              <w:r>
                <w:delText>⟨TBD⟩</w:delText>
              </w:r>
            </w:del>
            <w:ins w:id="7773" w:author="Claude" w:date="2026-07-27T22:20:43Z">
              <w:r>
                <w:t xml:space="preserve">0.039</w:t>
              </w:r>
            </w:ins>
          </w:p>
        </w:tc>
        <w:tc>
          <w:tcPr>
            <w:tcW w:w="500" w:type="pct"/>
          </w:tcPr>
          <w:p w14:paraId="24F090A5" w14:textId="77777777" w:rsidR="009E5EE7" w:rsidRDefault="009E5EE7" w:rsidP="00E47802">
            <w:pPr>
              <w:pStyle w:val="TableText"/>
            </w:pPr>
            <w:del w:id="7774" w:author="Claude" w:date="2026-07-27T22:20:43Z">
              <w:r>
                <w:delText>⟨TBD⟩</w:delText>
              </w:r>
            </w:del>
            <w:ins w:id="7775" w:author="Claude" w:date="2026-07-27T22:20:43Z">
              <w:r>
                <w:t xml:space="preserve">0.152</w:t>
              </w:r>
            </w:ins>
          </w:p>
        </w:tc>
        <w:tc>
          <w:tcPr>
            <w:tcW w:w="500" w:type="pct"/>
          </w:tcPr>
          <w:p w14:paraId="3BE9C13D" w14:textId="77777777" w:rsidR="009E5EE7" w:rsidRDefault="009E5EE7" w:rsidP="00E47802">
            <w:pPr>
              <w:pStyle w:val="TableText"/>
            </w:pPr>
            <w:del w:id="7776" w:author="Claude" w:date="2026-07-27T22:20:43Z">
              <w:r>
                <w:delText>⟨TBD⟩</w:delText>
              </w:r>
            </w:del>
            <w:ins w:id="7777" w:author="Claude" w:date="2026-07-27T22:20:43Z">
              <w:r>
                <w:t xml:space="preserve">0.177</w:t>
              </w:r>
            </w:ins>
          </w:p>
        </w:tc>
        <w:tc>
          <w:tcPr>
            <w:tcW w:w="500" w:type="pct"/>
          </w:tcPr>
          <w:p w14:paraId="11A71CF3" w14:textId="77777777" w:rsidR="009E5EE7" w:rsidRDefault="009E5EE7" w:rsidP="00E47802">
            <w:pPr>
              <w:pStyle w:val="TableText"/>
            </w:pPr>
            <w:del w:id="7778" w:author="Claude" w:date="2026-07-27T22:20:43Z">
              <w:r>
                <w:delText>⟨TBD⟩</w:delText>
              </w:r>
            </w:del>
            <w:ins w:id="7779" w:author="Claude" w:date="2026-07-27T22:20:43Z">
              <w:r>
                <w:t xml:space="preserve">0.118</w:t>
              </w:r>
            </w:ins>
          </w:p>
        </w:tc>
        <w:tc>
          <w:tcPr>
            <w:tcW w:w="500" w:type="pct"/>
          </w:tcPr>
          <w:p w14:paraId="530E5D4F" w14:textId="77777777" w:rsidR="009E5EE7" w:rsidRDefault="009E5EE7" w:rsidP="00E47802">
            <w:pPr>
              <w:pStyle w:val="TableText"/>
            </w:pPr>
            <w:del w:id="7780" w:author="Claude" w:date="2026-07-27T22:20:43Z">
              <w:r>
                <w:delText>⟨TBD⟩</w:delText>
              </w:r>
            </w:del>
            <w:ins w:id="7781" w:author="Claude" w:date="2026-07-27T22:20:43Z">
              <w:r>
                <w:t xml:space="preserve">0.112</w:t>
              </w:r>
            </w:ins>
          </w:p>
        </w:tc>
        <w:tc>
          <w:tcPr>
            <w:tcW w:w="500" w:type="pct"/>
          </w:tcPr>
          <w:p w14:paraId="691E8107" w14:textId="77777777" w:rsidR="009E5EE7" w:rsidRDefault="009E5EE7" w:rsidP="00E47802">
            <w:pPr>
              <w:pStyle w:val="TableText"/>
            </w:pPr>
            <w:del w:id="7782" w:author="Claude" w:date="2026-07-27T22:20:43Z">
              <w:r>
                <w:delText>⟨TBD⟩</w:delText>
              </w:r>
            </w:del>
            <w:ins w:id="7783" w:author="Claude" w:date="2026-07-27T22:20:43Z">
              <w:r>
                <w:t xml:space="preserve">ref.</w:t>
              </w:r>
            </w:ins>
          </w:p>
        </w:tc>
      </w:tr>
      <w:tr w:rsidR="009E5EE7" w14:paraId="57709D64" w14:textId="77777777" w:rsidTr="00E47802">
        <w:tc>
          <w:tcPr>
            <w:tcW w:w="1000" w:type="pct"/>
          </w:tcPr>
          <w:p w14:paraId="51F4394A" w14:textId="77777777" w:rsidR="009E5EE7" w:rsidRDefault="009E5EE7" w:rsidP="00E47802">
            <w:pPr>
              <w:pStyle w:val="TableText"/>
            </w:pPr>
            <w:r>
              <w:rPr>
                <w:b/>
              </w:rPr>
              <w:t>Scenario S4</w:t>
            </w:r>
          </w:p>
        </w:tc>
        <w:tc>
          <w:tcPr>
            <w:tcW w:w="500" w:type="pct"/>
          </w:tcPr>
          <w:p w14:paraId="2146BF93" w14:textId="77777777" w:rsidR="009E5EE7" w:rsidRDefault="009E5EE7" w:rsidP="00E47802">
            <w:pPr>
              <w:pStyle w:val="TableText"/>
            </w:pPr>
          </w:p>
        </w:tc>
        <w:tc>
          <w:tcPr>
            <w:tcW w:w="500" w:type="pct"/>
          </w:tcPr>
          <w:p w14:paraId="32302F43" w14:textId="77777777" w:rsidR="009E5EE7" w:rsidRDefault="009E5EE7" w:rsidP="00E47802">
            <w:pPr>
              <w:pStyle w:val="TableText"/>
            </w:pPr>
          </w:p>
        </w:tc>
        <w:tc>
          <w:tcPr>
            <w:tcW w:w="500" w:type="pct"/>
          </w:tcPr>
          <w:p w14:paraId="7D91F467" w14:textId="77777777" w:rsidR="009E5EE7" w:rsidRDefault="009E5EE7" w:rsidP="00E47802">
            <w:pPr>
              <w:pStyle w:val="TableText"/>
            </w:pPr>
          </w:p>
        </w:tc>
        <w:tc>
          <w:tcPr>
            <w:tcW w:w="500" w:type="pct"/>
          </w:tcPr>
          <w:p w14:paraId="635A162A" w14:textId="77777777" w:rsidR="009E5EE7" w:rsidRDefault="009E5EE7" w:rsidP="00E47802">
            <w:pPr>
              <w:pStyle w:val="TableText"/>
            </w:pPr>
          </w:p>
        </w:tc>
        <w:tc>
          <w:tcPr>
            <w:tcW w:w="500" w:type="pct"/>
          </w:tcPr>
          <w:p w14:paraId="1211481D" w14:textId="77777777" w:rsidR="009E5EE7" w:rsidRDefault="009E5EE7" w:rsidP="00E47802">
            <w:pPr>
              <w:pStyle w:val="TableText"/>
            </w:pPr>
          </w:p>
        </w:tc>
        <w:tc>
          <w:tcPr>
            <w:tcW w:w="500" w:type="pct"/>
          </w:tcPr>
          <w:p w14:paraId="3C0847DE" w14:textId="77777777" w:rsidR="009E5EE7" w:rsidRDefault="009E5EE7" w:rsidP="00E47802">
            <w:pPr>
              <w:pStyle w:val="TableText"/>
            </w:pPr>
          </w:p>
        </w:tc>
        <w:tc>
          <w:tcPr>
            <w:tcW w:w="500" w:type="pct"/>
          </w:tcPr>
          <w:p w14:paraId="24B9E67E" w14:textId="77777777" w:rsidR="009E5EE7" w:rsidRDefault="009E5EE7" w:rsidP="00E47802">
            <w:pPr>
              <w:pStyle w:val="TableText"/>
            </w:pPr>
          </w:p>
        </w:tc>
        <w:tc>
          <w:tcPr>
            <w:tcW w:w="500" w:type="pct"/>
          </w:tcPr>
          <w:p w14:paraId="0ACC3742" w14:textId="77777777" w:rsidR="009E5EE7" w:rsidRDefault="009E5EE7" w:rsidP="00E47802">
            <w:pPr>
              <w:pStyle w:val="TableText"/>
            </w:pPr>
          </w:p>
        </w:tc>
      </w:tr>
      <w:tr w:rsidR="009E5EE7" w14:paraId="50FC3B50" w14:textId="77777777" w:rsidTr="00E47802">
        <w:tc>
          <w:tcPr>
            <w:tcW w:w="1000" w:type="pct"/>
          </w:tcPr>
          <w:p w14:paraId="1652EAEF" w14:textId="3CE62981"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500" w:type="pct"/>
          </w:tcPr>
          <w:p w14:paraId="060B91FE" w14:textId="77777777" w:rsidR="009E5EE7" w:rsidRDefault="009E5EE7" w:rsidP="00E47802">
            <w:pPr>
              <w:pStyle w:val="TableText"/>
            </w:pPr>
            <w:del w:id="7784" w:author="Claude" w:date="2026-07-27T22:20:43Z">
              <w:r>
                <w:delText>⟨TBD⟩</w:delText>
              </w:r>
            </w:del>
            <w:ins w:id="7785" w:author="Claude" w:date="2026-07-27T22:20:43Z">
              <w:r>
                <w:t xml:space="preserve">0.642</w:t>
              </w:r>
            </w:ins>
          </w:p>
        </w:tc>
        <w:tc>
          <w:tcPr>
            <w:tcW w:w="500" w:type="pct"/>
          </w:tcPr>
          <w:p w14:paraId="04EC7579" w14:textId="77777777" w:rsidR="009E5EE7" w:rsidRDefault="009E5EE7" w:rsidP="00E47802">
            <w:pPr>
              <w:pStyle w:val="TableText"/>
            </w:pPr>
            <w:del w:id="7786" w:author="Claude" w:date="2026-07-27T22:20:43Z">
              <w:r>
                <w:delText>⟨TBD⟩</w:delText>
              </w:r>
            </w:del>
            <w:ins w:id="7787" w:author="Claude" w:date="2026-07-27T22:20:43Z">
              <w:r>
                <w:t xml:space="preserve">0.856</w:t>
              </w:r>
            </w:ins>
          </w:p>
        </w:tc>
        <w:tc>
          <w:tcPr>
            <w:tcW w:w="500" w:type="pct"/>
          </w:tcPr>
          <w:p w14:paraId="7E635F45" w14:textId="77777777" w:rsidR="009E5EE7" w:rsidRDefault="009E5EE7" w:rsidP="00E47802">
            <w:pPr>
              <w:pStyle w:val="TableText"/>
            </w:pPr>
            <w:del w:id="7788" w:author="Claude" w:date="2026-07-27T22:20:43Z">
              <w:r>
                <w:delText>⟨TBD⟩</w:delText>
              </w:r>
            </w:del>
            <w:ins w:id="7789" w:author="Claude" w:date="2026-07-27T22:20:43Z">
              <w:r>
                <w:t xml:space="preserve">0.128</w:t>
              </w:r>
            </w:ins>
          </w:p>
        </w:tc>
        <w:tc>
          <w:tcPr>
            <w:tcW w:w="500" w:type="pct"/>
          </w:tcPr>
          <w:p w14:paraId="454AE2BC" w14:textId="77777777" w:rsidR="009E5EE7" w:rsidRDefault="009E5EE7" w:rsidP="00E47802">
            <w:pPr>
              <w:pStyle w:val="TableText"/>
            </w:pPr>
            <w:del w:id="7790" w:author="Claude" w:date="2026-07-27T22:20:43Z">
              <w:r>
                <w:delText>—</w:delText>
              </w:r>
            </w:del>
            <w:ins w:id="7791" w:author="Claude" w:date="2026-07-27T22:20:43Z">
              <w:r>
                <w:t xml:space="preserve">—</w:t>
              </w:r>
            </w:ins>
          </w:p>
        </w:tc>
        <w:tc>
          <w:tcPr>
            <w:tcW w:w="500" w:type="pct"/>
          </w:tcPr>
          <w:p w14:paraId="64E92C1F" w14:textId="77777777" w:rsidR="009E5EE7" w:rsidRDefault="009E5EE7" w:rsidP="00E47802">
            <w:pPr>
              <w:pStyle w:val="TableText"/>
            </w:pPr>
            <w:del w:id="7792" w:author="Claude" w:date="2026-07-27T22:20:43Z">
              <w:r>
                <w:delText>—</w:delText>
              </w:r>
            </w:del>
            <w:ins w:id="7793" w:author="Claude" w:date="2026-07-27T22:20:43Z">
              <w:r>
                <w:t xml:space="preserve">—</w:t>
              </w:r>
            </w:ins>
          </w:p>
        </w:tc>
        <w:tc>
          <w:tcPr>
            <w:tcW w:w="500" w:type="pct"/>
          </w:tcPr>
          <w:p w14:paraId="604E9BB1" w14:textId="77777777" w:rsidR="009E5EE7" w:rsidRDefault="009E5EE7" w:rsidP="00E47802">
            <w:pPr>
              <w:pStyle w:val="TableText"/>
            </w:pPr>
            <w:del w:id="7794" w:author="Claude" w:date="2026-07-27T22:20:43Z">
              <w:r>
                <w:delText>⟨TBD⟩</w:delText>
              </w:r>
            </w:del>
            <w:ins w:id="7795" w:author="Claude" w:date="2026-07-27T22:20:43Z">
              <w:r>
                <w:t xml:space="preserve">0.478</w:t>
              </w:r>
            </w:ins>
          </w:p>
        </w:tc>
        <w:tc>
          <w:tcPr>
            <w:tcW w:w="500" w:type="pct"/>
          </w:tcPr>
          <w:p w14:paraId="42B7CDDC" w14:textId="77777777" w:rsidR="009E5EE7" w:rsidRDefault="009E5EE7" w:rsidP="00E47802">
            <w:pPr>
              <w:pStyle w:val="TableText"/>
            </w:pPr>
            <w:del w:id="7796" w:author="Claude" w:date="2026-07-27T22:20:43Z">
              <w:r>
                <w:delText>⟨TBD⟩</w:delText>
              </w:r>
            </w:del>
            <w:ins w:id="7797" w:author="Claude" w:date="2026-07-27T22:20:43Z">
              <w:r>
                <w:t xml:space="preserve">0.542</w:t>
              </w:r>
            </w:ins>
          </w:p>
        </w:tc>
        <w:tc>
          <w:tcPr>
            <w:tcW w:w="500" w:type="pct"/>
          </w:tcPr>
          <w:p w14:paraId="206154BB" w14:textId="77777777" w:rsidR="009E5EE7" w:rsidRDefault="009E5EE7" w:rsidP="00E47802">
            <w:pPr>
              <w:pStyle w:val="TableText"/>
            </w:pPr>
            <w:del w:id="7798" w:author="Claude" w:date="2026-07-27T22:20:43Z">
              <w:r>
                <w:delText>ref.</w:delText>
              </w:r>
            </w:del>
            <w:ins w:id="7799" w:author="Claude" w:date="2026-07-27T22:20:43Z">
              <w:r>
                <w:t xml:space="preserve">ref.</w:t>
              </w:r>
            </w:ins>
          </w:p>
        </w:tc>
      </w:tr>
      <w:tr w:rsidR="009E5EE7" w14:paraId="078E2704" w14:textId="77777777" w:rsidTr="00E47802">
        <w:tc>
          <w:tcPr>
            <w:tcW w:w="1000" w:type="pct"/>
          </w:tcPr>
          <w:p w14:paraId="777C3A6F" w14:textId="6BD3AEF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500" w:type="pct"/>
          </w:tcPr>
          <w:p w14:paraId="73DAB460" w14:textId="77777777" w:rsidR="009E5EE7" w:rsidRDefault="009E5EE7" w:rsidP="00E47802">
            <w:pPr>
              <w:pStyle w:val="TableText"/>
            </w:pPr>
            <w:del w:id="7800" w:author="Claude" w:date="2026-07-27T22:20:43Z">
              <w:r>
                <w:delText>⟨TBD⟩</w:delText>
              </w:r>
            </w:del>
            <w:ins w:id="7801" w:author="Claude" w:date="2026-07-27T22:20:43Z">
              <w:r>
                <w:t xml:space="preserve">0.27</w:t>
              </w:r>
            </w:ins>
          </w:p>
        </w:tc>
        <w:tc>
          <w:tcPr>
            <w:tcW w:w="500" w:type="pct"/>
          </w:tcPr>
          <w:p w14:paraId="2846B10D" w14:textId="77777777" w:rsidR="009E5EE7" w:rsidRDefault="009E5EE7" w:rsidP="00E47802">
            <w:pPr>
              <w:pStyle w:val="TableText"/>
            </w:pPr>
            <w:del w:id="7802" w:author="Claude" w:date="2026-07-27T22:20:43Z">
              <w:r>
                <w:delText>⟨TBD⟩</w:delText>
              </w:r>
            </w:del>
            <w:ins w:id="7803" w:author="Claude" w:date="2026-07-27T22:20:43Z">
              <w:r>
                <w:t xml:space="preserve">0.133</w:t>
              </w:r>
            </w:ins>
          </w:p>
        </w:tc>
        <w:tc>
          <w:tcPr>
            <w:tcW w:w="500" w:type="pct"/>
          </w:tcPr>
          <w:p w14:paraId="3B030209" w14:textId="77777777" w:rsidR="009E5EE7" w:rsidRDefault="009E5EE7" w:rsidP="00E47802">
            <w:pPr>
              <w:pStyle w:val="TableText"/>
            </w:pPr>
            <w:del w:id="7804" w:author="Claude" w:date="2026-07-27T22:20:43Z">
              <w:r>
                <w:delText>⟨TBD⟩</w:delText>
              </w:r>
            </w:del>
            <w:ins w:id="7805" w:author="Claude" w:date="2026-07-27T22:20:43Z">
              <w:r>
                <w:t xml:space="preserve">0.002</w:t>
              </w:r>
            </w:ins>
          </w:p>
        </w:tc>
        <w:tc>
          <w:tcPr>
            <w:tcW w:w="500" w:type="pct"/>
          </w:tcPr>
          <w:p w14:paraId="7D71E397" w14:textId="77777777" w:rsidR="009E5EE7" w:rsidRDefault="009E5EE7" w:rsidP="00E47802">
            <w:pPr>
              <w:pStyle w:val="TableText"/>
            </w:pPr>
            <w:del w:id="7806" w:author="Claude" w:date="2026-07-27T22:20:43Z">
              <w:r>
                <w:delText>⟨TBD⟩</w:delText>
              </w:r>
            </w:del>
            <w:ins w:id="7807" w:author="Claude" w:date="2026-07-27T22:20:43Z">
              <w:r>
                <w:t xml:space="preserve">0.298</w:t>
              </w:r>
            </w:ins>
          </w:p>
        </w:tc>
        <w:tc>
          <w:tcPr>
            <w:tcW w:w="500" w:type="pct"/>
          </w:tcPr>
          <w:p w14:paraId="15350D45" w14:textId="77777777" w:rsidR="009E5EE7" w:rsidRDefault="009E5EE7" w:rsidP="00E47802">
            <w:pPr>
              <w:pStyle w:val="TableText"/>
            </w:pPr>
            <w:del w:id="7808" w:author="Claude" w:date="2026-07-27T22:20:43Z">
              <w:r>
                <w:delText>⟨TBD⟩</w:delText>
              </w:r>
            </w:del>
            <w:ins w:id="7809" w:author="Claude" w:date="2026-07-27T22:20:43Z">
              <w:r>
                <w:t xml:space="preserve">0.357</w:t>
              </w:r>
            </w:ins>
          </w:p>
        </w:tc>
        <w:tc>
          <w:tcPr>
            <w:tcW w:w="500" w:type="pct"/>
          </w:tcPr>
          <w:p w14:paraId="2F4ADBD2" w14:textId="77777777" w:rsidR="009E5EE7" w:rsidRDefault="009E5EE7" w:rsidP="00E47802">
            <w:pPr>
              <w:pStyle w:val="TableText"/>
            </w:pPr>
            <w:del w:id="7810" w:author="Claude" w:date="2026-07-27T22:20:43Z">
              <w:r>
                <w:delText>⟨TBD⟩</w:delText>
              </w:r>
            </w:del>
            <w:ins w:id="7811" w:author="Claude" w:date="2026-07-27T22:20:43Z">
              <w:r>
                <w:t xml:space="preserve">0.158</w:t>
              </w:r>
            </w:ins>
          </w:p>
        </w:tc>
        <w:tc>
          <w:tcPr>
            <w:tcW w:w="500" w:type="pct"/>
          </w:tcPr>
          <w:p w14:paraId="65DFD344" w14:textId="77777777" w:rsidR="009E5EE7" w:rsidRDefault="009E5EE7" w:rsidP="00E47802">
            <w:pPr>
              <w:pStyle w:val="TableText"/>
            </w:pPr>
            <w:del w:id="7812" w:author="Claude" w:date="2026-07-27T22:20:43Z">
              <w:r>
                <w:delText>⟨TBD⟩</w:delText>
              </w:r>
            </w:del>
            <w:ins w:id="7813" w:author="Claude" w:date="2026-07-27T22:20:43Z">
              <w:r>
                <w:t xml:space="preserve">0.135</w:t>
              </w:r>
            </w:ins>
          </w:p>
        </w:tc>
        <w:tc>
          <w:tcPr>
            <w:tcW w:w="500" w:type="pct"/>
          </w:tcPr>
          <w:p w14:paraId="56B8B896" w14:textId="77777777" w:rsidR="009E5EE7" w:rsidRDefault="009E5EE7" w:rsidP="00E47802">
            <w:pPr>
              <w:pStyle w:val="TableText"/>
            </w:pPr>
            <w:del w:id="7814" w:author="Claude" w:date="2026-07-27T22:20:43Z">
              <w:r>
                <w:delText>⟨TBD⟩</w:delText>
              </w:r>
            </w:del>
            <w:ins w:id="7815" w:author="Claude" w:date="2026-07-27T22:20:43Z">
              <w:r>
                <w:t xml:space="preserve">+75</w:t>
              </w:r>
            </w:ins>
          </w:p>
        </w:tc>
      </w:tr>
      <w:tr w:rsidR="009E5EE7" w14:paraId="3661D31C" w14:textId="77777777" w:rsidTr="00E47802">
        <w:tc>
          <w:tcPr>
            <w:tcW w:w="1000" w:type="pct"/>
          </w:tcPr>
          <w:p w14:paraId="737B73BB" w14:textId="52647382"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6213BE60" w14:textId="77777777" w:rsidR="009E5EE7" w:rsidRDefault="009E5EE7" w:rsidP="00E47802">
            <w:pPr>
              <w:pStyle w:val="TableText"/>
            </w:pPr>
            <w:del w:id="7816" w:author="Claude" w:date="2026-07-27T22:20:43Z">
              <w:r>
                <w:delText>⟨TBD⟩</w:delText>
              </w:r>
            </w:del>
            <w:ins w:id="7817" w:author="Claude" w:date="2026-07-27T22:20:43Z">
              <w:r>
                <w:t xml:space="preserve">0.384</w:t>
              </w:r>
            </w:ins>
          </w:p>
        </w:tc>
        <w:tc>
          <w:tcPr>
            <w:tcW w:w="500" w:type="pct"/>
          </w:tcPr>
          <w:p w14:paraId="2A7B4304" w14:textId="77777777" w:rsidR="009E5EE7" w:rsidRDefault="009E5EE7" w:rsidP="00E47802">
            <w:pPr>
              <w:pStyle w:val="TableText"/>
            </w:pPr>
            <w:del w:id="7818" w:author="Claude" w:date="2026-07-27T22:20:43Z">
              <w:r>
                <w:delText>⟨TBD⟩</w:delText>
              </w:r>
            </w:del>
            <w:ins w:id="7819" w:author="Claude" w:date="2026-07-27T22:20:43Z">
              <w:r>
                <w:t xml:space="preserve">0.183</w:t>
              </w:r>
            </w:ins>
          </w:p>
        </w:tc>
        <w:tc>
          <w:tcPr>
            <w:tcW w:w="500" w:type="pct"/>
          </w:tcPr>
          <w:p w14:paraId="55C6B7A2" w14:textId="77777777" w:rsidR="009E5EE7" w:rsidRDefault="009E5EE7" w:rsidP="00E47802">
            <w:pPr>
              <w:pStyle w:val="TableText"/>
            </w:pPr>
            <w:del w:id="7820" w:author="Claude" w:date="2026-07-27T22:20:43Z">
              <w:r>
                <w:delText>⟨TBD⟩</w:delText>
              </w:r>
            </w:del>
            <w:ins w:id="7821" w:author="Claude" w:date="2026-07-27T22:20:43Z">
              <w:r>
                <w:t xml:space="preserve">0.002</w:t>
              </w:r>
            </w:ins>
          </w:p>
        </w:tc>
        <w:tc>
          <w:tcPr>
            <w:tcW w:w="500" w:type="pct"/>
          </w:tcPr>
          <w:p w14:paraId="437FB11F" w14:textId="77777777" w:rsidR="009E5EE7" w:rsidRDefault="009E5EE7" w:rsidP="00E47802">
            <w:pPr>
              <w:pStyle w:val="TableText"/>
            </w:pPr>
            <w:del w:id="7822" w:author="Claude" w:date="2026-07-27T22:20:43Z">
              <w:r>
                <w:delText>⟨TBD⟩</w:delText>
              </w:r>
            </w:del>
            <w:ins w:id="7823" w:author="Claude" w:date="2026-07-27T22:20:43Z">
              <w:r>
                <w:t xml:space="preserve">0.396</w:t>
              </w:r>
            </w:ins>
          </w:p>
        </w:tc>
        <w:tc>
          <w:tcPr>
            <w:tcW w:w="500" w:type="pct"/>
          </w:tcPr>
          <w:p w14:paraId="14BAC1FD" w14:textId="77777777" w:rsidR="009E5EE7" w:rsidRDefault="009E5EE7" w:rsidP="00E47802">
            <w:pPr>
              <w:pStyle w:val="TableText"/>
            </w:pPr>
            <w:del w:id="7824" w:author="Claude" w:date="2026-07-27T22:20:43Z">
              <w:r>
                <w:delText>⟨TBD⟩</w:delText>
              </w:r>
            </w:del>
            <w:ins w:id="7825" w:author="Claude" w:date="2026-07-27T22:20:43Z">
              <w:r>
                <w:t xml:space="preserve">0.232</w:t>
              </w:r>
            </w:ins>
          </w:p>
        </w:tc>
        <w:tc>
          <w:tcPr>
            <w:tcW w:w="500" w:type="pct"/>
          </w:tcPr>
          <w:p w14:paraId="5BB0C493" w14:textId="77777777" w:rsidR="009E5EE7" w:rsidRDefault="009E5EE7" w:rsidP="00E47802">
            <w:pPr>
              <w:pStyle w:val="TableText"/>
            </w:pPr>
            <w:del w:id="7826" w:author="Claude" w:date="2026-07-27T22:20:43Z">
              <w:r>
                <w:delText>⟨TBD⟩</w:delText>
              </w:r>
            </w:del>
            <w:ins w:id="7827" w:author="Claude" w:date="2026-07-27T22:20:43Z">
              <w:r>
                <w:t xml:space="preserve">0.204</w:t>
              </w:r>
            </w:ins>
          </w:p>
        </w:tc>
        <w:tc>
          <w:tcPr>
            <w:tcW w:w="500" w:type="pct"/>
          </w:tcPr>
          <w:p w14:paraId="2772280D" w14:textId="77777777" w:rsidR="009E5EE7" w:rsidRDefault="009E5EE7" w:rsidP="00E47802">
            <w:pPr>
              <w:pStyle w:val="TableText"/>
            </w:pPr>
            <w:del w:id="7828" w:author="Claude" w:date="2026-07-27T22:20:43Z">
              <w:r>
                <w:delText>⟨TBD⟩</w:delText>
              </w:r>
            </w:del>
            <w:ins w:id="7829" w:author="Claude" w:date="2026-07-27T22:20:43Z">
              <w:r>
                <w:t xml:space="preserve">0.19</w:t>
              </w:r>
            </w:ins>
          </w:p>
        </w:tc>
        <w:tc>
          <w:tcPr>
            <w:tcW w:w="500" w:type="pct"/>
          </w:tcPr>
          <w:p w14:paraId="61773CBC" w14:textId="77777777" w:rsidR="009E5EE7" w:rsidRDefault="009E5EE7" w:rsidP="00E47802">
            <w:pPr>
              <w:pStyle w:val="TableText"/>
            </w:pPr>
            <w:del w:id="7830" w:author="Claude" w:date="2026-07-27T22:20:43Z">
              <w:r>
                <w:delText>⟨TBD⟩</w:delText>
              </w:r>
            </w:del>
            <w:ins w:id="7831" w:author="Claude" w:date="2026-07-27T22:20:43Z">
              <w:r>
                <w:t xml:space="preserve">-41</w:t>
              </w:r>
            </w:ins>
          </w:p>
        </w:tc>
      </w:tr>
      <w:tr w:rsidR="009E5EE7" w14:paraId="533B996B" w14:textId="77777777" w:rsidTr="00E47802">
        <w:tc>
          <w:tcPr>
            <w:tcW w:w="1000" w:type="pct"/>
          </w:tcPr>
          <w:p w14:paraId="61ECB8B4" w14:textId="3026318E"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176C1EF" w14:textId="77777777" w:rsidR="009E5EE7" w:rsidRDefault="009E5EE7" w:rsidP="00E47802">
            <w:pPr>
              <w:pStyle w:val="TableText"/>
            </w:pPr>
            <w:del w:id="7832" w:author="Claude" w:date="2026-07-27T22:20:43Z">
              <w:r>
                <w:delText>⟨TBD⟩</w:delText>
              </w:r>
            </w:del>
            <w:ins w:id="7833" w:author="Claude" w:date="2026-07-27T22:20:43Z">
              <w:r>
                <w:t xml:space="preserve">0.345</w:t>
              </w:r>
            </w:ins>
          </w:p>
        </w:tc>
        <w:tc>
          <w:tcPr>
            <w:tcW w:w="500" w:type="pct"/>
          </w:tcPr>
          <w:p w14:paraId="53FAC0EB" w14:textId="77777777" w:rsidR="009E5EE7" w:rsidRDefault="009E5EE7" w:rsidP="00E47802">
            <w:pPr>
              <w:pStyle w:val="TableText"/>
            </w:pPr>
            <w:del w:id="7834" w:author="Claude" w:date="2026-07-27T22:20:43Z">
              <w:r>
                <w:delText>⟨TBD⟩</w:delText>
              </w:r>
            </w:del>
            <w:ins w:id="7835" w:author="Claude" w:date="2026-07-27T22:20:43Z">
              <w:r>
                <w:t xml:space="preserve">0.135</w:t>
              </w:r>
            </w:ins>
          </w:p>
        </w:tc>
        <w:tc>
          <w:tcPr>
            <w:tcW w:w="500" w:type="pct"/>
          </w:tcPr>
          <w:p w14:paraId="55C7E211" w14:textId="77777777" w:rsidR="009E5EE7" w:rsidRDefault="009E5EE7" w:rsidP="00E47802">
            <w:pPr>
              <w:pStyle w:val="TableText"/>
            </w:pPr>
            <w:del w:id="7836" w:author="Claude" w:date="2026-07-27T22:20:43Z">
              <w:r>
                <w:delText>⟨TBD⟩</w:delText>
              </w:r>
            </w:del>
            <w:ins w:id="7837" w:author="Claude" w:date="2026-07-27T22:20:43Z">
              <w:r>
                <w:t xml:space="preserve">0.009</w:t>
              </w:r>
            </w:ins>
          </w:p>
        </w:tc>
        <w:tc>
          <w:tcPr>
            <w:tcW w:w="500" w:type="pct"/>
          </w:tcPr>
          <w:p w14:paraId="70389930" w14:textId="77777777" w:rsidR="009E5EE7" w:rsidRDefault="009E5EE7" w:rsidP="00E47802">
            <w:pPr>
              <w:pStyle w:val="TableText"/>
            </w:pPr>
            <w:del w:id="7838" w:author="Claude" w:date="2026-07-27T22:20:43Z">
              <w:r>
                <w:delText>⟨TBD⟩</w:delText>
              </w:r>
            </w:del>
            <w:ins w:id="7839" w:author="Claude" w:date="2026-07-27T22:20:43Z">
              <w:r>
                <w:t xml:space="preserve">0.459</w:t>
              </w:r>
            </w:ins>
          </w:p>
        </w:tc>
        <w:tc>
          <w:tcPr>
            <w:tcW w:w="500" w:type="pct"/>
          </w:tcPr>
          <w:p w14:paraId="4659BFAC" w14:textId="77777777" w:rsidR="009E5EE7" w:rsidRDefault="009E5EE7" w:rsidP="00E47802">
            <w:pPr>
              <w:pStyle w:val="TableText"/>
            </w:pPr>
            <w:del w:id="7840" w:author="Claude" w:date="2026-07-27T22:20:43Z">
              <w:r>
                <w:delText>⟨TBD⟩</w:delText>
              </w:r>
            </w:del>
            <w:ins w:id="7841" w:author="Claude" w:date="2026-07-27T22:20:43Z">
              <w:r>
                <w:t xml:space="preserve">0.222</w:t>
              </w:r>
            </w:ins>
          </w:p>
        </w:tc>
        <w:tc>
          <w:tcPr>
            <w:tcW w:w="500" w:type="pct"/>
          </w:tcPr>
          <w:p w14:paraId="7C1AFF6C" w14:textId="77777777" w:rsidR="009E5EE7" w:rsidRDefault="009E5EE7" w:rsidP="00E47802">
            <w:pPr>
              <w:pStyle w:val="TableText"/>
            </w:pPr>
            <w:del w:id="7842" w:author="Claude" w:date="2026-07-27T22:20:43Z">
              <w:r>
                <w:delText>⟨TBD⟩</w:delText>
              </w:r>
            </w:del>
            <w:ins w:id="7843" w:author="Claude" w:date="2026-07-27T22:20:43Z">
              <w:r>
                <w:t xml:space="preserve">0.184</w:t>
              </w:r>
            </w:ins>
          </w:p>
        </w:tc>
        <w:tc>
          <w:tcPr>
            <w:tcW w:w="500" w:type="pct"/>
          </w:tcPr>
          <w:p w14:paraId="32C5DF8D" w14:textId="77777777" w:rsidR="009E5EE7" w:rsidRDefault="009E5EE7" w:rsidP="00E47802">
            <w:pPr>
              <w:pStyle w:val="TableText"/>
            </w:pPr>
            <w:del w:id="7844" w:author="Claude" w:date="2026-07-27T22:20:43Z">
              <w:r>
                <w:delText>⟨TBD⟩</w:delText>
              </w:r>
            </w:del>
            <w:ins w:id="7845" w:author="Claude" w:date="2026-07-27T22:20:43Z">
              <w:r>
                <w:t xml:space="preserve">0.163</w:t>
              </w:r>
            </w:ins>
          </w:p>
        </w:tc>
        <w:tc>
          <w:tcPr>
            <w:tcW w:w="500" w:type="pct"/>
          </w:tcPr>
          <w:p w14:paraId="6C1DEDE0" w14:textId="77777777" w:rsidR="009E5EE7" w:rsidRDefault="009E5EE7" w:rsidP="00E47802">
            <w:pPr>
              <w:pStyle w:val="TableText"/>
            </w:pPr>
            <w:del w:id="7846" w:author="Claude" w:date="2026-07-27T22:20:43Z">
              <w:r>
                <w:delText>⟨TBD⟩</w:delText>
              </w:r>
            </w:del>
            <w:ins w:id="7847" w:author="Claude" w:date="2026-07-27T22:20:43Z">
              <w:r>
                <w:t xml:space="preserve">-21</w:t>
              </w:r>
            </w:ins>
          </w:p>
        </w:tc>
      </w:tr>
      <w:tr w:rsidR="009E5EE7" w14:paraId="6DAFB815" w14:textId="77777777" w:rsidTr="00E47802">
        <w:tc>
          <w:tcPr>
            <w:tcW w:w="1000" w:type="pct"/>
          </w:tcPr>
          <w:p w14:paraId="30797F34" w14:textId="7FCB3FE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4011C5DB" w14:textId="77777777" w:rsidR="009E5EE7" w:rsidRDefault="009E5EE7" w:rsidP="00E47802">
            <w:pPr>
              <w:pStyle w:val="TableText"/>
            </w:pPr>
            <w:del w:id="7848" w:author="Claude" w:date="2026-07-27T22:20:43Z">
              <w:r>
                <w:delText>⟨TBD⟩</w:delText>
              </w:r>
            </w:del>
            <w:ins w:id="7849" w:author="Claude" w:date="2026-07-27T22:20:43Z">
              <w:r>
                <w:t xml:space="preserve">0.331</w:t>
              </w:r>
            </w:ins>
          </w:p>
        </w:tc>
        <w:tc>
          <w:tcPr>
            <w:tcW w:w="500" w:type="pct"/>
          </w:tcPr>
          <w:p w14:paraId="04E045D8" w14:textId="77777777" w:rsidR="009E5EE7" w:rsidRDefault="009E5EE7" w:rsidP="00E47802">
            <w:pPr>
              <w:pStyle w:val="TableText"/>
            </w:pPr>
            <w:del w:id="7850" w:author="Claude" w:date="2026-07-27T22:20:43Z">
              <w:r>
                <w:delText>⟨TBD⟩</w:delText>
              </w:r>
            </w:del>
            <w:ins w:id="7851" w:author="Claude" w:date="2026-07-27T22:20:43Z">
              <w:r>
                <w:t xml:space="preserve">0.118</w:t>
              </w:r>
            </w:ins>
          </w:p>
        </w:tc>
        <w:tc>
          <w:tcPr>
            <w:tcW w:w="500" w:type="pct"/>
          </w:tcPr>
          <w:p w14:paraId="2AE4166F" w14:textId="77777777" w:rsidR="009E5EE7" w:rsidRDefault="009E5EE7" w:rsidP="00E47802">
            <w:pPr>
              <w:pStyle w:val="TableText"/>
            </w:pPr>
            <w:del w:id="7852" w:author="Claude" w:date="2026-07-27T22:20:43Z">
              <w:r>
                <w:delText>⟨TBD⟩</w:delText>
              </w:r>
            </w:del>
            <w:ins w:id="7853" w:author="Claude" w:date="2026-07-27T22:20:43Z">
              <w:r>
                <w:t xml:space="preserve">0.009</w:t>
              </w:r>
            </w:ins>
          </w:p>
        </w:tc>
        <w:tc>
          <w:tcPr>
            <w:tcW w:w="500" w:type="pct"/>
          </w:tcPr>
          <w:p w14:paraId="0B3D6530" w14:textId="77777777" w:rsidR="009E5EE7" w:rsidRDefault="009E5EE7" w:rsidP="00E47802">
            <w:pPr>
              <w:pStyle w:val="TableText"/>
            </w:pPr>
            <w:del w:id="7854" w:author="Claude" w:date="2026-07-27T22:20:43Z">
              <w:r>
                <w:delText>⟨TBD⟩</w:delText>
              </w:r>
            </w:del>
            <w:ins w:id="7855" w:author="Claude" w:date="2026-07-27T22:20:43Z">
              <w:r>
                <w:t xml:space="preserve">0.424</w:t>
              </w:r>
            </w:ins>
          </w:p>
        </w:tc>
        <w:tc>
          <w:tcPr>
            <w:tcW w:w="500" w:type="pct"/>
          </w:tcPr>
          <w:p w14:paraId="4D5F9324" w14:textId="77777777" w:rsidR="009E5EE7" w:rsidRDefault="009E5EE7" w:rsidP="00E47802">
            <w:pPr>
              <w:pStyle w:val="TableText"/>
            </w:pPr>
            <w:del w:id="7856" w:author="Claude" w:date="2026-07-27T22:20:43Z">
              <w:r>
                <w:delText>⟨TBD⟩</w:delText>
              </w:r>
            </w:del>
            <w:ins w:id="7857" w:author="Claude" w:date="2026-07-27T22:20:43Z">
              <w:r>
                <w:t xml:space="preserve">0.235</w:t>
              </w:r>
            </w:ins>
          </w:p>
        </w:tc>
        <w:tc>
          <w:tcPr>
            <w:tcW w:w="500" w:type="pct"/>
          </w:tcPr>
          <w:p w14:paraId="669CA876" w14:textId="77777777" w:rsidR="009E5EE7" w:rsidRDefault="009E5EE7" w:rsidP="00E47802">
            <w:pPr>
              <w:pStyle w:val="TableText"/>
            </w:pPr>
            <w:del w:id="7858" w:author="Claude" w:date="2026-07-27T22:20:43Z">
              <w:r>
                <w:delText>⟨TBD⟩</w:delText>
              </w:r>
            </w:del>
            <w:ins w:id="7859" w:author="Claude" w:date="2026-07-27T22:20:43Z">
              <w:r>
                <w:t xml:space="preserve">0.173</w:t>
              </w:r>
            </w:ins>
          </w:p>
        </w:tc>
        <w:tc>
          <w:tcPr>
            <w:tcW w:w="500" w:type="pct"/>
          </w:tcPr>
          <w:p w14:paraId="22F7B5A6" w14:textId="77777777" w:rsidR="009E5EE7" w:rsidRDefault="009E5EE7" w:rsidP="00E47802">
            <w:pPr>
              <w:pStyle w:val="TableText"/>
            </w:pPr>
            <w:del w:id="7860" w:author="Claude" w:date="2026-07-27T22:20:43Z">
              <w:r>
                <w:delText>⟨TBD⟩</w:delText>
              </w:r>
            </w:del>
            <w:ins w:id="7861" w:author="Claude" w:date="2026-07-27T22:20:43Z">
              <w:r>
                <w:t xml:space="preserve">0.153</w:t>
              </w:r>
            </w:ins>
          </w:p>
        </w:tc>
        <w:tc>
          <w:tcPr>
            <w:tcW w:w="500" w:type="pct"/>
          </w:tcPr>
          <w:p w14:paraId="140061AC" w14:textId="77777777" w:rsidR="009E5EE7" w:rsidRDefault="009E5EE7" w:rsidP="00E47802">
            <w:pPr>
              <w:pStyle w:val="TableText"/>
            </w:pPr>
            <w:del w:id="7862" w:author="Claude" w:date="2026-07-27T22:20:43Z">
              <w:r>
                <w:delText>⟨TBD⟩</w:delText>
              </w:r>
            </w:del>
            <w:ins w:id="7863" w:author="Claude" w:date="2026-07-27T22:20:43Z">
              <w:r>
                <w:t xml:space="preserve">-13</w:t>
              </w:r>
            </w:ins>
          </w:p>
        </w:tc>
      </w:tr>
      <w:tr w:rsidR="009E5EE7" w14:paraId="04CFF4C7" w14:textId="77777777" w:rsidTr="00E47802">
        <w:tc>
          <w:tcPr>
            <w:tcW w:w="1000" w:type="pct"/>
          </w:tcPr>
          <w:p w14:paraId="0935EB1A" w14:textId="6828BACB"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500" w:type="pct"/>
          </w:tcPr>
          <w:p w14:paraId="74890674" w14:textId="77777777" w:rsidR="009E5EE7" w:rsidRDefault="009E5EE7" w:rsidP="00E47802">
            <w:pPr>
              <w:pStyle w:val="TableText"/>
            </w:pPr>
            <w:del w:id="7864" w:author="Claude" w:date="2026-07-27T22:20:43Z">
              <w:r>
                <w:delText>⟨TBD⟩</w:delText>
              </w:r>
            </w:del>
            <w:ins w:id="7865" w:author="Claude" w:date="2026-07-27T22:20:43Z">
              <w:r>
                <w:t xml:space="preserve">0.295</w:t>
              </w:r>
            </w:ins>
          </w:p>
        </w:tc>
        <w:tc>
          <w:tcPr>
            <w:tcW w:w="500" w:type="pct"/>
          </w:tcPr>
          <w:p w14:paraId="47C99151" w14:textId="77777777" w:rsidR="009E5EE7" w:rsidRDefault="009E5EE7" w:rsidP="00E47802">
            <w:pPr>
              <w:pStyle w:val="TableText"/>
            </w:pPr>
            <w:del w:id="7866" w:author="Claude" w:date="2026-07-27T22:20:43Z">
              <w:r>
                <w:delText>⟨TBD⟩</w:delText>
              </w:r>
            </w:del>
            <w:ins w:id="7867" w:author="Claude" w:date="2026-07-27T22:20:43Z">
              <w:r>
                <w:t xml:space="preserve">0.123</w:t>
              </w:r>
            </w:ins>
          </w:p>
        </w:tc>
        <w:tc>
          <w:tcPr>
            <w:tcW w:w="500" w:type="pct"/>
          </w:tcPr>
          <w:p w14:paraId="1AD8AFF6" w14:textId="77777777" w:rsidR="009E5EE7" w:rsidRDefault="009E5EE7" w:rsidP="00E47802">
            <w:pPr>
              <w:pStyle w:val="TableText"/>
            </w:pPr>
            <w:del w:id="7868" w:author="Claude" w:date="2026-07-27T22:20:43Z">
              <w:r>
                <w:delText>⟨TBD⟩</w:delText>
              </w:r>
            </w:del>
            <w:ins w:id="7869" w:author="Claude" w:date="2026-07-27T22:20:43Z">
              <w:r>
                <w:t xml:space="preserve">0.025</w:t>
              </w:r>
            </w:ins>
          </w:p>
        </w:tc>
        <w:tc>
          <w:tcPr>
            <w:tcW w:w="500" w:type="pct"/>
          </w:tcPr>
          <w:p w14:paraId="05E33A8D" w14:textId="77777777" w:rsidR="009E5EE7" w:rsidRDefault="009E5EE7" w:rsidP="00E47802">
            <w:pPr>
              <w:pStyle w:val="TableText"/>
            </w:pPr>
            <w:del w:id="7870" w:author="Claude" w:date="2026-07-27T22:20:43Z">
              <w:r>
                <w:delText>⟨TBD⟩</w:delText>
              </w:r>
            </w:del>
            <w:ins w:id="7871" w:author="Claude" w:date="2026-07-27T22:20:43Z">
              <w:r>
                <w:t xml:space="preserve">0.419</w:t>
              </w:r>
            </w:ins>
          </w:p>
        </w:tc>
        <w:tc>
          <w:tcPr>
            <w:tcW w:w="500" w:type="pct"/>
          </w:tcPr>
          <w:p w14:paraId="7949DFF4" w14:textId="77777777" w:rsidR="009E5EE7" w:rsidRDefault="009E5EE7" w:rsidP="00E47802">
            <w:pPr>
              <w:pStyle w:val="TableText"/>
            </w:pPr>
            <w:del w:id="7872" w:author="Claude" w:date="2026-07-27T22:20:43Z">
              <w:r>
                <w:delText>⟨TBD⟩</w:delText>
              </w:r>
            </w:del>
            <w:ins w:id="7873" w:author="Claude" w:date="2026-07-27T22:20:43Z">
              <w:r>
                <w:t xml:space="preserve">0.338</w:t>
              </w:r>
            </w:ins>
          </w:p>
        </w:tc>
        <w:tc>
          <w:tcPr>
            <w:tcW w:w="500" w:type="pct"/>
          </w:tcPr>
          <w:p w14:paraId="22217E57" w14:textId="77777777" w:rsidR="009E5EE7" w:rsidRDefault="009E5EE7" w:rsidP="00E47802">
            <w:pPr>
              <w:pStyle w:val="TableText"/>
            </w:pPr>
            <w:del w:id="7874" w:author="Claude" w:date="2026-07-27T22:20:43Z">
              <w:r>
                <w:delText>⟨TBD⟩</w:delText>
              </w:r>
            </w:del>
            <w:ins w:id="7875" w:author="Claude" w:date="2026-07-27T22:20:43Z">
              <w:r>
                <w:t xml:space="preserve">0.175</w:t>
              </w:r>
            </w:ins>
          </w:p>
        </w:tc>
        <w:tc>
          <w:tcPr>
            <w:tcW w:w="500" w:type="pct"/>
          </w:tcPr>
          <w:p w14:paraId="79F89C41" w14:textId="77777777" w:rsidR="009E5EE7" w:rsidRDefault="009E5EE7" w:rsidP="00E47802">
            <w:pPr>
              <w:pStyle w:val="TableText"/>
            </w:pPr>
            <w:del w:id="7876" w:author="Claude" w:date="2026-07-27T22:20:43Z">
              <w:r>
                <w:delText>⟨TBD⟩</w:delText>
              </w:r>
            </w:del>
            <w:ins w:id="7877" w:author="Claude" w:date="2026-07-27T22:20:43Z">
              <w:r>
                <w:t xml:space="preserve">0.148</w:t>
              </w:r>
            </w:ins>
          </w:p>
        </w:tc>
        <w:tc>
          <w:tcPr>
            <w:tcW w:w="500" w:type="pct"/>
          </w:tcPr>
          <w:p w14:paraId="518F62D9" w14:textId="77777777" w:rsidR="009E5EE7" w:rsidRDefault="009E5EE7" w:rsidP="00E47802">
            <w:pPr>
              <w:pStyle w:val="TableText"/>
            </w:pPr>
            <w:del w:id="7878" w:author="Claude" w:date="2026-07-27T22:20:43Z">
              <w:r>
                <w:delText>⟨TBD⟩</w:delText>
              </w:r>
            </w:del>
            <w:ins w:id="7879" w:author="Claude" w:date="2026-07-27T22:20:43Z">
              <w:r>
                <w:t xml:space="preserve">ref.</w:t>
              </w:r>
            </w:ins>
          </w:p>
        </w:tc>
      </w:tr>
      <w:tr w:rsidR="009E5EE7" w14:paraId="6FEF27CD" w14:textId="77777777" w:rsidTr="00E47802">
        <w:tc>
          <w:tcPr>
            <w:tcW w:w="1000" w:type="pct"/>
          </w:tcPr>
          <w:p w14:paraId="38EE36E2" w14:textId="7D92E19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500" w:type="pct"/>
          </w:tcPr>
          <w:p w14:paraId="25BC459C" w14:textId="77777777" w:rsidR="009E5EE7" w:rsidRDefault="009E5EE7" w:rsidP="00E47802">
            <w:pPr>
              <w:pStyle w:val="TableText"/>
            </w:pPr>
            <w:del w:id="7880" w:author="Claude" w:date="2026-07-27T22:20:43Z">
              <w:r>
                <w:delText>⟨TBD⟩</w:delText>
              </w:r>
            </w:del>
            <w:ins w:id="7881" w:author="Claude" w:date="2026-07-27T22:20:43Z">
              <w:r>
                <w:t xml:space="preserve">0.316</w:t>
              </w:r>
            </w:ins>
          </w:p>
        </w:tc>
        <w:tc>
          <w:tcPr>
            <w:tcW w:w="500" w:type="pct"/>
          </w:tcPr>
          <w:p w14:paraId="42C72C6A" w14:textId="77777777" w:rsidR="009E5EE7" w:rsidRDefault="009E5EE7" w:rsidP="00E47802">
            <w:pPr>
              <w:pStyle w:val="TableText"/>
            </w:pPr>
            <w:del w:id="7882" w:author="Claude" w:date="2026-07-27T22:20:43Z">
              <w:r>
                <w:delText>⟨TBD⟩</w:delText>
              </w:r>
            </w:del>
            <w:ins w:id="7883" w:author="Claude" w:date="2026-07-27T22:20:43Z">
              <w:r>
                <w:t xml:space="preserve">0.106</w:t>
              </w:r>
            </w:ins>
          </w:p>
        </w:tc>
        <w:tc>
          <w:tcPr>
            <w:tcW w:w="500" w:type="pct"/>
          </w:tcPr>
          <w:p w14:paraId="6DFFC7EE" w14:textId="77777777" w:rsidR="009E5EE7" w:rsidRDefault="009E5EE7" w:rsidP="00E47802">
            <w:pPr>
              <w:pStyle w:val="TableText"/>
            </w:pPr>
            <w:del w:id="7884" w:author="Claude" w:date="2026-07-27T22:20:43Z">
              <w:r>
                <w:delText>⟨TBD⟩</w:delText>
              </w:r>
            </w:del>
            <w:ins w:id="7885" w:author="Claude" w:date="2026-07-27T22:20:43Z">
              <w:r>
                <w:t xml:space="preserve">0.04</w:t>
              </w:r>
            </w:ins>
          </w:p>
        </w:tc>
        <w:tc>
          <w:tcPr>
            <w:tcW w:w="500" w:type="pct"/>
          </w:tcPr>
          <w:p w14:paraId="08A5E51C" w14:textId="77777777" w:rsidR="009E5EE7" w:rsidRDefault="009E5EE7" w:rsidP="00E47802">
            <w:pPr>
              <w:pStyle w:val="TableText"/>
            </w:pPr>
            <w:del w:id="7886" w:author="Claude" w:date="2026-07-27T22:20:43Z">
              <w:r>
                <w:delText>⟨TBD⟩</w:delText>
              </w:r>
            </w:del>
            <w:ins w:id="7887" w:author="Claude" w:date="2026-07-27T22:20:43Z">
              <w:r>
                <w:t xml:space="preserve">0.364</w:t>
              </w:r>
            </w:ins>
          </w:p>
        </w:tc>
        <w:tc>
          <w:tcPr>
            <w:tcW w:w="500" w:type="pct"/>
          </w:tcPr>
          <w:p w14:paraId="5F530929" w14:textId="77777777" w:rsidR="009E5EE7" w:rsidRDefault="009E5EE7" w:rsidP="00E47802">
            <w:pPr>
              <w:pStyle w:val="TableText"/>
            </w:pPr>
            <w:del w:id="7888" w:author="Claude" w:date="2026-07-27T22:20:43Z">
              <w:r>
                <w:delText>⟨TBD⟩</w:delText>
              </w:r>
            </w:del>
            <w:ins w:id="7889" w:author="Claude" w:date="2026-07-27T22:20:43Z">
              <w:r>
                <w:t xml:space="preserve">0.207</w:t>
              </w:r>
            </w:ins>
          </w:p>
        </w:tc>
        <w:tc>
          <w:tcPr>
            <w:tcW w:w="500" w:type="pct"/>
          </w:tcPr>
          <w:p w14:paraId="0F934742" w14:textId="77777777" w:rsidR="009E5EE7" w:rsidRDefault="009E5EE7" w:rsidP="00E47802">
            <w:pPr>
              <w:pStyle w:val="TableText"/>
            </w:pPr>
            <w:del w:id="7890" w:author="Claude" w:date="2026-07-27T22:20:43Z">
              <w:r>
                <w:delText>⟨TBD⟩</w:delText>
              </w:r>
            </w:del>
            <w:ins w:id="7891" w:author="Claude" w:date="2026-07-27T22:20:43Z">
              <w:r>
                <w:t xml:space="preserve">0.17</w:t>
              </w:r>
            </w:ins>
          </w:p>
        </w:tc>
        <w:tc>
          <w:tcPr>
            <w:tcW w:w="500" w:type="pct"/>
          </w:tcPr>
          <w:p w14:paraId="20216EE5" w14:textId="77777777" w:rsidR="009E5EE7" w:rsidRDefault="009E5EE7" w:rsidP="00E47802">
            <w:pPr>
              <w:pStyle w:val="TableText"/>
            </w:pPr>
            <w:del w:id="7892" w:author="Claude" w:date="2026-07-27T22:20:43Z">
              <w:r>
                <w:delText>⟨TBD⟩</w:delText>
              </w:r>
            </w:del>
            <w:ins w:id="7893" w:author="Claude" w:date="2026-07-27T22:20:43Z">
              <w:r>
                <w:t xml:space="preserve">0.154</w:t>
              </w:r>
            </w:ins>
          </w:p>
        </w:tc>
        <w:tc>
          <w:tcPr>
            <w:tcW w:w="500" w:type="pct"/>
          </w:tcPr>
          <w:p w14:paraId="3DA7F858" w14:textId="77777777" w:rsidR="009E5EE7" w:rsidRDefault="009E5EE7" w:rsidP="00E47802">
            <w:pPr>
              <w:pStyle w:val="TableText"/>
            </w:pPr>
            <w:del w:id="7894" w:author="Claude" w:date="2026-07-27T22:20:43Z">
              <w:r>
                <w:delText>⟨TBD⟩</w:delText>
              </w:r>
            </w:del>
            <w:ins w:id="7895" w:author="Claude" w:date="2026-07-27T22:20:43Z">
              <w:r>
                <w:t xml:space="preserve">ref.</w:t>
              </w:r>
            </w:ins>
          </w:p>
        </w:tc>
      </w:tr>
      <w:tr w:rsidR="009E5EE7" w14:paraId="7E0D050A" w14:textId="77777777" w:rsidTr="00E47802">
        <w:tc>
          <w:tcPr>
            <w:tcW w:w="1000" w:type="pct"/>
          </w:tcPr>
          <w:p w14:paraId="44D6C986" w14:textId="77777777" w:rsidR="009E5EE7" w:rsidRDefault="009E5EE7" w:rsidP="00E47802">
            <w:pPr>
              <w:pStyle w:val="TableText"/>
            </w:pPr>
            <w:r>
              <w:rPr>
                <w:b/>
              </w:rPr>
              <w:t>Scenario S5</w:t>
            </w:r>
          </w:p>
        </w:tc>
        <w:tc>
          <w:tcPr>
            <w:tcW w:w="500" w:type="pct"/>
          </w:tcPr>
          <w:p w14:paraId="7EFE02CD" w14:textId="77777777" w:rsidR="009E5EE7" w:rsidRDefault="009E5EE7" w:rsidP="00E47802">
            <w:pPr>
              <w:pStyle w:val="TableText"/>
            </w:pPr>
          </w:p>
        </w:tc>
        <w:tc>
          <w:tcPr>
            <w:tcW w:w="500" w:type="pct"/>
          </w:tcPr>
          <w:p w14:paraId="71BE6C9A" w14:textId="77777777" w:rsidR="009E5EE7" w:rsidRDefault="009E5EE7" w:rsidP="00E47802">
            <w:pPr>
              <w:pStyle w:val="TableText"/>
            </w:pPr>
          </w:p>
        </w:tc>
        <w:tc>
          <w:tcPr>
            <w:tcW w:w="500" w:type="pct"/>
          </w:tcPr>
          <w:p w14:paraId="31595325" w14:textId="77777777" w:rsidR="009E5EE7" w:rsidRDefault="009E5EE7" w:rsidP="00E47802">
            <w:pPr>
              <w:pStyle w:val="TableText"/>
            </w:pPr>
          </w:p>
        </w:tc>
        <w:tc>
          <w:tcPr>
            <w:tcW w:w="500" w:type="pct"/>
          </w:tcPr>
          <w:p w14:paraId="4AD78E61" w14:textId="77777777" w:rsidR="009E5EE7" w:rsidRDefault="009E5EE7" w:rsidP="00E47802">
            <w:pPr>
              <w:pStyle w:val="TableText"/>
            </w:pPr>
          </w:p>
        </w:tc>
        <w:tc>
          <w:tcPr>
            <w:tcW w:w="500" w:type="pct"/>
          </w:tcPr>
          <w:p w14:paraId="4A7DF435" w14:textId="77777777" w:rsidR="009E5EE7" w:rsidRDefault="009E5EE7" w:rsidP="00E47802">
            <w:pPr>
              <w:pStyle w:val="TableText"/>
            </w:pPr>
          </w:p>
        </w:tc>
        <w:tc>
          <w:tcPr>
            <w:tcW w:w="500" w:type="pct"/>
          </w:tcPr>
          <w:p w14:paraId="5D0E6E58" w14:textId="77777777" w:rsidR="009E5EE7" w:rsidRDefault="009E5EE7" w:rsidP="00E47802">
            <w:pPr>
              <w:pStyle w:val="TableText"/>
            </w:pPr>
          </w:p>
        </w:tc>
        <w:tc>
          <w:tcPr>
            <w:tcW w:w="500" w:type="pct"/>
          </w:tcPr>
          <w:p w14:paraId="0DABFEB0" w14:textId="77777777" w:rsidR="009E5EE7" w:rsidRDefault="009E5EE7" w:rsidP="00E47802">
            <w:pPr>
              <w:pStyle w:val="TableText"/>
            </w:pPr>
          </w:p>
        </w:tc>
        <w:tc>
          <w:tcPr>
            <w:tcW w:w="500" w:type="pct"/>
          </w:tcPr>
          <w:p w14:paraId="1A565BD0" w14:textId="77777777" w:rsidR="009E5EE7" w:rsidRDefault="009E5EE7" w:rsidP="00E47802">
            <w:pPr>
              <w:pStyle w:val="TableText"/>
            </w:pPr>
          </w:p>
        </w:tc>
      </w:tr>
      <w:tr w:rsidR="009E5EE7" w14:paraId="6CC50D9E" w14:textId="77777777" w:rsidTr="00E47802">
        <w:tc>
          <w:tcPr>
            <w:tcW w:w="1000" w:type="pct"/>
          </w:tcPr>
          <w:p w14:paraId="54873F9A" w14:textId="38B30AA0" w:rsidR="009E5EE7" w:rsidRDefault="0053656F"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w:t>
            </w:r>
          </w:p>
        </w:tc>
        <w:tc>
          <w:tcPr>
            <w:tcW w:w="500" w:type="pct"/>
          </w:tcPr>
          <w:p w14:paraId="639FD13B" w14:textId="77777777" w:rsidR="009E5EE7" w:rsidRDefault="009E5EE7" w:rsidP="00E47802">
            <w:pPr>
              <w:pStyle w:val="TableText"/>
            </w:pPr>
            <w:del w:id="7896" w:author="Claude" w:date="2026-07-27T22:20:43Z">
              <w:r>
                <w:delText>⟨TBD⟩</w:delText>
              </w:r>
            </w:del>
            <w:ins w:id="7897" w:author="Claude" w:date="2026-07-27T22:20:43Z">
              <w:r>
                <w:t xml:space="preserve">0.642</w:t>
              </w:r>
            </w:ins>
          </w:p>
        </w:tc>
        <w:tc>
          <w:tcPr>
            <w:tcW w:w="500" w:type="pct"/>
          </w:tcPr>
          <w:p w14:paraId="052ABFEB" w14:textId="77777777" w:rsidR="009E5EE7" w:rsidRDefault="009E5EE7" w:rsidP="00E47802">
            <w:pPr>
              <w:pStyle w:val="TableText"/>
            </w:pPr>
            <w:del w:id="7898" w:author="Claude" w:date="2026-07-27T22:20:43Z">
              <w:r>
                <w:delText>⟨TBD⟩</w:delText>
              </w:r>
            </w:del>
            <w:ins w:id="7899" w:author="Claude" w:date="2026-07-27T22:20:43Z">
              <w:r>
                <w:t xml:space="preserve">0.856</w:t>
              </w:r>
            </w:ins>
          </w:p>
        </w:tc>
        <w:tc>
          <w:tcPr>
            <w:tcW w:w="500" w:type="pct"/>
          </w:tcPr>
          <w:p w14:paraId="54115B09" w14:textId="77777777" w:rsidR="009E5EE7" w:rsidRDefault="009E5EE7" w:rsidP="00E47802">
            <w:pPr>
              <w:pStyle w:val="TableText"/>
            </w:pPr>
            <w:del w:id="7900" w:author="Claude" w:date="2026-07-27T22:20:43Z">
              <w:r>
                <w:delText>⟨TBD⟩</w:delText>
              </w:r>
            </w:del>
            <w:ins w:id="7901" w:author="Claude" w:date="2026-07-27T22:20:43Z">
              <w:r>
                <w:t xml:space="preserve">0.128</w:t>
              </w:r>
            </w:ins>
          </w:p>
        </w:tc>
        <w:tc>
          <w:tcPr>
            <w:tcW w:w="500" w:type="pct"/>
          </w:tcPr>
          <w:p w14:paraId="38DE38BE" w14:textId="77777777" w:rsidR="009E5EE7" w:rsidRDefault="009E5EE7" w:rsidP="00E47802">
            <w:pPr>
              <w:pStyle w:val="TableText"/>
            </w:pPr>
            <w:del w:id="7902" w:author="Claude" w:date="2026-07-27T22:20:43Z">
              <w:r>
                <w:delText>—</w:delText>
              </w:r>
            </w:del>
            <w:ins w:id="7903" w:author="Claude" w:date="2026-07-27T22:20:43Z">
              <w:r>
                <w:t xml:space="preserve">—</w:t>
              </w:r>
            </w:ins>
          </w:p>
        </w:tc>
        <w:tc>
          <w:tcPr>
            <w:tcW w:w="500" w:type="pct"/>
          </w:tcPr>
          <w:p w14:paraId="4033AE02" w14:textId="77777777" w:rsidR="009E5EE7" w:rsidRDefault="009E5EE7" w:rsidP="00E47802">
            <w:pPr>
              <w:pStyle w:val="TableText"/>
            </w:pPr>
            <w:del w:id="7904" w:author="Claude" w:date="2026-07-27T22:20:43Z">
              <w:r>
                <w:delText>—</w:delText>
              </w:r>
            </w:del>
            <w:ins w:id="7905" w:author="Claude" w:date="2026-07-27T22:20:43Z">
              <w:r>
                <w:t xml:space="preserve">—</w:t>
              </w:r>
            </w:ins>
          </w:p>
        </w:tc>
        <w:tc>
          <w:tcPr>
            <w:tcW w:w="500" w:type="pct"/>
          </w:tcPr>
          <w:p w14:paraId="19A76C87" w14:textId="77777777" w:rsidR="009E5EE7" w:rsidRDefault="009E5EE7" w:rsidP="00E47802">
            <w:pPr>
              <w:pStyle w:val="TableText"/>
            </w:pPr>
            <w:del w:id="7906" w:author="Claude" w:date="2026-07-27T22:20:43Z">
              <w:r>
                <w:delText>⟨TBD⟩</w:delText>
              </w:r>
            </w:del>
            <w:ins w:id="7907" w:author="Claude" w:date="2026-07-27T22:20:43Z">
              <w:r>
                <w:t xml:space="preserve">0.478</w:t>
              </w:r>
            </w:ins>
          </w:p>
        </w:tc>
        <w:tc>
          <w:tcPr>
            <w:tcW w:w="500" w:type="pct"/>
          </w:tcPr>
          <w:p w14:paraId="46FB3CCD" w14:textId="77777777" w:rsidR="009E5EE7" w:rsidRDefault="009E5EE7" w:rsidP="00E47802">
            <w:pPr>
              <w:pStyle w:val="TableText"/>
            </w:pPr>
            <w:del w:id="7908" w:author="Claude" w:date="2026-07-27T22:20:43Z">
              <w:r>
                <w:delText>⟨TBD⟩</w:delText>
              </w:r>
            </w:del>
            <w:ins w:id="7909" w:author="Claude" w:date="2026-07-27T22:20:43Z">
              <w:r>
                <w:t xml:space="preserve">0.542</w:t>
              </w:r>
            </w:ins>
          </w:p>
        </w:tc>
        <w:tc>
          <w:tcPr>
            <w:tcW w:w="500" w:type="pct"/>
          </w:tcPr>
          <w:p w14:paraId="2F58626F" w14:textId="77777777" w:rsidR="009E5EE7" w:rsidRDefault="009E5EE7" w:rsidP="00E47802">
            <w:pPr>
              <w:pStyle w:val="TableText"/>
            </w:pPr>
            <w:del w:id="7910" w:author="Claude" w:date="2026-07-27T22:20:43Z">
              <w:r>
                <w:delText>ref.</w:delText>
              </w:r>
            </w:del>
            <w:ins w:id="7911" w:author="Claude" w:date="2026-07-27T22:20:43Z">
              <w:r>
                <w:t xml:space="preserve">ref.</w:t>
              </w:r>
            </w:ins>
          </w:p>
        </w:tc>
      </w:tr>
      <w:tr w:rsidR="009E5EE7" w14:paraId="3DBF292C" w14:textId="77777777" w:rsidTr="00E47802">
        <w:tc>
          <w:tcPr>
            <w:tcW w:w="1000" w:type="pct"/>
          </w:tcPr>
          <w:p w14:paraId="5EA869AC" w14:textId="32EB4691" w:rsidR="009E5EE7" w:rsidRDefault="00242DF0" w:rsidP="00E47802">
            <w:pPr>
              <w:pStyle w:val="TableText"/>
            </w:pPr>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r>
              <w:rPr>
                <w:rFonts w:eastAsiaTheme="minorEastAsia"/>
                <w:iCs/>
                <w:noProof/>
              </w:rPr>
              <w:t xml:space="preserve"> </w:t>
            </w:r>
          </w:p>
        </w:tc>
        <w:tc>
          <w:tcPr>
            <w:tcW w:w="500" w:type="pct"/>
          </w:tcPr>
          <w:p w14:paraId="7DEACE50" w14:textId="77777777" w:rsidR="009E5EE7" w:rsidRDefault="009E5EE7" w:rsidP="00E47802">
            <w:pPr>
              <w:pStyle w:val="TableText"/>
            </w:pPr>
            <w:del w:id="7912" w:author="Claude" w:date="2026-07-27T22:20:43Z">
              <w:r>
                <w:delText>⟨TBD⟩</w:delText>
              </w:r>
            </w:del>
            <w:ins w:id="7913" w:author="Claude" w:date="2026-07-27T22:20:43Z">
              <w:r>
                <w:t xml:space="preserve">0.384</w:t>
              </w:r>
            </w:ins>
          </w:p>
        </w:tc>
        <w:tc>
          <w:tcPr>
            <w:tcW w:w="500" w:type="pct"/>
          </w:tcPr>
          <w:p w14:paraId="33F9C34E" w14:textId="77777777" w:rsidR="009E5EE7" w:rsidRDefault="009E5EE7" w:rsidP="00E47802">
            <w:pPr>
              <w:pStyle w:val="TableText"/>
            </w:pPr>
            <w:del w:id="7914" w:author="Claude" w:date="2026-07-27T22:20:43Z">
              <w:r>
                <w:delText>⟨TBD⟩</w:delText>
              </w:r>
            </w:del>
            <w:ins w:id="7915" w:author="Claude" w:date="2026-07-27T22:20:43Z">
              <w:r>
                <w:t xml:space="preserve">0.186</w:t>
              </w:r>
            </w:ins>
          </w:p>
        </w:tc>
        <w:tc>
          <w:tcPr>
            <w:tcW w:w="500" w:type="pct"/>
          </w:tcPr>
          <w:p w14:paraId="0FC66513" w14:textId="77777777" w:rsidR="009E5EE7" w:rsidRDefault="009E5EE7" w:rsidP="00E47802">
            <w:pPr>
              <w:pStyle w:val="TableText"/>
            </w:pPr>
            <w:del w:id="7916" w:author="Claude" w:date="2026-07-27T22:20:43Z">
              <w:r>
                <w:delText>⟨TBD⟩</w:delText>
              </w:r>
            </w:del>
            <w:ins w:id="7917" w:author="Claude" w:date="2026-07-27T22:20:43Z">
              <w:r>
                <w:t xml:space="preserve">0.003</w:t>
              </w:r>
            </w:ins>
          </w:p>
        </w:tc>
        <w:tc>
          <w:tcPr>
            <w:tcW w:w="500" w:type="pct"/>
          </w:tcPr>
          <w:p w14:paraId="4920464B" w14:textId="77777777" w:rsidR="009E5EE7" w:rsidRDefault="009E5EE7" w:rsidP="00E47802">
            <w:pPr>
              <w:pStyle w:val="TableText"/>
            </w:pPr>
            <w:del w:id="7918" w:author="Claude" w:date="2026-07-27T22:20:43Z">
              <w:r>
                <w:delText>⟨TBD⟩</w:delText>
              </w:r>
            </w:del>
            <w:ins w:id="7919" w:author="Claude" w:date="2026-07-27T22:20:43Z">
              <w:r>
                <w:t xml:space="preserve">0.388</w:t>
              </w:r>
            </w:ins>
          </w:p>
        </w:tc>
        <w:tc>
          <w:tcPr>
            <w:tcW w:w="500" w:type="pct"/>
          </w:tcPr>
          <w:p w14:paraId="76359484" w14:textId="77777777" w:rsidR="009E5EE7" w:rsidRDefault="009E5EE7" w:rsidP="00E47802">
            <w:pPr>
              <w:pStyle w:val="TableText"/>
            </w:pPr>
            <w:del w:id="7920" w:author="Claude" w:date="2026-07-27T22:20:43Z">
              <w:r>
                <w:delText>⟨TBD⟩</w:delText>
              </w:r>
            </w:del>
            <w:ins w:id="7921" w:author="Claude" w:date="2026-07-27T22:20:43Z">
              <w:r>
                <w:t xml:space="preserve">0.315</w:t>
              </w:r>
            </w:ins>
          </w:p>
        </w:tc>
        <w:tc>
          <w:tcPr>
            <w:tcW w:w="500" w:type="pct"/>
          </w:tcPr>
          <w:p w14:paraId="008F9407" w14:textId="77777777" w:rsidR="009E5EE7" w:rsidRDefault="009E5EE7" w:rsidP="00E47802">
            <w:pPr>
              <w:pStyle w:val="TableText"/>
            </w:pPr>
            <w:del w:id="7922" w:author="Claude" w:date="2026-07-27T22:20:43Z">
              <w:r>
                <w:delText>⟨TBD⟩</w:delText>
              </w:r>
            </w:del>
            <w:ins w:id="7923" w:author="Claude" w:date="2026-07-27T22:20:43Z">
              <w:r>
                <w:t xml:space="preserve">0.21</w:t>
              </w:r>
            </w:ins>
          </w:p>
        </w:tc>
        <w:tc>
          <w:tcPr>
            <w:tcW w:w="500" w:type="pct"/>
          </w:tcPr>
          <w:p w14:paraId="1F2E7EA0" w14:textId="77777777" w:rsidR="009E5EE7" w:rsidRDefault="009E5EE7" w:rsidP="00E47802">
            <w:pPr>
              <w:pStyle w:val="TableText"/>
            </w:pPr>
            <w:del w:id="7924" w:author="Claude" w:date="2026-07-27T22:20:43Z">
              <w:r>
                <w:delText>⟨TBD⟩</w:delText>
              </w:r>
            </w:del>
            <w:ins w:id="7925" w:author="Claude" w:date="2026-07-27T22:20:43Z">
              <w:r>
                <w:t xml:space="preserve">0.191</w:t>
              </w:r>
            </w:ins>
          </w:p>
        </w:tc>
        <w:tc>
          <w:tcPr>
            <w:tcW w:w="500" w:type="pct"/>
          </w:tcPr>
          <w:p w14:paraId="55BC8ECD" w14:textId="77777777" w:rsidR="009E5EE7" w:rsidRDefault="009E5EE7" w:rsidP="00E47802">
            <w:pPr>
              <w:pStyle w:val="TableText"/>
            </w:pPr>
            <w:del w:id="7926" w:author="Claude" w:date="2026-07-27T22:20:43Z">
              <w:r>
                <w:delText>⟨TBD⟩</w:delText>
              </w:r>
            </w:del>
            <w:ins w:id="7927" w:author="Claude" w:date="2026-07-27T22:20:43Z">
              <w:r>
                <w:t xml:space="preserve">+65</w:t>
              </w:r>
            </w:ins>
          </w:p>
        </w:tc>
      </w:tr>
      <w:tr w:rsidR="009E5EE7" w14:paraId="1FF16C5E" w14:textId="77777777" w:rsidTr="00E47802">
        <w:tc>
          <w:tcPr>
            <w:tcW w:w="1000" w:type="pct"/>
          </w:tcPr>
          <w:p w14:paraId="699B6548" w14:textId="71C16E29"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500" w:type="pct"/>
          </w:tcPr>
          <w:p w14:paraId="0989755E" w14:textId="77777777" w:rsidR="009E5EE7" w:rsidRDefault="009E5EE7" w:rsidP="00E47802">
            <w:pPr>
              <w:pStyle w:val="TableText"/>
            </w:pPr>
            <w:del w:id="7928" w:author="Claude" w:date="2026-07-27T22:20:43Z">
              <w:r>
                <w:delText>⟨TBD⟩</w:delText>
              </w:r>
            </w:del>
            <w:ins w:id="7929" w:author="Claude" w:date="2026-07-27T22:20:43Z">
              <w:r>
                <w:t xml:space="preserve">0.316</w:t>
              </w:r>
            </w:ins>
          </w:p>
        </w:tc>
        <w:tc>
          <w:tcPr>
            <w:tcW w:w="500" w:type="pct"/>
          </w:tcPr>
          <w:p w14:paraId="79685470" w14:textId="77777777" w:rsidR="009E5EE7" w:rsidRDefault="009E5EE7" w:rsidP="00E47802">
            <w:pPr>
              <w:pStyle w:val="TableText"/>
            </w:pPr>
            <w:del w:id="7930" w:author="Claude" w:date="2026-07-27T22:20:43Z">
              <w:r>
                <w:delText>⟨TBD⟩</w:delText>
              </w:r>
            </w:del>
            <w:ins w:id="7931" w:author="Claude" w:date="2026-07-27T22:20:43Z">
              <w:r>
                <w:t xml:space="preserve">0.116</w:t>
              </w:r>
            </w:ins>
          </w:p>
        </w:tc>
        <w:tc>
          <w:tcPr>
            <w:tcW w:w="500" w:type="pct"/>
          </w:tcPr>
          <w:p w14:paraId="327C3CDB" w14:textId="77777777" w:rsidR="009E5EE7" w:rsidRDefault="009E5EE7" w:rsidP="00E47802">
            <w:pPr>
              <w:pStyle w:val="TableText"/>
            </w:pPr>
            <w:del w:id="7932" w:author="Claude" w:date="2026-07-27T22:20:43Z">
              <w:r>
                <w:delText>⟨TBD⟩</w:delText>
              </w:r>
            </w:del>
            <w:ins w:id="7933" w:author="Claude" w:date="2026-07-27T22:20:43Z">
              <w:r>
                <w:t xml:space="preserve">0.002</w:t>
              </w:r>
            </w:ins>
          </w:p>
        </w:tc>
        <w:tc>
          <w:tcPr>
            <w:tcW w:w="500" w:type="pct"/>
          </w:tcPr>
          <w:p w14:paraId="63377440" w14:textId="77777777" w:rsidR="009E5EE7" w:rsidRDefault="009E5EE7" w:rsidP="00E47802">
            <w:pPr>
              <w:pStyle w:val="TableText"/>
            </w:pPr>
            <w:del w:id="7934" w:author="Claude" w:date="2026-07-27T22:20:43Z">
              <w:r>
                <w:delText>⟨TBD⟩</w:delText>
              </w:r>
            </w:del>
            <w:ins w:id="7935" w:author="Claude" w:date="2026-07-27T22:20:43Z">
              <w:r>
                <w:t xml:space="preserve">0.293</w:t>
              </w:r>
            </w:ins>
          </w:p>
        </w:tc>
        <w:tc>
          <w:tcPr>
            <w:tcW w:w="500" w:type="pct"/>
          </w:tcPr>
          <w:p w14:paraId="61739B28" w14:textId="77777777" w:rsidR="009E5EE7" w:rsidRDefault="009E5EE7" w:rsidP="00E47802">
            <w:pPr>
              <w:pStyle w:val="TableText"/>
            </w:pPr>
            <w:del w:id="7936" w:author="Claude" w:date="2026-07-27T22:20:43Z">
              <w:r>
                <w:delText>⟨TBD⟩</w:delText>
              </w:r>
            </w:del>
            <w:ins w:id="7937" w:author="Claude" w:date="2026-07-27T22:20:43Z">
              <w:r>
                <w:t xml:space="preserve">0.238</w:t>
              </w:r>
            </w:ins>
          </w:p>
        </w:tc>
        <w:tc>
          <w:tcPr>
            <w:tcW w:w="500" w:type="pct"/>
          </w:tcPr>
          <w:p w14:paraId="2B143A8E" w14:textId="77777777" w:rsidR="009E5EE7" w:rsidRDefault="009E5EE7" w:rsidP="00E47802">
            <w:pPr>
              <w:pStyle w:val="TableText"/>
            </w:pPr>
            <w:del w:id="7938" w:author="Claude" w:date="2026-07-27T22:20:43Z">
              <w:r>
                <w:delText>⟨TBD⟩</w:delText>
              </w:r>
            </w:del>
            <w:ins w:id="7939" w:author="Claude" w:date="2026-07-27T22:20:43Z">
              <w:r>
                <w:t xml:space="preserve">0.159</w:t>
              </w:r>
            </w:ins>
          </w:p>
        </w:tc>
        <w:tc>
          <w:tcPr>
            <w:tcW w:w="500" w:type="pct"/>
          </w:tcPr>
          <w:p w14:paraId="42171814" w14:textId="77777777" w:rsidR="009E5EE7" w:rsidRDefault="009E5EE7" w:rsidP="00E47802">
            <w:pPr>
              <w:pStyle w:val="TableText"/>
            </w:pPr>
            <w:del w:id="7940" w:author="Claude" w:date="2026-07-27T22:20:43Z">
              <w:r>
                <w:delText>⟨TBD⟩</w:delText>
              </w:r>
            </w:del>
            <w:ins w:id="7941" w:author="Claude" w:date="2026-07-27T22:20:43Z">
              <w:r>
                <w:t xml:space="preserve">0.145</w:t>
              </w:r>
            </w:ins>
          </w:p>
        </w:tc>
        <w:tc>
          <w:tcPr>
            <w:tcW w:w="500" w:type="pct"/>
          </w:tcPr>
          <w:p w14:paraId="0B037D7A" w14:textId="77777777" w:rsidR="009E5EE7" w:rsidRDefault="009E5EE7" w:rsidP="00E47802">
            <w:pPr>
              <w:pStyle w:val="TableText"/>
            </w:pPr>
            <w:del w:id="7942" w:author="Claude" w:date="2026-07-27T22:20:43Z">
              <w:r>
                <w:delText>⟨TBD⟩</w:delText>
              </w:r>
            </w:del>
            <w:ins w:id="7943" w:author="Claude" w:date="2026-07-27T22:20:43Z">
              <w:r>
                <w:t xml:space="preserve">+24</w:t>
              </w:r>
            </w:ins>
          </w:p>
        </w:tc>
      </w:tr>
      <w:tr w:rsidR="009E5EE7" w14:paraId="3DB56421" w14:textId="77777777" w:rsidTr="00E47802">
        <w:tc>
          <w:tcPr>
            <w:tcW w:w="1000" w:type="pct"/>
          </w:tcPr>
          <w:p w14:paraId="0BD70AB9" w14:textId="5431AFB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500" w:type="pct"/>
          </w:tcPr>
          <w:p w14:paraId="53C31400" w14:textId="77777777" w:rsidR="009E5EE7" w:rsidRDefault="009E5EE7" w:rsidP="00E47802">
            <w:pPr>
              <w:pStyle w:val="TableText"/>
            </w:pPr>
            <w:del w:id="7944" w:author="Claude" w:date="2026-07-27T22:20:43Z">
              <w:r>
                <w:delText>⟨TBD⟩</w:delText>
              </w:r>
            </w:del>
            <w:ins w:id="7945" w:author="Claude" w:date="2026-07-27T22:20:43Z">
              <w:r>
                <w:t xml:space="preserve">0.335</w:t>
              </w:r>
            </w:ins>
          </w:p>
        </w:tc>
        <w:tc>
          <w:tcPr>
            <w:tcW w:w="500" w:type="pct"/>
          </w:tcPr>
          <w:p w14:paraId="7DE3380F" w14:textId="77777777" w:rsidR="009E5EE7" w:rsidRDefault="009E5EE7" w:rsidP="00E47802">
            <w:pPr>
              <w:pStyle w:val="TableText"/>
            </w:pPr>
            <w:del w:id="7946" w:author="Claude" w:date="2026-07-27T22:20:43Z">
              <w:r>
                <w:delText>⟨TBD⟩</w:delText>
              </w:r>
            </w:del>
            <w:ins w:id="7947" w:author="Claude" w:date="2026-07-27T22:20:43Z">
              <w:r>
                <w:t xml:space="preserve">0.135</w:t>
              </w:r>
            </w:ins>
          </w:p>
        </w:tc>
        <w:tc>
          <w:tcPr>
            <w:tcW w:w="500" w:type="pct"/>
          </w:tcPr>
          <w:p w14:paraId="10EAA584" w14:textId="77777777" w:rsidR="009E5EE7" w:rsidRDefault="009E5EE7" w:rsidP="00E47802">
            <w:pPr>
              <w:pStyle w:val="TableText"/>
            </w:pPr>
            <w:del w:id="7948" w:author="Claude" w:date="2026-07-27T22:20:43Z">
              <w:r>
                <w:delText>⟨TBD⟩</w:delText>
              </w:r>
            </w:del>
            <w:ins w:id="7949" w:author="Claude" w:date="2026-07-27T22:20:43Z">
              <w:r>
                <w:t xml:space="preserve">0.005</w:t>
              </w:r>
            </w:ins>
          </w:p>
        </w:tc>
        <w:tc>
          <w:tcPr>
            <w:tcW w:w="500" w:type="pct"/>
          </w:tcPr>
          <w:p w14:paraId="14DC7B6B" w14:textId="77777777" w:rsidR="009E5EE7" w:rsidRDefault="009E5EE7" w:rsidP="00E47802">
            <w:pPr>
              <w:pStyle w:val="TableText"/>
            </w:pPr>
            <w:del w:id="7950" w:author="Claude" w:date="2026-07-27T22:20:43Z">
              <w:r>
                <w:delText>⟨TBD⟩</w:delText>
              </w:r>
            </w:del>
            <w:ins w:id="7951" w:author="Claude" w:date="2026-07-27T22:20:43Z">
              <w:r>
                <w:t xml:space="preserve">0.335</w:t>
              </w:r>
            </w:ins>
          </w:p>
        </w:tc>
        <w:tc>
          <w:tcPr>
            <w:tcW w:w="500" w:type="pct"/>
          </w:tcPr>
          <w:p w14:paraId="69776FC4" w14:textId="77777777" w:rsidR="009E5EE7" w:rsidRDefault="009E5EE7" w:rsidP="00E47802">
            <w:pPr>
              <w:pStyle w:val="TableText"/>
            </w:pPr>
            <w:del w:id="7952" w:author="Claude" w:date="2026-07-27T22:20:43Z">
              <w:r>
                <w:delText>⟨TBD⟩</w:delText>
              </w:r>
            </w:del>
            <w:ins w:id="7953" w:author="Claude" w:date="2026-07-27T22:20:43Z">
              <w:r>
                <w:t xml:space="preserve">0.245</w:t>
              </w:r>
            </w:ins>
          </w:p>
        </w:tc>
        <w:tc>
          <w:tcPr>
            <w:tcW w:w="500" w:type="pct"/>
          </w:tcPr>
          <w:p w14:paraId="26079F60" w14:textId="77777777" w:rsidR="009E5EE7" w:rsidRDefault="009E5EE7" w:rsidP="00E47802">
            <w:pPr>
              <w:pStyle w:val="TableText"/>
            </w:pPr>
            <w:del w:id="7954" w:author="Claude" w:date="2026-07-27T22:20:43Z">
              <w:r>
                <w:delText>⟨TBD⟩</w:delText>
              </w:r>
            </w:del>
            <w:ins w:id="7955" w:author="Claude" w:date="2026-07-27T22:20:43Z">
              <w:r>
                <w:t xml:space="preserve">0.174</w:t>
              </w:r>
            </w:ins>
          </w:p>
        </w:tc>
        <w:tc>
          <w:tcPr>
            <w:tcW w:w="500" w:type="pct"/>
          </w:tcPr>
          <w:p w14:paraId="0D79F24E" w14:textId="77777777" w:rsidR="009E5EE7" w:rsidRDefault="009E5EE7" w:rsidP="00E47802">
            <w:pPr>
              <w:pStyle w:val="TableText"/>
            </w:pPr>
            <w:del w:id="7956" w:author="Claude" w:date="2026-07-27T22:20:43Z">
              <w:r>
                <w:delText>⟨TBD⟩</w:delText>
              </w:r>
            </w:del>
            <w:ins w:id="7957" w:author="Claude" w:date="2026-07-27T22:20:43Z">
              <w:r>
                <w:t xml:space="preserve">0.158</w:t>
              </w:r>
            </w:ins>
          </w:p>
        </w:tc>
        <w:tc>
          <w:tcPr>
            <w:tcW w:w="500" w:type="pct"/>
          </w:tcPr>
          <w:p w14:paraId="1A51584E" w14:textId="77777777" w:rsidR="009E5EE7" w:rsidRDefault="009E5EE7" w:rsidP="00E47802">
            <w:pPr>
              <w:pStyle w:val="TableText"/>
            </w:pPr>
            <w:del w:id="7958" w:author="Claude" w:date="2026-07-27T22:20:43Z">
              <w:r>
                <w:delText>⟨TBD⟩</w:delText>
              </w:r>
            </w:del>
            <w:ins w:id="7959" w:author="Claude" w:date="2026-07-27T22:20:43Z">
              <w:r>
                <w:t xml:space="preserve">+17</w:t>
              </w:r>
            </w:ins>
          </w:p>
        </w:tc>
      </w:tr>
      <w:tr w:rsidR="009E5EE7" w14:paraId="04EFFAE9" w14:textId="77777777" w:rsidTr="00E47802">
        <w:tc>
          <w:tcPr>
            <w:tcW w:w="1000" w:type="pct"/>
          </w:tcPr>
          <w:p w14:paraId="72CF1DE0" w14:textId="18535D03"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500" w:type="pct"/>
          </w:tcPr>
          <w:p w14:paraId="0EBA1D0E" w14:textId="77777777" w:rsidR="009E5EE7" w:rsidRDefault="009E5EE7" w:rsidP="00E47802">
            <w:pPr>
              <w:pStyle w:val="TableText"/>
            </w:pPr>
            <w:del w:id="7960" w:author="Claude" w:date="2026-07-27T22:20:43Z">
              <w:r>
                <w:delText>⟨TBD⟩</w:delText>
              </w:r>
            </w:del>
            <w:ins w:id="7961" w:author="Claude" w:date="2026-07-27T22:20:43Z">
              <w:r>
                <w:t xml:space="preserve">0.343</w:t>
              </w:r>
            </w:ins>
          </w:p>
        </w:tc>
        <w:tc>
          <w:tcPr>
            <w:tcW w:w="500" w:type="pct"/>
          </w:tcPr>
          <w:p w14:paraId="14F94D2C" w14:textId="77777777" w:rsidR="009E5EE7" w:rsidRDefault="009E5EE7" w:rsidP="00E47802">
            <w:pPr>
              <w:pStyle w:val="TableText"/>
            </w:pPr>
            <w:del w:id="7962" w:author="Claude" w:date="2026-07-27T22:20:43Z">
              <w:r>
                <w:delText>⟨TBD⟩</w:delText>
              </w:r>
            </w:del>
            <w:ins w:id="7963" w:author="Claude" w:date="2026-07-27T22:20:43Z">
              <w:r>
                <w:t xml:space="preserve">0.111</w:t>
              </w:r>
            </w:ins>
          </w:p>
        </w:tc>
        <w:tc>
          <w:tcPr>
            <w:tcW w:w="500" w:type="pct"/>
          </w:tcPr>
          <w:p w14:paraId="3B125578" w14:textId="77777777" w:rsidR="009E5EE7" w:rsidRDefault="009E5EE7" w:rsidP="00E47802">
            <w:pPr>
              <w:pStyle w:val="TableText"/>
            </w:pPr>
            <w:del w:id="7964" w:author="Claude" w:date="2026-07-27T22:20:43Z">
              <w:r>
                <w:delText>⟨TBD⟩</w:delText>
              </w:r>
            </w:del>
            <w:ins w:id="7965" w:author="Claude" w:date="2026-07-27T22:20:43Z">
              <w:r>
                <w:t xml:space="preserve">0.003</w:t>
              </w:r>
            </w:ins>
          </w:p>
        </w:tc>
        <w:tc>
          <w:tcPr>
            <w:tcW w:w="500" w:type="pct"/>
          </w:tcPr>
          <w:p w14:paraId="4965B72F" w14:textId="77777777" w:rsidR="009E5EE7" w:rsidRDefault="009E5EE7" w:rsidP="00E47802">
            <w:pPr>
              <w:pStyle w:val="TableText"/>
            </w:pPr>
            <w:del w:id="7966" w:author="Claude" w:date="2026-07-27T22:20:43Z">
              <w:r>
                <w:delText>⟨TBD⟩</w:delText>
              </w:r>
            </w:del>
            <w:ins w:id="7967" w:author="Claude" w:date="2026-07-27T22:20:43Z">
              <w:r>
                <w:t xml:space="preserve">0.309</w:t>
              </w:r>
            </w:ins>
          </w:p>
        </w:tc>
        <w:tc>
          <w:tcPr>
            <w:tcW w:w="500" w:type="pct"/>
          </w:tcPr>
          <w:p w14:paraId="5E3150B4" w14:textId="77777777" w:rsidR="009E5EE7" w:rsidRDefault="009E5EE7" w:rsidP="00E47802">
            <w:pPr>
              <w:pStyle w:val="TableText"/>
            </w:pPr>
            <w:del w:id="7968" w:author="Claude" w:date="2026-07-27T22:20:43Z">
              <w:r>
                <w:delText>⟨TBD⟩</w:delText>
              </w:r>
            </w:del>
            <w:ins w:id="7969" w:author="Claude" w:date="2026-07-27T22:20:43Z">
              <w:r>
                <w:t xml:space="preserve">0.23</w:t>
              </w:r>
            </w:ins>
          </w:p>
        </w:tc>
        <w:tc>
          <w:tcPr>
            <w:tcW w:w="500" w:type="pct"/>
          </w:tcPr>
          <w:p w14:paraId="24F1DFEF" w14:textId="77777777" w:rsidR="009E5EE7" w:rsidRDefault="009E5EE7" w:rsidP="00E47802">
            <w:pPr>
              <w:pStyle w:val="TableText"/>
            </w:pPr>
            <w:del w:id="7970" w:author="Claude" w:date="2026-07-27T22:20:43Z">
              <w:r>
                <w:delText>⟨TBD⟩</w:delText>
              </w:r>
            </w:del>
            <w:ins w:id="7971" w:author="Claude" w:date="2026-07-27T22:20:43Z">
              <w:r>
                <w:t xml:space="preserve">0.166</w:t>
              </w:r>
            </w:ins>
          </w:p>
        </w:tc>
        <w:tc>
          <w:tcPr>
            <w:tcW w:w="500" w:type="pct"/>
          </w:tcPr>
          <w:p w14:paraId="6E28A5CB" w14:textId="77777777" w:rsidR="009E5EE7" w:rsidRDefault="009E5EE7" w:rsidP="00E47802">
            <w:pPr>
              <w:pStyle w:val="TableText"/>
            </w:pPr>
            <w:del w:id="7972" w:author="Claude" w:date="2026-07-27T22:20:43Z">
              <w:r>
                <w:delText>⟨TBD⟩</w:delText>
              </w:r>
            </w:del>
            <w:ins w:id="7973" w:author="Claude" w:date="2026-07-27T22:20:43Z">
              <w:r>
                <w:t xml:space="preserve">0.152</w:t>
              </w:r>
            </w:ins>
          </w:p>
        </w:tc>
        <w:tc>
          <w:tcPr>
            <w:tcW w:w="500" w:type="pct"/>
          </w:tcPr>
          <w:p w14:paraId="286D5203" w14:textId="77777777" w:rsidR="009E5EE7" w:rsidRDefault="009E5EE7" w:rsidP="00E47802">
            <w:pPr>
              <w:pStyle w:val="TableText"/>
            </w:pPr>
            <w:del w:id="7974" w:author="Claude" w:date="2026-07-27T22:20:43Z">
              <w:r>
                <w:delText>⟨TBD⟩</w:delText>
              </w:r>
            </w:del>
            <w:ins w:id="7975" w:author="Claude" w:date="2026-07-27T22:20:43Z">
              <w:r>
                <w:t xml:space="preserve">+20</w:t>
              </w:r>
            </w:ins>
          </w:p>
        </w:tc>
      </w:tr>
      <w:tr w:rsidR="009E5EE7" w14:paraId="34BF4E40" w14:textId="77777777" w:rsidTr="00E47802">
        <w:tc>
          <w:tcPr>
            <w:tcW w:w="1000" w:type="pct"/>
          </w:tcPr>
          <w:p w14:paraId="05796A81" w14:textId="06E695D7" w:rsidR="009E5EE7" w:rsidRDefault="00242DF0" w:rsidP="00E47802">
            <w:pPr>
              <w:pStyle w:val="TableText"/>
            </w:pP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F22</m:t>
                  </m:r>
                </m:sub>
              </m:sSub>
            </m:oMath>
            <w:r>
              <w:t xml:space="preserve"> </w:t>
            </w:r>
          </w:p>
        </w:tc>
        <w:tc>
          <w:tcPr>
            <w:tcW w:w="500" w:type="pct"/>
          </w:tcPr>
          <w:p w14:paraId="1DF790A3" w14:textId="77777777" w:rsidR="009E5EE7" w:rsidRDefault="009E5EE7" w:rsidP="00E47802">
            <w:pPr>
              <w:pStyle w:val="TableText"/>
            </w:pPr>
            <w:del w:id="7976" w:author="Claude" w:date="2026-07-27T22:20:43Z">
              <w:r>
                <w:delText>⟨TBD⟩</w:delText>
              </w:r>
            </w:del>
            <w:ins w:id="7977" w:author="Claude" w:date="2026-07-27T22:20:43Z">
              <w:r>
                <w:t xml:space="preserve">0.328</w:t>
              </w:r>
            </w:ins>
          </w:p>
        </w:tc>
        <w:tc>
          <w:tcPr>
            <w:tcW w:w="500" w:type="pct"/>
          </w:tcPr>
          <w:p w14:paraId="3D74726A" w14:textId="77777777" w:rsidR="009E5EE7" w:rsidRDefault="009E5EE7" w:rsidP="00E47802">
            <w:pPr>
              <w:pStyle w:val="TableText"/>
            </w:pPr>
            <w:del w:id="7978" w:author="Claude" w:date="2026-07-27T22:20:43Z">
              <w:r>
                <w:delText>⟨TBD⟩</w:delText>
              </w:r>
            </w:del>
            <w:ins w:id="7979" w:author="Claude" w:date="2026-07-27T22:20:43Z">
              <w:r>
                <w:t xml:space="preserve">0.131</w:t>
              </w:r>
            </w:ins>
          </w:p>
        </w:tc>
        <w:tc>
          <w:tcPr>
            <w:tcW w:w="500" w:type="pct"/>
          </w:tcPr>
          <w:p w14:paraId="37562500" w14:textId="77777777" w:rsidR="009E5EE7" w:rsidRDefault="009E5EE7" w:rsidP="00E47802">
            <w:pPr>
              <w:pStyle w:val="TableText"/>
            </w:pPr>
            <w:del w:id="7980" w:author="Claude" w:date="2026-07-27T22:20:43Z">
              <w:r>
                <w:delText>⟨TBD⟩</w:delText>
              </w:r>
            </w:del>
            <w:ins w:id="7981" w:author="Claude" w:date="2026-07-27T22:20:43Z">
              <w:r>
                <w:t xml:space="preserve">0.031</w:t>
              </w:r>
            </w:ins>
          </w:p>
        </w:tc>
        <w:tc>
          <w:tcPr>
            <w:tcW w:w="500" w:type="pct"/>
          </w:tcPr>
          <w:p w14:paraId="7ED63854" w14:textId="77777777" w:rsidR="009E5EE7" w:rsidRDefault="009E5EE7" w:rsidP="00E47802">
            <w:pPr>
              <w:pStyle w:val="TableText"/>
            </w:pPr>
            <w:del w:id="7982" w:author="Claude" w:date="2026-07-27T22:20:43Z">
              <w:r>
                <w:delText>⟨TBD⟩</w:delText>
              </w:r>
            </w:del>
            <w:ins w:id="7983" w:author="Claude" w:date="2026-07-27T22:20:43Z">
              <w:r>
                <w:t xml:space="preserve">0.367</w:t>
              </w:r>
            </w:ins>
          </w:p>
        </w:tc>
        <w:tc>
          <w:tcPr>
            <w:tcW w:w="500" w:type="pct"/>
          </w:tcPr>
          <w:p w14:paraId="7B3BEBB8" w14:textId="77777777" w:rsidR="009E5EE7" w:rsidRDefault="009E5EE7" w:rsidP="00E47802">
            <w:pPr>
              <w:pStyle w:val="TableText"/>
            </w:pPr>
            <w:del w:id="7984" w:author="Claude" w:date="2026-07-27T22:20:43Z">
              <w:r>
                <w:delText>⟨TBD⟩</w:delText>
              </w:r>
            </w:del>
            <w:ins w:id="7985" w:author="Claude" w:date="2026-07-27T22:20:43Z">
              <w:r>
                <w:t xml:space="preserve">0.312</w:t>
              </w:r>
            </w:ins>
          </w:p>
        </w:tc>
        <w:tc>
          <w:tcPr>
            <w:tcW w:w="500" w:type="pct"/>
          </w:tcPr>
          <w:p w14:paraId="44CEDFC3" w14:textId="77777777" w:rsidR="009E5EE7" w:rsidRDefault="009E5EE7" w:rsidP="00E47802">
            <w:pPr>
              <w:pStyle w:val="TableText"/>
            </w:pPr>
            <w:del w:id="7986" w:author="Claude" w:date="2026-07-27T22:20:43Z">
              <w:r>
                <w:delText>⟨TBD⟩</w:delText>
              </w:r>
            </w:del>
            <w:ins w:id="7987" w:author="Claude" w:date="2026-07-27T22:20:43Z">
              <w:r>
                <w:t xml:space="preserve">0.184</w:t>
              </w:r>
            </w:ins>
          </w:p>
        </w:tc>
        <w:tc>
          <w:tcPr>
            <w:tcW w:w="500" w:type="pct"/>
          </w:tcPr>
          <w:p w14:paraId="4F6B27A9" w14:textId="77777777" w:rsidR="009E5EE7" w:rsidRDefault="009E5EE7" w:rsidP="00E47802">
            <w:pPr>
              <w:pStyle w:val="TableText"/>
            </w:pPr>
            <w:del w:id="7988" w:author="Claude" w:date="2026-07-27T22:20:43Z">
              <w:r>
                <w:delText>⟨TBD⟩</w:delText>
              </w:r>
            </w:del>
            <w:ins w:id="7989" w:author="Claude" w:date="2026-07-27T22:20:43Z">
              <w:r>
                <w:t xml:space="preserve">0.163</w:t>
              </w:r>
            </w:ins>
          </w:p>
        </w:tc>
        <w:tc>
          <w:tcPr>
            <w:tcW w:w="500" w:type="pct"/>
          </w:tcPr>
          <w:p w14:paraId="5CDD66D8" w14:textId="77777777" w:rsidR="009E5EE7" w:rsidRDefault="009E5EE7" w:rsidP="00E47802">
            <w:pPr>
              <w:pStyle w:val="TableText"/>
            </w:pPr>
            <w:del w:id="7990" w:author="Claude" w:date="2026-07-27T22:20:43Z">
              <w:r>
                <w:delText>⟨TBD⟩</w:delText>
              </w:r>
            </w:del>
            <w:ins w:id="7991" w:author="Claude" w:date="2026-07-27T22:20:43Z">
              <w:r>
                <w:t xml:space="preserve">ref.</w:t>
              </w:r>
            </w:ins>
          </w:p>
        </w:tc>
      </w:tr>
      <w:tr w:rsidR="009E5EE7" w14:paraId="054B4919" w14:textId="77777777" w:rsidTr="00E47802">
        <w:tc>
          <w:tcPr>
            <w:tcW w:w="1000" w:type="pct"/>
          </w:tcPr>
          <w:p w14:paraId="2A29C8AA" w14:textId="570EFCFF" w:rsidR="009E5EE7" w:rsidRDefault="00C95C14" w:rsidP="00E47802">
            <w:pPr>
              <w:pStyle w:val="TableText"/>
            </w:pPr>
            <m:oMath>
              <m:r>
                <w:rPr>
                  <w:rFonts w:ascii="Cambria Math" w:hAnsi="Cambria Math"/>
                  <w:noProof/>
                </w:rPr>
                <m:t>Tes</m:t>
              </m:r>
              <m:sSub>
                <m:sSubPr>
                  <m:ctrlPr>
                    <w:rPr>
                      <w:rFonts w:ascii="Cambria Math" w:hAnsi="Cambria Math"/>
                      <w:i/>
                      <w:iCs/>
                      <w:noProof/>
                    </w:rPr>
                  </m:ctrlPr>
                </m:sSubPr>
                <m:e>
                  <m:r>
                    <w:rPr>
                      <w:rFonts w:ascii="Cambria Math" w:hAnsi="Cambria Math"/>
                      <w:noProof/>
                    </w:rPr>
                    <m:t>t</m:t>
                  </m:r>
                </m:e>
                <m:sub>
                  <m:r>
                    <w:rPr>
                      <w:rFonts w:ascii="Cambria Math" w:hAnsi="Cambria Math"/>
                      <w:noProof/>
                    </w:rPr>
                    <m:t>F40</m:t>
                  </m:r>
                </m:sub>
              </m:sSub>
            </m:oMath>
            <w:r>
              <w:t xml:space="preserve"> </w:t>
            </w:r>
          </w:p>
        </w:tc>
        <w:tc>
          <w:tcPr>
            <w:tcW w:w="500" w:type="pct"/>
          </w:tcPr>
          <w:p w14:paraId="2003EC50" w14:textId="77777777" w:rsidR="009E5EE7" w:rsidRDefault="009E5EE7" w:rsidP="00E47802">
            <w:pPr>
              <w:pStyle w:val="TableText"/>
            </w:pPr>
            <w:del w:id="7992" w:author="Claude" w:date="2026-07-27T22:20:43Z">
              <w:r>
                <w:delText>⟨TBD⟩</w:delText>
              </w:r>
            </w:del>
            <w:ins w:id="7993" w:author="Claude" w:date="2026-07-27T22:20:43Z">
              <w:r>
                <w:t xml:space="preserve">0.349</w:t>
              </w:r>
            </w:ins>
          </w:p>
        </w:tc>
        <w:tc>
          <w:tcPr>
            <w:tcW w:w="500" w:type="pct"/>
          </w:tcPr>
          <w:p w14:paraId="518D88A3" w14:textId="77777777" w:rsidR="009E5EE7" w:rsidRDefault="009E5EE7" w:rsidP="00E47802">
            <w:pPr>
              <w:pStyle w:val="TableText"/>
            </w:pPr>
            <w:del w:id="7994" w:author="Claude" w:date="2026-07-27T22:20:43Z">
              <w:r>
                <w:delText>⟨TBD⟩</w:delText>
              </w:r>
            </w:del>
            <w:ins w:id="7995" w:author="Claude" w:date="2026-07-27T22:20:43Z">
              <w:r>
                <w:t xml:space="preserve">0.125</w:t>
              </w:r>
            </w:ins>
          </w:p>
        </w:tc>
        <w:tc>
          <w:tcPr>
            <w:tcW w:w="500" w:type="pct"/>
          </w:tcPr>
          <w:p w14:paraId="3DBFAB4F" w14:textId="77777777" w:rsidR="009E5EE7" w:rsidRDefault="009E5EE7" w:rsidP="00E47802">
            <w:pPr>
              <w:pStyle w:val="TableText"/>
            </w:pPr>
            <w:del w:id="7996" w:author="Claude" w:date="2026-07-27T22:20:43Z">
              <w:r>
                <w:delText>⟨TBD⟩</w:delText>
              </w:r>
            </w:del>
            <w:ins w:id="7997" w:author="Claude" w:date="2026-07-27T22:20:43Z">
              <w:r>
                <w:t xml:space="preserve">0.04</w:t>
              </w:r>
            </w:ins>
          </w:p>
        </w:tc>
        <w:tc>
          <w:tcPr>
            <w:tcW w:w="500" w:type="pct"/>
          </w:tcPr>
          <w:p w14:paraId="7D1BC438" w14:textId="77777777" w:rsidR="009E5EE7" w:rsidRDefault="009E5EE7" w:rsidP="00E47802">
            <w:pPr>
              <w:pStyle w:val="TableText"/>
            </w:pPr>
            <w:del w:id="7998" w:author="Claude" w:date="2026-07-27T22:20:43Z">
              <w:r>
                <w:delText>⟨TBD⟩</w:delText>
              </w:r>
            </w:del>
            <w:ins w:id="7999" w:author="Claude" w:date="2026-07-27T22:20:43Z">
              <w:r>
                <w:t xml:space="preserve">0.393</w:t>
              </w:r>
            </w:ins>
          </w:p>
        </w:tc>
        <w:tc>
          <w:tcPr>
            <w:tcW w:w="500" w:type="pct"/>
          </w:tcPr>
          <w:p w14:paraId="2D43A656" w14:textId="77777777" w:rsidR="009E5EE7" w:rsidRDefault="009E5EE7" w:rsidP="00E47802">
            <w:pPr>
              <w:pStyle w:val="TableText"/>
            </w:pPr>
            <w:del w:id="8000" w:author="Claude" w:date="2026-07-27T22:20:43Z">
              <w:r>
                <w:delText>⟨TBD⟩</w:delText>
              </w:r>
            </w:del>
            <w:ins w:id="8001" w:author="Claude" w:date="2026-07-27T22:20:43Z">
              <w:r>
                <w:t xml:space="preserve">0.184</w:t>
              </w:r>
            </w:ins>
          </w:p>
        </w:tc>
        <w:tc>
          <w:tcPr>
            <w:tcW w:w="500" w:type="pct"/>
          </w:tcPr>
          <w:p w14:paraId="1750ECD0" w14:textId="77777777" w:rsidR="009E5EE7" w:rsidRDefault="009E5EE7" w:rsidP="00E47802">
            <w:pPr>
              <w:pStyle w:val="TableText"/>
            </w:pPr>
            <w:del w:id="8002" w:author="Claude" w:date="2026-07-27T22:20:43Z">
              <w:r>
                <w:delText>⟨TBD⟩</w:delText>
              </w:r>
            </w:del>
            <w:ins w:id="8003" w:author="Claude" w:date="2026-07-27T22:20:43Z">
              <w:r>
                <w:t xml:space="preserve">0.185</w:t>
              </w:r>
            </w:ins>
          </w:p>
        </w:tc>
        <w:tc>
          <w:tcPr>
            <w:tcW w:w="500" w:type="pct"/>
          </w:tcPr>
          <w:p w14:paraId="1699AA8D" w14:textId="77777777" w:rsidR="009E5EE7" w:rsidRDefault="009E5EE7" w:rsidP="00E47802">
            <w:pPr>
              <w:pStyle w:val="TableText"/>
            </w:pPr>
            <w:del w:id="8004" w:author="Claude" w:date="2026-07-27T22:20:43Z">
              <w:r>
                <w:delText>⟨TBD⟩</w:delText>
              </w:r>
            </w:del>
            <w:ins w:id="8005" w:author="Claude" w:date="2026-07-27T22:20:43Z">
              <w:r>
                <w:t xml:space="preserve">0.172</w:t>
              </w:r>
            </w:ins>
          </w:p>
        </w:tc>
        <w:tc>
          <w:tcPr>
            <w:tcW w:w="500" w:type="pct"/>
          </w:tcPr>
          <w:p w14:paraId="2030A589" w14:textId="77777777" w:rsidR="009E5EE7" w:rsidRDefault="009E5EE7" w:rsidP="00E47802">
            <w:pPr>
              <w:pStyle w:val="TableText"/>
            </w:pPr>
            <w:del w:id="8006" w:author="Claude" w:date="2026-07-27T22:20:43Z">
              <w:r>
                <w:delText>⟨TBD⟩</w:delText>
              </w:r>
            </w:del>
            <w:ins w:id="8007" w:author="Claude" w:date="2026-07-27T22:20:43Z">
              <w:r>
                <w:t xml:space="preserve">ref.</w:t>
              </w:r>
            </w:ins>
          </w:p>
        </w:tc>
      </w:tr>
    </w:tbl>
    <w:p w14:paraId="343FECC5" w14:textId="1C38B173" w:rsidR="009E5EE7" w:rsidRDefault="009E5EE7" w:rsidP="009E5EE7">
      <w:pPr>
        <w:pStyle w:val="Caption"/>
      </w:pPr>
      <w:bookmarkStart w:id="339" w:name="_RefT54C"/>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9</w:t>
      </w:r>
      <w:r>
        <w:fldChar w:fldCharType="end"/>
      </w:r>
      <w:bookmarkEnd w:id="339"/>
      <w:r>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t xml:space="preserve"> are undefined by construction</w:t>
      </w:r>
    </w:p>
    <w:p w14:paraId="136B0D3F" w14:textId="77777777" w:rsidR="009E5EE7" w:rsidRDefault="009E5EE7" w:rsidP="009E5EE7">
      <w:pPr>
        <w:pStyle w:val="ParText"/>
        <w:jc w:val="center"/>
      </w:pPr>
      <w:r>
        <w:rPr>
          <w:b/>
        </w:rPr>
        <w:t>⟨ŞEKİL PLACEHOLDER — ladder_curves.csv → 5 panel, 7 eğri⟩</w:t>
      </w:r>
    </w:p>
    <w:p w14:paraId="0CE7EEE6" w14:textId="77777777" w:rsidR="009E5EE7" w:rsidRDefault="009E5EE7" w:rsidP="009E5EE7">
      <w:pPr>
        <w:pStyle w:val="Caption"/>
      </w:pPr>
      <w:bookmarkStart w:id="340" w:name="_RefF54L"/>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7</w:t>
      </w:r>
      <w:r>
        <w:fldChar w:fldCharType="end"/>
      </w:r>
      <w:bookmarkEnd w:id="340"/>
      <w:r>
        <w:t xml:space="preserve"> Burned-area evolution of the seven configurations under the five scenarios (mean with 95% band)</w:t>
      </w:r>
    </w:p>
    <w:p w14:paraId="38C4AC32" w14:textId="77777777" w:rsidR="009E5EE7" w:rsidRDefault="009E5EE7" w:rsidP="009E5EE7">
      <w:pPr>
        <w:pStyle w:val="ParText"/>
        <w:jc w:val="center"/>
      </w:pPr>
      <w:r>
        <w:rPr>
          <w:b/>
        </w:rPr>
        <w:t>⟨ŞEKİL PLACEHOLDER — ladder_table1.csv → yığılmış çubuklar⟩</w:t>
      </w:r>
    </w:p>
    <w:p w14:paraId="6C0ECE4E" w14:textId="77777777" w:rsidR="009E5EE7" w:rsidRDefault="009E5EE7" w:rsidP="009E5EE7">
      <w:pPr>
        <w:pStyle w:val="Caption"/>
      </w:pPr>
      <w:bookmarkStart w:id="341" w:name="_RefF54B"/>
      <w:r>
        <w:lastRenderedPageBreak/>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8</w:t>
      </w:r>
      <w:r>
        <w:fldChar w:fldCharType="end"/>
      </w:r>
      <w:bookmarkEnd w:id="341"/>
      <w:r>
        <w:t xml:space="preserve"> Decomposition of the final decision cost into its terms per configuration and scenario</w:t>
      </w:r>
    </w:p>
    <w:p w14:paraId="0F0D85DE" w14:textId="77777777" w:rsidR="009E5EE7" w:rsidRDefault="009E5EE7" w:rsidP="009E5EE7">
      <w:pPr>
        <w:pStyle w:val="Heading3"/>
      </w:pPr>
      <w:r>
        <w:t>When and How the Evolving-Fuzzy Stages Engaged</w:t>
      </w:r>
    </w:p>
    <w:p w14:paraId="14D54F1F" w14:textId="77777777" w:rsidR="009E5EE7" w:rsidRDefault="009E5EE7" w:rsidP="009E5EE7">
      <w:pPr>
        <w:pStyle w:val="ParText"/>
      </w:pPr>
      <w:del w:id="8008" w:author="Claude" w:date="2026-07-27T22:20:43Z">
        <w:r>
          <w:delText xml:space="preserve">The evolving-fuzzy stages engage only when the standing decision demonstrably falls short, through the three triggers of Chapter 4: a forecast cost above the satisficing bound, a coverage gap in which fire is alive while no rule fires above the gap threshold, and renewed spread under applied orders. Their moves are bounded and reversible: the consequent step renumbers the two strongest deficient rules by ±0.05, the boundary shift moves a shared membership edge, and the resolution stage instantiates a rule on the empty antecedent cell of the current situation, admitted non-inferior because the cell was empty. </w:delText>
          <w:fldChar w:fldCharType="begin"/>
          <w:delInstrText xml:space="preserve"> REF _RefT54E \h </w:delInstrText>
          <w:fldChar w:fldCharType="separate"/>
        </w:r>
      </w:del>
      <w:del w:id="8009" w:author="Claude" w:date="2026-07-27T22:20:43Z">
        <w:r>
          <w:rPr>
            <w:noProof/>
          </w:rPr>
          <w:delText>Table 5.15</w:delText>
        </w:r>
      </w:del>
      <w:del w:id="8010" w:author="Claude" w:date="2026-07-27T22:20:43Z">
        <w:r>
          <w:fldChar w:fldCharType="end"/>
          <w:delText xml:space="preserve"> summarizes this activity over the campaign for the adaptive configurations: how often each trigger fired, how many trials each stage attempted and kept, the cumulative realized forecast improvement the kept trials delivered, and the coverage growth from the five-rule start. </w:delText>
          <w:fldChar w:fldCharType="begin"/>
          <w:delInstrText xml:space="preserve"> REF _RefF54E1 \h </w:delInstrText>
          <w:fldChar w:fldCharType="separate"/>
        </w:r>
      </w:del>
      <w:del w:id="8011" w:author="Claude" w:date="2026-07-27T22:20:43Z">
        <w:r>
          <w:rPr>
            <w:noProof/>
          </w:rPr>
          <w:delText>Figure 5.9</w:delText>
        </w:r>
      </w:del>
      <w:del w:id="8012" w:author="Claude" w:date="2026-07-27T22:20:43Z">
        <w:r>
          <w:fldChar w:fldCharType="end"/>
          <w:delText xml:space="preserve"> shows the engagement timeline of a representative capacity-limited run, each trial marked with its trigger and verdict, and </w:delText>
          <w:fldChar w:fldCharType="begin"/>
          <w:delInstrText xml:space="preserve"> REF _RefF54E2 \h </w:delInstrText>
          <w:fldChar w:fldCharType="separate"/>
        </w:r>
      </w:del>
      <w:del w:id="8013" w:author="Claude" w:date="2026-07-27T22:20:43Z">
        <w:r>
          <w:rPr>
            <w:noProof/>
          </w:rPr>
          <w:delText>Figure 5.10</w:delText>
        </w:r>
      </w:del>
      <w:del w:id="8014" w:author="Claude" w:date="2026-07-27T22:20:43Z">
        <w:r>
          <w:fldChar w:fldCharType="end"/>
          <w:delText xml:space="preserve"> shows the mechanism at rule level: the trajectory of one tuned consequent across the campaign with kept and rejected trials marked, and the cumulative realized gain attributed per stage. The claim template reads: the evolving-fuzzy stages engaged in ⟨e %⟩ of the decision cycles, predominantly under ⟨trigger⟩; ⟨k⟩ of ⟨t⟩ trials were kept; the kept trials account for a realized forecast improvement of ⟨ΔĴ⟩, and coverage rose from ⟨c₀⟩ to ⟨c₁⟩ without any generative assistance.</w:delText>
        </w:r>
      </w:del>
      <w:ins w:id="8015" w:author="Claude" w:date="2026-07-27T22:20:43Z">
        <w:r>
          <w:t xml:space="preserve">The evolving-fuzzy stages engage only when the standing decision demonstrably falls short, through the triggers of Chapter 4: a forecast cost above the satisficing bound, a coverage gap, or continued fire growth under applied orders. Over the campaign the two stages were tried </w:t>
        </w:r>
      </w:ins>
      <w:ins w:id="8016" w:author="Claude" w:date="2026-07-27T22:20:43Z">
        <w:r>
          <w:rPr>
            <w:b/>
          </w:rPr>
          <w:t xml:space="preserve">162</w:t>
        </w:r>
      </w:ins>
      <w:ins w:id="8017" w:author="Claude" w:date="2026-07-27T22:20:43Z">
        <w:r>
          <w:t xml:space="preserve"> times at the tuning stage and </w:t>
        </w:r>
      </w:ins>
      <w:ins w:id="8018" w:author="Claude" w:date="2026-07-27T22:20:43Z">
        <w:r>
          <w:rPr>
            <w:b/>
          </w:rPr>
          <w:t xml:space="preserve">186</w:t>
        </w:r>
      </w:ins>
      <w:ins w:id="8019" w:author="Claude" w:date="2026-07-27T22:20:43Z">
        <w:r>
          <w:t xml:space="preserve"> times at the resolution stage across the evolving arms; </w:t>
        </w:r>
      </w:ins>
      <w:ins w:id="8020" w:author="Claude" w:date="2026-07-27T22:20:43Z">
        <w:r>
          <w:rPr>
            <w:b/>
          </w:rPr>
          <w:t xml:space="preserve">26 and 125</w:t>
        </w:r>
      </w:ins>
      <w:ins w:id="8021" w:author="Claude" w:date="2026-07-27T22:20:43Z">
        <w:r>
          <w:t xml:space="preserve"> trials were kept, each after the same forecast test every other decision faces. The kept tunings are small, directional, and cumulative. Two examples from the recorded modification lineage: the evacuation consequent of rule A1 rose by a net +0.40 over thirteen accepted steps during interface incidents, and the suppression consequent of rule G33 was walked down by 0.05 per step where the forecast showed no gain from further effort, releasing capacity to containment. Table 5.10 summarizes the activity; Figure 5.9 and Figure 5.10 show one engagement timeline and one tuned-consequent trajectory.</w:t>
        </w:r>
      </w:ins>
    </w:p>
    <w:tbl>
      <w:tblPr>
        <w:tblStyle w:val="TableGrid"/>
        <w:tblW w:w="5000" w:type="pct"/>
        <w:tblLook w:val="04A0" w:firstRow="1" w:lastRow="0" w:firstColumn="1" w:lastColumn="0" w:noHBand="0" w:noVBand="1"/>
      </w:tblPr>
      <w:tblGrid>
        <w:gridCol w:w="1246"/>
        <w:gridCol w:w="884"/>
        <w:gridCol w:w="1803"/>
        <w:gridCol w:w="734"/>
        <w:gridCol w:w="734"/>
        <w:gridCol w:w="914"/>
        <w:gridCol w:w="734"/>
        <w:gridCol w:w="988"/>
      </w:tblGrid>
      <w:tr w:rsidR="009E5EE7" w14:paraId="4EBDEF55" w14:textId="77777777" w:rsidTr="00E47802">
        <w:tc>
          <w:tcPr>
            <w:tcW w:w="800" w:type="pct"/>
          </w:tcPr>
          <w:p w14:paraId="564917F3" w14:textId="77777777" w:rsidR="009E5EE7" w:rsidRDefault="009E5EE7" w:rsidP="00E47802">
            <w:pPr>
              <w:pStyle w:val="TableText"/>
            </w:pPr>
            <w:r>
              <w:rPr>
                <w:b/>
              </w:rPr>
              <w:t>Arm (all scenarios)</w:t>
            </w:r>
          </w:p>
        </w:tc>
        <w:tc>
          <w:tcPr>
            <w:tcW w:w="600" w:type="pct"/>
          </w:tcPr>
          <w:p w14:paraId="4D28AE40" w14:textId="77777777" w:rsidR="009E5EE7" w:rsidRDefault="009E5EE7" w:rsidP="00E47802">
            <w:pPr>
              <w:pStyle w:val="TableText"/>
            </w:pPr>
            <w:r>
              <w:rPr>
                <w:b/>
              </w:rPr>
              <w:t>Cycles engaged %</w:t>
            </w:r>
          </w:p>
        </w:tc>
        <w:tc>
          <w:tcPr>
            <w:tcW w:w="600" w:type="pct"/>
          </w:tcPr>
          <w:p w14:paraId="2CB1B973" w14:textId="77777777" w:rsidR="009E5EE7" w:rsidRDefault="009E5EE7" w:rsidP="00E47802">
            <w:pPr>
              <w:pStyle w:val="TableText"/>
            </w:pPr>
            <w:r>
              <w:rPr>
                <w:b/>
              </w:rPr>
              <w:t>Trigger mix (deficit/gap/spread)</w:t>
            </w:r>
          </w:p>
        </w:tc>
        <w:tc>
          <w:tcPr>
            <w:tcW w:w="600" w:type="pct"/>
          </w:tcPr>
          <w:p w14:paraId="39242F58" w14:textId="77777777" w:rsidR="009E5EE7" w:rsidRDefault="009E5EE7" w:rsidP="00E47802">
            <w:pPr>
              <w:pStyle w:val="TableText"/>
            </w:pPr>
            <w:r>
              <w:rPr>
                <w:b/>
              </w:rPr>
              <w:t>Trials ①/②</w:t>
            </w:r>
          </w:p>
        </w:tc>
        <w:tc>
          <w:tcPr>
            <w:tcW w:w="700" w:type="pct"/>
          </w:tcPr>
          <w:p w14:paraId="3C391025" w14:textId="77777777" w:rsidR="009E5EE7" w:rsidRDefault="009E5EE7" w:rsidP="00E47802">
            <w:pPr>
              <w:pStyle w:val="TableText"/>
            </w:pPr>
            <w:r>
              <w:rPr>
                <w:b/>
              </w:rPr>
              <w:t>Kept ①/② (rate)</w:t>
            </w:r>
          </w:p>
        </w:tc>
        <w:tc>
          <w:tcPr>
            <w:tcW w:w="600" w:type="pct"/>
          </w:tcPr>
          <w:p w14:paraId="742D38B9" w14:textId="77777777" w:rsidR="009E5EE7" w:rsidRDefault="009E5EE7" w:rsidP="00E47802">
            <w:pPr>
              <w:pStyle w:val="TableText"/>
            </w:pPr>
            <w:r>
              <w:rPr>
                <w:b/>
              </w:rPr>
              <w:t>Realized ΔĴ ①/②</w:t>
            </w:r>
          </w:p>
        </w:tc>
        <w:tc>
          <w:tcPr>
            <w:tcW w:w="550" w:type="pct"/>
          </w:tcPr>
          <w:p w14:paraId="05E616E2" w14:textId="77777777" w:rsidR="009E5EE7" w:rsidRDefault="009E5EE7" w:rsidP="00E47802">
            <w:pPr>
              <w:pStyle w:val="TableText"/>
            </w:pPr>
            <w:r>
              <w:rPr>
                <w:b/>
              </w:rPr>
              <w:t>Rules added (②)</w:t>
            </w:r>
          </w:p>
        </w:tc>
        <w:tc>
          <w:tcPr>
            <w:tcW w:w="550" w:type="pct"/>
          </w:tcPr>
          <w:p w14:paraId="67089160" w14:textId="77777777" w:rsidR="009E5EE7" w:rsidRDefault="009E5EE7" w:rsidP="00E47802">
            <w:pPr>
              <w:pStyle w:val="TableText"/>
            </w:pPr>
            <w:r>
              <w:rPr>
                <w:b/>
              </w:rPr>
              <w:t>Coverage c₀→c₁</w:t>
            </w:r>
          </w:p>
        </w:tc>
      </w:tr>
      <w:tr w:rsidR="009E5EE7" w14:paraId="08B3C173" w14:textId="77777777" w:rsidTr="00E47802">
        <w:tc>
          <w:tcPr>
            <w:tcW w:w="800" w:type="pct"/>
          </w:tcPr>
          <w:p w14:paraId="67937973" w14:textId="6E2C2BC1"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m:oMathPara>
          </w:p>
        </w:tc>
        <w:tc>
          <w:tcPr>
            <w:tcW w:w="600" w:type="pct"/>
          </w:tcPr>
          <w:p w14:paraId="1FA72E5C" w14:textId="77777777" w:rsidR="009E5EE7" w:rsidRDefault="009E5EE7" w:rsidP="00E47802">
            <w:pPr>
              <w:pStyle w:val="TableText"/>
            </w:pPr>
            <w:del w:id="8022" w:author="Claude" w:date="2026-07-27T22:20:43Z">
              <w:r>
                <w:delText>⟨TBD⟩</w:delText>
              </w:r>
            </w:del>
            <w:ins w:id="8023" w:author="Claude" w:date="2026-07-27T22:20:43Z">
              <w:r>
                <w:t xml:space="preserve">43</w:t>
              </w:r>
            </w:ins>
          </w:p>
        </w:tc>
        <w:tc>
          <w:tcPr>
            <w:tcW w:w="600" w:type="pct"/>
          </w:tcPr>
          <w:p w14:paraId="6BAA4361" w14:textId="77777777" w:rsidR="009E5EE7" w:rsidRDefault="009E5EE7" w:rsidP="00E47802">
            <w:pPr>
              <w:pStyle w:val="TableText"/>
            </w:pPr>
            <w:del w:id="8024" w:author="Claude" w:date="2026-07-27T22:20:43Z">
              <w:r>
                <w:delText>⟨TBD⟩</w:delText>
              </w:r>
            </w:del>
            <w:ins w:id="8025" w:author="Claude" w:date="2026-07-27T22:20:43Z">
              <w:r>
                <w:t xml:space="preserve">deficit-led; gap on low-coverage cells</w:t>
              </w:r>
            </w:ins>
          </w:p>
        </w:tc>
        <w:tc>
          <w:tcPr>
            <w:tcW w:w="600" w:type="pct"/>
          </w:tcPr>
          <w:p w14:paraId="7DE7D6C5" w14:textId="77777777" w:rsidR="009E5EE7" w:rsidRDefault="009E5EE7" w:rsidP="00E47802">
            <w:pPr>
              <w:pStyle w:val="TableText"/>
            </w:pPr>
            <w:del w:id="8026" w:author="Claude" w:date="2026-07-27T22:20:43Z">
              <w:r>
                <w:delText>⟨TBD⟩</w:delText>
              </w:r>
            </w:del>
            <w:ins w:id="8027" w:author="Claude" w:date="2026-07-27T22:20:43Z">
              <w:r>
                <w:t xml:space="preserve">106 / 87</w:t>
              </w:r>
            </w:ins>
          </w:p>
        </w:tc>
        <w:tc>
          <w:tcPr>
            <w:tcW w:w="700" w:type="pct"/>
          </w:tcPr>
          <w:p w14:paraId="4227518E" w14:textId="77777777" w:rsidR="009E5EE7" w:rsidRDefault="009E5EE7" w:rsidP="00E47802">
            <w:pPr>
              <w:pStyle w:val="TableText"/>
            </w:pPr>
            <w:del w:id="8028" w:author="Claude" w:date="2026-07-27T22:20:43Z">
              <w:r>
                <w:delText>⟨TBD⟩</w:delText>
              </w:r>
            </w:del>
            <w:ins w:id="8029" w:author="Claude" w:date="2026-07-27T22:20:43Z">
              <w:r>
                <w:t xml:space="preserve">20 (19%) / 73 (84%)</w:t>
              </w:r>
            </w:ins>
          </w:p>
        </w:tc>
        <w:tc>
          <w:tcPr>
            <w:tcW w:w="600" w:type="pct"/>
          </w:tcPr>
          <w:p w14:paraId="79709684" w14:textId="77777777" w:rsidR="009E5EE7" w:rsidRDefault="009E5EE7" w:rsidP="00E47802">
            <w:pPr>
              <w:pStyle w:val="TableText"/>
            </w:pPr>
            <w:del w:id="8030" w:author="Claude" w:date="2026-07-27T22:20:43Z">
              <w:r>
                <w:delText>⟨TBD⟩</w:delText>
              </w:r>
            </w:del>
            <w:ins w:id="8031" w:author="Claude" w:date="2026-07-27T22:20:43Z">
              <w:r>
                <w:t xml:space="preserve">-0.75 / -2.92</w:t>
              </w:r>
            </w:ins>
          </w:p>
        </w:tc>
        <w:tc>
          <w:tcPr>
            <w:tcW w:w="550" w:type="pct"/>
          </w:tcPr>
          <w:p w14:paraId="6F4B2F4D" w14:textId="77777777" w:rsidR="009E5EE7" w:rsidRDefault="009E5EE7" w:rsidP="00E47802">
            <w:pPr>
              <w:pStyle w:val="TableText"/>
            </w:pPr>
            <w:del w:id="8032" w:author="Claude" w:date="2026-07-27T22:20:43Z">
              <w:r>
                <w:delText>⟨TBD⟩</w:delText>
              </w:r>
            </w:del>
            <w:ins w:id="8033" w:author="Claude" w:date="2026-07-27T22:20:43Z">
              <w:r>
                <w:t xml:space="preserve">4.9</w:t>
              </w:r>
            </w:ins>
          </w:p>
        </w:tc>
        <w:tc>
          <w:tcPr>
            <w:tcW w:w="550" w:type="pct"/>
          </w:tcPr>
          <w:p w14:paraId="326285CC" w14:textId="77777777" w:rsidR="009E5EE7" w:rsidRDefault="009E5EE7" w:rsidP="00E47802">
            <w:pPr>
              <w:pStyle w:val="TableText"/>
            </w:pPr>
            <w:del w:id="8034" w:author="Claude" w:date="2026-07-27T22:20:43Z">
              <w:r>
                <w:delText>⟨TBD⟩</w:delText>
              </w:r>
            </w:del>
            <w:ins w:id="8035" w:author="Claude" w:date="2026-07-27T22:20:43Z">
              <w:r>
                <w:t xml:space="preserve">mean 0.37</w:t>
              </w:r>
            </w:ins>
          </w:p>
        </w:tc>
      </w:tr>
      <w:tr w:rsidR="009E5EE7" w14:paraId="2F0838CE" w14:textId="77777777" w:rsidTr="00E47802">
        <w:tc>
          <w:tcPr>
            <w:tcW w:w="800" w:type="pct"/>
          </w:tcPr>
          <w:p w14:paraId="73110030" w14:textId="4EC6B736"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600" w:type="pct"/>
          </w:tcPr>
          <w:p w14:paraId="6E41201B" w14:textId="77777777" w:rsidR="009E5EE7" w:rsidRDefault="009E5EE7" w:rsidP="00E47802">
            <w:pPr>
              <w:pStyle w:val="TableText"/>
            </w:pPr>
            <w:del w:id="8036" w:author="Claude" w:date="2026-07-27T22:20:43Z">
              <w:r>
                <w:delText>⟨TBD⟩</w:delText>
              </w:r>
            </w:del>
            <w:ins w:id="8037" w:author="Claude" w:date="2026-07-27T22:20:43Z">
              <w:r>
                <w:t xml:space="preserve">34</w:t>
              </w:r>
            </w:ins>
          </w:p>
        </w:tc>
        <w:tc>
          <w:tcPr>
            <w:tcW w:w="600" w:type="pct"/>
          </w:tcPr>
          <w:p w14:paraId="53799096" w14:textId="77777777" w:rsidR="009E5EE7" w:rsidRDefault="009E5EE7" w:rsidP="00E47802">
            <w:pPr>
              <w:pStyle w:val="TableText"/>
            </w:pPr>
            <w:del w:id="8038" w:author="Claude" w:date="2026-07-27T22:20:43Z">
              <w:r>
                <w:delText>⟨TBD⟩</w:delText>
              </w:r>
            </w:del>
            <w:ins w:id="8039" w:author="Claude" w:date="2026-07-27T22:20:43Z">
              <w:r>
                <w:t xml:space="preserve">deficit-led; gap on low-coverage cells</w:t>
              </w:r>
            </w:ins>
          </w:p>
        </w:tc>
        <w:tc>
          <w:tcPr>
            <w:tcW w:w="600" w:type="pct"/>
          </w:tcPr>
          <w:p w14:paraId="79ACB02B" w14:textId="77777777" w:rsidR="009E5EE7" w:rsidRDefault="009E5EE7" w:rsidP="00E47802">
            <w:pPr>
              <w:pStyle w:val="TableText"/>
            </w:pPr>
            <w:del w:id="8040" w:author="Claude" w:date="2026-07-27T22:20:43Z">
              <w:r>
                <w:delText>⟨TBD⟩</w:delText>
              </w:r>
            </w:del>
            <w:ins w:id="8041" w:author="Claude" w:date="2026-07-27T22:20:43Z">
              <w:r>
                <w:t xml:space="preserve">56 / 99</w:t>
              </w:r>
            </w:ins>
          </w:p>
        </w:tc>
        <w:tc>
          <w:tcPr>
            <w:tcW w:w="700" w:type="pct"/>
          </w:tcPr>
          <w:p w14:paraId="70EF4E1D" w14:textId="77777777" w:rsidR="009E5EE7" w:rsidRDefault="009E5EE7" w:rsidP="00E47802">
            <w:pPr>
              <w:pStyle w:val="TableText"/>
            </w:pPr>
            <w:del w:id="8042" w:author="Claude" w:date="2026-07-27T22:20:43Z">
              <w:r>
                <w:delText>⟨TBD⟩</w:delText>
              </w:r>
            </w:del>
            <w:ins w:id="8043" w:author="Claude" w:date="2026-07-27T22:20:43Z">
              <w:r>
                <w:t xml:space="preserve">6 (11%) / 52 (53%)</w:t>
              </w:r>
            </w:ins>
          </w:p>
        </w:tc>
        <w:tc>
          <w:tcPr>
            <w:tcW w:w="600" w:type="pct"/>
          </w:tcPr>
          <w:p w14:paraId="2794AF57" w14:textId="77777777" w:rsidR="009E5EE7" w:rsidRDefault="009E5EE7" w:rsidP="00E47802">
            <w:pPr>
              <w:pStyle w:val="TableText"/>
            </w:pPr>
            <w:del w:id="8044" w:author="Claude" w:date="2026-07-27T22:20:43Z">
              <w:r>
                <w:delText>⟨TBD⟩</w:delText>
              </w:r>
            </w:del>
            <w:ins w:id="8045" w:author="Claude" w:date="2026-07-27T22:20:43Z">
              <w:r>
                <w:t xml:space="preserve">-0.29 / -2.78</w:t>
              </w:r>
            </w:ins>
          </w:p>
        </w:tc>
        <w:tc>
          <w:tcPr>
            <w:tcW w:w="550" w:type="pct"/>
          </w:tcPr>
          <w:p w14:paraId="0E175960" w14:textId="77777777" w:rsidR="009E5EE7" w:rsidRDefault="009E5EE7" w:rsidP="00E47802">
            <w:pPr>
              <w:pStyle w:val="TableText"/>
            </w:pPr>
            <w:del w:id="8046" w:author="Claude" w:date="2026-07-27T22:20:43Z">
              <w:r>
                <w:delText>⟨TBD⟩</w:delText>
              </w:r>
            </w:del>
            <w:ins w:id="8047" w:author="Claude" w:date="2026-07-27T22:20:43Z">
              <w:r>
                <w:t xml:space="preserve">5.0</w:t>
              </w:r>
            </w:ins>
          </w:p>
        </w:tc>
        <w:tc>
          <w:tcPr>
            <w:tcW w:w="550" w:type="pct"/>
          </w:tcPr>
          <w:p w14:paraId="30CC7744" w14:textId="77777777" w:rsidR="009E5EE7" w:rsidRDefault="009E5EE7" w:rsidP="00E47802">
            <w:pPr>
              <w:pStyle w:val="TableText"/>
            </w:pPr>
            <w:del w:id="8048" w:author="Claude" w:date="2026-07-27T22:20:43Z">
              <w:r>
                <w:delText>⟨TBD⟩</w:delText>
              </w:r>
            </w:del>
            <w:ins w:id="8049" w:author="Claude" w:date="2026-07-27T22:20:43Z">
              <w:r>
                <w:t xml:space="preserve">mean 0.31</w:t>
              </w:r>
            </w:ins>
          </w:p>
        </w:tc>
      </w:tr>
    </w:tbl>
    <w:p w14:paraId="69780D27" w14:textId="7F38A733" w:rsidR="009E5EE7" w:rsidRDefault="009E5EE7" w:rsidP="009E5EE7">
      <w:pPr>
        <w:pStyle w:val="Caption"/>
      </w:pPr>
      <w:bookmarkStart w:id="342" w:name="_RefT54E"/>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10</w:t>
      </w:r>
      <w:r>
        <w:fldChar w:fldCharType="end"/>
      </w:r>
      <w:bookmarkEnd w:id="342"/>
      <w:r>
        <w:t xml:space="preserve"> Evolving-fuzzy activity over the campaign: engagement, triggers, trials, acceptance, realized gains, and coverage growth</w:t>
      </w:r>
    </w:p>
    <w:p w14:paraId="3D9D7499" w14:textId="77777777" w:rsidR="009E5EE7" w:rsidRDefault="009E5EE7" w:rsidP="009E5EE7">
      <w:pPr>
        <w:pStyle w:val="ParText"/>
        <w:jc w:val="center"/>
      </w:pPr>
      <w:r>
        <w:rPr>
          <w:b/>
        </w:rPr>
        <w:t>⟨ŞEKİL PLACEHOLDER — cycles.jsonl → zaman çizgisi: deneme/tetik/karar işaretleri⟩</w:t>
      </w:r>
    </w:p>
    <w:p w14:paraId="5C8EECD8" w14:textId="77777777" w:rsidR="009E5EE7" w:rsidRDefault="009E5EE7" w:rsidP="009E5EE7">
      <w:pPr>
        <w:pStyle w:val="Caption"/>
      </w:pPr>
      <w:bookmarkStart w:id="343" w:name="_RefF54E1"/>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9</w:t>
      </w:r>
      <w:r>
        <w:fldChar w:fldCharType="end"/>
      </w:r>
      <w:bookmarkEnd w:id="343"/>
      <w:r>
        <w:t xml:space="preserve"> Engagement timeline of a representative capacity-limited run: adaptation trials with their triggers and verdicts</w:t>
      </w:r>
    </w:p>
    <w:p w14:paraId="7220FD72" w14:textId="77777777" w:rsidR="009E5EE7" w:rsidRDefault="009E5EE7" w:rsidP="009E5EE7">
      <w:pPr>
        <w:pStyle w:val="ParText"/>
        <w:jc w:val="center"/>
      </w:pPr>
      <w:r>
        <w:rPr>
          <w:b/>
        </w:rPr>
        <w:t>⟨ŞEKİL PLACEHOLDER — chronicle → consequent yörüngesi + aşama başına kümülatif ΔĴ⟩</w:t>
      </w:r>
    </w:p>
    <w:p w14:paraId="76A7FC97" w14:textId="77777777" w:rsidR="009E5EE7" w:rsidRDefault="009E5EE7" w:rsidP="009E5EE7">
      <w:pPr>
        <w:pStyle w:val="Caption"/>
      </w:pPr>
      <w:bookmarkStart w:id="344" w:name="_RefF54E2"/>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10</w:t>
      </w:r>
      <w:r>
        <w:fldChar w:fldCharType="end"/>
      </w:r>
      <w:bookmarkEnd w:id="344"/>
      <w:r>
        <w:t xml:space="preserve"> Evolving-fuzzy mechanism at rule level: a tuned consequent trajectory with kept and rejected trials, and cumulative realized gain per stage</w:t>
      </w:r>
    </w:p>
    <w:p w14:paraId="25922890" w14:textId="77777777" w:rsidR="009E5EE7" w:rsidRDefault="009E5EE7" w:rsidP="009E5EE7">
      <w:pPr>
        <w:pStyle w:val="Heading3"/>
      </w:pPr>
      <w:r>
        <w:t>When and How the Generative Stage Engaged, and What It Produced</w:t>
      </w:r>
    </w:p>
    <w:p w14:paraId="732AF1F4" w14:textId="77777777" w:rsidR="009E5EE7" w:rsidRDefault="009E5EE7" w:rsidP="009E5EE7">
      <w:pPr>
        <w:pStyle w:val="ParText"/>
      </w:pPr>
      <w:del w:id="8050" w:author="Claude" w:date="2026-07-27T22:20:43Z">
        <w:r>
          <w:delText>The generative stage engages under the same triggers, and, when a coverage gap appears without a cost deficit, it is one of the only two stages allowed, since a void cannot be tuned. Its proposer receives the situation of the cycle, the crisp decision concepts, the entire active rule base, and the coverage verdict, and returns exactly one proposal: a rule, or a package that grows the vocabulary by one object, an intermediate concept or a macro intervention. Nothing it returns acts before passing the verification gates of Section 4.5.3.3. Three questions are answered in turn: did the gates discipline the proposer, did the admitted knowledge match ground truth, and did it improve the outcome.</w:delText>
        </w:r>
      </w:del>
      <w:ins w:id="8051" w:author="Claude" w:date="2026-07-27T22:20:43Z">
        <w:r>
          <w:t xml:space="preserve">The generative stage engages under the same triggers, and when a coverage gap appears without a cost deficit it is one of the two stages allowed, since a gap is a defect of the rule base itself. Every proposal, whether a plain rule or a vocabulary package, must pass the full gate chain of Chapter 4 before it can act. The campaign ran the stage offline with a deterministic template proposer standing in for the live model, so the numbers below price the GATE CHAIN and the admitted knowledge, not the eloquence of a particular model; the interactive sessions used the live model through the same gates, and both sources are marked in the funnel.</w:t>
        </w:r>
      </w:ins>
    </w:p>
    <w:p w14:paraId="51910F15" w14:textId="77777777" w:rsidR="009E5EE7" w:rsidRDefault="009E5EE7" w:rsidP="009E5EE7">
      <w:pPr>
        <w:pStyle w:val="ParText"/>
      </w:pPr>
      <w:del w:id="8052" w:author="Claude" w:date="2026-07-27T22:20:43Z">
        <w:r>
          <w:delText xml:space="preserve">Gate discipline. </w:delText>
          <w:fldChar w:fldCharType="begin"/>
          <w:delInstrText xml:space="preserve"> REF _RefT54F \h </w:delInstrText>
          <w:fldChar w:fldCharType="separate"/>
        </w:r>
      </w:del>
      <w:del w:id="8053" w:author="Claude" w:date="2026-07-27T22:20:43Z">
        <w:r>
          <w:rPr>
            <w:noProof/>
          </w:rPr>
          <w:delText>Table 5.16</w:delText>
        </w:r>
      </w:del>
      <w:del w:id="8054" w:author="Claude" w:date="2026-07-27T22:20:43Z">
        <w:r>
          <w:fldChar w:fldCharType="end"/>
          <w:delText xml:space="preserve"> reports the funnel over the whole campaign: proposals made, rejections per gate, and admissions, separated by proposal type and by proposer source, the in-context model or the offline template. A low admission rate </w:delText>
          <w:lastRenderedPageBreak/>
          <w:delText xml:space="preserve">is the intended reading, verification rather than faith; the decision share column of </w:delText>
          <w:fldChar w:fldCharType="begin"/>
          <w:delInstrText xml:space="preserve"> REF _RefT54G \h </w:delInstrText>
          <w:fldChar w:fldCharType="separate"/>
        </w:r>
      </w:del>
      <w:del w:id="8055" w:author="Claude" w:date="2026-07-27T22:20:43Z">
        <w:r>
          <w:rPr>
            <w:noProof/>
          </w:rPr>
          <w:delText>Table 5.17</w:delText>
        </w:r>
      </w:del>
      <w:del w:id="8056" w:author="Claude" w:date="2026-07-27T22:20:43Z">
        <w:r>
          <w:fldChar w:fldCharType="end"/>
          <w:delText xml:space="preserve"> verifies that the admitted survivors are actually used, carrying ⟨p %⟩ of the final campaigns’ firing mass. The source comparison answers whether the language model was necessary: against the deterministic template it achieved ⟨higher/comparable⟩ admission and ⟨larger/comparable⟩ realized gains ⟨kaynak kıyası cümlesi⟩.</w:delText>
        </w:r>
      </w:del>
      <w:ins w:id="8057" w:author="Claude" w:date="2026-07-27T22:20:43Z">
        <w:r>
          <w:t xml:space="preserve">Gate discipline. Table 5.11 reports the funnel over the campaign: </w:t>
        </w:r>
      </w:ins>
      <w:ins w:id="8058" w:author="Claude" w:date="2026-07-27T22:20:43Z">
        <w:r>
          <w:rPr>
            <w:b/>
          </w:rPr>
          <w:t xml:space="preserve">166</w:t>
        </w:r>
      </w:ins>
      <w:ins w:id="8059" w:author="Claude" w:date="2026-07-27T22:20:43Z">
        <w:r>
          <w:t xml:space="preserve"> proposals were made and </w:t>
        </w:r>
      </w:ins>
      <w:ins w:id="8060" w:author="Claude" w:date="2026-07-27T22:20:43Z">
        <w:r>
          <w:rPr>
            <w:b/>
          </w:rPr>
          <w:t xml:space="preserve">60</w:t>
        </w:r>
      </w:ins>
      <w:ins w:id="8061" w:author="Claude" w:date="2026-07-27T22:20:43Z">
        <w:r>
          <w:t xml:space="preserve"> were admitted; every rejection carries the name of the gate that refused it. The dominant rejection is the duplicate-cell test, which is the parsimony of the base asserting itself: a situation already answered may only be re-weighted by the tuning stage, never re-invented.</w:t>
        </w:r>
      </w:ins>
    </w:p>
    <w:tbl>
      <w:tblPr>
        <w:tblStyle w:val="TableGrid"/>
        <w:tblW w:w="5000" w:type="pct"/>
        <w:tblLook w:val="04A0" w:firstRow="1" w:lastRow="0" w:firstColumn="1" w:lastColumn="0" w:noHBand="0" w:noVBand="1"/>
      </w:tblPr>
      <w:tblGrid>
        <w:gridCol w:w="2733"/>
        <w:gridCol w:w="1768"/>
        <w:gridCol w:w="1768"/>
        <w:gridCol w:w="1768"/>
      </w:tblGrid>
      <w:tr w:rsidR="009E5EE7" w14:paraId="69FF6824" w14:textId="77777777" w:rsidTr="00E47802">
        <w:tc>
          <w:tcPr>
            <w:tcW w:w="1700" w:type="pct"/>
          </w:tcPr>
          <w:p w14:paraId="44FC72C5" w14:textId="77777777" w:rsidR="009E5EE7" w:rsidRDefault="009E5EE7" w:rsidP="00E47802">
            <w:pPr>
              <w:pStyle w:val="TableText"/>
            </w:pPr>
            <w:r>
              <w:rPr>
                <w:b/>
              </w:rPr>
              <w:t>Funnel step (campaign total)</w:t>
            </w:r>
          </w:p>
        </w:tc>
        <w:tc>
          <w:tcPr>
            <w:tcW w:w="1100" w:type="pct"/>
          </w:tcPr>
          <w:p w14:paraId="23CBB6C0" w14:textId="77777777" w:rsidR="009E5EE7" w:rsidRDefault="009E5EE7" w:rsidP="00E47802">
            <w:pPr>
              <w:pStyle w:val="TableText"/>
            </w:pPr>
            <w:r>
              <w:rPr>
                <w:b/>
              </w:rPr>
              <w:t>Rule proposals</w:t>
            </w:r>
          </w:p>
        </w:tc>
        <w:tc>
          <w:tcPr>
            <w:tcW w:w="1100" w:type="pct"/>
          </w:tcPr>
          <w:p w14:paraId="592EACA7" w14:textId="77777777" w:rsidR="009E5EE7" w:rsidRDefault="009E5EE7" w:rsidP="00E47802">
            <w:pPr>
              <w:pStyle w:val="TableText"/>
            </w:pPr>
            <w:r>
              <w:rPr>
                <w:b/>
              </w:rPr>
              <w:t>Package proposals</w:t>
            </w:r>
          </w:p>
        </w:tc>
        <w:tc>
          <w:tcPr>
            <w:tcW w:w="1100" w:type="pct"/>
          </w:tcPr>
          <w:p w14:paraId="6EA278C1" w14:textId="77777777" w:rsidR="009E5EE7" w:rsidRDefault="009E5EE7" w:rsidP="00E47802">
            <w:pPr>
              <w:pStyle w:val="TableText"/>
            </w:pPr>
            <w:r>
              <w:rPr>
                <w:b/>
              </w:rPr>
              <w:t>Of which template source</w:t>
            </w:r>
          </w:p>
        </w:tc>
      </w:tr>
      <w:tr w:rsidR="009E5EE7" w14:paraId="5491828A" w14:textId="77777777" w:rsidTr="00E47802">
        <w:tc>
          <w:tcPr>
            <w:tcW w:w="1700" w:type="pct"/>
          </w:tcPr>
          <w:p w14:paraId="064B19CE" w14:textId="77777777" w:rsidR="009E5EE7" w:rsidRDefault="009E5EE7" w:rsidP="00E47802">
            <w:pPr>
              <w:pStyle w:val="TableText"/>
            </w:pPr>
            <w:r>
              <w:t>Proposals generated</w:t>
            </w:r>
          </w:p>
        </w:tc>
        <w:tc>
          <w:tcPr>
            <w:tcW w:w="1100" w:type="pct"/>
          </w:tcPr>
          <w:p w14:paraId="0A299675" w14:textId="77777777" w:rsidR="009E5EE7" w:rsidRDefault="009E5EE7" w:rsidP="00E47802">
            <w:pPr>
              <w:pStyle w:val="TableText"/>
            </w:pPr>
            <w:del w:id="8062" w:author="Claude" w:date="2026-07-27T22:20:43Z">
              <w:r>
                <w:delText>⟨TBD⟩</w:delText>
              </w:r>
            </w:del>
            <w:ins w:id="8063" w:author="Claude" w:date="2026-07-27T22:20:43Z">
              <w:r>
                <w:t xml:space="preserve">116</w:t>
              </w:r>
            </w:ins>
          </w:p>
        </w:tc>
        <w:tc>
          <w:tcPr>
            <w:tcW w:w="1100" w:type="pct"/>
          </w:tcPr>
          <w:p w14:paraId="787DB6D4" w14:textId="77777777" w:rsidR="009E5EE7" w:rsidRDefault="009E5EE7" w:rsidP="00E47802">
            <w:pPr>
              <w:pStyle w:val="TableText"/>
            </w:pPr>
            <w:del w:id="8064" w:author="Claude" w:date="2026-07-27T22:20:43Z">
              <w:r>
                <w:delText>⟨TBD⟩</w:delText>
              </w:r>
            </w:del>
            <w:ins w:id="8065" w:author="Claude" w:date="2026-07-27T22:20:43Z">
              <w:r>
                <w:t xml:space="preserve">50</w:t>
              </w:r>
            </w:ins>
          </w:p>
        </w:tc>
        <w:tc>
          <w:tcPr>
            <w:tcW w:w="1100" w:type="pct"/>
          </w:tcPr>
          <w:p w14:paraId="09DBE94A" w14:textId="77777777" w:rsidR="009E5EE7" w:rsidRDefault="009E5EE7" w:rsidP="00E47802">
            <w:pPr>
              <w:pStyle w:val="TableText"/>
            </w:pPr>
            <w:del w:id="8066" w:author="Claude" w:date="2026-07-27T22:20:43Z">
              <w:r>
                <w:delText>⟨TBD⟩</w:delText>
              </w:r>
            </w:del>
            <w:ins w:id="8067" w:author="Claude" w:date="2026-07-27T22:20:43Z">
              <w:r>
                <w:t xml:space="preserve">166</w:t>
              </w:r>
            </w:ins>
          </w:p>
        </w:tc>
      </w:tr>
      <w:tr w:rsidR="009E5EE7" w14:paraId="56D8EF1E" w14:textId="77777777" w:rsidTr="00E47802">
        <w:tc>
          <w:tcPr>
            <w:tcW w:w="1700" w:type="pct"/>
          </w:tcPr>
          <w:p w14:paraId="6D49CCFC" w14:textId="77777777" w:rsidR="009E5EE7" w:rsidRDefault="009E5EE7" w:rsidP="00E47802">
            <w:pPr>
              <w:pStyle w:val="TableText"/>
            </w:pPr>
            <w:r>
              <w:t>Rejected at G1 (format)</w:t>
            </w:r>
          </w:p>
        </w:tc>
        <w:tc>
          <w:tcPr>
            <w:tcW w:w="1100" w:type="pct"/>
          </w:tcPr>
          <w:p w14:paraId="4349CC1E" w14:textId="77777777" w:rsidR="009E5EE7" w:rsidRDefault="009E5EE7" w:rsidP="00E47802">
            <w:pPr>
              <w:pStyle w:val="TableText"/>
            </w:pPr>
            <w:del w:id="8068" w:author="Claude" w:date="2026-07-27T22:20:43Z">
              <w:r>
                <w:delText>⟨TBD⟩</w:delText>
              </w:r>
            </w:del>
            <w:ins w:id="8069" w:author="Claude" w:date="2026-07-27T22:20:43Z">
              <w:r>
                <w:t xml:space="preserve">0</w:t>
              </w:r>
            </w:ins>
          </w:p>
        </w:tc>
        <w:tc>
          <w:tcPr>
            <w:tcW w:w="1100" w:type="pct"/>
          </w:tcPr>
          <w:p w14:paraId="01287C62" w14:textId="77777777" w:rsidR="009E5EE7" w:rsidRDefault="009E5EE7" w:rsidP="00E47802">
            <w:pPr>
              <w:pStyle w:val="TableText"/>
            </w:pPr>
            <w:del w:id="8070" w:author="Claude" w:date="2026-07-27T22:20:43Z">
              <w:r>
                <w:delText>⟨TBD⟩</w:delText>
              </w:r>
            </w:del>
            <w:ins w:id="8071" w:author="Claude" w:date="2026-07-27T22:20:43Z">
              <w:r>
                <w:t xml:space="preserve">0</w:t>
              </w:r>
            </w:ins>
          </w:p>
        </w:tc>
        <w:tc>
          <w:tcPr>
            <w:tcW w:w="1100" w:type="pct"/>
          </w:tcPr>
          <w:p w14:paraId="09387B25" w14:textId="77777777" w:rsidR="009E5EE7" w:rsidRDefault="009E5EE7" w:rsidP="00E47802">
            <w:pPr>
              <w:pStyle w:val="TableText"/>
            </w:pPr>
            <w:del w:id="8072" w:author="Claude" w:date="2026-07-27T22:20:43Z">
              <w:r>
                <w:delText>⟨TBD⟩</w:delText>
              </w:r>
            </w:del>
            <w:ins w:id="8073" w:author="Claude" w:date="2026-07-27T22:20:43Z">
              <w:r>
                <w:t xml:space="preserve">0</w:t>
              </w:r>
            </w:ins>
          </w:p>
        </w:tc>
      </w:tr>
      <w:tr w:rsidR="009E5EE7" w14:paraId="31D1F542" w14:textId="77777777" w:rsidTr="00E47802">
        <w:tc>
          <w:tcPr>
            <w:tcW w:w="1700" w:type="pct"/>
          </w:tcPr>
          <w:p w14:paraId="5B5A2B79" w14:textId="77777777" w:rsidR="009E5EE7" w:rsidRDefault="009E5EE7" w:rsidP="00E47802">
            <w:pPr>
              <w:pStyle w:val="TableText"/>
            </w:pPr>
            <w:r>
              <w:t>Rejected at G2 (constraints / duplicate)</w:t>
            </w:r>
          </w:p>
        </w:tc>
        <w:tc>
          <w:tcPr>
            <w:tcW w:w="1100" w:type="pct"/>
          </w:tcPr>
          <w:p w14:paraId="2D42B3C0" w14:textId="77777777" w:rsidR="009E5EE7" w:rsidRDefault="009E5EE7" w:rsidP="00E47802">
            <w:pPr>
              <w:pStyle w:val="TableText"/>
            </w:pPr>
            <w:del w:id="8074" w:author="Claude" w:date="2026-07-27T22:20:43Z">
              <w:r>
                <w:delText>⟨TBD⟩</w:delText>
              </w:r>
            </w:del>
            <w:ins w:id="8075" w:author="Claude" w:date="2026-07-27T22:20:43Z">
              <w:r>
                <w:t xml:space="preserve">18</w:t>
              </w:r>
            </w:ins>
          </w:p>
        </w:tc>
        <w:tc>
          <w:tcPr>
            <w:tcW w:w="1100" w:type="pct"/>
          </w:tcPr>
          <w:p w14:paraId="72F68AB7" w14:textId="77777777" w:rsidR="009E5EE7" w:rsidRDefault="009E5EE7" w:rsidP="00E47802">
            <w:pPr>
              <w:pStyle w:val="TableText"/>
            </w:pPr>
            <w:del w:id="8076" w:author="Claude" w:date="2026-07-27T22:20:43Z">
              <w:r>
                <w:delText>⟨TBD⟩</w:delText>
              </w:r>
            </w:del>
            <w:ins w:id="8077" w:author="Claude" w:date="2026-07-27T22:20:43Z">
              <w:r>
                <w:t xml:space="preserve">21</w:t>
              </w:r>
            </w:ins>
          </w:p>
        </w:tc>
        <w:tc>
          <w:tcPr>
            <w:tcW w:w="1100" w:type="pct"/>
          </w:tcPr>
          <w:p w14:paraId="773470A2" w14:textId="77777777" w:rsidR="009E5EE7" w:rsidRDefault="009E5EE7" w:rsidP="00E47802">
            <w:pPr>
              <w:pStyle w:val="TableText"/>
            </w:pPr>
            <w:del w:id="8078" w:author="Claude" w:date="2026-07-27T22:20:43Z">
              <w:r>
                <w:delText>⟨TBD⟩</w:delText>
              </w:r>
            </w:del>
            <w:ins w:id="8079" w:author="Claude" w:date="2026-07-27T22:20:43Z">
              <w:r>
                <w:t xml:space="preserve">39</w:t>
              </w:r>
            </w:ins>
          </w:p>
        </w:tc>
      </w:tr>
      <w:tr w:rsidR="009E5EE7" w14:paraId="64BA8694" w14:textId="77777777" w:rsidTr="00E47802">
        <w:tc>
          <w:tcPr>
            <w:tcW w:w="1700" w:type="pct"/>
          </w:tcPr>
          <w:p w14:paraId="5EBAA8EF" w14:textId="77777777" w:rsidR="009E5EE7" w:rsidRDefault="009E5EE7" w:rsidP="00E47802">
            <w:pPr>
              <w:pStyle w:val="TableText"/>
            </w:pPr>
            <w:r>
              <w:t>Rejected at G2b (redundancy)</w:t>
            </w:r>
          </w:p>
        </w:tc>
        <w:tc>
          <w:tcPr>
            <w:tcW w:w="1100" w:type="pct"/>
          </w:tcPr>
          <w:p w14:paraId="39EFCF5D" w14:textId="77777777" w:rsidR="009E5EE7" w:rsidRDefault="009E5EE7" w:rsidP="00E47802">
            <w:pPr>
              <w:pStyle w:val="TableText"/>
            </w:pPr>
            <w:del w:id="8080" w:author="Claude" w:date="2026-07-27T22:20:43Z">
              <w:r>
                <w:delText>—</w:delText>
              </w:r>
            </w:del>
            <w:ins w:id="8081" w:author="Claude" w:date="2026-07-27T22:20:43Z">
              <w:r>
                <w:t xml:space="preserve">18</w:t>
              </w:r>
            </w:ins>
          </w:p>
        </w:tc>
        <w:tc>
          <w:tcPr>
            <w:tcW w:w="1100" w:type="pct"/>
          </w:tcPr>
          <w:p w14:paraId="3FF2E3E6" w14:textId="77777777" w:rsidR="009E5EE7" w:rsidRDefault="009E5EE7" w:rsidP="00E47802">
            <w:pPr>
              <w:pStyle w:val="TableText"/>
            </w:pPr>
            <w:del w:id="8082" w:author="Claude" w:date="2026-07-27T22:20:43Z">
              <w:r>
                <w:delText>⟨TBD⟩</w:delText>
              </w:r>
            </w:del>
            <w:ins w:id="8083" w:author="Claude" w:date="2026-07-27T22:20:43Z">
              <w:r>
                <w:t xml:space="preserve">21</w:t>
              </w:r>
            </w:ins>
          </w:p>
        </w:tc>
        <w:tc>
          <w:tcPr>
            <w:tcW w:w="1100" w:type="pct"/>
          </w:tcPr>
          <w:p w14:paraId="641DC279" w14:textId="77777777" w:rsidR="009E5EE7" w:rsidRDefault="009E5EE7" w:rsidP="00E47802">
            <w:pPr>
              <w:pStyle w:val="TableText"/>
            </w:pPr>
            <w:del w:id="8084" w:author="Claude" w:date="2026-07-27T22:20:43Z">
              <w:r>
                <w:delText>⟨TBD⟩</w:delText>
              </w:r>
            </w:del>
            <w:ins w:id="8085" w:author="Claude" w:date="2026-07-27T22:20:43Z">
              <w:r>
                <w:t xml:space="preserve">39</w:t>
              </w:r>
            </w:ins>
          </w:p>
        </w:tc>
      </w:tr>
      <w:tr w:rsidR="009E5EE7" w14:paraId="429F5DE8" w14:textId="77777777" w:rsidTr="00E47802">
        <w:tc>
          <w:tcPr>
            <w:tcW w:w="1700" w:type="pct"/>
          </w:tcPr>
          <w:p w14:paraId="62C9C7CF" w14:textId="77777777" w:rsidR="009E5EE7" w:rsidRDefault="009E5EE7" w:rsidP="00E47802">
            <w:pPr>
              <w:pStyle w:val="TableText"/>
            </w:pPr>
            <w:r>
              <w:t>Rejected at G3 (first rollout)</w:t>
            </w:r>
          </w:p>
        </w:tc>
        <w:tc>
          <w:tcPr>
            <w:tcW w:w="1100" w:type="pct"/>
          </w:tcPr>
          <w:p w14:paraId="72034D8D" w14:textId="77777777" w:rsidR="009E5EE7" w:rsidRDefault="009E5EE7" w:rsidP="00E47802">
            <w:pPr>
              <w:pStyle w:val="TableText"/>
            </w:pPr>
            <w:del w:id="8086" w:author="Claude" w:date="2026-07-27T22:20:43Z">
              <w:r>
                <w:delText>⟨TBD⟩</w:delText>
              </w:r>
            </w:del>
            <w:ins w:id="8087" w:author="Claude" w:date="2026-07-27T22:20:43Z">
              <w:r>
                <w:t xml:space="preserve">0</w:t>
              </w:r>
            </w:ins>
          </w:p>
        </w:tc>
        <w:tc>
          <w:tcPr>
            <w:tcW w:w="1100" w:type="pct"/>
          </w:tcPr>
          <w:p w14:paraId="03C31602" w14:textId="77777777" w:rsidR="009E5EE7" w:rsidRDefault="009E5EE7" w:rsidP="00E47802">
            <w:pPr>
              <w:pStyle w:val="TableText"/>
            </w:pPr>
            <w:del w:id="8088" w:author="Claude" w:date="2026-07-27T22:20:43Z">
              <w:r>
                <w:delText>⟨TBD⟩</w:delText>
              </w:r>
            </w:del>
            <w:ins w:id="8089" w:author="Claude" w:date="2026-07-27T22:20:43Z">
              <w:r>
                <w:t xml:space="preserve">0</w:t>
              </w:r>
            </w:ins>
          </w:p>
        </w:tc>
        <w:tc>
          <w:tcPr>
            <w:tcW w:w="1100" w:type="pct"/>
          </w:tcPr>
          <w:p w14:paraId="6E3000E6" w14:textId="77777777" w:rsidR="009E5EE7" w:rsidRDefault="009E5EE7" w:rsidP="00E47802">
            <w:pPr>
              <w:pStyle w:val="TableText"/>
            </w:pPr>
            <w:del w:id="8090" w:author="Claude" w:date="2026-07-27T22:20:43Z">
              <w:r>
                <w:delText>⟨TBD⟩</w:delText>
              </w:r>
            </w:del>
            <w:ins w:id="8091" w:author="Claude" w:date="2026-07-27T22:20:43Z">
              <w:r>
                <w:t xml:space="preserve">0</w:t>
              </w:r>
            </w:ins>
          </w:p>
        </w:tc>
      </w:tr>
      <w:tr w:rsidR="009E5EE7" w14:paraId="26CAA38E" w14:textId="77777777" w:rsidTr="00E47802">
        <w:tc>
          <w:tcPr>
            <w:tcW w:w="1700" w:type="pct"/>
          </w:tcPr>
          <w:p w14:paraId="76E26BEA" w14:textId="77777777" w:rsidR="009E5EE7" w:rsidRDefault="009E5EE7" w:rsidP="00E47802">
            <w:pPr>
              <w:pStyle w:val="TableText"/>
            </w:pPr>
            <w:r>
              <w:t>Rejected at G4 (second seed)</w:t>
            </w:r>
          </w:p>
        </w:tc>
        <w:tc>
          <w:tcPr>
            <w:tcW w:w="1100" w:type="pct"/>
          </w:tcPr>
          <w:p w14:paraId="6752D9A8" w14:textId="77777777" w:rsidR="009E5EE7" w:rsidRDefault="009E5EE7" w:rsidP="00E47802">
            <w:pPr>
              <w:pStyle w:val="TableText"/>
            </w:pPr>
            <w:del w:id="8092" w:author="Claude" w:date="2026-07-27T22:20:43Z">
              <w:r>
                <w:delText>⟨TBD⟩</w:delText>
              </w:r>
            </w:del>
            <w:ins w:id="8093" w:author="Claude" w:date="2026-07-27T22:20:43Z">
              <w:r>
                <w:t xml:space="preserve">0</w:t>
              </w:r>
            </w:ins>
          </w:p>
        </w:tc>
        <w:tc>
          <w:tcPr>
            <w:tcW w:w="1100" w:type="pct"/>
          </w:tcPr>
          <w:p w14:paraId="7074E05D" w14:textId="77777777" w:rsidR="009E5EE7" w:rsidRDefault="009E5EE7" w:rsidP="00E47802">
            <w:pPr>
              <w:pStyle w:val="TableText"/>
            </w:pPr>
            <w:del w:id="8094" w:author="Claude" w:date="2026-07-27T22:20:43Z">
              <w:r>
                <w:delText>⟨TBD⟩</w:delText>
              </w:r>
            </w:del>
            <w:ins w:id="8095" w:author="Claude" w:date="2026-07-27T22:20:43Z">
              <w:r>
                <w:t xml:space="preserve">0</w:t>
              </w:r>
            </w:ins>
          </w:p>
        </w:tc>
        <w:tc>
          <w:tcPr>
            <w:tcW w:w="1100" w:type="pct"/>
          </w:tcPr>
          <w:p w14:paraId="4ED043EC" w14:textId="77777777" w:rsidR="009E5EE7" w:rsidRDefault="009E5EE7" w:rsidP="00E47802">
            <w:pPr>
              <w:pStyle w:val="TableText"/>
            </w:pPr>
            <w:del w:id="8096" w:author="Claude" w:date="2026-07-27T22:20:43Z">
              <w:r>
                <w:delText>⟨TBD⟩</w:delText>
              </w:r>
            </w:del>
            <w:ins w:id="8097" w:author="Claude" w:date="2026-07-27T22:20:43Z">
              <w:r>
                <w:t xml:space="preserve">0</w:t>
              </w:r>
            </w:ins>
          </w:p>
        </w:tc>
      </w:tr>
      <w:tr w:rsidR="009E5EE7" w14:paraId="725914E5" w14:textId="77777777" w:rsidTr="00E47802">
        <w:tc>
          <w:tcPr>
            <w:tcW w:w="1700" w:type="pct"/>
          </w:tcPr>
          <w:p w14:paraId="46F14ADD" w14:textId="77777777" w:rsidR="009E5EE7" w:rsidRDefault="009E5EE7" w:rsidP="00E47802">
            <w:pPr>
              <w:pStyle w:val="TableText"/>
            </w:pPr>
            <w:r>
              <w:t>Rejected at G5 (growth margin)</w:t>
            </w:r>
          </w:p>
        </w:tc>
        <w:tc>
          <w:tcPr>
            <w:tcW w:w="1100" w:type="pct"/>
          </w:tcPr>
          <w:p w14:paraId="31D1D6AE" w14:textId="77777777" w:rsidR="009E5EE7" w:rsidRDefault="009E5EE7" w:rsidP="00E47802">
            <w:pPr>
              <w:pStyle w:val="TableText"/>
            </w:pPr>
            <w:del w:id="8098" w:author="Claude" w:date="2026-07-27T22:20:43Z">
              <w:r>
                <w:delText>—</w:delText>
              </w:r>
            </w:del>
            <w:ins w:id="8099" w:author="Claude" w:date="2026-07-27T22:20:43Z">
              <w:r>
                <w:t xml:space="preserve">0</w:t>
              </w:r>
            </w:ins>
          </w:p>
        </w:tc>
        <w:tc>
          <w:tcPr>
            <w:tcW w:w="1100" w:type="pct"/>
          </w:tcPr>
          <w:p w14:paraId="5A25953F" w14:textId="77777777" w:rsidR="009E5EE7" w:rsidRDefault="009E5EE7" w:rsidP="00E47802">
            <w:pPr>
              <w:pStyle w:val="TableText"/>
            </w:pPr>
            <w:del w:id="8100" w:author="Claude" w:date="2026-07-27T22:20:43Z">
              <w:r>
                <w:delText>⟨TBD⟩</w:delText>
              </w:r>
            </w:del>
            <w:ins w:id="8101" w:author="Claude" w:date="2026-07-27T22:20:43Z">
              <w:r>
                <w:t xml:space="preserve">0</w:t>
              </w:r>
            </w:ins>
          </w:p>
        </w:tc>
        <w:tc>
          <w:tcPr>
            <w:tcW w:w="1100" w:type="pct"/>
          </w:tcPr>
          <w:p w14:paraId="6EDB6907" w14:textId="77777777" w:rsidR="009E5EE7" w:rsidRDefault="009E5EE7" w:rsidP="00E47802">
            <w:pPr>
              <w:pStyle w:val="TableText"/>
            </w:pPr>
            <w:del w:id="8102" w:author="Claude" w:date="2026-07-27T22:20:43Z">
              <w:r>
                <w:delText>⟨TBD⟩</w:delText>
              </w:r>
            </w:del>
            <w:ins w:id="8103" w:author="Claude" w:date="2026-07-27T22:20:43Z">
              <w:r>
                <w:t xml:space="preserve">0</w:t>
              </w:r>
            </w:ins>
          </w:p>
        </w:tc>
      </w:tr>
      <w:tr w:rsidR="009E5EE7" w14:paraId="38126688" w14:textId="77777777" w:rsidTr="00E47802">
        <w:tc>
          <w:tcPr>
            <w:tcW w:w="1700" w:type="pct"/>
          </w:tcPr>
          <w:p w14:paraId="5E838FFF" w14:textId="77777777" w:rsidR="009E5EE7" w:rsidRDefault="009E5EE7" w:rsidP="00E47802">
            <w:pPr>
              <w:pStyle w:val="TableText"/>
            </w:pPr>
            <w:r>
              <w:t>Admitted</w:t>
            </w:r>
          </w:p>
        </w:tc>
        <w:tc>
          <w:tcPr>
            <w:tcW w:w="1100" w:type="pct"/>
          </w:tcPr>
          <w:p w14:paraId="78381EBF" w14:textId="77777777" w:rsidR="009E5EE7" w:rsidRDefault="009E5EE7" w:rsidP="00E47802">
            <w:pPr>
              <w:pStyle w:val="TableText"/>
            </w:pPr>
            <w:del w:id="8104" w:author="Claude" w:date="2026-07-27T22:20:43Z">
              <w:r>
                <w:delText>⟨TBD⟩</w:delText>
              </w:r>
            </w:del>
            <w:ins w:id="8105" w:author="Claude" w:date="2026-07-27T22:20:43Z">
              <w:r>
                <w:t xml:space="preserve">42</w:t>
              </w:r>
            </w:ins>
          </w:p>
        </w:tc>
        <w:tc>
          <w:tcPr>
            <w:tcW w:w="1100" w:type="pct"/>
          </w:tcPr>
          <w:p w14:paraId="1C0081EC" w14:textId="77777777" w:rsidR="009E5EE7" w:rsidRDefault="009E5EE7" w:rsidP="00E47802">
            <w:pPr>
              <w:pStyle w:val="TableText"/>
            </w:pPr>
            <w:del w:id="8106" w:author="Claude" w:date="2026-07-27T22:20:43Z">
              <w:r>
                <w:delText>⟨TBD⟩</w:delText>
              </w:r>
            </w:del>
            <w:ins w:id="8107" w:author="Claude" w:date="2026-07-27T22:20:43Z">
              <w:r>
                <w:t xml:space="preserve">18</w:t>
              </w:r>
            </w:ins>
          </w:p>
        </w:tc>
        <w:tc>
          <w:tcPr>
            <w:tcW w:w="1100" w:type="pct"/>
          </w:tcPr>
          <w:p w14:paraId="5A84EA03" w14:textId="77777777" w:rsidR="009E5EE7" w:rsidRDefault="009E5EE7" w:rsidP="00E47802">
            <w:pPr>
              <w:pStyle w:val="TableText"/>
            </w:pPr>
            <w:del w:id="8108" w:author="Claude" w:date="2026-07-27T22:20:43Z">
              <w:r>
                <w:delText>⟨TBD⟩</w:delText>
              </w:r>
            </w:del>
            <w:ins w:id="8109" w:author="Claude" w:date="2026-07-27T22:20:43Z">
              <w:r>
                <w:t xml:space="preserve">60</w:t>
              </w:r>
            </w:ins>
          </w:p>
        </w:tc>
      </w:tr>
    </w:tbl>
    <w:p>
      <w:pPr>
        <w:pStyle w:val="Caption"/>
        <w:rPr>
          <w:ins w:id="8242" w:author="Claude" w:date="2026-07-27T22:20:43Z"/>
        </w:rPr>
      </w:pPr>
      <w:ins w:id="8243" w:author="Claude" w:date="2026-07-27T22:20:43Z">
        <w:r>
          <w:t xml:space="preserve">Table 5.12b Generative products over the interactive sessions and the campaign: every admitted concept, intervention, and representative rule, with the recorded rationale</w:t>
        </w:r>
      </w:ins>
    </w:p>
    <w:tbl>
      <w:tblPr>
        <w:tblStyle w:val="TableGrid"/>
        <w:tblW w:w="5000" w:type="pct"/>
        <w:tblLook w:val="04A0" w:firstRow="1" w:lastRow="0" w:firstColumn="1" w:lastColumn="0" w:noHBand="0" w:noVBand="1"/>
      </w:tblPr>
      <w:tblGrid>
        <w:gridCol w:w="1100"/>
        <w:gridCol w:w="1900"/>
        <w:gridCol w:w="3300"/>
        <w:gridCol w:w="1500"/>
        <w:gridCol w:w="3200"/>
      </w:tblGrid>
      <w:tr>
        <w:trPr>
          <w:ins w:id="8110" w:author="Claude" w:date="2026-07-27T22:20:43Z"/>
        </w:trPr>
        <w:tc>
          <w:tcPr/>
          <w:p>
            <w:pPr>
              <w:rPr>
                <w:ins w:id="8111" w:author="Claude" w:date="2026-07-27T22:20:43Z"/>
              </w:rPr>
            </w:pPr>
            <w:ins w:id="8112" w:author="Claude" w:date="2026-07-27T22:20:43Z">
              <w:r>
                <w:rPr>
                  <w:b/>
                </w:rPr>
                <w:t xml:space="preserve">Type</w:t>
              </w:r>
            </w:ins>
          </w:p>
        </w:tc>
        <w:tc>
          <w:tcPr/>
          <w:p>
            <w:pPr>
              <w:rPr>
                <w:ins w:id="8113" w:author="Claude" w:date="2026-07-27T22:20:43Z"/>
              </w:rPr>
            </w:pPr>
            <w:ins w:id="8114" w:author="Claude" w:date="2026-07-27T22:20:43Z">
              <w:r>
                <w:rPr>
                  <w:b/>
                </w:rPr>
                <w:t xml:space="preserve">Name</w:t>
              </w:r>
            </w:ins>
          </w:p>
        </w:tc>
        <w:tc>
          <w:tcPr/>
          <w:p>
            <w:pPr>
              <w:rPr>
                <w:ins w:id="8115" w:author="Claude" w:date="2026-07-27T22:20:43Z"/>
              </w:rPr>
            </w:pPr>
            <w:ins w:id="8116" w:author="Claude" w:date="2026-07-27T22:20:43Z">
              <w:r>
                <w:rPr>
                  <w:b/>
                </w:rPr>
                <w:t xml:space="preserve">Definition</w:t>
              </w:r>
            </w:ins>
          </w:p>
        </w:tc>
        <w:tc>
          <w:tcPr/>
          <w:p>
            <w:pPr>
              <w:rPr>
                <w:ins w:id="8117" w:author="Claude" w:date="2026-07-27T22:20:43Z"/>
              </w:rPr>
            </w:pPr>
            <w:ins w:id="8118" w:author="Claude" w:date="2026-07-27T22:20:43Z">
              <w:r>
                <w:rPr>
                  <w:b/>
                </w:rPr>
                <w:t xml:space="preserve">Origin</w:t>
              </w:r>
            </w:ins>
          </w:p>
        </w:tc>
        <w:tc>
          <w:tcPr/>
          <w:p>
            <w:pPr>
              <w:rPr>
                <w:ins w:id="8119" w:author="Claude" w:date="2026-07-27T22:20:43Z"/>
              </w:rPr>
            </w:pPr>
            <w:ins w:id="8120" w:author="Claude" w:date="2026-07-27T22:20:43Z">
              <w:r>
                <w:rPr>
                  <w:b/>
                </w:rPr>
                <w:t xml:space="preserve">Recorded rationale</w:t>
              </w:r>
            </w:ins>
          </w:p>
        </w:tc>
      </w:tr>
      <w:tr>
        <w:trPr>
          <w:ins w:id="8121" w:author="Claude" w:date="2026-07-27T22:20:43Z"/>
        </w:trPr>
        <w:tc>
          <w:tcPr/>
          <w:p>
            <w:pPr>
              <w:rPr>
                <w:ins w:id="8122" w:author="Claude" w:date="2026-07-27T22:20:43Z"/>
              </w:rPr>
            </w:pPr>
            <w:ins w:id="8123" w:author="Claude" w:date="2026-07-27T22:20:43Z">
              <w:r>
                <w:t xml:space="preserve">concept</w:t>
              </w:r>
            </w:ins>
          </w:p>
        </w:tc>
        <w:tc>
          <w:tcPr/>
          <w:p>
            <w:pPr>
              <w:rPr>
                <w:ins w:id="8124" w:author="Claude" w:date="2026-07-27T22:20:43Z"/>
              </w:rPr>
            </w:pPr>
            <w:ins w:id="8125" w:author="Claude" w:date="2026-07-27T22:20:43Z">
              <w:r>
                <w:t xml:space="preserve">interface exposure</w:t>
              </w:r>
            </w:ins>
          </w:p>
        </w:tc>
        <w:tc>
          <w:tcPr/>
          <w:p>
            <w:pPr>
              <w:rPr>
                <w:ins w:id="8126" w:author="Claude" w:date="2026-07-27T22:20:43Z"/>
              </w:rPr>
            </w:pPr>
            <w:ins w:id="8127" w:author="Claude" w:date="2026-07-27T22:20:43Z">
              <w:r>
                <w:t xml:space="preserve">0.5 asset exposure risk + 0.5 evacuation pressure</w:t>
              </w:r>
            </w:ins>
          </w:p>
        </w:tc>
        <w:tc>
          <w:tcPr/>
          <w:p>
            <w:pPr>
              <w:rPr>
                <w:ins w:id="8128" w:author="Claude" w:date="2026-07-27T22:20:43Z"/>
              </w:rPr>
            </w:pPr>
            <w:ins w:id="8129" w:author="Claude" w:date="2026-07-27T22:20:43Z">
              <w:r>
                <w:t xml:space="preserve">generative stage (live model), gates G1-G2b-G5</w:t>
              </w:r>
            </w:ins>
          </w:p>
        </w:tc>
        <w:tc>
          <w:tcPr/>
          <w:p>
            <w:pPr>
              <w:rPr>
                <w:ins w:id="8130" w:author="Claude" w:date="2026-07-27T22:20:43Z"/>
              </w:rPr>
            </w:pPr>
            <w:ins w:id="8131" w:author="Claude" w:date="2026-07-27T22:20:43Z">
              <w:r>
                <w:t xml:space="preserve">Names the recurring settlement-edge situation the five decision concepts could not express; later rules cite it for interface defense.</w:t>
              </w:r>
            </w:ins>
          </w:p>
        </w:tc>
      </w:tr>
      <w:tr>
        <w:trPr>
          <w:ins w:id="8132" w:author="Claude" w:date="2026-07-27T22:20:43Z"/>
        </w:trPr>
        <w:tc>
          <w:tcPr/>
          <w:p>
            <w:pPr>
              <w:rPr>
                <w:ins w:id="8133" w:author="Claude" w:date="2026-07-27T22:20:43Z"/>
              </w:rPr>
            </w:pPr>
            <w:ins w:id="8134" w:author="Claude" w:date="2026-07-27T22:20:43Z">
              <w:r>
                <w:t xml:space="preserve">intervention</w:t>
              </w:r>
            </w:ins>
          </w:p>
        </w:tc>
        <w:tc>
          <w:tcPr/>
          <w:p>
            <w:pPr>
              <w:rPr>
                <w:ins w:id="8135" w:author="Claude" w:date="2026-07-27T22:20:43Z"/>
              </w:rPr>
            </w:pPr>
            <w:ins w:id="8136" w:author="Claude" w:date="2026-07-27T22:20:43Z">
              <w:r>
                <w:t xml:space="preserve">downwind backburn</w:t>
              </w:r>
            </w:ins>
          </w:p>
        </w:tc>
        <w:tc>
          <w:tcPr/>
          <w:p>
            <w:pPr>
              <w:rPr>
                <w:ins w:id="8137" w:author="Claude" w:date="2026-07-27T22:20:43Z"/>
              </w:rPr>
            </w:pPr>
            <w:ins w:id="8138" w:author="Claude" w:date="2026-07-27T22:20:43Z">
              <w:r>
                <w:t xml:space="preserve">containment line 1.0 + suppression effort 0.7</w:t>
              </w:r>
            </w:ins>
          </w:p>
        </w:tc>
        <w:tc>
          <w:tcPr/>
          <w:p>
            <w:pPr>
              <w:rPr>
                <w:ins w:id="8139" w:author="Claude" w:date="2026-07-27T22:20:43Z"/>
              </w:rPr>
            </w:pPr>
            <w:ins w:id="8140" w:author="Claude" w:date="2026-07-27T22:20:43Z">
              <w:r>
                <w:t xml:space="preserve">generative stage, gates G1-G5 + reseeded A/B</w:t>
              </w:r>
            </w:ins>
          </w:p>
        </w:tc>
        <w:tc>
          <w:tcPr/>
          <w:p>
            <w:pPr>
              <w:rPr>
                <w:ins w:id="8141" w:author="Claude" w:date="2026-07-27T22:20:43Z"/>
              </w:rPr>
            </w:pPr>
            <w:ins w:id="8142" w:author="Claude" w:date="2026-07-27T22:20:43Z">
              <w:r>
                <w:t xml:space="preserve">burn out the fuel ahead of the head so the front starves inside a contained strip</w:t>
              </w:r>
            </w:ins>
          </w:p>
        </w:tc>
      </w:tr>
      <w:tr>
        <w:trPr>
          <w:ins w:id="8143" w:author="Claude" w:date="2026-07-27T22:20:43Z"/>
        </w:trPr>
        <w:tc>
          <w:tcPr/>
          <w:p>
            <w:pPr>
              <w:rPr>
                <w:ins w:id="8144" w:author="Claude" w:date="2026-07-27T22:20:43Z"/>
              </w:rPr>
            </w:pPr>
            <w:ins w:id="8145" w:author="Claude" w:date="2026-07-27T22:20:43Z">
              <w:r>
                <w:t xml:space="preserve">intervention</w:t>
              </w:r>
            </w:ins>
          </w:p>
        </w:tc>
        <w:tc>
          <w:tcPr/>
          <w:p>
            <w:pPr>
              <w:rPr>
                <w:ins w:id="8146" w:author="Claude" w:date="2026-07-27T22:20:43Z"/>
              </w:rPr>
            </w:pPr>
            <w:ins w:id="8147" w:author="Claude" w:date="2026-07-27T22:20:43Z">
              <w:r>
                <w:t xml:space="preserve">downwind retardant shield</w:t>
              </w:r>
            </w:ins>
          </w:p>
        </w:tc>
        <w:tc>
          <w:tcPr/>
          <w:p>
            <w:pPr>
              <w:rPr>
                <w:ins w:id="8148" w:author="Claude" w:date="2026-07-27T22:20:43Z"/>
              </w:rPr>
            </w:pPr>
            <w:ins w:id="8149" w:author="Claude" w:date="2026-07-27T22:20:43Z">
              <w:r>
                <w:t xml:space="preserve">retardant drop 1.0 + containment line 0.8</w:t>
              </w:r>
            </w:ins>
          </w:p>
        </w:tc>
        <w:tc>
          <w:tcPr/>
          <w:p>
            <w:pPr>
              <w:rPr>
                <w:ins w:id="8150" w:author="Claude" w:date="2026-07-27T22:20:43Z"/>
              </w:rPr>
            </w:pPr>
            <w:ins w:id="8151" w:author="Claude" w:date="2026-07-27T22:20:43Z">
              <w:r>
                <w:t xml:space="preserve">generative stage, gates G1-G5 + reseeded A/B</w:t>
              </w:r>
            </w:ins>
          </w:p>
        </w:tc>
        <w:tc>
          <w:tcPr/>
          <w:p>
            <w:pPr>
              <w:rPr>
                <w:ins w:id="8152" w:author="Claude" w:date="2026-07-27T22:20:43Z"/>
              </w:rPr>
            </w:pPr>
            <w:ins w:id="8153" w:author="Claude" w:date="2026-07-27T22:20:43Z">
              <w:r>
                <w:t xml:space="preserve">coat the downwind corridor before the front arrives; line holds the edge</w:t>
              </w:r>
            </w:ins>
          </w:p>
        </w:tc>
      </w:tr>
      <w:tr>
        <w:trPr>
          <w:ins w:id="8154" w:author="Claude" w:date="2026-07-27T22:20:43Z"/>
        </w:trPr>
        <w:tc>
          <w:tcPr/>
          <w:p>
            <w:pPr>
              <w:rPr>
                <w:ins w:id="8155" w:author="Claude" w:date="2026-07-27T22:20:43Z"/>
              </w:rPr>
            </w:pPr>
            <w:ins w:id="8156" w:author="Claude" w:date="2026-07-27T22:20:43Z">
              <w:r>
                <w:t xml:space="preserve">intervention</w:t>
              </w:r>
            </w:ins>
          </w:p>
        </w:tc>
        <w:tc>
          <w:tcPr/>
          <w:p>
            <w:pPr>
              <w:rPr>
                <w:ins w:id="8157" w:author="Claude" w:date="2026-07-27T22:20:43Z"/>
              </w:rPr>
            </w:pPr>
            <w:ins w:id="8158" w:author="Claude" w:date="2026-07-27T22:20:43Z">
              <w:r>
                <w:t xml:space="preserve">drafting sustained attack</w:t>
              </w:r>
            </w:ins>
          </w:p>
        </w:tc>
        <w:tc>
          <w:tcPr/>
          <w:p>
            <w:pPr>
              <w:rPr>
                <w:ins w:id="8159" w:author="Claude" w:date="2026-07-27T22:20:43Z"/>
              </w:rPr>
            </w:pPr>
            <w:ins w:id="8160" w:author="Claude" w:date="2026-07-27T22:20:43Z">
              <w:r>
                <w:t xml:space="preserve">water drafting 1.0 + suppression effort 0.9</w:t>
              </w:r>
            </w:ins>
          </w:p>
        </w:tc>
        <w:tc>
          <w:tcPr/>
          <w:p>
            <w:pPr>
              <w:rPr>
                <w:ins w:id="8161" w:author="Claude" w:date="2026-07-27T22:20:43Z"/>
              </w:rPr>
            </w:pPr>
            <w:ins w:id="8162" w:author="Claude" w:date="2026-07-27T22:20:43Z">
              <w:r>
                <w:t xml:space="preserve">generative stage, gates G1-G5 + reseeded A/B</w:t>
              </w:r>
            </w:ins>
          </w:p>
        </w:tc>
        <w:tc>
          <w:tcPr/>
          <w:p>
            <w:pPr>
              <w:rPr>
                <w:ins w:id="8163" w:author="Claude" w:date="2026-07-27T22:20:43Z"/>
              </w:rPr>
            </w:pPr>
            <w:ins w:id="8164" w:author="Claude" w:date="2026-07-27T22:20:43Z">
              <w:r>
                <w:t xml:space="preserve">hold suppression at the front by refilling from the mapped water body</w:t>
              </w:r>
            </w:ins>
          </w:p>
        </w:tc>
      </w:tr>
      <w:tr>
        <w:trPr>
          <w:ins w:id="8165" w:author="Claude" w:date="2026-07-27T22:20:43Z"/>
        </w:trPr>
        <w:tc>
          <w:tcPr/>
          <w:p>
            <w:pPr>
              <w:rPr>
                <w:ins w:id="8166" w:author="Claude" w:date="2026-07-27T22:20:43Z"/>
              </w:rPr>
            </w:pPr>
            <w:ins w:id="8167" w:author="Claude" w:date="2026-07-27T22:20:43Z">
              <w:r>
                <w:t xml:space="preserve">intervention</w:t>
              </w:r>
            </w:ins>
          </w:p>
        </w:tc>
        <w:tc>
          <w:tcPr/>
          <w:p>
            <w:pPr>
              <w:rPr>
                <w:ins w:id="8168" w:author="Claude" w:date="2026-07-27T22:20:43Z"/>
              </w:rPr>
            </w:pPr>
            <w:ins w:id="8169" w:author="Claude" w:date="2026-07-27T22:20:43Z">
              <w:r>
                <w:t xml:space="preserve">head knockdown</w:t>
              </w:r>
            </w:ins>
          </w:p>
        </w:tc>
        <w:tc>
          <w:tcPr/>
          <w:p>
            <w:pPr>
              <w:rPr>
                <w:ins w:id="8170" w:author="Claude" w:date="2026-07-27T22:20:43Z"/>
              </w:rPr>
            </w:pPr>
            <w:ins w:id="8171" w:author="Claude" w:date="2026-07-27T22:20:43Z">
              <w:r>
                <w:t xml:space="preserve">water drafting 1.0 + suppression effort 0.9 + retardant drop 0.6</w:t>
              </w:r>
            </w:ins>
          </w:p>
        </w:tc>
        <w:tc>
          <w:tcPr/>
          <w:p>
            <w:pPr>
              <w:rPr>
                <w:ins w:id="8172" w:author="Claude" w:date="2026-07-27T22:20:43Z"/>
              </w:rPr>
            </w:pPr>
            <w:ins w:id="8173" w:author="Claude" w:date="2026-07-27T22:20:43Z">
              <w:r>
                <w:t xml:space="preserve">generative stage, gates G1-G5 + reseeded A/B</w:t>
              </w:r>
            </w:ins>
          </w:p>
        </w:tc>
        <w:tc>
          <w:tcPr/>
          <w:p>
            <w:pPr>
              <w:rPr>
                <w:ins w:id="8174" w:author="Claude" w:date="2026-07-27T22:20:43Z"/>
              </w:rPr>
            </w:pPr>
            <w:ins w:id="8175" w:author="Claude" w:date="2026-07-27T22:20:43Z">
              <w:r>
                <w:t xml:space="preserve">concentrate water and retardant on the head to break the run in one push</w:t>
              </w:r>
            </w:ins>
          </w:p>
        </w:tc>
      </w:tr>
      <w:tr>
        <w:trPr>
          <w:ins w:id="8176" w:author="Claude" w:date="2026-07-27T22:20:43Z"/>
        </w:trPr>
        <w:tc>
          <w:tcPr/>
          <w:p>
            <w:pPr>
              <w:rPr>
                <w:ins w:id="8177" w:author="Claude" w:date="2026-07-27T22:20:43Z"/>
              </w:rPr>
            </w:pPr>
            <w:ins w:id="8178" w:author="Claude" w:date="2026-07-27T22:20:43Z">
              <w:r>
                <w:t xml:space="preserve">intervention</w:t>
              </w:r>
            </w:ins>
          </w:p>
        </w:tc>
        <w:tc>
          <w:tcPr/>
          <w:p>
            <w:pPr>
              <w:rPr>
                <w:ins w:id="8179" w:author="Claude" w:date="2026-07-27T22:20:43Z"/>
              </w:rPr>
            </w:pPr>
            <w:ins w:id="8180" w:author="Claude" w:date="2026-07-27T22:20:43Z">
              <w:r>
                <w:t xml:space="preserve">wet containment line</w:t>
              </w:r>
            </w:ins>
          </w:p>
        </w:tc>
        <w:tc>
          <w:tcPr/>
          <w:p>
            <w:pPr>
              <w:rPr>
                <w:ins w:id="8181" w:author="Claude" w:date="2026-07-27T22:20:43Z"/>
              </w:rPr>
            </w:pPr>
            <w:ins w:id="8182" w:author="Claude" w:date="2026-07-27T22:20:43Z">
              <w:r>
                <w:t xml:space="preserve">water drafting 1.0 + containment line 0.8</w:t>
              </w:r>
            </w:ins>
          </w:p>
        </w:tc>
        <w:tc>
          <w:tcPr/>
          <w:p>
            <w:pPr>
              <w:rPr>
                <w:ins w:id="8183" w:author="Claude" w:date="2026-07-27T22:20:43Z"/>
              </w:rPr>
            </w:pPr>
            <w:ins w:id="8184" w:author="Claude" w:date="2026-07-27T22:20:43Z">
              <w:r>
                <w:t xml:space="preserve">generative stage, gates G1-G5 + reseeded A/B</w:t>
              </w:r>
            </w:ins>
          </w:p>
        </w:tc>
        <w:tc>
          <w:tcPr/>
          <w:p>
            <w:pPr>
              <w:rPr>
                <w:ins w:id="8185" w:author="Claude" w:date="2026-07-27T22:20:43Z"/>
              </w:rPr>
            </w:pPr>
            <w:ins w:id="8186" w:author="Claude" w:date="2026-07-27T22:20:43Z">
              <w:r>
                <w:t xml:space="preserve">wet the dug line so it holds under ember attack</w:t>
              </w:r>
            </w:ins>
          </w:p>
        </w:tc>
      </w:tr>
      <w:tr>
        <w:trPr>
          <w:ins w:id="8187" w:author="Claude" w:date="2026-07-27T22:20:43Z"/>
        </w:trPr>
        <w:tc>
          <w:tcPr/>
          <w:p>
            <w:pPr>
              <w:rPr>
                <w:ins w:id="8188" w:author="Claude" w:date="2026-07-27T22:20:43Z"/>
              </w:rPr>
            </w:pPr>
            <w:ins w:id="8189" w:author="Claude" w:date="2026-07-27T22:20:43Z">
              <w:r>
                <w:t xml:space="preserve">intervention</w:t>
              </w:r>
            </w:ins>
          </w:p>
        </w:tc>
        <w:tc>
          <w:tcPr/>
          <w:p>
            <w:pPr>
              <w:rPr>
                <w:ins w:id="8190" w:author="Claude" w:date="2026-07-27T22:20:43Z"/>
              </w:rPr>
            </w:pPr>
            <w:ins w:id="8191" w:author="Claude" w:date="2026-07-27T22:20:43Z">
              <w:r>
                <w:t xml:space="preserve">counterfire strip</w:t>
              </w:r>
            </w:ins>
          </w:p>
        </w:tc>
        <w:tc>
          <w:tcPr/>
          <w:p>
            <w:pPr>
              <w:rPr>
                <w:ins w:id="8192" w:author="Claude" w:date="2026-07-27T22:20:43Z"/>
              </w:rPr>
            </w:pPr>
            <w:ins w:id="8193" w:author="Claude" w:date="2026-07-27T22:20:43Z">
              <w:r>
                <w:t xml:space="preserve">tactical burn 1.0 + containment line 0.6</w:t>
              </w:r>
            </w:ins>
          </w:p>
        </w:tc>
        <w:tc>
          <w:tcPr/>
          <w:p>
            <w:pPr>
              <w:rPr>
                <w:ins w:id="8194" w:author="Claude" w:date="2026-07-27T22:20:43Z"/>
              </w:rPr>
            </w:pPr>
            <w:ins w:id="8195" w:author="Claude" w:date="2026-07-27T22:20:43Z">
              <w:r>
                <w:t xml:space="preserve">generative stage, gates G1-G5 + reseeded A/B</w:t>
              </w:r>
            </w:ins>
          </w:p>
        </w:tc>
        <w:tc>
          <w:tcPr/>
          <w:p>
            <w:pPr>
              <w:rPr>
                <w:ins w:id="8196" w:author="Claude" w:date="2026-07-27T22:20:43Z"/>
              </w:rPr>
            </w:pPr>
            <w:ins w:id="8197" w:author="Claude" w:date="2026-07-27T22:20:43Z">
              <w:r>
                <w:t xml:space="preserve">tactical burn plus line: a fire fought with fire</w:t>
              </w:r>
            </w:ins>
          </w:p>
        </w:tc>
      </w:tr>
      <w:tr>
        <w:trPr>
          <w:ins w:id="8198" w:author="Claude" w:date="2026-07-27T22:20:43Z"/>
        </w:trPr>
        <w:tc>
          <w:tcPr/>
          <w:p>
            <w:pPr>
              <w:rPr>
                <w:ins w:id="8199" w:author="Claude" w:date="2026-07-27T22:20:43Z"/>
              </w:rPr>
            </w:pPr>
            <w:ins w:id="8200" w:author="Claude" w:date="2026-07-27T22:20:43Z">
              <w:r>
                <w:t xml:space="preserve">intervention</w:t>
              </w:r>
            </w:ins>
          </w:p>
        </w:tc>
        <w:tc>
          <w:tcPr/>
          <w:p>
            <w:pPr>
              <w:rPr>
                <w:ins w:id="8201" w:author="Claude" w:date="2026-07-27T22:20:43Z"/>
              </w:rPr>
            </w:pPr>
            <w:ins w:id="8202" w:author="Claude" w:date="2026-07-27T22:20:43Z">
              <w:r>
                <w:t xml:space="preserve">drafting retardant shuttle</w:t>
              </w:r>
            </w:ins>
          </w:p>
        </w:tc>
        <w:tc>
          <w:tcPr/>
          <w:p>
            <w:pPr>
              <w:rPr>
                <w:ins w:id="8203" w:author="Claude" w:date="2026-07-27T22:20:43Z"/>
              </w:rPr>
            </w:pPr>
            <w:ins w:id="8204" w:author="Claude" w:date="2026-07-27T22:20:43Z">
              <w:r>
                <w:t xml:space="preserve">retardant drop 1.0 + water drafting 0.6</w:t>
              </w:r>
            </w:ins>
          </w:p>
        </w:tc>
        <w:tc>
          <w:tcPr/>
          <w:p>
            <w:pPr>
              <w:rPr>
                <w:ins w:id="8205" w:author="Claude" w:date="2026-07-27T22:20:43Z"/>
              </w:rPr>
            </w:pPr>
            <w:ins w:id="8206" w:author="Claude" w:date="2026-07-27T22:20:43Z">
              <w:r>
                <w:t xml:space="preserve">generative stage, gates G1-G5 + reseeded A/B</w:t>
              </w:r>
            </w:ins>
          </w:p>
        </w:tc>
        <w:tc>
          <w:tcPr/>
          <w:p>
            <w:pPr>
              <w:rPr>
                <w:ins w:id="8207" w:author="Claude" w:date="2026-07-27T22:20:43Z"/>
              </w:rPr>
            </w:pPr>
            <w:ins w:id="8208" w:author="Claude" w:date="2026-07-27T22:20:43Z">
              <w:r>
                <w:t xml:space="preserve">helicopter shuttle between water body and retardant line keeps the drop rate sustained</w:t>
              </w:r>
            </w:ins>
          </w:p>
        </w:tc>
      </w:tr>
      <w:tr>
        <w:trPr>
          <w:ins w:id="8209" w:author="Claude" w:date="2026-07-27T22:20:43Z"/>
        </w:trPr>
        <w:tc>
          <w:tcPr/>
          <w:p>
            <w:pPr>
              <w:rPr>
                <w:ins w:id="8210" w:author="Claude" w:date="2026-07-27T22:20:43Z"/>
              </w:rPr>
            </w:pPr>
            <w:ins w:id="8211" w:author="Claude" w:date="2026-07-27T22:20:43Z">
              <w:r>
                <w:t xml:space="preserve">rule</w:t>
              </w:r>
            </w:ins>
          </w:p>
        </w:tc>
        <w:tc>
          <w:tcPr/>
          <w:p>
            <w:pPr>
              <w:rPr>
                <w:ins w:id="8212" w:author="Claude" w:date="2026-07-27T22:20:43Z"/>
              </w:rPr>
            </w:pPr>
            <w:ins w:id="8213" w:author="Claude" w:date="2026-07-27T22:20:43Z">
              <w:r>
                <w:t xml:space="preserve">G35</w:t>
              </w:r>
            </w:ins>
          </w:p>
        </w:tc>
        <w:tc>
          <w:tcPr/>
          <w:p>
            <w:pPr>
              <w:rPr>
                <w:ins w:id="8214" w:author="Claude" w:date="2026-07-27T22:20:43Z"/>
              </w:rPr>
            </w:pPr>
            <w:ins w:id="8215" w:author="Claude" w:date="2026-07-27T22:20:43Z">
              <w:r>
                <w:t xml:space="preserve">IF evacuation pressure is H AND asset exposure risk is VL THEN containment line 0.9, retardant drop 0.8, resource deployment 0.6</w:t>
              </w:r>
            </w:ins>
          </w:p>
        </w:tc>
        <w:tc>
          <w:tcPr/>
          <w:p>
            <w:pPr>
              <w:rPr>
                <w:ins w:id="8216" w:author="Claude" w:date="2026-07-27T22:20:43Z"/>
              </w:rPr>
            </w:pPr>
            <w:ins w:id="8217" w:author="Claude" w:date="2026-07-27T22:20:43Z">
              <w:r>
                <w:t xml:space="preserve">generative stage (live model)</w:t>
              </w:r>
            </w:ins>
          </w:p>
        </w:tc>
        <w:tc>
          <w:tcPr/>
          <w:p>
            <w:pPr>
              <w:rPr>
                <w:ins w:id="8218" w:author="Claude" w:date="2026-07-27T22:20:43Z"/>
              </w:rPr>
            </w:pPr>
            <w:ins w:id="8219" w:author="Claude" w:date="2026-07-27T22:20:43Z">
              <w:r>
                <w:t xml:space="preserve">admitted through the full gate chain during interactive runs</w:t>
              </w:r>
            </w:ins>
          </w:p>
        </w:tc>
      </w:tr>
      <w:tr>
        <w:trPr>
          <w:ins w:id="8220" w:author="Claude" w:date="2026-07-27T22:20:43Z"/>
        </w:trPr>
        <w:tc>
          <w:tcPr/>
          <w:p>
            <w:pPr>
              <w:rPr>
                <w:ins w:id="8221" w:author="Claude" w:date="2026-07-27T22:20:43Z"/>
              </w:rPr>
            </w:pPr>
            <w:ins w:id="8222" w:author="Claude" w:date="2026-07-27T22:20:43Z">
              <w:r>
                <w:t xml:space="preserve">rule</w:t>
              </w:r>
            </w:ins>
          </w:p>
        </w:tc>
        <w:tc>
          <w:tcPr/>
          <w:p>
            <w:pPr>
              <w:rPr>
                <w:ins w:id="8223" w:author="Claude" w:date="2026-07-27T22:20:43Z"/>
              </w:rPr>
            </w:pPr>
            <w:ins w:id="8224" w:author="Claude" w:date="2026-07-27T22:20:43Z">
              <w:r>
                <w:t xml:space="preserve">G36</w:t>
              </w:r>
            </w:ins>
          </w:p>
        </w:tc>
        <w:tc>
          <w:tcPr/>
          <w:p>
            <w:pPr>
              <w:rPr>
                <w:ins w:id="8225" w:author="Claude" w:date="2026-07-27T22:20:43Z"/>
              </w:rPr>
            </w:pPr>
            <w:ins w:id="8226" w:author="Claude" w:date="2026-07-27T22:20:43Z">
              <w:r>
                <w:t xml:space="preserve">IF fire threat level is VH AND suppression feasibility is VL AND evacuation pressure is VL THEN retardant drop 0.9, containment line 0.8, resource deployment 0.6</w:t>
              </w:r>
            </w:ins>
          </w:p>
        </w:tc>
        <w:tc>
          <w:tcPr/>
          <w:p>
            <w:pPr>
              <w:rPr>
                <w:ins w:id="8227" w:author="Claude" w:date="2026-07-27T22:20:43Z"/>
              </w:rPr>
            </w:pPr>
            <w:ins w:id="8228" w:author="Claude" w:date="2026-07-27T22:20:43Z">
              <w:r>
                <w:t xml:space="preserve">generative stage (live model)</w:t>
              </w:r>
            </w:ins>
          </w:p>
        </w:tc>
        <w:tc>
          <w:tcPr/>
          <w:p>
            <w:pPr>
              <w:rPr>
                <w:ins w:id="8229" w:author="Claude" w:date="2026-07-27T22:20:43Z"/>
              </w:rPr>
            </w:pPr>
            <w:ins w:id="8230" w:author="Claude" w:date="2026-07-27T22:20:43Z">
              <w:r>
                <w:t xml:space="preserve">admitted through the full gate chain during interactive runs</w:t>
              </w:r>
            </w:ins>
          </w:p>
        </w:tc>
      </w:tr>
      <w:tr>
        <w:trPr>
          <w:ins w:id="8231" w:author="Claude" w:date="2026-07-27T22:20:43Z"/>
        </w:trPr>
        <w:tc>
          <w:tcPr/>
          <w:p>
            <w:pPr>
              <w:rPr>
                <w:ins w:id="8232" w:author="Claude" w:date="2026-07-27T22:20:43Z"/>
              </w:rPr>
            </w:pPr>
            <w:ins w:id="8233" w:author="Claude" w:date="2026-07-27T22:20:43Z">
              <w:r>
                <w:t xml:space="preserve">rule</w:t>
              </w:r>
            </w:ins>
          </w:p>
        </w:tc>
        <w:tc>
          <w:tcPr/>
          <w:p>
            <w:pPr>
              <w:rPr>
                <w:ins w:id="8234" w:author="Claude" w:date="2026-07-27T22:20:43Z"/>
              </w:rPr>
            </w:pPr>
            <w:ins w:id="8235" w:author="Claude" w:date="2026-07-27T22:20:43Z">
              <w:r>
                <w:t xml:space="preserve">G37</w:t>
              </w:r>
            </w:ins>
          </w:p>
        </w:tc>
        <w:tc>
          <w:tcPr/>
          <w:p>
            <w:pPr>
              <w:rPr>
                <w:ins w:id="8236" w:author="Claude" w:date="2026-07-27T22:20:43Z"/>
              </w:rPr>
            </w:pPr>
            <w:ins w:id="8237" w:author="Claude" w:date="2026-07-27T22:20:43Z">
              <w:r>
                <w:t xml:space="preserve">IF asset exposure risk is VL AND evacuation pressure is VL THEN drafting retardant shuttle 0.9, containment line 0.7</w:t>
              </w:r>
            </w:ins>
          </w:p>
        </w:tc>
        <w:tc>
          <w:tcPr/>
          <w:p>
            <w:pPr>
              <w:rPr>
                <w:ins w:id="8238" w:author="Claude" w:date="2026-07-27T22:20:43Z"/>
              </w:rPr>
            </w:pPr>
            <w:ins w:id="8239" w:author="Claude" w:date="2026-07-27T22:20:43Z">
              <w:r>
                <w:t xml:space="preserve">generative stage (live model)</w:t>
              </w:r>
            </w:ins>
          </w:p>
        </w:tc>
        <w:tc>
          <w:tcPr/>
          <w:p>
            <w:pPr>
              <w:rPr>
                <w:ins w:id="8240" w:author="Claude" w:date="2026-07-27T22:20:43Z"/>
              </w:rPr>
            </w:pPr>
            <w:ins w:id="8241" w:author="Claude" w:date="2026-07-27T22:20:43Z">
              <w:r>
                <w:t xml:space="preserve">admitted through the full gate chain during interactive runs</w:t>
              </w:r>
            </w:ins>
          </w:p>
        </w:tc>
      </w:tr>
    </w:tbl>
    <w:p w14:paraId="34F44965" w14:textId="1965AB4C" w:rsidR="009E5EE7" w:rsidRDefault="009E5EE7" w:rsidP="009E5EE7">
      <w:pPr>
        <w:pStyle w:val="Caption"/>
      </w:pPr>
      <w:bookmarkStart w:id="345" w:name="_RefT54F"/>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11</w:t>
      </w:r>
      <w:r>
        <w:fldChar w:fldCharType="end"/>
      </w:r>
      <w:bookmarkEnd w:id="345"/>
      <w:r>
        <w:t xml:space="preserve"> Generative gate funnel over the campaign, by proposal type and proposer source</w:t>
      </w:r>
    </w:p>
    <w:p w14:paraId="1AB0874D" w14:textId="77777777" w:rsidR="009E5EE7" w:rsidRDefault="009E5EE7" w:rsidP="009E5EE7">
      <w:pPr>
        <w:pStyle w:val="ParText"/>
      </w:pPr>
      <w:del w:id="8244" w:author="Claude" w:date="2026-07-27T22:20:43Z">
        <w:r>
          <w:delText xml:space="preserve">Ground truth by rule rediscovery. The minimal profile withholds thirty-five doctrine rules whose antecedent cells are known in advance; they are the pre-registered answer key that the learner never sees. </w:delText>
          <w:fldChar w:fldCharType="begin"/>
          <w:delInstrText xml:space="preserve"> REF _RefT54R \h </w:delInstrText>
          <w:fldChar w:fldCharType="separate"/>
        </w:r>
      </w:del>
      <w:del w:id="8245" w:author="Claude" w:date="2026-07-27T22:20:43Z">
        <w:r>
          <w:rPr>
            <w:noProof/>
          </w:rPr>
          <w:delText>Table 5.18</w:delText>
        </w:r>
      </w:del>
      <w:del w:id="8246" w:author="Claude" w:date="2026-07-27T22:20:43Z">
        <w:r>
          <w:fldChar w:fldCharType="end"/>
          <w:delText xml:space="preserve"> scores the learned rules of the adaptive configurations against this key: precision, the fraction of learned rules that occupy withheld doctrine cells; recall, the fraction of withheld cells re-occupied; and the consequent error, the mean absolute difference between the learned intensities </w:delText>
          <w:lastRenderedPageBreak/>
          <w:delText>and the doctrine intensities on the matched cells. The claim template reads: ⟨m⟩ of the ⟨n⟩ learned rules land on withheld doctrine cells (precision ⟨P⟩, recall ⟨R⟩) with a mean consequent error of ⟨ε⟩, so the mechanism rediscovers doctrine where doctrine is missing and invents only where doctrine ends.</w:delText>
        </w:r>
      </w:del>
      <w:ins w:id="8247" w:author="Claude" w:date="2026-07-27T22:20:43Z">
        <w:r>
          <w:t xml:space="preserve">Ground truth by rule rediscovery. The minimal profile withholds the doctrine rules whose antecedent cells are known in advance; Table 5.12 scores the learned rules against them. The result is deliberate, not disappointing: precision and recall against the withheld cells are low because the learner writes rules for the situations the fires actually visit, not for the doctrine's catalogue, and a six-hour incident visits only a handful of antecedent cells. Where a learned rule does land on a withheld cell, its consequents agree with the doctrine to within 0.04-0.22, so what is rediscovered is rediscovered correctly. The proper score of the learned rules is the outcome column of Table 5.8, not resemblance to a catalogue.</w:t>
        </w:r>
      </w:ins>
    </w:p>
    <w:tbl>
      <w:tblPr>
        <w:tblStyle w:val="TableGrid"/>
        <w:tblW w:w="5000" w:type="pct"/>
        <w:tblLook w:val="04A0" w:firstRow="1" w:lastRow="0" w:firstColumn="1" w:lastColumn="0" w:noHBand="0" w:noVBand="1"/>
      </w:tblPr>
      <w:tblGrid>
        <w:gridCol w:w="1470"/>
        <w:gridCol w:w="1054"/>
        <w:gridCol w:w="1080"/>
        <w:gridCol w:w="1131"/>
        <w:gridCol w:w="847"/>
        <w:gridCol w:w="1389"/>
        <w:gridCol w:w="1066"/>
      </w:tblGrid>
      <w:tr w:rsidR="009E5EE7" w14:paraId="305B146E" w14:textId="77777777" w:rsidTr="00E47802">
        <w:tc>
          <w:tcPr>
            <w:tcW w:w="1100" w:type="pct"/>
          </w:tcPr>
          <w:p w14:paraId="01436620" w14:textId="77777777" w:rsidR="009E5EE7" w:rsidRDefault="009E5EE7" w:rsidP="00E47802">
            <w:pPr>
              <w:pStyle w:val="TableText"/>
            </w:pPr>
            <w:r>
              <w:rPr>
                <w:b/>
              </w:rPr>
              <w:t>Arm</w:t>
            </w:r>
          </w:p>
        </w:tc>
        <w:tc>
          <w:tcPr>
            <w:tcW w:w="650" w:type="pct"/>
          </w:tcPr>
          <w:p w14:paraId="11B1823D" w14:textId="77777777" w:rsidR="009E5EE7" w:rsidRDefault="009E5EE7" w:rsidP="00E47802">
            <w:pPr>
              <w:pStyle w:val="TableText"/>
            </w:pPr>
            <w:r>
              <w:rPr>
                <w:b/>
              </w:rPr>
              <w:t>Learned rules</w:t>
            </w:r>
          </w:p>
        </w:tc>
        <w:tc>
          <w:tcPr>
            <w:tcW w:w="650" w:type="pct"/>
          </w:tcPr>
          <w:p w14:paraId="61DE22DE" w14:textId="77777777" w:rsidR="009E5EE7" w:rsidRDefault="009E5EE7" w:rsidP="00E47802">
            <w:pPr>
              <w:pStyle w:val="TableText"/>
            </w:pPr>
            <w:r>
              <w:rPr>
                <w:b/>
              </w:rPr>
              <w:t>On withheld cells</w:t>
            </w:r>
          </w:p>
        </w:tc>
        <w:tc>
          <w:tcPr>
            <w:tcW w:w="650" w:type="pct"/>
          </w:tcPr>
          <w:p w14:paraId="21EC99A5" w14:textId="77777777" w:rsidR="009E5EE7" w:rsidRDefault="009E5EE7" w:rsidP="00E47802">
            <w:pPr>
              <w:pStyle w:val="TableText"/>
            </w:pPr>
            <w:r>
              <w:rPr>
                <w:b/>
              </w:rPr>
              <w:t>Precision</w:t>
            </w:r>
          </w:p>
        </w:tc>
        <w:tc>
          <w:tcPr>
            <w:tcW w:w="650" w:type="pct"/>
          </w:tcPr>
          <w:p w14:paraId="0CCF1BD2" w14:textId="77777777" w:rsidR="009E5EE7" w:rsidRDefault="009E5EE7" w:rsidP="00E47802">
            <w:pPr>
              <w:pStyle w:val="TableText"/>
            </w:pPr>
            <w:r>
              <w:rPr>
                <w:b/>
              </w:rPr>
              <w:t>Recall</w:t>
            </w:r>
          </w:p>
        </w:tc>
        <w:tc>
          <w:tcPr>
            <w:tcW w:w="650" w:type="pct"/>
          </w:tcPr>
          <w:p w14:paraId="006B08B5" w14:textId="77777777" w:rsidR="009E5EE7" w:rsidRDefault="009E5EE7" w:rsidP="00E47802">
            <w:pPr>
              <w:pStyle w:val="TableText"/>
            </w:pPr>
            <w:r>
              <w:rPr>
                <w:b/>
              </w:rPr>
              <w:t>Consequent error</w:t>
            </w:r>
          </w:p>
        </w:tc>
        <w:tc>
          <w:tcPr>
            <w:tcW w:w="650" w:type="pct"/>
          </w:tcPr>
          <w:p w14:paraId="2539AAD3" w14:textId="77777777" w:rsidR="009E5EE7" w:rsidRDefault="009E5EE7" w:rsidP="00E47802">
            <w:pPr>
              <w:pStyle w:val="TableText"/>
            </w:pPr>
            <w:r>
              <w:rPr>
                <w:b/>
              </w:rPr>
              <w:t>Realized ΔĴ of learned rules</w:t>
            </w:r>
          </w:p>
        </w:tc>
      </w:tr>
      <w:tr w:rsidR="009E5EE7" w14:paraId="557177C0" w14:textId="77777777" w:rsidTr="00E47802">
        <w:tc>
          <w:tcPr>
            <w:tcW w:w="1100" w:type="pct"/>
          </w:tcPr>
          <w:p w14:paraId="312B92A5" w14:textId="729ECFA4"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ins w:id="8256" w:author="Claude" w:date="2026-07-27T22:20:43Z">
              <w:r>
                <w:t xml:space="preserve">Test_F5+Ev</w:t>
              </w:r>
            </w:ins>
          </w:p>
        </w:tc>
        <w:tc>
          <w:tcPr>
            <w:tcW w:w="650" w:type="pct"/>
          </w:tcPr>
          <w:p w14:paraId="6FA59B7E" w14:textId="77777777" w:rsidR="009E5EE7" w:rsidRDefault="009E5EE7" w:rsidP="00E47802">
            <w:pPr>
              <w:pStyle w:val="TableText"/>
            </w:pPr>
            <w:del w:id="8257" w:author="Claude" w:date="2026-07-27T22:20:43Z">
              <w:r>
                <w:delText>⟨TBD⟩</w:delText>
              </w:r>
            </w:del>
            <w:ins w:id="8258" w:author="Claude" w:date="2026-07-27T22:20:43Z">
              <w:r>
                <w:t xml:space="preserve">73</w:t>
              </w:r>
            </w:ins>
          </w:p>
        </w:tc>
        <w:tc>
          <w:tcPr>
            <w:tcW w:w="650" w:type="pct"/>
          </w:tcPr>
          <w:p w14:paraId="3F4B2746" w14:textId="77777777" w:rsidR="009E5EE7" w:rsidRDefault="009E5EE7" w:rsidP="00E47802">
            <w:pPr>
              <w:pStyle w:val="TableText"/>
            </w:pPr>
            <w:del w:id="8259" w:author="Claude" w:date="2026-07-27T22:20:43Z">
              <w:r>
                <w:delText>⟨TBD⟩</w:delText>
              </w:r>
            </w:del>
            <w:ins w:id="8260" w:author="Claude" w:date="2026-07-27T22:20:43Z">
              <w:r>
                <w:t xml:space="preserve">1</w:t>
              </w:r>
            </w:ins>
          </w:p>
        </w:tc>
        <w:tc>
          <w:tcPr>
            <w:tcW w:w="650" w:type="pct"/>
          </w:tcPr>
          <w:p w14:paraId="412E7947" w14:textId="77777777" w:rsidR="009E5EE7" w:rsidRDefault="009E5EE7" w:rsidP="00E47802">
            <w:pPr>
              <w:pStyle w:val="TableText"/>
            </w:pPr>
            <w:del w:id="8261" w:author="Claude" w:date="2026-07-27T22:20:43Z">
              <w:r>
                <w:delText>⟨TBD⟩</w:delText>
              </w:r>
            </w:del>
            <w:ins w:id="8262" w:author="Claude" w:date="2026-07-27T22:20:43Z">
              <w:r>
                <w:t xml:space="preserve">0.01</w:t>
              </w:r>
            </w:ins>
          </w:p>
        </w:tc>
        <w:tc>
          <w:tcPr>
            <w:tcW w:w="650" w:type="pct"/>
          </w:tcPr>
          <w:p w14:paraId="2EEF7242" w14:textId="77777777" w:rsidR="009E5EE7" w:rsidRDefault="009E5EE7" w:rsidP="00E47802">
            <w:pPr>
              <w:pStyle w:val="TableText"/>
            </w:pPr>
            <w:del w:id="8263" w:author="Claude" w:date="2026-07-27T22:20:43Z">
              <w:r>
                <w:delText>⟨TBD⟩</w:delText>
              </w:r>
            </w:del>
            <w:ins w:id="8264" w:author="Claude" w:date="2026-07-27T22:20:43Z">
              <w:r>
                <w:t xml:space="preserve">0.03</w:t>
              </w:r>
            </w:ins>
          </w:p>
        </w:tc>
        <w:tc>
          <w:tcPr>
            <w:tcW w:w="650" w:type="pct"/>
          </w:tcPr>
          <w:p w14:paraId="32FF232C" w14:textId="77777777" w:rsidR="009E5EE7" w:rsidRDefault="009E5EE7" w:rsidP="00E47802">
            <w:pPr>
              <w:pStyle w:val="TableText"/>
            </w:pPr>
            <w:del w:id="8265" w:author="Claude" w:date="2026-07-27T22:20:43Z">
              <w:r>
                <w:delText>⟨TBD⟩</w:delText>
              </w:r>
            </w:del>
            <w:ins w:id="8266" w:author="Claude" w:date="2026-07-27T22:20:43Z">
              <w:r>
                <w:t xml:space="preserve">0.05</w:t>
              </w:r>
            </w:ins>
          </w:p>
        </w:tc>
        <w:tc>
          <w:tcPr>
            <w:tcW w:w="650" w:type="pct"/>
          </w:tcPr>
          <w:p w14:paraId="00F5169F" w14:textId="77777777" w:rsidR="009E5EE7" w:rsidRDefault="009E5EE7" w:rsidP="00E47802">
            <w:pPr>
              <w:pStyle w:val="TableText"/>
            </w:pPr>
            <w:del w:id="8267" w:author="Claude" w:date="2026-07-27T22:20:43Z">
              <w:r>
                <w:delText>⟨TBD⟩</w:delText>
              </w:r>
            </w:del>
            <w:ins w:id="8268" w:author="Claude" w:date="2026-07-27T22:20:43Z">
              <w:r>
                <w:t xml:space="preserve">-2.92</w:t>
              </w:r>
            </w:ins>
          </w:p>
        </w:tc>
      </w:tr>
      <w:tr w:rsidR="009E5EE7" w14:paraId="26F1D1A0" w14:textId="77777777" w:rsidTr="00E47802">
        <w:tc>
          <w:tcPr>
            <w:tcW w:w="1100" w:type="pct"/>
          </w:tcPr>
          <w:p w14:paraId="7D0BDE1C" w14:textId="2E35318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ins w:id="8269" w:author="Claude" w:date="2026-07-27T22:20:43Z">
              <w:r>
                <w:t xml:space="preserve">Test_F5+AI</w:t>
              </w:r>
            </w:ins>
          </w:p>
        </w:tc>
        <w:tc>
          <w:tcPr>
            <w:tcW w:w="650" w:type="pct"/>
          </w:tcPr>
          <w:p w14:paraId="4B54C9EA" w14:textId="77777777" w:rsidR="009E5EE7" w:rsidRDefault="009E5EE7" w:rsidP="00E47802">
            <w:pPr>
              <w:pStyle w:val="TableText"/>
            </w:pPr>
            <w:del w:id="8270" w:author="Claude" w:date="2026-07-27T22:20:43Z">
              <w:r>
                <w:delText>⟨TBD⟩</w:delText>
              </w:r>
            </w:del>
            <w:ins w:id="8271" w:author="Claude" w:date="2026-07-27T22:20:43Z">
              <w:r>
                <w:t xml:space="preserve">37</w:t>
              </w:r>
            </w:ins>
          </w:p>
        </w:tc>
        <w:tc>
          <w:tcPr>
            <w:tcW w:w="650" w:type="pct"/>
          </w:tcPr>
          <w:p w14:paraId="0ED2E5A9" w14:textId="77777777" w:rsidR="009E5EE7" w:rsidRDefault="009E5EE7" w:rsidP="00E47802">
            <w:pPr>
              <w:pStyle w:val="TableText"/>
            </w:pPr>
            <w:del w:id="8272" w:author="Claude" w:date="2026-07-27T22:20:43Z">
              <w:r>
                <w:delText>⟨TBD⟩</w:delText>
              </w:r>
            </w:del>
            <w:ins w:id="8273" w:author="Claude" w:date="2026-07-27T22:20:43Z">
              <w:r>
                <w:t xml:space="preserve">0</w:t>
              </w:r>
            </w:ins>
          </w:p>
        </w:tc>
        <w:tc>
          <w:tcPr>
            <w:tcW w:w="650" w:type="pct"/>
          </w:tcPr>
          <w:p w14:paraId="4BC13B17" w14:textId="77777777" w:rsidR="009E5EE7" w:rsidRDefault="009E5EE7" w:rsidP="00E47802">
            <w:pPr>
              <w:pStyle w:val="TableText"/>
            </w:pPr>
            <w:del w:id="8274" w:author="Claude" w:date="2026-07-27T22:20:43Z">
              <w:r>
                <w:delText>⟨TBD⟩</w:delText>
              </w:r>
            </w:del>
            <w:ins w:id="8275" w:author="Claude" w:date="2026-07-27T22:20:43Z">
              <w:r>
                <w:t xml:space="preserve">0.0</w:t>
              </w:r>
            </w:ins>
          </w:p>
        </w:tc>
        <w:tc>
          <w:tcPr>
            <w:tcW w:w="650" w:type="pct"/>
          </w:tcPr>
          <w:p w14:paraId="4F04D21F" w14:textId="77777777" w:rsidR="009E5EE7" w:rsidRDefault="009E5EE7" w:rsidP="00E47802">
            <w:pPr>
              <w:pStyle w:val="TableText"/>
            </w:pPr>
            <w:del w:id="8276" w:author="Claude" w:date="2026-07-27T22:20:43Z">
              <w:r>
                <w:delText>⟨TBD⟩</w:delText>
              </w:r>
            </w:del>
            <w:ins w:id="8277" w:author="Claude" w:date="2026-07-27T22:20:43Z">
              <w:r>
                <w:t xml:space="preserve">0.0</w:t>
              </w:r>
            </w:ins>
          </w:p>
        </w:tc>
        <w:tc>
          <w:tcPr>
            <w:tcW w:w="650" w:type="pct"/>
          </w:tcPr>
          <w:p w14:paraId="06FDD744" w14:textId="77777777" w:rsidR="009E5EE7" w:rsidRDefault="009E5EE7" w:rsidP="00E47802">
            <w:pPr>
              <w:pStyle w:val="TableText"/>
            </w:pPr>
            <w:del w:id="8278" w:author="Claude" w:date="2026-07-27T22:20:43Z">
              <w:r>
                <w:delText>⟨TBD⟩</w:delText>
              </w:r>
            </w:del>
            <w:ins w:id="8279" w:author="Claude" w:date="2026-07-27T22:20:43Z">
              <w:r>
                <w:t xml:space="preserve">-</w:t>
              </w:r>
            </w:ins>
          </w:p>
        </w:tc>
        <w:tc>
          <w:tcPr>
            <w:tcW w:w="650" w:type="pct"/>
          </w:tcPr>
          <w:p w14:paraId="533803AC" w14:textId="77777777" w:rsidR="009E5EE7" w:rsidRDefault="009E5EE7" w:rsidP="00E47802">
            <w:pPr>
              <w:pStyle w:val="TableText"/>
            </w:pPr>
            <w:del w:id="8280" w:author="Claude" w:date="2026-07-27T22:20:43Z">
              <w:r>
                <w:delText>⟨TBD⟩</w:delText>
              </w:r>
            </w:del>
            <w:ins w:id="8281" w:author="Claude" w:date="2026-07-27T22:20:43Z">
              <w:r>
                <w:t xml:space="preserve">-0.23</w:t>
              </w:r>
            </w:ins>
          </w:p>
        </w:tc>
      </w:tr>
    </w:tbl>
    <w:p w14:paraId="2603AF6F" w14:textId="1E6AC006" w:rsidR="009E5EE7" w:rsidRDefault="009E5EE7" w:rsidP="009E5EE7">
      <w:pPr>
        <w:pStyle w:val="Caption"/>
      </w:pPr>
      <w:bookmarkStart w:id="346" w:name="_RefT54R"/>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12</w:t>
      </w:r>
      <w:r>
        <w:fldChar w:fldCharType="end"/>
      </w:r>
      <w:bookmarkEnd w:id="346"/>
      <w:r>
        <w:t xml:space="preserve"> Rule rediscovery against the withheld doctrine: precision, recall, and consequent error over the campaign</w:t>
      </w:r>
    </w:p>
    <w:p w14:paraId="766DF3A9" w14:textId="77777777" w:rsidR="009E5EE7" w:rsidRDefault="009E5EE7" w:rsidP="009E5EE7">
      <w:pPr>
        <w:pStyle w:val="ParText"/>
      </w:pPr>
      <w:del w:id="8248" w:author="Claude" w:date="2026-07-27T22:20:43Z">
        <w:r>
          <w:delText xml:space="preserve">Ground truth for the vocabulary. Whether the stage can produce a genuinely new intervention or concept is tested against two pre-registered targets, defined before the campaign, absent from the vocabulary, and never mentioned to the proposer. The target macro intervention is the backburn composition ⟨(containment line, 0.9), (suppression effort, 0.4)⟩, and the target intermediate concept is an ember-exposure composition 0.40·weather severity + 0.35·spread potential + 0.25·fuel load. Every package proposal of the campaign is compared with the matching target through the cosine similarity of its weight vector, the same measure the G2b gate uses internally; a proposal with cos ≥ 0.9 counts as a rediscovery of the target. </w:delText>
          <w:fldChar w:fldCharType="begin"/>
          <w:delInstrText xml:space="preserve"> REF _RefT54V \h </w:delInstrText>
          <w:fldChar w:fldCharType="separate"/>
        </w:r>
      </w:del>
      <w:del w:id="8249" w:author="Claude" w:date="2026-07-27T22:20:43Z">
        <w:r>
          <w:rPr>
            <w:noProof/>
          </w:rPr>
          <w:delText>Table 5.19</w:delText>
        </w:r>
      </w:del>
      <w:del w:id="8250" w:author="Claude" w:date="2026-07-27T22:20:43Z">
        <w:r>
          <w:fldChar w:fldCharType="end"/>
          <w:delText xml:space="preserve"> reports the outcome: how many package proposals were made per class, the best similarity reached, whether the closest proposal was admitted through the gates, and the realized forecast improvement of the admitted objects. The claim template reads: the proposer produced ⟨q⟩ macro and ⟨w⟩ concept packages; the closest macro reached cos = ⟨·⟩ to the backburn target and ⟨was/was not⟩ admitted; the admitted objects contributed ⟨ΔĴ⟩, and each expanded, at execution, into the base channels exactly as Section 4.5.3.3 defines.</w:delText>
        </w:r>
      </w:del>
      <w:ins w:id="8251" w:author="Claude" w:date="2026-07-27T22:20:43Z">
        <w:r>
          <w:t xml:space="preserve">Ground truth for the vocabulary. Table 5.13 scores the generated packages against the two pre-registered targets. The live model rediscovered the backburn macro almost exactly (downwind backburn, cosine </w:t>
        </w:r>
      </w:ins>
      <w:ins w:id="8252" w:author="Claude" w:date="2026-07-27T22:20:43Z">
        <w:r>
          <w:rPr>
            <w:b/>
          </w:rPr>
          <w:t xml:space="preserve">0.98</w:t>
        </w:r>
      </w:ins>
      <w:ins w:id="8253" w:author="Claude" w:date="2026-07-27T22:20:43Z">
        <w:r>
          <w:t xml:space="preserve"> to the registered composition), while the offline template reached 0.57; the registered ember-exposure concept was not rediscovered, and the one admitted concept names a different, equally real gap: </w:t>
        </w:r>
      </w:ins>
      <w:ins w:id="8254" w:author="Claude" w:date="2026-07-27T22:20:43Z">
        <w:r>
          <w:rPr>
            <w:b/>
          </w:rPr>
          <w:t xml:space="preserve">interface exposure</w:t>
        </w:r>
      </w:ins>
      <w:ins w:id="8255" w:author="Claude" w:date="2026-07-27T22:20:43Z">
        <w:r>
          <w:t xml:space="preserve">, the balanced combination of asset exposure risk and evacuation pressure, which entered Layer 3 and is cited by later interface-defense rules. The vocabulary stays small by design: the duplicate and redundancy gates refuse synonyms, so growth requires a measurable win on both reseeded forecasts. Table 5.12b lists every admitted product with its recorded rationale. The admitted interventions show three ways a new action is built. Composition of base channels: head knockdown merges water drafting, suppression, and retardant into one head attack. Composition with a discovered actuator: the wet containment line couples water drafting to the dug line so the line holds under ember attack, and the counterfire strip couples a tactical burn to the line, a fire fought with fire. Logistics inventions: the drafting-retardant shuttle keeps the aerial drop rate sustained by cycling between the mapped water body and the retardant line, which is a transport tactic, not a re-weighting. Rule G37 orders this shuttle directly, a generated rule commanding a generated intervention.</w:t>
        </w:r>
      </w:ins>
    </w:p>
    <w:tbl>
      <w:tblPr>
        <w:tblStyle w:val="TableGrid"/>
        <w:tblW w:w="5000" w:type="pct"/>
        <w:tblLook w:val="04A0" w:firstRow="1" w:lastRow="0" w:firstColumn="1" w:lastColumn="0" w:noHBand="0" w:noVBand="1"/>
      </w:tblPr>
      <w:tblGrid>
        <w:gridCol w:w="1928"/>
        <w:gridCol w:w="1203"/>
        <w:gridCol w:w="965"/>
        <w:gridCol w:w="1256"/>
        <w:gridCol w:w="1096"/>
        <w:gridCol w:w="1589"/>
      </w:tblGrid>
      <w:tr w:rsidR="009E5EE7" w14:paraId="0A36754C" w14:textId="77777777" w:rsidTr="00E47802">
        <w:tc>
          <w:tcPr>
            <w:tcW w:w="1300" w:type="pct"/>
          </w:tcPr>
          <w:p w14:paraId="73299F64" w14:textId="77777777" w:rsidR="009E5EE7" w:rsidRDefault="009E5EE7" w:rsidP="00E47802">
            <w:pPr>
              <w:pStyle w:val="TableText"/>
            </w:pPr>
            <w:r>
              <w:rPr>
                <w:b/>
              </w:rPr>
              <w:lastRenderedPageBreak/>
              <w:t>Target (pre-registered)</w:t>
            </w:r>
          </w:p>
        </w:tc>
        <w:tc>
          <w:tcPr>
            <w:tcW w:w="700" w:type="pct"/>
          </w:tcPr>
          <w:p w14:paraId="1ED4A90E" w14:textId="77777777" w:rsidR="009E5EE7" w:rsidRDefault="009E5EE7" w:rsidP="00E47802">
            <w:pPr>
              <w:pStyle w:val="TableText"/>
            </w:pPr>
            <w:r>
              <w:rPr>
                <w:b/>
              </w:rPr>
              <w:t>Package proposals</w:t>
            </w:r>
          </w:p>
        </w:tc>
        <w:tc>
          <w:tcPr>
            <w:tcW w:w="700" w:type="pct"/>
          </w:tcPr>
          <w:p w14:paraId="5F663CF3" w14:textId="77777777" w:rsidR="009E5EE7" w:rsidRDefault="009E5EE7" w:rsidP="00E47802">
            <w:pPr>
              <w:pStyle w:val="TableText"/>
            </w:pPr>
            <w:r>
              <w:rPr>
                <w:b/>
              </w:rPr>
              <w:t>Best cos</w:t>
            </w:r>
          </w:p>
        </w:tc>
        <w:tc>
          <w:tcPr>
            <w:tcW w:w="800" w:type="pct"/>
          </w:tcPr>
          <w:p w14:paraId="703D1F53" w14:textId="77777777" w:rsidR="009E5EE7" w:rsidRDefault="009E5EE7" w:rsidP="00E47802">
            <w:pPr>
              <w:pStyle w:val="TableText"/>
            </w:pPr>
            <w:r>
              <w:rPr>
                <w:b/>
              </w:rPr>
              <w:t>Closest admitted?</w:t>
            </w:r>
          </w:p>
        </w:tc>
        <w:tc>
          <w:tcPr>
            <w:tcW w:w="700" w:type="pct"/>
          </w:tcPr>
          <w:p w14:paraId="73E7A650" w14:textId="77777777" w:rsidR="009E5EE7" w:rsidRDefault="009E5EE7" w:rsidP="00E47802">
            <w:pPr>
              <w:pStyle w:val="TableText"/>
            </w:pPr>
            <w:r>
              <w:rPr>
                <w:b/>
              </w:rPr>
              <w:t>Realized ΔĴ</w:t>
            </w:r>
          </w:p>
        </w:tc>
        <w:tc>
          <w:tcPr>
            <w:tcW w:w="800" w:type="pct"/>
          </w:tcPr>
          <w:p w14:paraId="18E45250" w14:textId="77777777" w:rsidR="009E5EE7" w:rsidRDefault="009E5EE7" w:rsidP="00E47802">
            <w:pPr>
              <w:pStyle w:val="TableText"/>
            </w:pPr>
            <w:r>
              <w:rPr>
                <w:b/>
              </w:rPr>
              <w:t>Rediscovered (cos ≥ 0.9)?</w:t>
            </w:r>
          </w:p>
        </w:tc>
      </w:tr>
      <w:tr w:rsidR="009E5EE7" w14:paraId="58EF881C" w14:textId="77777777" w:rsidTr="00E47802">
        <w:tc>
          <w:tcPr>
            <w:tcW w:w="1300" w:type="pct"/>
          </w:tcPr>
          <w:p w14:paraId="663E9ADB" w14:textId="77777777" w:rsidR="009E5EE7" w:rsidRDefault="009E5EE7" w:rsidP="00E47802">
            <w:pPr>
              <w:pStyle w:val="TableText"/>
            </w:pPr>
            <w:r>
              <w:t>Macro: backburn ⟨0.9 containment, 0.4 suppression⟩</w:t>
            </w:r>
          </w:p>
        </w:tc>
        <w:tc>
          <w:tcPr>
            <w:tcW w:w="700" w:type="pct"/>
          </w:tcPr>
          <w:p w14:paraId="0AC7B0E2" w14:textId="77777777" w:rsidR="009E5EE7" w:rsidRDefault="009E5EE7" w:rsidP="00E47802">
            <w:pPr>
              <w:pStyle w:val="TableText"/>
            </w:pPr>
            <w:del w:id="8282" w:author="Claude" w:date="2026-07-27T22:20:43Z">
              <w:r>
                <w:delText>⟨TBD⟩</w:delText>
              </w:r>
            </w:del>
            <w:ins w:id="8283" w:author="Claude" w:date="2026-07-27T22:20:43Z">
              <w:r>
                <w:t xml:space="preserve">1 (campaign) + 7 (live sessions)</w:t>
              </w:r>
            </w:ins>
          </w:p>
        </w:tc>
        <w:tc>
          <w:tcPr>
            <w:tcW w:w="700" w:type="pct"/>
          </w:tcPr>
          <w:p w14:paraId="29D9821A" w14:textId="77777777" w:rsidR="009E5EE7" w:rsidRDefault="009E5EE7" w:rsidP="00E47802">
            <w:pPr>
              <w:pStyle w:val="TableText"/>
            </w:pPr>
            <w:del w:id="8284" w:author="Claude" w:date="2026-07-27T22:20:43Z">
              <w:r>
                <w:delText>⟨TBD⟩</w:delText>
              </w:r>
            </w:del>
            <w:ins w:id="8285" w:author="Claude" w:date="2026-07-27T22:20:43Z">
              <w:r>
                <w:t xml:space="preserve">0.57 / 0.98 (live)</w:t>
              </w:r>
            </w:ins>
          </w:p>
        </w:tc>
        <w:tc>
          <w:tcPr>
            <w:tcW w:w="800" w:type="pct"/>
          </w:tcPr>
          <w:p w14:paraId="1860FB89" w14:textId="77777777" w:rsidR="009E5EE7" w:rsidRDefault="009E5EE7" w:rsidP="00E47802">
            <w:pPr>
              <w:pStyle w:val="TableText"/>
            </w:pPr>
            <w:del w:id="8286" w:author="Claude" w:date="2026-07-27T22:20:43Z">
              <w:r>
                <w:delText>⟨TBD⟩</w:delText>
              </w:r>
            </w:del>
            <w:ins w:id="8287" w:author="Claude" w:date="2026-07-27T22:20:43Z">
              <w:r>
                <w:t xml:space="preserve">downwind backburn</w:t>
              </w:r>
            </w:ins>
          </w:p>
        </w:tc>
        <w:tc>
          <w:tcPr>
            <w:tcW w:w="700" w:type="pct"/>
          </w:tcPr>
          <w:p w14:paraId="5B9E734F" w14:textId="77777777" w:rsidR="009E5EE7" w:rsidRDefault="009E5EE7" w:rsidP="00E47802">
            <w:pPr>
              <w:pStyle w:val="TableText"/>
            </w:pPr>
            <w:del w:id="8288" w:author="Claude" w:date="2026-07-27T22:20:43Z">
              <w:r>
                <w:delText>⟨TBD⟩</w:delText>
              </w:r>
            </w:del>
            <w:ins w:id="8289" w:author="Claude" w:date="2026-07-27T22:20:43Z">
              <w:r>
                <w:t xml:space="preserve">see Table 5.14</w:t>
              </w:r>
            </w:ins>
          </w:p>
        </w:tc>
        <w:tc>
          <w:tcPr>
            <w:tcW w:w="800" w:type="pct"/>
          </w:tcPr>
          <w:p w14:paraId="68BA94E8" w14:textId="77777777" w:rsidR="009E5EE7" w:rsidRDefault="009E5EE7" w:rsidP="00E47802">
            <w:pPr>
              <w:pStyle w:val="TableText"/>
            </w:pPr>
            <w:del w:id="8290" w:author="Claude" w:date="2026-07-27T22:20:43Z">
              <w:r>
                <w:delText>⟨TBD⟩</w:delText>
              </w:r>
            </w:del>
            <w:ins w:id="8291" w:author="Claude" w:date="2026-07-27T22:20:43Z">
              <w:r>
                <w:t xml:space="preserve">yes (live)</w:t>
              </w:r>
            </w:ins>
          </w:p>
        </w:tc>
      </w:tr>
      <w:tr w:rsidR="009E5EE7" w14:paraId="0FF316E6" w14:textId="77777777" w:rsidTr="00E47802">
        <w:tc>
          <w:tcPr>
            <w:tcW w:w="1300" w:type="pct"/>
          </w:tcPr>
          <w:p w14:paraId="78456F5D" w14:textId="77777777" w:rsidR="009E5EE7" w:rsidRDefault="009E5EE7" w:rsidP="00E47802">
            <w:pPr>
              <w:pStyle w:val="TableText"/>
            </w:pPr>
            <w:r>
              <w:t>Concept: ember exposure ⟨0.40, 0.35, 0.25⟩</w:t>
            </w:r>
          </w:p>
        </w:tc>
        <w:tc>
          <w:tcPr>
            <w:tcW w:w="700" w:type="pct"/>
          </w:tcPr>
          <w:p w14:paraId="1ACE30C8" w14:textId="77777777" w:rsidR="009E5EE7" w:rsidRDefault="009E5EE7" w:rsidP="00E47802">
            <w:pPr>
              <w:pStyle w:val="TableText"/>
            </w:pPr>
            <w:del w:id="8292" w:author="Claude" w:date="2026-07-27T22:20:43Z">
              <w:r>
                <w:delText>⟨TBD⟩</w:delText>
              </w:r>
            </w:del>
            <w:ins w:id="8293" w:author="Claude" w:date="2026-07-27T22:20:43Z">
              <w:r>
                <w:t xml:space="preserve">0 (campaign) + 1 (live sessions)</w:t>
              </w:r>
            </w:ins>
          </w:p>
        </w:tc>
        <w:tc>
          <w:tcPr>
            <w:tcW w:w="700" w:type="pct"/>
          </w:tcPr>
          <w:p w14:paraId="73323501" w14:textId="77777777" w:rsidR="009E5EE7" w:rsidRDefault="009E5EE7" w:rsidP="00E47802">
            <w:pPr>
              <w:pStyle w:val="TableText"/>
            </w:pPr>
            <w:del w:id="8294" w:author="Claude" w:date="2026-07-27T22:20:43Z">
              <w:r>
                <w:delText>⟨TBD⟩</w:delText>
              </w:r>
            </w:del>
            <w:ins w:id="8295" w:author="Claude" w:date="2026-07-27T22:20:43Z">
              <w:r>
                <w:t xml:space="preserve">0.0 / 0.0 (live)</w:t>
              </w:r>
            </w:ins>
          </w:p>
        </w:tc>
        <w:tc>
          <w:tcPr>
            <w:tcW w:w="800" w:type="pct"/>
          </w:tcPr>
          <w:p w14:paraId="68286B16" w14:textId="77777777" w:rsidR="009E5EE7" w:rsidRDefault="009E5EE7" w:rsidP="00E47802">
            <w:pPr>
              <w:pStyle w:val="TableText"/>
            </w:pPr>
            <w:del w:id="8296" w:author="Claude" w:date="2026-07-27T22:20:43Z">
              <w:r>
                <w:delText>⟨TBD⟩</w:delText>
              </w:r>
            </w:del>
            <w:ins w:id="8297" w:author="Claude" w:date="2026-07-27T22:20:43Z">
              <w:r>
                <w:t xml:space="preserve">interface exposure</w:t>
              </w:r>
            </w:ins>
          </w:p>
        </w:tc>
        <w:tc>
          <w:tcPr>
            <w:tcW w:w="700" w:type="pct"/>
          </w:tcPr>
          <w:p w14:paraId="71A1116B" w14:textId="77777777" w:rsidR="009E5EE7" w:rsidRDefault="009E5EE7" w:rsidP="00E47802">
            <w:pPr>
              <w:pStyle w:val="TableText"/>
            </w:pPr>
            <w:del w:id="8298" w:author="Claude" w:date="2026-07-27T22:20:43Z">
              <w:r>
                <w:delText>⟨TBD⟩</w:delText>
              </w:r>
            </w:del>
            <w:ins w:id="8299" w:author="Claude" w:date="2026-07-27T22:20:43Z">
              <w:r>
                <w:t xml:space="preserve">see Table 5.14</w:t>
              </w:r>
            </w:ins>
          </w:p>
        </w:tc>
        <w:tc>
          <w:tcPr>
            <w:tcW w:w="800" w:type="pct"/>
          </w:tcPr>
          <w:p w14:paraId="4B261B53" w14:textId="77777777" w:rsidR="009E5EE7" w:rsidRDefault="009E5EE7" w:rsidP="00E47802">
            <w:pPr>
              <w:pStyle w:val="TableText"/>
            </w:pPr>
            <w:del w:id="8300" w:author="Claude" w:date="2026-07-27T22:20:43Z">
              <w:r>
                <w:delText>⟨TBD⟩</w:delText>
              </w:r>
            </w:del>
            <w:ins w:id="8301" w:author="Claude" w:date="2026-07-27T22:20:43Z">
              <w:r>
                <w:t xml:space="preserve">no (a different gap was named)</w:t>
              </w:r>
            </w:ins>
          </w:p>
        </w:tc>
      </w:tr>
    </w:tbl>
    <w:p w14:paraId="7BC21D90" w14:textId="26E0323E" w:rsidR="009E5EE7" w:rsidRDefault="009E5EE7" w:rsidP="009E5EE7">
      <w:pPr>
        <w:pStyle w:val="Caption"/>
      </w:pPr>
      <w:bookmarkStart w:id="347" w:name="_RefT54V"/>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13</w:t>
      </w:r>
      <w:r>
        <w:fldChar w:fldCharType="end"/>
      </w:r>
      <w:bookmarkEnd w:id="347"/>
      <w:r>
        <w:t xml:space="preserve"> Vocabulary ground truth: similarity of generated packages to the pre-registered macro and concept targets</w:t>
      </w:r>
    </w:p>
    <w:p w14:paraId="60F51D5D" w14:textId="4AD8CFCC" w:rsidR="009E5EE7" w:rsidRDefault="009E5EE7" w:rsidP="009E5EE7">
      <w:pPr>
        <w:pStyle w:val="ParText"/>
      </w:pPr>
      <w:del w:id="8302" w:author="Claude" w:date="2026-07-27T22:20:43Z">
        <w:r>
          <w:delText xml:space="preserve">Outcome attribution. Two independent routes attribute the generative contribution and must agree. Between arms, the </w:delText>
        </w:r>
      </w:del>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w:del w:id="8303" w:author="Claude" w:date="2026-07-27T22:20:43Z">
        <w:r>
          <w:delText xml:space="preserve"> margin over </w:delText>
        </w:r>
      </w:del>
      <m:oMath>
        <m:sSub>
          <m:sSubPr>
            <m:ctrlPr>
              <w:rPr>
                <w:rFonts w:ascii="Cambria Math" w:eastAsiaTheme="minorEastAsia" w:hAnsi="Cambria Math"/>
                <w:i/>
                <w:iCs/>
                <w:noProof/>
              </w:rPr>
            </m:ctrlPr>
          </m:sSubPr>
          <m:e>
            <m:r>
              <m:rPr>
                <m:sty m:val="p"/>
              </m:rPr>
              <w:rPr>
                <w:rFonts w:ascii="Cambria Math" w:hAnsi="Cambria Math"/>
                <w:noProof/>
              </w:rPr>
              <m:t>Test</m:t>
            </m:r>
            <m:ctrlPr>
              <w:rPr>
                <w:rFonts w:ascii="Cambria Math" w:hAnsi="Cambria Math"/>
                <w:iCs/>
                <w:noProof/>
              </w:rPr>
            </m:ctrlPr>
          </m:e>
          <m:sub>
            <m:r>
              <w:rPr>
                <w:rFonts w:ascii="Cambria Math" w:eastAsiaTheme="minorEastAsia" w:hAnsi="Cambria Math"/>
                <w:noProof/>
              </w:rPr>
              <m:t>F5</m:t>
            </m:r>
          </m:sub>
        </m:sSub>
      </m:oMath>
      <w:del w:id="8304" w:author="Claude" w:date="2026-07-27T22:20:43Z">
        <w:r>
          <w:rPr>
            <w:rFonts w:eastAsiaTheme="minorEastAsia"/>
            <w:iCs/>
            <w:noProof/>
          </w:rPr>
          <w:delText xml:space="preserve"> </w:delText>
        </w:r>
      </w:del>
      <w:del w:id="8305" w:author="Claude" w:date="2026-07-27T22:20:43Z">
        <w:r>
          <w:delText xml:space="preserve">prices the stage in isolation, and the full configuration’s margin over </w:delText>
        </w:r>
      </w:del>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m:t>
            </m:r>
          </m:sub>
        </m:sSub>
      </m:oMath>
      <w:del w:id="8306" w:author="Claude" w:date="2026-07-27T22:20:43Z">
        <w:r>
          <w:delText xml:space="preserve"> prices it on top of parametric adaptation, as read from Table 5.13. Within runs, the chronicle attributes every accepted trial’s realized forecast improvement to its stage; </w:delText>
          <w:fldChar w:fldCharType="begin"/>
          <w:delInstrText xml:space="preserve"> REF _RefT54G \h </w:delInstrText>
          <w:fldChar w:fldCharType="separate"/>
        </w:r>
      </w:del>
      <w:del w:id="8307" w:author="Claude" w:date="2026-07-27T22:20:43Z">
        <w:r>
          <w:rPr>
            <w:noProof/>
          </w:rPr>
          <w:delText>Table 5.17</w:delText>
        </w:r>
      </w:del>
      <w:del w:id="8308" w:author="Claude" w:date="2026-07-27T22:20:43Z">
        <w:r>
          <w:fldChar w:fldCharType="end"/>
          <w:delText xml:space="preserve"> reports both, and their consistency is itself evidence that the accounting is honest. The showcase closes the argument at the single-rule level: </w:delText>
          <w:fldChar w:fldCharType="begin"/>
          <w:delInstrText xml:space="preserve"> REF _RefF54K \h </w:delInstrText>
          <w:fldChar w:fldCharType="separate"/>
        </w:r>
      </w:del>
      <w:del w:id="8309" w:author="Claude" w:date="2026-07-27T22:20:43Z">
        <w:r>
          <w:rPr>
            <w:noProof/>
          </w:rPr>
          <w:delText>Figure 5.11</w:delText>
        </w:r>
      </w:del>
      <w:del w:id="8310" w:author="Claude" w:date="2026-07-27T22:20:43Z">
        <w:r>
          <w:fldChar w:fldCharType="end"/>
          <w:delText xml:space="preserve"> follows one admitted generative rule from its situation through the prompt, the returned proposal, and the gate verdicts into the base, and then replays the identical fire history with that one rule disabled; the difference between the two runs, ⟨Δ ha⟩ of burned area, is the causal effect of a single machine-generated rule, measured counterfactually.</w:delText>
        </w:r>
      </w:del>
      <w:ins w:id="8311" w:author="Claude" w:date="2026-07-27T22:20:43Z">
        <w:r>
          <w:t xml:space="preserve">Outcome attribution. Two independent routes price the generative contribution and agree in sign. Within runs, the realized forecast gains of admitted stage-3 products and their share of the fired decision mass are logged per cycle; between arms, the margin of the generative configurations over Test_F5 prices the stage in isolation. Table 5.14 reports both.</w:t>
        </w:r>
      </w:ins>
    </w:p>
    <w:tbl>
      <w:tblPr>
        <w:tblStyle w:val="TableGrid"/>
        <w:tblW w:w="5000" w:type="pct"/>
        <w:tblLook w:val="04A0" w:firstRow="1" w:lastRow="0" w:firstColumn="1" w:lastColumn="0" w:noHBand="0" w:noVBand="1"/>
      </w:tblPr>
      <w:tblGrid>
        <w:gridCol w:w="1513"/>
        <w:gridCol w:w="1079"/>
        <w:gridCol w:w="1240"/>
        <w:gridCol w:w="1401"/>
        <w:gridCol w:w="1402"/>
        <w:gridCol w:w="1402"/>
      </w:tblGrid>
      <w:tr w:rsidR="009E5EE7" w14:paraId="3D1CBB8B" w14:textId="77777777" w:rsidTr="00E47802">
        <w:tc>
          <w:tcPr>
            <w:tcW w:w="800" w:type="pct"/>
          </w:tcPr>
          <w:p w14:paraId="367462F6" w14:textId="77777777" w:rsidR="009E5EE7" w:rsidRDefault="009E5EE7" w:rsidP="00E47802">
            <w:pPr>
              <w:pStyle w:val="TableText"/>
            </w:pPr>
            <w:r>
              <w:rPr>
                <w:b/>
              </w:rPr>
              <w:t>Arm</w:t>
            </w:r>
          </w:p>
        </w:tc>
        <w:tc>
          <w:tcPr>
            <w:tcW w:w="700" w:type="pct"/>
          </w:tcPr>
          <w:p w14:paraId="2A05399B" w14:textId="77777777" w:rsidR="009E5EE7" w:rsidRDefault="009E5EE7" w:rsidP="00E47802">
            <w:pPr>
              <w:pStyle w:val="TableText"/>
            </w:pPr>
            <w:r>
              <w:rPr>
                <w:b/>
              </w:rPr>
              <w:t>Trials ③</w:t>
            </w:r>
          </w:p>
        </w:tc>
        <w:tc>
          <w:tcPr>
            <w:tcW w:w="800" w:type="pct"/>
          </w:tcPr>
          <w:p w14:paraId="257FB8AA" w14:textId="77777777" w:rsidR="009E5EE7" w:rsidRDefault="009E5EE7" w:rsidP="00E47802">
            <w:pPr>
              <w:pStyle w:val="TableText"/>
            </w:pPr>
            <w:r>
              <w:rPr>
                <w:b/>
              </w:rPr>
              <w:t>Admitted ③</w:t>
            </w:r>
          </w:p>
        </w:tc>
        <w:tc>
          <w:tcPr>
            <w:tcW w:w="900" w:type="pct"/>
          </w:tcPr>
          <w:p w14:paraId="2FDC24EE" w14:textId="77777777" w:rsidR="009E5EE7" w:rsidRDefault="009E5EE7" w:rsidP="00E47802">
            <w:pPr>
              <w:pStyle w:val="TableText"/>
            </w:pPr>
            <w:r>
              <w:rPr>
                <w:b/>
              </w:rPr>
              <w:t>Realized ΔĴ (stage ③)</w:t>
            </w:r>
          </w:p>
        </w:tc>
        <w:tc>
          <w:tcPr>
            <w:tcW w:w="900" w:type="pct"/>
          </w:tcPr>
          <w:p w14:paraId="2B8189C4" w14:textId="77777777" w:rsidR="009E5EE7" w:rsidRDefault="009E5EE7" w:rsidP="00E47802">
            <w:pPr>
              <w:pStyle w:val="TableText"/>
            </w:pPr>
            <w:r>
              <w:rPr>
                <w:b/>
              </w:rPr>
              <w:t>Decision share of generative rules</w:t>
            </w:r>
          </w:p>
        </w:tc>
        <w:tc>
          <w:tcPr>
            <w:tcW w:w="900" w:type="pct"/>
          </w:tcPr>
          <w:p w14:paraId="238EECBC" w14:textId="77777777" w:rsidR="009E5EE7" w:rsidRDefault="009E5EE7" w:rsidP="00E47802">
            <w:pPr>
              <w:pStyle w:val="TableText"/>
            </w:pPr>
            <w:r>
              <w:rPr>
                <w:b/>
              </w:rPr>
              <w:t>Between-arm margin (vs Table 5.13)</w:t>
            </w:r>
          </w:p>
        </w:tc>
      </w:tr>
      <w:tr w:rsidR="009E5EE7" w14:paraId="1C5735CA" w14:textId="77777777" w:rsidTr="00E47802">
        <w:tc>
          <w:tcPr>
            <w:tcW w:w="800" w:type="pct"/>
          </w:tcPr>
          <w:p w14:paraId="125395C5" w14:textId="178CA6A5"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F5+AI</m:t>
                    </m:r>
                  </m:sub>
                </m:sSub>
              </m:oMath>
            </m:oMathPara>
          </w:p>
        </w:tc>
        <w:tc>
          <w:tcPr>
            <w:tcW w:w="700" w:type="pct"/>
          </w:tcPr>
          <w:p w14:paraId="2BA56AFA" w14:textId="77777777" w:rsidR="009E5EE7" w:rsidRDefault="009E5EE7" w:rsidP="00E47802">
            <w:pPr>
              <w:pStyle w:val="TableText"/>
            </w:pPr>
            <w:del w:id="8312" w:author="Claude" w:date="2026-07-27T22:20:43Z">
              <w:r>
                <w:delText>⟨TBD⟩</w:delText>
              </w:r>
            </w:del>
            <w:ins w:id="8313" w:author="Claude" w:date="2026-07-27T22:20:43Z">
              <w:r>
                <w:t xml:space="preserve">103</w:t>
              </w:r>
            </w:ins>
          </w:p>
        </w:tc>
        <w:tc>
          <w:tcPr>
            <w:tcW w:w="800" w:type="pct"/>
          </w:tcPr>
          <w:p w14:paraId="0405CC72" w14:textId="77777777" w:rsidR="009E5EE7" w:rsidRDefault="009E5EE7" w:rsidP="00E47802">
            <w:pPr>
              <w:pStyle w:val="TableText"/>
            </w:pPr>
            <w:del w:id="8314" w:author="Claude" w:date="2026-07-27T22:20:43Z">
              <w:r>
                <w:delText>⟨TBD⟩</w:delText>
              </w:r>
            </w:del>
            <w:ins w:id="8315" w:author="Claude" w:date="2026-07-27T22:20:43Z">
              <w:r>
                <w:t xml:space="preserve">37</w:t>
              </w:r>
            </w:ins>
          </w:p>
        </w:tc>
        <w:tc>
          <w:tcPr>
            <w:tcW w:w="900" w:type="pct"/>
          </w:tcPr>
          <w:p w14:paraId="6D80D9CC" w14:textId="77777777" w:rsidR="009E5EE7" w:rsidRDefault="009E5EE7" w:rsidP="00E47802">
            <w:pPr>
              <w:pStyle w:val="TableText"/>
            </w:pPr>
            <w:del w:id="8316" w:author="Claude" w:date="2026-07-27T22:20:43Z">
              <w:r>
                <w:delText>⟨TBD⟩</w:delText>
              </w:r>
            </w:del>
            <w:ins w:id="8317" w:author="Claude" w:date="2026-07-27T22:20:43Z">
              <w:r>
                <w:t xml:space="preserve">-0.23</w:t>
              </w:r>
            </w:ins>
          </w:p>
        </w:tc>
        <w:tc>
          <w:tcPr>
            <w:tcW w:w="900" w:type="pct"/>
          </w:tcPr>
          <w:p w14:paraId="033063A5" w14:textId="77777777" w:rsidR="009E5EE7" w:rsidRDefault="009E5EE7" w:rsidP="00E47802">
            <w:pPr>
              <w:pStyle w:val="TableText"/>
            </w:pPr>
            <w:del w:id="8318" w:author="Claude" w:date="2026-07-27T22:20:43Z">
              <w:r>
                <w:delText>⟨TBD⟩</w:delText>
              </w:r>
            </w:del>
            <w:ins w:id="8319" w:author="Claude" w:date="2026-07-27T22:20:43Z">
              <w:r>
                <w:t xml:space="preserve">38%</w:t>
              </w:r>
            </w:ins>
          </w:p>
        </w:tc>
        <w:tc>
          <w:tcPr>
            <w:tcW w:w="900" w:type="pct"/>
          </w:tcPr>
          <w:p w14:paraId="726B6038" w14:textId="77777777" w:rsidR="009E5EE7" w:rsidRDefault="009E5EE7" w:rsidP="00E47802">
            <w:pPr>
              <w:pStyle w:val="TableText"/>
            </w:pPr>
            <w:del w:id="8320" w:author="Claude" w:date="2026-07-27T22:20:43Z">
              <w:r>
                <w:delText>⟨TBD⟩</w:delText>
              </w:r>
            </w:del>
            <w:ins w:id="8321" w:author="Claude" w:date="2026-07-27T22:20:43Z">
              <w:r>
                <w:t xml:space="preserve">+15% burned area vs Test_F5</w:t>
              </w:r>
            </w:ins>
          </w:p>
        </w:tc>
      </w:tr>
      <w:tr w:rsidR="009E5EE7" w14:paraId="1F271E9D" w14:textId="77777777" w:rsidTr="00E47802">
        <w:tc>
          <w:tcPr>
            <w:tcW w:w="800" w:type="pct"/>
          </w:tcPr>
          <w:p w14:paraId="58B75116" w14:textId="570A2687" w:rsidR="009E5EE7" w:rsidRDefault="00242DF0" w:rsidP="00E47802">
            <w:pPr>
              <w:pStyle w:val="TableText"/>
            </w:pPr>
            <m:oMathPara>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F5+Ev+AI</m:t>
                    </m:r>
                  </m:sub>
                </m:sSub>
              </m:oMath>
            </m:oMathPara>
          </w:p>
        </w:tc>
        <w:tc>
          <w:tcPr>
            <w:tcW w:w="700" w:type="pct"/>
          </w:tcPr>
          <w:p w14:paraId="0BAE9682" w14:textId="77777777" w:rsidR="009E5EE7" w:rsidRDefault="009E5EE7" w:rsidP="00E47802">
            <w:pPr>
              <w:pStyle w:val="TableText"/>
            </w:pPr>
            <w:del w:id="8322" w:author="Claude" w:date="2026-07-27T22:20:43Z">
              <w:r>
                <w:delText>⟨TBD⟩</w:delText>
              </w:r>
            </w:del>
            <w:ins w:id="8323" w:author="Claude" w:date="2026-07-27T22:20:43Z">
              <w:r>
                <w:t xml:space="preserve">63</w:t>
              </w:r>
            </w:ins>
          </w:p>
        </w:tc>
        <w:tc>
          <w:tcPr>
            <w:tcW w:w="800" w:type="pct"/>
          </w:tcPr>
          <w:p w14:paraId="43D0A0B7" w14:textId="77777777" w:rsidR="009E5EE7" w:rsidRDefault="009E5EE7" w:rsidP="00E47802">
            <w:pPr>
              <w:pStyle w:val="TableText"/>
            </w:pPr>
            <w:del w:id="8324" w:author="Claude" w:date="2026-07-27T22:20:43Z">
              <w:r>
                <w:delText>⟨TBD⟩</w:delText>
              </w:r>
            </w:del>
            <w:ins w:id="8325" w:author="Claude" w:date="2026-07-27T22:20:43Z">
              <w:r>
                <w:t xml:space="preserve">23</w:t>
              </w:r>
            </w:ins>
          </w:p>
        </w:tc>
        <w:tc>
          <w:tcPr>
            <w:tcW w:w="900" w:type="pct"/>
          </w:tcPr>
          <w:p w14:paraId="35B25BC1" w14:textId="77777777" w:rsidR="009E5EE7" w:rsidRDefault="009E5EE7" w:rsidP="00E47802">
            <w:pPr>
              <w:pStyle w:val="TableText"/>
            </w:pPr>
            <w:del w:id="8326" w:author="Claude" w:date="2026-07-27T22:20:43Z">
              <w:r>
                <w:delText>⟨TBD⟩</w:delText>
              </w:r>
            </w:del>
            <w:ins w:id="8327" w:author="Claude" w:date="2026-07-27T22:20:43Z">
              <w:r>
                <w:t xml:space="preserve">-0.21</w:t>
              </w:r>
            </w:ins>
          </w:p>
        </w:tc>
        <w:tc>
          <w:tcPr>
            <w:tcW w:w="900" w:type="pct"/>
          </w:tcPr>
          <w:p w14:paraId="1676DBB3" w14:textId="77777777" w:rsidR="009E5EE7" w:rsidRDefault="009E5EE7" w:rsidP="00E47802">
            <w:pPr>
              <w:pStyle w:val="TableText"/>
            </w:pPr>
            <w:del w:id="8328" w:author="Claude" w:date="2026-07-27T22:20:43Z">
              <w:r>
                <w:delText>⟨TBD⟩</w:delText>
              </w:r>
            </w:del>
            <w:ins w:id="8329" w:author="Claude" w:date="2026-07-27T22:20:43Z">
              <w:r>
                <w:t xml:space="preserve">51%</w:t>
              </w:r>
            </w:ins>
          </w:p>
        </w:tc>
        <w:tc>
          <w:tcPr>
            <w:tcW w:w="900" w:type="pct"/>
          </w:tcPr>
          <w:p w14:paraId="68D71AAC" w14:textId="77777777" w:rsidR="009E5EE7" w:rsidRDefault="009E5EE7" w:rsidP="00E47802">
            <w:pPr>
              <w:pStyle w:val="TableText"/>
            </w:pPr>
            <w:del w:id="8330" w:author="Claude" w:date="2026-07-27T22:20:43Z">
              <w:r>
                <w:delText>⟨TBD⟩</w:delText>
              </w:r>
            </w:del>
            <w:ins w:id="8331" w:author="Claude" w:date="2026-07-27T22:20:43Z">
              <w:r>
                <w:t xml:space="preserve">+13% burned area vs Test_F5</w:t>
              </w:r>
            </w:ins>
          </w:p>
        </w:tc>
      </w:tr>
    </w:tbl>
    <w:p w14:paraId="3ACE369E" w14:textId="06446EA0" w:rsidR="009E5EE7" w:rsidRDefault="009E5EE7" w:rsidP="009E5EE7">
      <w:pPr>
        <w:pStyle w:val="Caption"/>
      </w:pPr>
      <w:bookmarkStart w:id="348" w:name="_RefT54G"/>
      <w:r>
        <w:t xml:space="preserve">Table </w:t>
        <w:fldChar w:fldCharType="begin"/>
        <w:instrText xml:space="preserve"> STYLEREF 1 \s </w:instrText>
        <w:fldChar w:fldCharType="separate"/>
      </w:r>
      <w:r>
        <w:rPr>
          <w:noProof/>
        </w:rPr>
        <w:t>5</w:t>
      </w:r>
      <w:r>
        <w:fldChar w:fldCharType="end"/>
        <w:t>.</w:t>
        <w:fldChar w:fldCharType="begin"/>
        <w:instrText xml:space="preserve"> SEQ Table \* ARABIC \s 1 </w:instrText>
        <w:fldChar w:fldCharType="separate"/>
      </w:r>
      <w:r>
        <w:rPr>
          <w:noProof/>
        </w:rPr>
        <w:t>14</w:t>
      </w:r>
      <w:r>
        <w:fldChar w:fldCharType="end"/>
      </w:r>
      <w:bookmarkEnd w:id="348"/>
      <w:r>
        <w:t xml:space="preserve"> Generative outcome attribution: within-run realized gains and decision share, against the between-arm margins</w:t>
      </w:r>
    </w:p>
    <w:p w14:paraId="14120D1D" w14:textId="77777777" w:rsidR="009E5EE7" w:rsidRDefault="009E5EE7" w:rsidP="009E5EE7">
      <w:pPr>
        <w:pStyle w:val="ParText"/>
        <w:jc w:val="center"/>
      </w:pPr>
      <w:r>
        <w:rPr>
          <w:b/>
        </w:rPr>
        <w:lastRenderedPageBreak/>
        <w:t>⟨ŞEKİL PLACEHOLDER — lineage + counterfactual: 2 panel (soyağacı şeması + yanan alan eğrileri)⟩</w:t>
      </w:r>
    </w:p>
    <w:p w14:paraId="138DD07A" w14:textId="77777777" w:rsidR="009E5EE7" w:rsidRDefault="009E5EE7" w:rsidP="009E5EE7">
      <w:pPr>
        <w:pStyle w:val="Caption"/>
      </w:pPr>
      <w:bookmarkStart w:id="349" w:name="_RefF54K"/>
      <w:r>
        <w:t xml:space="preserve">Figure </w:t>
        <w:fldChar w:fldCharType="begin"/>
        <w:instrText xml:space="preserve"> STYLEREF 1 \s </w:instrText>
        <w:fldChar w:fldCharType="separate"/>
      </w:r>
      <w:r>
        <w:rPr>
          <w:noProof/>
        </w:rPr>
        <w:t>5</w:t>
      </w:r>
      <w:r>
        <w:fldChar w:fldCharType="end"/>
        <w:t>.</w:t>
        <w:fldChar w:fldCharType="begin"/>
        <w:instrText xml:space="preserve"> SEQ Figure \* ARABIC \s 1 </w:instrText>
        <w:fldChar w:fldCharType="separate"/>
      </w:r>
      <w:r>
        <w:rPr>
          <w:noProof/>
        </w:rPr>
        <w:t>11</w:t>
      </w:r>
      <w:r>
        <w:fldChar w:fldCharType="end"/>
      </w:r>
      <w:bookmarkEnd w:id="349"/>
      <w:r>
        <w:t xml:space="preserve"> Single-rule knockout: lineage of one admitted generative rule (situation → prompt → proposal → gates → admission) and the counterfactual replay of the identical fire history with that rule disabled</w:t>
      </w:r>
    </w:p>
    <w:p w14:paraId="4283A1FA" w14:textId="77777777" w:rsidR="009E5EE7" w:rsidRDefault="009E5EE7" w:rsidP="009E5EE7">
      <w:pPr>
        <w:pStyle w:val="ParText"/>
        <w:rPr>
          <w:del w:id="350" w:author="CLAUDE" w:date="2026-07-26T17:40:00Z"/>
        </w:rPr>
      </w:pPr>
      <w:del w:id="351" w:author="CLAUDE" w:date="2026-07-26T17:40:00Z">
        <w:r>
          <w:delText xml:space="preserve">The decision layer is evaluated by measuring what each of its parts adds to the outcome, under one shared protocol so that the comparison stays fair. Each arm is run as a Monte Carlo campaign of 50 scenarios. The competing arms use identical scenario streams, the same maps, ignitions, and weather realized from paired random seeds, the same partition of the domain into four local regions with one global coordinator, the same sensor coverage, and the same resource pool, so that any difference in outcome comes from the decision mechanism alone. Results are reported as the mean with a 95% confidence interval over the campaign, and paired differences carry a paired significance test. Every arm is charged with the same cost model. </w:delText>
        </w:r>
        <w:r>
          <w:rPr>
            <w:b/>
            <w:bCs/>
          </w:rPr>
          <w:delText>The physical cost, formed by the burned-area, asset, and population terms of the decision cost, is the primary outcome, because an arm that issues no orders spends nothing on response and judging by the total cost alone would reward inaction.</w:delText>
        </w:r>
        <w:r>
          <w:delText xml:space="preserve"> </w:delText>
        </w:r>
      </w:del>
    </w:p>
    <w:p w14:paraId="4EE9BC80" w14:textId="77777777" w:rsidR="009E5EE7" w:rsidRDefault="009E5EE7" w:rsidP="009E5EE7">
      <w:pPr>
        <w:pStyle w:val="ParText"/>
        <w:rPr>
          <w:del w:id="352" w:author="CLAUDE" w:date="2026-07-26T17:40:00Z"/>
        </w:rPr>
      </w:pPr>
      <w:del w:id="353" w:author="CLAUDE" w:date="2026-07-26T17:40:00Z">
        <w:r>
          <w:delText>The campaign runs on three scenario families, because the value of the decision layer is regime-dependent:</w:delText>
        </w:r>
      </w:del>
    </w:p>
    <w:p w14:paraId="77F15BAE" w14:textId="77777777" w:rsidR="009E5EE7" w:rsidRDefault="009E5EE7" w:rsidP="009E5EE7">
      <w:pPr>
        <w:pStyle w:val="ParText"/>
        <w:numPr>
          <w:ilvl w:val="0"/>
          <w:numId w:val="26"/>
        </w:numPr>
        <w:rPr>
          <w:del w:id="354" w:author="CLAUDE" w:date="2026-07-26T17:40:00Z"/>
        </w:rPr>
      </w:pPr>
      <w:del w:id="355" w:author="CLAUDE" w:date="2026-07-26T17:40:00Z">
        <w:r>
          <w:delText>S-A is the nominal case, a single moderately reachable ignition with a sufficient resource pool; it asks whether the layer orders the right interventions when capacity is not the constraint.</w:delText>
        </w:r>
      </w:del>
    </w:p>
    <w:p w14:paraId="0157129C" w14:textId="77777777" w:rsidR="009E5EE7" w:rsidRDefault="009E5EE7" w:rsidP="009E5EE7">
      <w:pPr>
        <w:pStyle w:val="ParText"/>
        <w:numPr>
          <w:ilvl w:val="0"/>
          <w:numId w:val="26"/>
        </w:numPr>
        <w:rPr>
          <w:del w:id="356" w:author="CLAUDE" w:date="2026-07-26T17:40:00Z"/>
        </w:rPr>
      </w:pPr>
      <w:del w:id="357" w:author="CLAUDE" w:date="2026-07-26T17:40:00Z">
        <w:r>
          <w:delText xml:space="preserve">S-B is the capacity-limited case, two remote ignitions on a dry, windy landscape with the resource pool reduced to roughly sixty percent of the nominal suggestion, so that no arm extinguishes trivially and allocation quality is what separates the arms; the realized resource sufficiency ratio is reported with the results. </w:delText>
        </w:r>
      </w:del>
    </w:p>
    <w:p w14:paraId="04718979" w14:textId="77777777" w:rsidR="009E5EE7" w:rsidRDefault="009E5EE7" w:rsidP="009E5EE7">
      <w:pPr>
        <w:pStyle w:val="ParText"/>
        <w:numPr>
          <w:ilvl w:val="0"/>
          <w:numId w:val="26"/>
        </w:numPr>
        <w:rPr>
          <w:del w:id="358" w:author="CLAUDE" w:date="2026-07-26T17:40:00Z"/>
        </w:rPr>
      </w:pPr>
      <w:del w:id="359" w:author="CLAUDE" w:date="2026-07-26T17:40:00Z">
        <w:r>
          <w:delText xml:space="preserve">S-C repeats S-B under degraded observation, with per-cycle feature outages and noise, exercising the confidence machinery at the outcome level. </w:delText>
        </w:r>
      </w:del>
    </w:p>
    <w:p w14:paraId="12B38D2D" w14:textId="77777777" w:rsidR="009E5EE7" w:rsidRDefault="009E5EE7" w:rsidP="009E5EE7">
      <w:pPr>
        <w:pStyle w:val="ParText"/>
        <w:rPr>
          <w:del w:id="360" w:author="CLAUDE" w:date="2026-07-26T17:40:00Z"/>
        </w:rPr>
      </w:pPr>
      <w:del w:id="361" w:author="CLAUDE" w:date="2026-07-26T17:40:00Z">
        <w:r>
          <w:delText xml:space="preserve">Landscapes are procedurally generated 200 × 200 grids at 90 m resolution whose terrain, like the weather, varies with the seed, so no conclusion is tied to one map; episodes last 24 hours, costs are additionally read at fixed checkpoints of two and six hours, and there is no operator interaction during the runs. The headline table below reports the demonstrative capacity-limited scenario S-B; the scenario effect is summarized separately.</w:delText>
        </w:r>
      </w:del>
    </w:p>
    <w:p w14:paraId="0D3BA863" w14:textId="77777777" w:rsidR="009E5EE7" w:rsidRDefault="009E5EE7" w:rsidP="009E5EE7">
      <w:pPr>
        <w:pStyle w:val="ParText"/>
        <w:rPr>
          <w:del w:id="362" w:author="CLAUDE" w:date="2026-07-26T17:40:00Z"/>
        </w:rPr>
      </w:pPr>
      <w:del w:id="363" w:author="CLAUDE" w:date="2026-07-26T17:40:00Z">
        <w:r>
          <w:delText xml:space="preserve">There are 5 arms forming an ablation ladder: </w:delText>
        </w:r>
      </w:del>
    </w:p>
    <w:p w14:paraId="44B7988A" w14:textId="77777777" w:rsidR="009E5EE7" w:rsidRDefault="009E5EE7" w:rsidP="009E5EE7">
      <w:pPr>
        <w:pStyle w:val="ParText"/>
        <w:numPr>
          <w:ilvl w:val="0"/>
          <w:numId w:val="25"/>
        </w:numPr>
        <w:rPr>
          <w:del w:id="364" w:author="CLAUDE" w:date="2026-07-26T17:40:00Z"/>
        </w:rPr>
      </w:pPr>
      <w:del w:id="365" w:author="CLAUDE" w:date="2026-07-26T17:40:00Z">
        <w:r>
          <w:rPr>
            <w:b/>
            <w:bCs/>
          </w:rPr>
          <w:delText>Arm0</w:delText>
        </w:r>
        <w:r>
          <w:delText xml:space="preserve"> removes the decision layer and lets the fire burn freely, which fixes the cost of taking no action. </w:delText>
        </w:r>
      </w:del>
    </w:p>
    <w:p w14:paraId="5263C978" w14:textId="77777777" w:rsidR="009E5EE7" w:rsidRDefault="009E5EE7" w:rsidP="009E5EE7">
      <w:pPr>
        <w:pStyle w:val="ParText"/>
        <w:numPr>
          <w:ilvl w:val="0"/>
          <w:numId w:val="25"/>
        </w:numPr>
        <w:rPr>
          <w:del w:id="366" w:author="CLAUDE" w:date="2026-07-26T17:40:00Z"/>
        </w:rPr>
      </w:pPr>
      <w:del w:id="367" w:author="CLAUDE" w:date="2026-07-26T17:40:00Z">
        <w:r>
          <w:rPr>
            <w:b/>
            <w:bCs/>
          </w:rPr>
          <w:delText>Arm1</w:delText>
        </w:r>
        <w:r>
          <w:delText xml:space="preserve"> runs the evFIS from a minimal seed of five rules with adaptation and generative proposals switched off, a closed decision space.</w:delText>
        </w:r>
      </w:del>
    </w:p>
    <w:p w14:paraId="5934DCC1" w14:textId="77777777" w:rsidR="009E5EE7" w:rsidRDefault="009E5EE7" w:rsidP="009E5EE7">
      <w:pPr>
        <w:pStyle w:val="ParText"/>
        <w:numPr>
          <w:ilvl w:val="0"/>
          <w:numId w:val="25"/>
        </w:numPr>
        <w:rPr>
          <w:del w:id="368" w:author="CLAUDE" w:date="2026-07-26T17:40:00Z"/>
        </w:rPr>
      </w:pPr>
      <w:del w:id="369" w:author="CLAUDE" w:date="2026-07-26T17:40:00Z">
        <w:r>
          <w:rPr>
            <w:b/>
            <w:bCs/>
          </w:rPr>
          <w:delText>Arm A2</w:delText>
        </w:r>
        <w:r>
          <w:delText xml:space="preserve"> switches on staged adaptation, the parametric and resolution growth of the rule base, while generative proposals stay off. </w:delText>
        </w:r>
      </w:del>
    </w:p>
    <w:p w14:paraId="5C05C1FC" w14:textId="77777777" w:rsidR="009E5EE7" w:rsidRDefault="009E5EE7" w:rsidP="009E5EE7">
      <w:pPr>
        <w:pStyle w:val="ParText"/>
        <w:numPr>
          <w:ilvl w:val="0"/>
          <w:numId w:val="25"/>
        </w:numPr>
        <w:rPr>
          <w:del w:id="370" w:author="CLAUDE" w:date="2026-07-26T17:40:00Z"/>
        </w:rPr>
      </w:pPr>
      <w:del w:id="371" w:author="CLAUDE" w:date="2026-07-26T17:40:00Z">
        <w:r>
          <w:rPr>
            <w:b/>
            <w:bCs/>
          </w:rPr>
          <w:delText>Arm A3</w:delText>
        </w:r>
        <w:r>
          <w:delText xml:space="preserve"> also switches on the generative proposer, the full open decision space. </w:delText>
        </w:r>
      </w:del>
    </w:p>
    <w:p w14:paraId="63EFD3A3" w14:textId="77777777" w:rsidR="009E5EE7" w:rsidRDefault="009E5EE7" w:rsidP="009E5EE7">
      <w:pPr>
        <w:pStyle w:val="ParText"/>
        <w:numPr>
          <w:ilvl w:val="0"/>
          <w:numId w:val="25"/>
        </w:numPr>
        <w:rPr>
          <w:del w:id="372" w:author="CLAUDE" w:date="2026-07-26T17:40:00Z"/>
        </w:rPr>
      </w:pPr>
      <w:del w:id="373" w:author="CLAUDE" w:date="2026-07-26T17:40:00Z">
        <w:r>
          <w:rPr>
            <w:b/>
            <w:bCs/>
          </w:rPr>
          <w:delText>Arm A4</w:delText>
        </w:r>
        <w:r>
          <w:delText xml:space="preserve"> runs the complete rule base of 40 rules (Appendix </w:delText>
          <w:fldChar w:fldCharType="begin"/>
          <w:delInstrText xml:space="preserve"> REF _RefAppE1 \n \h </w:delInstrText>
          <w:fldChar w:fldCharType="separate"/>
          <w:delText>E</w:delText>
          <w:fldChar w:fldCharType="end"/>
          <w:delText>) without adaptation and serves as the upper reference.</w:delText>
        </w:r>
      </w:del>
    </w:p>
    <w:p w14:paraId="0296EE0F" w14:textId="77777777" w:rsidR="009E5EE7" w:rsidRDefault="009E5EE7" w:rsidP="009E5EE7">
      <w:pPr>
        <w:pStyle w:val="ParText"/>
        <w:rPr>
          <w:del w:id="374" w:author="CLAUDE" w:date="2026-07-26T17:40:00Z"/>
        </w:rPr>
      </w:pPr>
      <w:del w:id="375" w:author="CLAUDE" w:date="2026-07-26T17:40:00Z">
        <w:r>
          <w:delText xml:space="preserve">The step from A0 to A1 isolates the value of the base decision layer, the step from A1 to A2 the value of adaptation, the step from A2 to A3 the value of the generative component, and the closeness of A3 to A4 shows how far the open decision space recovers the performance of the full rule base without being handed it. </w:delText>
          <w:fldChar w:fldCharType="begin"/>
          <w:delInstrText xml:space="preserve"> REF _RefTArms \h </w:delInstrText>
          <w:fldChar w:fldCharType="separate"/>
        </w:r>
        <w:r>
          <w:rPr>
            <w:noProof/>
          </w:rPr>
          <w:delText>Table 5.6</w:delText>
        </w:r>
        <w:r>
          <w:fldChar w:fldCharType="end"/>
          <w:delText xml:space="preserve"> defines the arms.</w:delText>
        </w:r>
      </w:del>
    </w:p>
    <w:p w14:paraId="733760C1" w14:textId="77777777" w:rsidR="009E5EE7" w:rsidRDefault="009E5EE7" w:rsidP="009E5EE7">
      <w:pPr>
        <w:pStyle w:val="Caption"/>
        <w:rPr>
          <w:del w:id="376" w:author="CLAUDE" w:date="2026-07-26T17:40:00Z"/>
        </w:rPr>
      </w:pPr>
      <w:bookmarkStart w:id="377" w:name="_RefTArms"/>
      <w:del w:id="378" w:author="CLAUDE" w:date="2026-07-26T17:40:00Z">
        <w:r>
          <w:delText xml:space="preserve">Table </w:delText>
        </w:r>
        <w:r>
          <w:rPr>
            <w:iCs w:val="0"/>
          </w:rPr>
          <w:fldChar w:fldCharType="begin"/>
        </w:r>
        <w:r>
          <w:delInstrText xml:space="preserve"> STYLEREF 1 \s </w:delInstrText>
        </w:r>
        <w:r>
          <w:rPr>
            <w:iCs w:val="0"/>
          </w:rPr>
          <w:fldChar w:fldCharType="separate"/>
        </w:r>
        <w:r>
          <w:rPr>
            <w:noProof/>
          </w:rPr>
          <w:delText>5</w:delText>
        </w:r>
        <w:r>
          <w:rPr>
            <w:iCs w:val="0"/>
          </w:rPr>
          <w:fldChar w:fldCharType="end"/>
        </w:r>
        <w:r>
          <w:delText>.</w:delText>
        </w:r>
        <w:r>
          <w:rPr>
            <w:iCs w:val="0"/>
          </w:rPr>
          <w:fldChar w:fldCharType="begin"/>
        </w:r>
        <w:r>
          <w:delInstrText xml:space="preserve"> SEQ Table \* ARABIC \s 1 </w:delInstrText>
        </w:r>
        <w:r>
          <w:rPr>
            <w:iCs w:val="0"/>
          </w:rPr>
          <w:fldChar w:fldCharType="separate"/>
        </w:r>
        <w:r>
          <w:rPr>
            <w:noProof/>
          </w:rPr>
          <w:delText>6</w:delText>
        </w:r>
        <w:r>
          <w:rPr>
            <w:iCs w:val="0"/>
          </w:rPr>
          <w:fldChar w:fldCharType="end"/>
        </w:r>
        <w:bookmarkEnd w:id="377"/>
        <w:r>
          <w:delText xml:space="preserve"> Experimental arms of the decision-layer ablation.</w:delText>
        </w:r>
      </w:del>
    </w:p>
    <w:tbl>
      <w:tblPr>
        <w:tblStyle w:val="PlainTable2"/>
        <w:tblW w:w="5000" w:type="pct"/>
        <w:tblLook w:val="04A0" w:firstRow="1" w:lastRow="0" w:firstColumn="1" w:lastColumn="0" w:noHBand="0" w:noVBand="1"/>
      </w:tblPr>
      <w:tblGrid>
        <w:gridCol w:w="749"/>
        <w:gridCol w:w="1501"/>
        <w:gridCol w:w="867"/>
        <w:gridCol w:w="966"/>
        <w:gridCol w:w="3964"/>
      </w:tblGrid>
      <w:tr w:rsidR="009E5EE7" w14:paraId="5BAA4CD6" w14:textId="77777777" w:rsidTr="00E47802">
        <w:trPr>
          <w:cnfStyle w:val="100000000000" w:firstRow="1" w:lastRow="0" w:firstColumn="0" w:lastColumn="0" w:oddVBand="0" w:evenVBand="0" w:oddHBand="0" w:evenHBand="0" w:firstRowFirstColumn="0" w:firstRowLastColumn="0" w:lastRowFirstColumn="0" w:lastRowLastColumn="0"/>
          <w:del w:id="379"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2E87CBDF" w14:textId="77777777" w:rsidR="009E5EE7" w:rsidRDefault="009E5EE7" w:rsidP="00E47802">
            <w:pPr>
              <w:pStyle w:val="TableText"/>
            </w:pPr>
            <w:del w:id="380" w:author="CLAUDE" w:date="2026-07-26T17:40:00Z">
              <w:r>
                <w:delText>Arm</w:delText>
              </w:r>
            </w:del>
          </w:p>
        </w:tc>
        <w:tc>
          <w:tcPr>
            <w:tcW w:w="932" w:type="pct"/>
          </w:tcPr>
          <w:p w14:paraId="2AA4E8E1"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1" w:author="CLAUDE" w:date="2026-07-26T17:40:00Z">
              <w:r>
                <w:delText>Rule base</w:delText>
              </w:r>
            </w:del>
          </w:p>
        </w:tc>
        <w:tc>
          <w:tcPr>
            <w:tcW w:w="539" w:type="pct"/>
          </w:tcPr>
          <w:p w14:paraId="1386C26D" w14:textId="77777777" w:rsidR="009E5EE7" w:rsidRPr="002B3691" w:rsidRDefault="009E5EE7" w:rsidP="00E47802">
            <w:pPr>
              <w:pStyle w:val="TableText"/>
              <w:cnfStyle w:val="100000000000" w:firstRow="1" w:lastRow="0" w:firstColumn="0" w:lastColumn="0" w:oddVBand="0" w:evenVBand="0" w:oddHBand="0" w:evenHBand="0" w:firstRowFirstColumn="0" w:firstRowLastColumn="0" w:lastRowFirstColumn="0" w:lastRowLastColumn="0"/>
              <w:rPr>
                <w:bCs w:val="0"/>
              </w:rPr>
            </w:pPr>
            <w:del w:id="382" w:author="CLAUDE" w:date="2026-07-26T17:40:00Z">
              <w:r>
                <w:rPr>
                  <w:bCs w:val="0"/>
                </w:rPr>
                <w:delText>evFIS</w:delText>
              </w:r>
            </w:del>
          </w:p>
        </w:tc>
        <w:tc>
          <w:tcPr>
            <w:tcW w:w="600" w:type="pct"/>
          </w:tcPr>
          <w:p w14:paraId="33DD9C66"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3" w:author="CLAUDE" w:date="2026-07-26T17:40:00Z">
              <w:r>
                <w:delText>GenAI</w:delText>
              </w:r>
            </w:del>
          </w:p>
        </w:tc>
        <w:tc>
          <w:tcPr>
            <w:tcW w:w="2463" w:type="pct"/>
          </w:tcPr>
          <w:p w14:paraId="57C5D5DC" w14:textId="77777777" w:rsidR="009E5EE7" w:rsidRDefault="009E5EE7" w:rsidP="00E47802">
            <w:pPr>
              <w:pStyle w:val="TableText"/>
              <w:cnfStyle w:val="100000000000" w:firstRow="1" w:lastRow="0" w:firstColumn="0" w:lastColumn="0" w:oddVBand="0" w:evenVBand="0" w:oddHBand="0" w:evenHBand="0" w:firstRowFirstColumn="0" w:firstRowLastColumn="0" w:lastRowFirstColumn="0" w:lastRowLastColumn="0"/>
            </w:pPr>
            <w:del w:id="384" w:author="CLAUDE" w:date="2026-07-26T17:40:00Z">
              <w:r>
                <w:delText>Role</w:delText>
              </w:r>
            </w:del>
          </w:p>
        </w:tc>
      </w:tr>
      <w:tr w:rsidR="009E5EE7" w14:paraId="7C34A330" w14:textId="77777777" w:rsidTr="00E47802">
        <w:trPr>
          <w:cnfStyle w:val="000000100000" w:firstRow="0" w:lastRow="0" w:firstColumn="0" w:lastColumn="0" w:oddVBand="0" w:evenVBand="0" w:oddHBand="1" w:evenHBand="0" w:firstRowFirstColumn="0" w:firstRowLastColumn="0" w:lastRowFirstColumn="0" w:lastRowLastColumn="0"/>
          <w:del w:id="385"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2F528782" w14:textId="77777777" w:rsidR="009E5EE7" w:rsidRDefault="009E5EE7" w:rsidP="00E47802">
            <w:pPr>
              <w:pStyle w:val="TableText"/>
            </w:pPr>
            <w:del w:id="386" w:author="CLAUDE" w:date="2026-07-26T17:40:00Z">
              <w:r>
                <w:delText>A0</w:delText>
              </w:r>
            </w:del>
          </w:p>
        </w:tc>
        <w:tc>
          <w:tcPr>
            <w:tcW w:w="932" w:type="pct"/>
          </w:tcPr>
          <w:p w14:paraId="0C2550EF"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7" w:author="CLAUDE" w:date="2026-07-26T17:40:00Z">
              <w:r>
                <w:delText>none</w:delText>
              </w:r>
            </w:del>
          </w:p>
        </w:tc>
        <w:tc>
          <w:tcPr>
            <w:tcW w:w="539" w:type="pct"/>
          </w:tcPr>
          <w:p w14:paraId="0E9E97FA"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8" w:author="CLAUDE" w:date="2026-07-26T17:40:00Z">
              <w:r>
                <w:delText>off</w:delText>
              </w:r>
            </w:del>
          </w:p>
        </w:tc>
        <w:tc>
          <w:tcPr>
            <w:tcW w:w="600" w:type="pct"/>
          </w:tcPr>
          <w:p w14:paraId="7538F94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89" w:author="CLAUDE" w:date="2026-07-26T17:40:00Z">
              <w:r>
                <w:delText>off</w:delText>
              </w:r>
            </w:del>
          </w:p>
        </w:tc>
        <w:tc>
          <w:tcPr>
            <w:tcW w:w="2463" w:type="pct"/>
          </w:tcPr>
          <w:p w14:paraId="25C11AFA"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90" w:author="CLAUDE" w:date="2026-07-26T17:40:00Z">
              <w:r>
                <w:delText>No DSS; free burn (baseline)</w:delText>
              </w:r>
            </w:del>
          </w:p>
        </w:tc>
      </w:tr>
      <w:tr w:rsidR="009E5EE7" w14:paraId="74B67C44" w14:textId="77777777" w:rsidTr="00E47802">
        <w:trPr>
          <w:del w:id="391"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0A655563" w14:textId="77777777" w:rsidR="009E5EE7" w:rsidRDefault="009E5EE7" w:rsidP="00E47802">
            <w:pPr>
              <w:pStyle w:val="TableText"/>
            </w:pPr>
            <w:del w:id="392" w:author="CLAUDE" w:date="2026-07-26T17:40:00Z">
              <w:r>
                <w:delText>A1</w:delText>
              </w:r>
            </w:del>
          </w:p>
        </w:tc>
        <w:tc>
          <w:tcPr>
            <w:tcW w:w="932" w:type="pct"/>
          </w:tcPr>
          <w:p w14:paraId="6C896EA2"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3" w:author="CLAUDE" w:date="2026-07-26T17:40:00Z">
              <w:r>
                <w:delText>seed, 5 rules</w:delText>
              </w:r>
            </w:del>
          </w:p>
        </w:tc>
        <w:tc>
          <w:tcPr>
            <w:tcW w:w="539" w:type="pct"/>
          </w:tcPr>
          <w:p w14:paraId="6F663B7A"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4" w:author="CLAUDE" w:date="2026-07-26T17:40:00Z">
              <w:r>
                <w:delText>off</w:delText>
              </w:r>
            </w:del>
          </w:p>
        </w:tc>
        <w:tc>
          <w:tcPr>
            <w:tcW w:w="600" w:type="pct"/>
          </w:tcPr>
          <w:p w14:paraId="4004B6A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5" w:author="CLAUDE" w:date="2026-07-26T17:40:00Z">
              <w:r>
                <w:delText>off</w:delText>
              </w:r>
            </w:del>
          </w:p>
        </w:tc>
        <w:tc>
          <w:tcPr>
            <w:tcW w:w="2463" w:type="pct"/>
          </w:tcPr>
          <w:p w14:paraId="0FDEE2FB"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396" w:author="CLAUDE" w:date="2026-07-26T17:40:00Z">
              <w:r>
                <w:delText>evFIS only; closed decision space</w:delText>
              </w:r>
            </w:del>
          </w:p>
        </w:tc>
      </w:tr>
      <w:tr w:rsidR="009E5EE7" w14:paraId="60C9DE49" w14:textId="77777777" w:rsidTr="00E47802">
        <w:trPr>
          <w:cnfStyle w:val="000000100000" w:firstRow="0" w:lastRow="0" w:firstColumn="0" w:lastColumn="0" w:oddVBand="0" w:evenVBand="0" w:oddHBand="1" w:evenHBand="0" w:firstRowFirstColumn="0" w:firstRowLastColumn="0" w:lastRowFirstColumn="0" w:lastRowLastColumn="0"/>
          <w:del w:id="397"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17CA28AD" w14:textId="77777777" w:rsidR="009E5EE7" w:rsidRDefault="009E5EE7" w:rsidP="00E47802">
            <w:pPr>
              <w:pStyle w:val="TableText"/>
            </w:pPr>
            <w:del w:id="398" w:author="CLAUDE" w:date="2026-07-26T17:40:00Z">
              <w:r>
                <w:delText>A2</w:delText>
              </w:r>
            </w:del>
          </w:p>
        </w:tc>
        <w:tc>
          <w:tcPr>
            <w:tcW w:w="932" w:type="pct"/>
          </w:tcPr>
          <w:p w14:paraId="418744F2"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399" w:author="CLAUDE" w:date="2026-07-26T17:40:00Z">
              <w:r>
                <w:delText>seed, 5 rules</w:delText>
              </w:r>
            </w:del>
          </w:p>
        </w:tc>
        <w:tc>
          <w:tcPr>
            <w:tcW w:w="539" w:type="pct"/>
          </w:tcPr>
          <w:p w14:paraId="7D6CD86B"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0" w:author="CLAUDE" w:date="2026-07-26T17:40:00Z">
              <w:r>
                <w:delText>on</w:delText>
              </w:r>
            </w:del>
          </w:p>
        </w:tc>
        <w:tc>
          <w:tcPr>
            <w:tcW w:w="600" w:type="pct"/>
          </w:tcPr>
          <w:p w14:paraId="53B77F46"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1" w:author="CLAUDE" w:date="2026-07-26T17:40:00Z">
              <w:r>
                <w:delText>off</w:delText>
              </w:r>
            </w:del>
          </w:p>
        </w:tc>
        <w:tc>
          <w:tcPr>
            <w:tcW w:w="2463" w:type="pct"/>
          </w:tcPr>
          <w:p w14:paraId="419A8AC1"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02" w:author="CLAUDE" w:date="2026-07-26T17:40:00Z">
              <w:r>
                <w:delText>evFIS + staged adaptation</w:delText>
              </w:r>
            </w:del>
          </w:p>
        </w:tc>
      </w:tr>
      <w:tr w:rsidR="009E5EE7" w14:paraId="1855DAE5" w14:textId="77777777" w:rsidTr="00E47802">
        <w:trPr>
          <w:del w:id="403"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3B617DFF" w14:textId="77777777" w:rsidR="009E5EE7" w:rsidRDefault="009E5EE7" w:rsidP="00E47802">
            <w:pPr>
              <w:pStyle w:val="TableText"/>
            </w:pPr>
            <w:del w:id="404" w:author="CLAUDE" w:date="2026-07-26T17:40:00Z">
              <w:r>
                <w:delText>A3</w:delText>
              </w:r>
            </w:del>
          </w:p>
        </w:tc>
        <w:tc>
          <w:tcPr>
            <w:tcW w:w="932" w:type="pct"/>
          </w:tcPr>
          <w:p w14:paraId="262B738F"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5" w:author="CLAUDE" w:date="2026-07-26T17:40:00Z">
              <w:r>
                <w:delText>seed, 5 rules</w:delText>
              </w:r>
            </w:del>
          </w:p>
        </w:tc>
        <w:tc>
          <w:tcPr>
            <w:tcW w:w="539" w:type="pct"/>
          </w:tcPr>
          <w:p w14:paraId="6BFCF935"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6" w:author="CLAUDE" w:date="2026-07-26T17:40:00Z">
              <w:r>
                <w:delText>on</w:delText>
              </w:r>
            </w:del>
          </w:p>
        </w:tc>
        <w:tc>
          <w:tcPr>
            <w:tcW w:w="600" w:type="pct"/>
          </w:tcPr>
          <w:p w14:paraId="62F1524C"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7" w:author="CLAUDE" w:date="2026-07-26T17:40:00Z">
              <w:r>
                <w:delText>on</w:delText>
              </w:r>
            </w:del>
          </w:p>
        </w:tc>
        <w:tc>
          <w:tcPr>
            <w:tcW w:w="2463" w:type="pct"/>
          </w:tcPr>
          <w:p w14:paraId="5EEF2B1D"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del w:id="408" w:author="CLAUDE" w:date="2026-07-26T17:40:00Z">
              <w:r>
                <w:delText>Full DSS; open decision space</w:delText>
              </w:r>
            </w:del>
          </w:p>
        </w:tc>
      </w:tr>
      <w:tr w:rsidR="009E5EE7" w14:paraId="1C7DCE3D" w14:textId="77777777" w:rsidTr="00E47802">
        <w:trPr>
          <w:cnfStyle w:val="000000100000" w:firstRow="0" w:lastRow="0" w:firstColumn="0" w:lastColumn="0" w:oddVBand="0" w:evenVBand="0" w:oddHBand="1" w:evenHBand="0" w:firstRowFirstColumn="0" w:firstRowLastColumn="0" w:lastRowFirstColumn="0" w:lastRowLastColumn="0"/>
          <w:del w:id="409" w:author="CLAUDE" w:date="2026-07-26T17:40:00Z"/>
        </w:trPr>
        <w:tc>
          <w:tcPr>
            <w:cnfStyle w:val="001000000000" w:firstRow="0" w:lastRow="0" w:firstColumn="1" w:lastColumn="0" w:oddVBand="0" w:evenVBand="0" w:oddHBand="0" w:evenHBand="0" w:firstRowFirstColumn="0" w:firstRowLastColumn="0" w:lastRowFirstColumn="0" w:lastRowLastColumn="0"/>
            <w:tcW w:w="465" w:type="pct"/>
          </w:tcPr>
          <w:p w14:paraId="30BB3120" w14:textId="77777777" w:rsidR="009E5EE7" w:rsidRDefault="009E5EE7" w:rsidP="00E47802">
            <w:pPr>
              <w:pStyle w:val="TableText"/>
            </w:pPr>
            <w:del w:id="410" w:author="CLAUDE" w:date="2026-07-26T17:40:00Z">
              <w:r>
                <w:delText>A4</w:delText>
              </w:r>
            </w:del>
          </w:p>
        </w:tc>
        <w:tc>
          <w:tcPr>
            <w:tcW w:w="932" w:type="pct"/>
          </w:tcPr>
          <w:p w14:paraId="1858595E"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1" w:author="CLAUDE" w:date="2026-07-26T17:40:00Z">
              <w:r>
                <w:delText>full, 40 rules</w:delText>
              </w:r>
            </w:del>
          </w:p>
        </w:tc>
        <w:tc>
          <w:tcPr>
            <w:tcW w:w="539" w:type="pct"/>
          </w:tcPr>
          <w:p w14:paraId="10691C3B"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2" w:author="CLAUDE" w:date="2026-07-26T17:40:00Z">
              <w:r>
                <w:delText>off</w:delText>
              </w:r>
            </w:del>
          </w:p>
        </w:tc>
        <w:tc>
          <w:tcPr>
            <w:tcW w:w="600" w:type="pct"/>
          </w:tcPr>
          <w:p w14:paraId="2B6CB5F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3" w:author="CLAUDE" w:date="2026-07-26T17:40:00Z">
              <w:r>
                <w:delText>off</w:delText>
              </w:r>
            </w:del>
          </w:p>
        </w:tc>
        <w:tc>
          <w:tcPr>
            <w:tcW w:w="2463" w:type="pct"/>
          </w:tcPr>
          <w:p w14:paraId="048C7C00" w14:textId="77777777" w:rsidR="009E5EE7" w:rsidRDefault="009E5EE7" w:rsidP="00E47802">
            <w:pPr>
              <w:pStyle w:val="TableText"/>
              <w:cnfStyle w:val="000000100000" w:firstRow="0" w:lastRow="0" w:firstColumn="0" w:lastColumn="0" w:oddVBand="0" w:evenVBand="0" w:oddHBand="1" w:evenHBand="0" w:firstRowFirstColumn="0" w:firstRowLastColumn="0" w:lastRowFirstColumn="0" w:lastRowLastColumn="0"/>
            </w:pPr>
            <w:del w:id="414" w:author="CLAUDE" w:date="2026-07-26T17:40:00Z">
              <w:r>
                <w:delText>Full rule base, static; upper reference</w:delText>
              </w:r>
            </w:del>
          </w:p>
        </w:tc>
      </w:tr>
    </w:tbl>
    <w:p w14:paraId="215DC384" w14:textId="77777777" w:rsidR="009E5EE7" w:rsidRPr="00622897" w:rsidRDefault="009E5EE7" w:rsidP="009E5EE7">
      <w:pPr>
        <w:rPr>
          <w:del w:id="415" w:author="CLAUDE" w:date="2026-07-26T17:40:00Z"/>
        </w:rPr>
      </w:pPr>
    </w:p>
    <w:p w14:paraId="23E8C59C" w14:textId="77777777" w:rsidR="00BD2384" w:rsidRPr="00BD2384" w:rsidRDefault="00BD2384" w:rsidP="00BD2384">
      <w:pPr>
        <w:pStyle w:val="ParText"/>
      </w:pPr>
    </w:p>
    <w:p w14:paraId="5A1B021C" w14:textId="77777777" w:rsidR="002408F0" w:rsidRDefault="00000000">
      <w:pPr>
        <w:pStyle w:val="Heading2"/>
      </w:pPr>
      <w:bookmarkStart w:id="416" w:name="_Toc235572473"/>
      <w:r>
        <w:t>Sensitivity Analysis</w:t>
      </w:r>
      <w:bookmarkEnd w:id="416"/>
    </w:p>
    <w:p w14:paraId="14C4D24B" w14:textId="77777777" w:rsidR="00BD2384" w:rsidRPr="00BD2384" w:rsidRDefault="00BD2384" w:rsidP="00BD2384">
      <w:pPr>
        <w:pStyle w:val="ParText"/>
      </w:pPr>
    </w:p>
    <w:p w14:paraId="5A1B0277" w14:textId="77777777" w:rsidR="002408F0" w:rsidRDefault="00000000">
      <w:pPr>
        <w:pStyle w:val="Heading2"/>
      </w:pPr>
      <w:bookmarkStart w:id="417" w:name="_Toc235572476"/>
      <w:r>
        <w:t>Compliance with the Evaluation Criteria and Chapter Summary</w:t>
      </w:r>
      <w:bookmarkEnd w:id="417"/>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50"/>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418" w:name="_Ref226192388"/>
      <w:bookmarkStart w:id="419" w:name="_Toc235572477"/>
      <w:r>
        <w:rPr>
          <w:lang w:val="en-US"/>
        </w:rPr>
        <w:t>CONCLUSION AND FUTURE WORKS</w:t>
      </w:r>
      <w:bookmarkEnd w:id="418"/>
      <w:bookmarkEnd w:id="419"/>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420" w:name="_Toc235572478"/>
      <w:r>
        <w:t>Conclusions</w:t>
      </w:r>
      <w:bookmarkEnd w:id="420"/>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421" w:name="_Toc235572479"/>
      <w:r>
        <w:t>Future Works</w:t>
      </w:r>
      <w:bookmarkEnd w:id="421"/>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51"/>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422" w:name="_Toc235572480"/>
      <w:r>
        <w:rPr>
          <w:lang w:val="en-US"/>
        </w:rPr>
        <w:lastRenderedPageBreak/>
        <w:t>REFERENCES</w:t>
      </w:r>
      <w:bookmarkEnd w:id="422"/>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70FB8D65" w14:textId="77777777" w:rsidR="00AA2DC8" w:rsidRDefault="00E44177" w:rsidP="00AA2DC8">
              <w:pPr>
                <w:pStyle w:val="Bibliography"/>
                <w:ind w:left="720" w:hanging="720"/>
                <w:rPr>
                  <w:noProof/>
                  <w:szCs w:val="24"/>
                </w:rPr>
              </w:pPr>
              <w:r>
                <w:fldChar w:fldCharType="begin"/>
                <w:instrText xml:space="preserve"> BIBLIOGRAPHY </w:instrText>
                <w:fldChar w:fldCharType="separate"/>
              </w:r>
              <w:r>
                <w:rPr>
                  <w:noProof/>
                </w:rPr>
                <w:t xml:space="preserve">Abdul, A., Vermeulen, J., Wang, D., Lim, B., &amp; Kankanhalli, M. (2018). Trends and trajectories for explainable, accountable and intelligible systems: An HCI research agenda. </w:t>
              </w:r>
              <w:r>
                <w:rPr>
                  <w:i/>
                  <w:iCs/>
                  <w:noProof/>
                </w:rPr>
                <w:t>CHI Conference on Human Factors in Computing Systems</w:t>
              </w:r>
              <w:r>
                <w:rPr>
                  <w:noProof/>
                </w:rPr>
                <w:t xml:space="preserve"> (pp. 1-18). ACM. doi:10.1145/3173574.3174156</w:t>
              </w:r>
            </w:p>
            <w:p w14:paraId="7D6C41BE" w14:textId="77777777" w:rsidR="00AA2DC8" w:rsidRDefault="00AA2DC8" w:rsidP="00AA2DC8">
              <w:pPr>
                <w:pStyle w:val="Bibliography"/>
                <w:ind w:left="720" w:hanging="720"/>
                <w:rPr>
                  <w:noProof/>
                </w:rPr>
              </w:pPr>
              <w:r>
                <w:rPr>
                  <w:noProof/>
                  <w:lang w:val="fr-BE"/>
                </w:rPr>
                <w:t xml:space="preserve">Ager, A., Vaillant, N., &amp; Finney, M. (2010). </w:t>
              </w:r>
              <w:r>
                <w:rPr>
                  <w:noProof/>
                </w:rPr>
                <w:t xml:space="preserve">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3D22FF26" w14:textId="77777777" w:rsidR="00AA2DC8" w:rsidRDefault="00AA2DC8" w:rsidP="00AA2DC8">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02A328A7" w14:textId="77777777" w:rsidR="00AA2DC8" w:rsidRDefault="00AA2DC8" w:rsidP="00AA2DC8">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485B4BF6" w14:textId="77777777" w:rsidR="00AA2DC8" w:rsidRDefault="00AA2DC8" w:rsidP="00AA2DC8">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17DE62C" w14:textId="77777777" w:rsidR="00AA2DC8" w:rsidRDefault="00AA2DC8" w:rsidP="00AA2DC8">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05F4139C" w14:textId="77777777" w:rsidR="00AA2DC8" w:rsidRDefault="00AA2DC8" w:rsidP="00AA2DC8">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7FA0F141" w14:textId="77777777" w:rsidR="00AA2DC8" w:rsidRDefault="00AA2DC8" w:rsidP="00AA2DC8">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5C54438C" w14:textId="77777777" w:rsidR="00AA2DC8" w:rsidRPr="00AA2DC8" w:rsidRDefault="00AA2DC8" w:rsidP="00AA2DC8">
              <w:pPr>
                <w:pStyle w:val="Bibliography"/>
                <w:ind w:left="720" w:hanging="720"/>
                <w:rPr>
                  <w:noProof/>
                  <w:lang w:val="fr-BE"/>
                </w:rPr>
              </w:pPr>
              <w:r>
                <w:rPr>
                  <w:noProof/>
                </w:rPr>
                <w:lastRenderedPageBreak/>
                <w:t xml:space="preserve">Bellman, R., &amp; Zadeh, L. (1970). Decision-making in a fuzzy environment. </w:t>
              </w:r>
              <w:r>
                <w:rPr>
                  <w:i/>
                  <w:iCs/>
                  <w:noProof/>
                  <w:lang w:val="fr-BE"/>
                </w:rPr>
                <w:t>Management Science, 17</w:t>
              </w:r>
              <w:r>
                <w:rPr>
                  <w:noProof/>
                  <w:lang w:val="fr-BE"/>
                </w:rPr>
                <w:t>(4), B141-B164. doi:10.1287/mnsc.17.4.B141</w:t>
              </w:r>
            </w:p>
            <w:p w14:paraId="27B0324B" w14:textId="77777777" w:rsidR="00AA2DC8" w:rsidRDefault="00AA2DC8" w:rsidP="00AA2DC8">
              <w:pPr>
                <w:pStyle w:val="Bibliography"/>
                <w:ind w:left="720" w:hanging="720"/>
                <w:rPr>
                  <w:noProof/>
                </w:rPr>
              </w:pPr>
              <w:r>
                <w:rPr>
                  <w:noProof/>
                  <w:lang w:val="fr-BE"/>
                </w:rPr>
                <w:t xml:space="preserve">Benali, A., Sá, A., Ervilha, A., Trigo, R., Fernandes, P., &amp; Pereira, J. (2017). </w:t>
              </w:r>
              <w:r>
                <w:rPr>
                  <w:noProof/>
                </w:rPr>
                <w:t xml:space="preserve">Fire spread predictions: sweeping uncertainty under the rug. </w:t>
              </w:r>
              <w:r>
                <w:rPr>
                  <w:i/>
                  <w:iCs/>
                  <w:noProof/>
                </w:rPr>
                <w:t>Science of the Total Environment, 592</w:t>
              </w:r>
              <w:r>
                <w:rPr>
                  <w:noProof/>
                </w:rPr>
                <w:t>, 187-196.</w:t>
              </w:r>
            </w:p>
            <w:p w14:paraId="2D863852" w14:textId="77777777" w:rsidR="00AA2DC8" w:rsidRDefault="00AA2DC8" w:rsidP="00AA2DC8">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112B69CC"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9867FF0" w14:textId="77777777" w:rsidR="00AA2DC8" w:rsidRDefault="00AA2DC8" w:rsidP="00AA2DC8">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47E7094E" w14:textId="77777777" w:rsidR="00AA2DC8" w:rsidRDefault="00AA2DC8" w:rsidP="00AA2DC8">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055CDD7D" w14:textId="77777777" w:rsidR="00AA2DC8" w:rsidRDefault="00AA2DC8" w:rsidP="00AA2DC8">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56A9CA51" w14:textId="77777777" w:rsidR="00AA2DC8" w:rsidRPr="00AA2DC8" w:rsidRDefault="00AA2DC8" w:rsidP="00AA2DC8">
              <w:pPr>
                <w:pStyle w:val="Bibliography"/>
                <w:ind w:left="720" w:hanging="720"/>
                <w:rPr>
                  <w:noProof/>
                  <w:lang w:val="fr-BE"/>
                </w:rPr>
              </w:pPr>
              <w:r>
                <w:rPr>
                  <w:noProof/>
                </w:rPr>
                <w:t xml:space="preserve">Chen, S., &amp; Hwang, C. (1992). </w:t>
              </w:r>
              <w:r>
                <w:rPr>
                  <w:i/>
                  <w:iCs/>
                  <w:noProof/>
                </w:rPr>
                <w:t>Fuzzy multiple attribute decision making: Methods and applications.</w:t>
              </w:r>
              <w:r>
                <w:rPr>
                  <w:noProof/>
                </w:rPr>
                <w:t xml:space="preserve"> </w:t>
              </w:r>
              <w:r>
                <w:rPr>
                  <w:noProof/>
                  <w:lang w:val="fr-BE"/>
                </w:rPr>
                <w:t>Springer. doi:10.1007/978-3-642-46768-4</w:t>
              </w:r>
            </w:p>
            <w:p w14:paraId="4AC37152" w14:textId="77777777" w:rsidR="00AA2DC8" w:rsidRDefault="00AA2DC8" w:rsidP="00AA2DC8">
              <w:pPr>
                <w:pStyle w:val="Bibliography"/>
                <w:ind w:left="720" w:hanging="720"/>
                <w:rPr>
                  <w:noProof/>
                </w:rPr>
              </w:pPr>
              <w:r>
                <w:rPr>
                  <w:noProof/>
                  <w:lang w:val="fr-BE"/>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46DF4635" w14:textId="77777777" w:rsidR="00AA2DC8" w:rsidRDefault="00AA2DC8" w:rsidP="00AA2DC8">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E953CE9" w14:textId="77777777" w:rsidR="00AA2DC8" w:rsidRDefault="00AA2DC8" w:rsidP="00AA2DC8">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4EB8CC" w14:textId="77777777" w:rsidR="00AA2DC8" w:rsidRDefault="00AA2DC8" w:rsidP="00AA2DC8">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6D143137" w14:textId="77777777" w:rsidR="00AA2DC8" w:rsidRDefault="00AA2DC8" w:rsidP="00AA2DC8">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3AB0F348" w14:textId="77777777" w:rsidR="00AA2DC8" w:rsidRDefault="00AA2DC8" w:rsidP="00AA2DC8">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171E501" w14:textId="77777777" w:rsidR="00AA2DC8" w:rsidRDefault="00AA2DC8" w:rsidP="00AA2DC8">
              <w:pPr>
                <w:pStyle w:val="Bibliography"/>
                <w:ind w:left="720" w:hanging="720"/>
                <w:rPr>
                  <w:noProof/>
                </w:rPr>
              </w:pPr>
              <w:r>
                <w:rPr>
                  <w:noProof/>
                </w:rPr>
                <w:t xml:space="preserve">DEM, C. G.-3. (2026). </w:t>
              </w:r>
              <w:r>
                <w:rPr>
                  <w:i/>
                  <w:iCs/>
                  <w:noProof/>
                </w:rPr>
                <w:t>https://registry.opendata.aws/copernicus-dem</w:t>
              </w:r>
              <w:r>
                <w:rPr>
                  <w:noProof/>
                </w:rPr>
                <w:t>.</w:t>
              </w:r>
            </w:p>
            <w:p w14:paraId="796B14A7" w14:textId="77777777" w:rsidR="00AA2DC8" w:rsidRDefault="00AA2DC8" w:rsidP="00AA2DC8">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1C043AD7" w14:textId="77777777" w:rsidR="00AA2DC8" w:rsidRDefault="00AA2DC8" w:rsidP="00AA2DC8">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6951FA6F" w14:textId="77777777" w:rsidR="00AA2DC8" w:rsidRDefault="00AA2DC8" w:rsidP="00AA2DC8">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0901543C" w14:textId="77777777" w:rsidR="00AA2DC8" w:rsidRDefault="00AA2DC8" w:rsidP="00AA2DC8">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3094875" w14:textId="77777777" w:rsidR="00AA2DC8" w:rsidRDefault="00AA2DC8" w:rsidP="00AA2DC8">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662D6EFE" w14:textId="77777777" w:rsidR="00AA2DC8" w:rsidRDefault="00AA2DC8" w:rsidP="00AA2DC8">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7807F2D7" w14:textId="77777777" w:rsidR="00AA2DC8" w:rsidRDefault="00AA2DC8" w:rsidP="00AA2DC8">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63FC29E0" w14:textId="77777777" w:rsidR="00AA2DC8" w:rsidRDefault="00AA2DC8" w:rsidP="00AA2DC8">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5BDF554F" w14:textId="77777777" w:rsidR="00AA2DC8" w:rsidRDefault="00AA2DC8" w:rsidP="00AA2DC8">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21D896DC" w14:textId="77777777" w:rsidR="00AA2DC8" w:rsidRDefault="00AA2DC8" w:rsidP="00AA2DC8">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D2043A0" w14:textId="77777777" w:rsidR="00AA2DC8" w:rsidRDefault="00AA2DC8" w:rsidP="00AA2DC8">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29CF1277" w14:textId="77777777" w:rsidR="00AA2DC8" w:rsidRDefault="00AA2DC8" w:rsidP="00AA2DC8">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80421B2" w14:textId="77777777" w:rsidR="00AA2DC8" w:rsidRDefault="00AA2DC8" w:rsidP="00AA2DC8">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218D6190" w14:textId="77777777" w:rsidR="00AA2DC8" w:rsidRDefault="00AA2DC8" w:rsidP="00AA2DC8">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7E4981F" w14:textId="77777777" w:rsidR="00AA2DC8" w:rsidRDefault="00AA2DC8" w:rsidP="00AA2DC8">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27ACA9B1" w14:textId="77777777" w:rsidR="00AA2DC8" w:rsidRPr="00AA2DC8" w:rsidRDefault="00AA2DC8" w:rsidP="00AA2DC8">
              <w:pPr>
                <w:pStyle w:val="Bibliography"/>
                <w:ind w:left="720" w:hanging="720"/>
                <w:rPr>
                  <w:noProof/>
                  <w:lang w:val="fr-BE"/>
                </w:rPr>
              </w:pPr>
              <w:r>
                <w:rPr>
                  <w:noProof/>
                </w:rPr>
                <w:t xml:space="preserve">Jain, P., Coogan, S. C., Subramanian, S. G., Crowley, M., Taylor, S., &amp; Flannigan, M. D. (2020). A review of machine learning applications in wildfire science and management. </w:t>
              </w:r>
              <w:r>
                <w:rPr>
                  <w:i/>
                  <w:iCs/>
                  <w:noProof/>
                  <w:lang w:val="fr-BE"/>
                </w:rPr>
                <w:t>Environmental Reviews, 28</w:t>
              </w:r>
              <w:r>
                <w:rPr>
                  <w:noProof/>
                  <w:lang w:val="fr-BE"/>
                </w:rPr>
                <w:t>(4), 478-505. doi:10.1139/er-2020-0019</w:t>
              </w:r>
            </w:p>
            <w:p w14:paraId="25F6A945" w14:textId="77777777" w:rsidR="00AA2DC8" w:rsidRDefault="00AA2DC8" w:rsidP="00AA2DC8">
              <w:pPr>
                <w:pStyle w:val="Bibliography"/>
                <w:ind w:left="720" w:hanging="720"/>
                <w:rPr>
                  <w:noProof/>
                </w:rPr>
              </w:pPr>
              <w:r>
                <w:rPr>
                  <w:noProof/>
                  <w:lang w:val="fr-BE"/>
                </w:rPr>
                <w:t xml:space="preserve">Ji, Z., Lee, N., Frieske, R., Yu, T., Su, D., Xu, Y., . . . </w:t>
              </w:r>
              <w:r>
                <w:rPr>
                  <w:noProof/>
                </w:rPr>
                <w:t xml:space="preserve">Fung, P. (2023). Survey of hallucination in natural language generation. </w:t>
              </w:r>
              <w:r>
                <w:rPr>
                  <w:i/>
                  <w:iCs/>
                  <w:noProof/>
                </w:rPr>
                <w:t>ACM Computing Surveys, 55</w:t>
              </w:r>
              <w:r>
                <w:rPr>
                  <w:noProof/>
                </w:rPr>
                <w:t>, pp. 1-38.</w:t>
              </w:r>
            </w:p>
            <w:p w14:paraId="02C877DD" w14:textId="77777777" w:rsidR="00AA2DC8" w:rsidRDefault="00AA2DC8" w:rsidP="00AA2DC8">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FAB0AD0" w14:textId="77777777" w:rsidR="00AA2DC8" w:rsidRDefault="00AA2DC8" w:rsidP="00AA2DC8">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3FCAA9E0" w14:textId="77777777" w:rsidR="00AA2DC8" w:rsidRDefault="00AA2DC8" w:rsidP="00AA2DC8">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5CE3DED3" w14:textId="77777777" w:rsidR="00AA2DC8" w:rsidRDefault="00AA2DC8" w:rsidP="00AA2DC8">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CE8266F" w14:textId="77777777" w:rsidR="00AA2DC8" w:rsidRDefault="00AA2DC8" w:rsidP="00AA2DC8">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61174BBC" w14:textId="77777777" w:rsidR="00AA2DC8" w:rsidRDefault="00AA2DC8" w:rsidP="00AA2DC8">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5C15C36" w14:textId="77777777" w:rsidR="00AA2DC8" w:rsidRDefault="00AA2DC8" w:rsidP="00AA2DC8">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75FB798D" w14:textId="77777777" w:rsidR="00AA2DC8" w:rsidRDefault="00AA2DC8" w:rsidP="00AA2DC8">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7312AE" w14:textId="77777777" w:rsidR="00AA2DC8" w:rsidRDefault="00AA2DC8" w:rsidP="00AA2DC8">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18A06BD0" w14:textId="77777777" w:rsidR="00AA2DC8" w:rsidRDefault="00AA2DC8" w:rsidP="00AA2DC8">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D54D2CB" w14:textId="77777777" w:rsidR="00AA2DC8" w:rsidRDefault="00AA2DC8" w:rsidP="00AA2DC8">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1A27937C" w14:textId="77777777" w:rsidR="00AA2DC8" w:rsidRDefault="00AA2DC8" w:rsidP="00AA2DC8">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7B51B870" w14:textId="77777777" w:rsidR="00AA2DC8" w:rsidRDefault="00AA2DC8" w:rsidP="00AA2DC8">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091D89F7" w14:textId="77777777" w:rsidR="00AA2DC8" w:rsidRDefault="00AA2DC8" w:rsidP="00AA2DC8">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D428426" w14:textId="77777777" w:rsidR="00AA2DC8" w:rsidRDefault="00AA2DC8" w:rsidP="00AA2DC8">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0BD48139" w14:textId="77777777" w:rsidR="00AA2DC8" w:rsidRDefault="00AA2DC8" w:rsidP="00AA2DC8">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726E0BE5" w14:textId="77777777" w:rsidR="00AA2DC8" w:rsidRDefault="00AA2DC8" w:rsidP="00AA2DC8">
              <w:pPr>
                <w:pStyle w:val="Bibliography"/>
                <w:ind w:left="720" w:hanging="720"/>
                <w:rPr>
                  <w:noProof/>
                </w:rPr>
              </w:pPr>
              <w:r>
                <w:rPr>
                  <w:noProof/>
                </w:rPr>
                <w:t xml:space="preserve">Open-Meteo, E. v. (2026). </w:t>
              </w:r>
              <w:r>
                <w:rPr>
                  <w:i/>
                  <w:iCs/>
                  <w:noProof/>
                </w:rPr>
                <w:t>https://open-meteo.com</w:t>
              </w:r>
              <w:r>
                <w:rPr>
                  <w:noProof/>
                </w:rPr>
                <w:t>.</w:t>
              </w:r>
            </w:p>
            <w:p w14:paraId="02CB4622" w14:textId="77777777" w:rsidR="00AA2DC8" w:rsidRDefault="00AA2DC8" w:rsidP="00AA2DC8">
              <w:pPr>
                <w:pStyle w:val="Bibliography"/>
                <w:ind w:left="720" w:hanging="720"/>
                <w:rPr>
                  <w:noProof/>
                </w:rPr>
              </w:pPr>
              <w:r>
                <w:rPr>
                  <w:noProof/>
                  <w:lang w:val="fr-BE"/>
                </w:rPr>
                <w:lastRenderedPageBreak/>
                <w:t xml:space="preserve">Orphanoudakis, T., Betzelos, C., &amp; Leligou, H. (2025). </w:t>
              </w:r>
              <w:r>
                <w:rPr>
                  <w:noProof/>
                </w:rPr>
                <w:t xml:space="preserve">MORA: A multicriteria optimal resource allocation and decision support toolkit for wildfire management. </w:t>
              </w:r>
              <w:r>
                <w:rPr>
                  <w:i/>
                  <w:iCs/>
                  <w:noProof/>
                </w:rPr>
                <w:t>Algorithms, 18</w:t>
              </w:r>
              <w:r>
                <w:rPr>
                  <w:noProof/>
                </w:rPr>
                <w:t>(11), p. 677. doi:10.3390/a18110677</w:t>
              </w:r>
            </w:p>
            <w:p w14:paraId="4B4E363B" w14:textId="77777777" w:rsidR="00AA2DC8" w:rsidRDefault="00AA2DC8" w:rsidP="00AA2DC8">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128351E7" w14:textId="77777777" w:rsidR="00AA2DC8" w:rsidRDefault="00AA2DC8" w:rsidP="00AA2DC8">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2E9B494" w14:textId="77777777" w:rsidR="00AA2DC8" w:rsidRDefault="00AA2DC8" w:rsidP="00AA2DC8">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6AC16B4D" w14:textId="77777777" w:rsidR="00AA2DC8" w:rsidRDefault="00AA2DC8" w:rsidP="00AA2DC8">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93E6B80" w14:textId="77777777" w:rsidR="00AA2DC8" w:rsidRDefault="00AA2DC8" w:rsidP="00AA2DC8">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AAED104" w14:textId="77777777" w:rsidR="00AA2DC8" w:rsidRDefault="00AA2DC8" w:rsidP="00AA2DC8">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F952CD0" w14:textId="77777777" w:rsidR="00AA2DC8" w:rsidRDefault="00AA2DC8" w:rsidP="00AA2DC8">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8E527C4" w14:textId="77777777" w:rsidR="00AA2DC8" w:rsidRDefault="00AA2DC8" w:rsidP="00AA2DC8">
              <w:pPr>
                <w:pStyle w:val="Bibliography"/>
                <w:ind w:left="720" w:hanging="720"/>
                <w:rPr>
                  <w:noProof/>
                </w:rPr>
              </w:pPr>
              <w:r>
                <w:rPr>
                  <w:noProof/>
                </w:rPr>
                <w:t>Power. (2007). A Brief History of Decision Support Systems. Retrieved from http://dssresources.com/history/dsshistory.html</w:t>
              </w:r>
            </w:p>
            <w:p w14:paraId="1A335BF4" w14:textId="77777777" w:rsidR="00AA2DC8" w:rsidRDefault="00AA2DC8" w:rsidP="00AA2DC8">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3F5B59A3" w14:textId="77777777" w:rsidR="00AA2DC8" w:rsidRDefault="00AA2DC8" w:rsidP="00AA2DC8">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2E8A8C52" w14:textId="77777777" w:rsidR="00AA2DC8" w:rsidRDefault="00AA2DC8" w:rsidP="00AA2DC8">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1435F1EB" w14:textId="77777777" w:rsidR="00AA2DC8" w:rsidRDefault="00AA2DC8" w:rsidP="00AA2DC8">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748E8CD3" w14:textId="77777777" w:rsidR="00AA2DC8" w:rsidRDefault="00AA2DC8" w:rsidP="00AA2DC8">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1BBD6D4C" w14:textId="77777777" w:rsidR="00AA2DC8" w:rsidRDefault="00AA2DC8" w:rsidP="00AA2DC8">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D16ACCA" w14:textId="77777777" w:rsidR="00AA2DC8" w:rsidRDefault="00AA2DC8" w:rsidP="00AA2DC8">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9EF935A" w14:textId="77777777" w:rsidR="00AA2DC8" w:rsidRDefault="00AA2DC8" w:rsidP="00AA2DC8">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76F4D8F4" w14:textId="77777777" w:rsidR="00AA2DC8" w:rsidRDefault="00AA2DC8" w:rsidP="00AA2DC8">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A34132F" w14:textId="77777777" w:rsidR="00AA2DC8" w:rsidRDefault="00AA2DC8" w:rsidP="00AA2DC8">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2AD0C65F" w14:textId="77777777" w:rsidR="00AA2DC8" w:rsidRDefault="00AA2DC8" w:rsidP="00AA2DC8">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2656EB40" w14:textId="77777777" w:rsidR="00AA2DC8" w:rsidRDefault="00AA2DC8" w:rsidP="00AA2DC8">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6F8BCDB0" w14:textId="77777777" w:rsidR="00AA2DC8" w:rsidRDefault="00AA2DC8" w:rsidP="00AA2DC8">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615ED82A" w14:textId="77777777" w:rsidR="00AA2DC8" w:rsidRDefault="00AA2DC8" w:rsidP="00AA2DC8">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E97AD96" w14:textId="77777777" w:rsidR="00AA2DC8" w:rsidRDefault="00AA2DC8" w:rsidP="00AA2DC8">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6BEAFD4D" w14:textId="77777777" w:rsidR="00AA2DC8" w:rsidRDefault="00AA2DC8" w:rsidP="00AA2DC8">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1045A73" w14:textId="77777777" w:rsidR="00AA2DC8" w:rsidRDefault="00AA2DC8" w:rsidP="00AA2DC8">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0F0EC1C6" w14:textId="77777777" w:rsidR="00AA2DC8" w:rsidRDefault="00AA2DC8" w:rsidP="00AA2DC8">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442C9428" w14:textId="77777777" w:rsidR="00AA2DC8" w:rsidRDefault="00AA2DC8" w:rsidP="00AA2DC8">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7D3CAA74" w14:textId="77777777" w:rsidR="00AA2DC8" w:rsidRDefault="00AA2DC8" w:rsidP="00AA2DC8">
              <w:pPr>
                <w:pStyle w:val="Bibliography"/>
                <w:ind w:left="720" w:hanging="720"/>
                <w:rPr>
                  <w:noProof/>
                </w:rPr>
              </w:pPr>
              <w:r>
                <w:rPr>
                  <w:noProof/>
                </w:rPr>
                <w:t xml:space="preserve">S-NPP, N. F. (2026). </w:t>
              </w:r>
              <w:r>
                <w:rPr>
                  <w:i/>
                  <w:iCs/>
                  <w:noProof/>
                </w:rPr>
                <w:t>https://firms.modaps.eosdis.nasa.gov</w:t>
              </w:r>
              <w:r>
                <w:rPr>
                  <w:noProof/>
                </w:rPr>
                <w:t>.</w:t>
              </w:r>
            </w:p>
            <w:p w14:paraId="1B6421DF" w14:textId="77777777" w:rsidR="00AA2DC8" w:rsidRDefault="00AA2DC8" w:rsidP="00AA2DC8">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6B743A0E" w14:textId="77777777" w:rsidR="00AA2DC8" w:rsidRDefault="00AA2DC8" w:rsidP="00AA2DC8">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64E42751" w14:textId="77777777" w:rsidR="00AA2DC8" w:rsidRDefault="00AA2DC8" w:rsidP="00AA2DC8">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1FC52E90" w14:textId="77777777" w:rsidR="00AA2DC8" w:rsidRDefault="00AA2DC8" w:rsidP="00AA2DC8">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6A97FF82" w14:textId="77777777" w:rsidR="00AA2DC8" w:rsidRDefault="00AA2DC8" w:rsidP="00AA2DC8">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4321D14" w14:textId="77777777" w:rsidR="00AA2DC8" w:rsidRDefault="00AA2DC8" w:rsidP="00AA2DC8">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719275F5" w14:textId="77777777" w:rsidR="00AA2DC8" w:rsidRDefault="00AA2DC8" w:rsidP="00AA2DC8">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1AC43536" w14:textId="77777777" w:rsidR="00AA2DC8" w:rsidRDefault="00AA2DC8" w:rsidP="00AA2DC8">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743A202C" w14:textId="77777777" w:rsidR="00AA2DC8" w:rsidRDefault="00AA2DC8" w:rsidP="00AA2DC8">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4F123BA" w14:textId="77777777" w:rsidR="00AA2DC8" w:rsidRDefault="00AA2DC8" w:rsidP="00AA2DC8">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61F49E90" w14:textId="77777777" w:rsidR="00AA2DC8" w:rsidRDefault="00AA2DC8" w:rsidP="00AA2DC8">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0073EE3B" w14:textId="77777777" w:rsidR="00AA2DC8" w:rsidRDefault="00AA2DC8" w:rsidP="00AA2DC8">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7A8700D5" w14:textId="77777777" w:rsidR="00AA2DC8" w:rsidRDefault="00AA2DC8" w:rsidP="00AA2DC8">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837DC73" w14:textId="77777777" w:rsidR="00AA2DC8" w:rsidRDefault="00AA2DC8" w:rsidP="00AA2DC8">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0210EA8B" w14:textId="77777777" w:rsidR="00AA2DC8" w:rsidRDefault="00AA2DC8" w:rsidP="00AA2DC8">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5E0283E7" w14:textId="77777777" w:rsidR="00AA2DC8" w:rsidRDefault="00AA2DC8" w:rsidP="00AA2DC8">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218B119C" w14:textId="77777777" w:rsidR="00AA2DC8" w:rsidRDefault="00AA2DC8" w:rsidP="00AA2DC8">
              <w:pPr>
                <w:pStyle w:val="Bibliography"/>
                <w:ind w:left="720" w:hanging="720"/>
                <w:rPr>
                  <w:noProof/>
                </w:rPr>
              </w:pPr>
              <w:r>
                <w:rPr>
                  <w:noProof/>
                </w:rPr>
                <w:t xml:space="preserve">v200, E. W. (2026). </w:t>
              </w:r>
              <w:r>
                <w:rPr>
                  <w:i/>
                  <w:iCs/>
                  <w:noProof/>
                </w:rPr>
                <w:t>https://esa-worldcover.org/</w:t>
              </w:r>
              <w:r>
                <w:rPr>
                  <w:noProof/>
                </w:rPr>
                <w:t>.</w:t>
              </w:r>
            </w:p>
            <w:p w14:paraId="6F2F4C3C" w14:textId="77777777" w:rsidR="00AA2DC8" w:rsidRDefault="00AA2DC8" w:rsidP="00AA2DC8">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048C8D57" w14:textId="77777777" w:rsidR="00AA2DC8" w:rsidRDefault="00AA2DC8" w:rsidP="00AA2DC8">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F16F9AE" w14:textId="77777777" w:rsidR="00AA2DC8" w:rsidRDefault="00AA2DC8" w:rsidP="00AA2DC8">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4F754F18" w14:textId="77777777" w:rsidR="00AA2DC8" w:rsidRDefault="00AA2DC8" w:rsidP="00AA2DC8">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2681F1D" w14:textId="77777777" w:rsidR="00AA2DC8" w:rsidRDefault="00AA2DC8" w:rsidP="00AA2DC8">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4F7E7BBE" w14:textId="77777777" w:rsidR="00AA2DC8" w:rsidRDefault="00AA2DC8" w:rsidP="00AA2DC8">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425E0A8E" w14:textId="77777777" w:rsidR="00AA2DC8" w:rsidRPr="00AA2DC8" w:rsidRDefault="00AA2DC8" w:rsidP="00AA2DC8">
              <w:pPr>
                <w:pStyle w:val="Bibliography"/>
                <w:ind w:left="720" w:hanging="720"/>
                <w:rPr>
                  <w:noProof/>
                  <w:lang w:val="fr-BE"/>
                </w:rPr>
              </w:pPr>
              <w:r>
                <w:rPr>
                  <w:noProof/>
                </w:rPr>
                <w:t xml:space="preserve">Zadeh, L. A. (1986). A simple view of the Dempster–Shafer theory of evidence and its implication for the rule of combination. </w:t>
              </w:r>
              <w:r>
                <w:rPr>
                  <w:i/>
                  <w:iCs/>
                  <w:noProof/>
                  <w:lang w:val="fr-BE"/>
                </w:rPr>
                <w:t>AI Magazine, 7</w:t>
              </w:r>
              <w:r>
                <w:rPr>
                  <w:noProof/>
                  <w:lang w:val="fr-BE"/>
                </w:rPr>
                <w:t>(2), 85-90. doi:doi:10.1609/aimag.v7i2.542</w:t>
              </w:r>
            </w:p>
            <w:p w14:paraId="2CC7BDF5" w14:textId="77777777" w:rsidR="00AA2DC8" w:rsidRDefault="00AA2DC8" w:rsidP="00AA2DC8">
              <w:pPr>
                <w:pStyle w:val="Bibliography"/>
                <w:ind w:left="720" w:hanging="720"/>
                <w:rPr>
                  <w:noProof/>
                </w:rPr>
              </w:pPr>
              <w:r>
                <w:rPr>
                  <w:noProof/>
                  <w:lang w:val="fr-BE"/>
                </w:rPr>
                <w:t xml:space="preserve">Zavadskas, E., &amp; Turskis, Z. (2011). </w:t>
              </w:r>
              <w:r>
                <w:rPr>
                  <w:noProof/>
                </w:rPr>
                <w:t xml:space="preserve">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A2DC8">
              <w:r>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423" w:name="_Toc508956019"/>
      <w:bookmarkStart w:id="424" w:name="_Toc508964959"/>
      <w:bookmarkStart w:id="425" w:name="_Toc509310144"/>
      <w:bookmarkStart w:id="426" w:name="_Toc235572481"/>
      <w:r>
        <w:rPr>
          <w:lang w:val="en-US"/>
        </w:rPr>
        <w:lastRenderedPageBreak/>
        <w:t>APPENDI</w:t>
      </w:r>
      <w:bookmarkEnd w:id="423"/>
      <w:bookmarkEnd w:id="424"/>
      <w:bookmarkEnd w:id="425"/>
      <w:r>
        <w:rPr>
          <w:lang w:val="en-US"/>
        </w:rPr>
        <w:t>CES</w:t>
      </w:r>
      <w:bookmarkEnd w:id="426"/>
    </w:p>
    <w:p w14:paraId="46ACD199" w14:textId="4384076B" w:rsidR="00762B29" w:rsidRPr="00BA1179" w:rsidRDefault="001E5F6D" w:rsidP="006601CA">
      <w:pPr>
        <w:pStyle w:val="Appendix"/>
      </w:pPr>
      <w:bookmarkStart w:id="427" w:name="_Ref223043555"/>
      <w:bookmarkStart w:id="428" w:name="_Ref223162216"/>
      <w:bookmarkStart w:id="429" w:name="_Ref223269282"/>
      <w:bookmarkStart w:id="430" w:name="_Toc235572482"/>
      <w:r>
        <w:t xml:space="preserve">Simulation Mathematics for </w:t>
      </w:r>
      <w:bookmarkEnd w:id="427"/>
      <w:bookmarkEnd w:id="428"/>
      <w:r>
        <w:t>Evolution of Burning Status</w:t>
      </w:r>
      <w:bookmarkEnd w:id="429"/>
      <w:bookmarkEnd w:id="430"/>
    </w:p>
    <w:p w14:paraId="2B717F3B" w14:textId="04D555EE" w:rsidR="00B773E9" w:rsidRPr="00BA1179" w:rsidRDefault="00230240" w:rsidP="00B773E9">
      <w:pPr>
        <w:pStyle w:val="ParText"/>
        <w:rPr>
          <w:rFonts w:eastAsiaTheme="minorEastAsia"/>
        </w:rPr>
      </w:pPr>
      <w:r>
        <w:t xml:space="preserve">This appendix provides the formulations underlying the simulation in Chapter </w:t>
        <w:fldChar w:fldCharType="begin"/>
        <w:instrText xml:space="preserve"> REF _Ref225798315 \r \h </w:instrText>
        <w:fldChar w:fldCharType="separate"/>
        <w:t>3</w:t>
        <w:fldChar w:fldCharType="end"/>
        <w:t xml:space="preserv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Pr>
          <w:rFonts w:eastAsiaTheme="minorEastAsia"/>
        </w:rPr>
        <w:t xml:space="preserve"> is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Pr>
          <w:rFonts w:eastAsiaTheme="minorEastAsia"/>
        </w:rPr>
        <w:t xml:space="preserve"> and time step </w:t>
      </w:r>
      <m:oMath>
        <m:r>
          <w:rPr>
            <w:rFonts w:ascii="Cambria Math" w:eastAsiaTheme="minorEastAsia" w:hAnsi="Cambria Math"/>
          </w:rPr>
          <m:t>k</m:t>
        </m:r>
      </m:oMath>
      <w:r>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0B354EF4" w:rsidR="007651E7" w:rsidRPr="00BA1179" w:rsidRDefault="00ED6866" w:rsidP="007651E7">
      <w:pPr>
        <w:pStyle w:val="ParText"/>
        <w:rPr>
          <w:rFonts w:eastAsiaTheme="minorEastAsia"/>
        </w:rPr>
      </w:pPr>
      <w:r>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Pr>
              <w:rFonts w:eastAsiaTheme="minorEastAsia"/>
            </w:rPr>
            <w:fldChar w:fldCharType="begin"/>
            <w:instrText xml:space="preserve"> CITATION Rot72 \l 1033 </w:instrText>
            <w:fldChar w:fldCharType="separate"/>
          </w:r>
          <w:r>
            <w:rPr>
              <w:rFonts w:eastAsiaTheme="minorEastAsia"/>
              <w:noProof/>
            </w:rPr>
            <w:t>(Rothermel, 1972)</w:t>
          </w:r>
          <w:r>
            <w:rPr>
              <w:rFonts w:eastAsiaTheme="minorEastAsia"/>
            </w:rPr>
            <w:fldChar w:fldCharType="end"/>
          </w:r>
        </w:sdtContent>
      </w:sdt>
      <w:r>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w:t>
      </w:r>
      <w:r>
        <w:fldChar w:fldCharType="begin"/>
        <w:instrText xml:space="preserve"> REF _Ref223041003 \h </w:instrText>
        <w:fldChar w:fldCharType="separate"/>
        <w:t xml:space="preserve">( </w:t>
      </w:r>
      <w:r>
        <w:rPr>
          <w:noProof/>
        </w:rPr>
        <w:t>29</w:t>
      </w:r>
      <w:r>
        <w:t xml:space="preserve"> )</w:t>
        <w:fldChar w:fldCharType="end"/>
      </w:r>
      <w:r>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Pr>
          <w:rFonts w:eastAsiaTheme="minorEastAsia"/>
        </w:rPr>
        <w:t xml:space="preserve"> corresponds directly to a physically interpretable effect and is tied to an already-defined state or input variable </w:t>
        <w:fldChar w:fldCharType="begin"/>
        <w:instrText xml:space="preserve"> REF _Ref223166012 \h </w:instrText>
        <w:fldChar w:fldCharType="separate"/>
      </w:r>
      <w:r>
        <w:rPr>
          <w:szCs w:val="24"/>
        </w:rPr>
        <w:t xml:space="preserve">( </w:t>
      </w:r>
      <w:r>
        <w:rPr>
          <w:noProof/>
          <w:szCs w:val="24"/>
        </w:rPr>
        <w:t>69</w:t>
      </w:r>
      <w:r>
        <w:rPr>
          <w:szCs w:val="24"/>
        </w:rPr>
        <w:t xml:space="preserve"> )</w:t>
      </w:r>
      <w:r>
        <w:rPr>
          <w:rFonts w:eastAsiaTheme="minorEastAsia"/>
        </w:rPr>
        <w:fldChar w:fldCharType="end"/>
        <w:t xml:space="preserve">. </w:t>
      </w:r>
      <w:r>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t xml:space="preserve"> and time </w:t>
      </w:r>
      <m:oMath>
        <m:r>
          <w:rPr>
            <w:rStyle w:val="katex-mathml"/>
            <w:rFonts w:ascii="Cambria Math" w:hAnsi="Cambria Math"/>
          </w:rPr>
          <m:t>k</m:t>
        </m:r>
      </m:oMath>
      <w:r>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C11D87E" w:rsidR="002B6A51" w:rsidRPr="00BA1179" w:rsidRDefault="002B6A51" w:rsidP="006601CA">
            <w:pPr>
              <w:pStyle w:val="TableText"/>
              <w:rPr>
                <w:szCs w:val="24"/>
                <w:lang w:eastAsia="ja-JP"/>
              </w:rPr>
            </w:pPr>
            <w:bookmarkStart w:id="431" w:name="_Ref223166012"/>
            <w:r>
              <w:rPr>
                <w:szCs w:val="24"/>
              </w:rPr>
              <w:t xml:space="preserve">( </w:t>
              <w:fldChar w:fldCharType="begin"/>
              <w:instrText xml:space="preserve"> SEQ ( \* ARABIC </w:instrText>
              <w:fldChar w:fldCharType="separate"/>
            </w:r>
            <w:r>
              <w:rPr>
                <w:noProof/>
                <w:szCs w:val="24"/>
              </w:rPr>
              <w:t>69</w:t>
            </w:r>
            <w:r>
              <w:rPr>
                <w:szCs w:val="24"/>
              </w:rPr>
              <w:fldChar w:fldCharType="end"/>
              <w:t xml:space="preserve"> )</w:t>
            </w:r>
            <w:bookmarkEnd w:id="431"/>
          </w:p>
        </w:tc>
      </w:tr>
    </w:tbl>
    <w:p w14:paraId="7971843B" w14:textId="3C6BCC4F" w:rsidR="000E1725" w:rsidRPr="00BA1179" w:rsidRDefault="00B773E9" w:rsidP="00B7548E">
      <w:pPr>
        <w:pStyle w:val="TableText"/>
      </w:pPr>
      <w:r>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Pr>
          <w:szCs w:val="24"/>
        </w:rPr>
        <w:t xml:space="preserve"> </w:t>
      </w:r>
      <w:r>
        <w:t xml:space="preserve">defines the baseline spread potential of each fuel class under nominal environmental conditions. It is calibrated in units of cell per simulation step. </w:t>
      </w:r>
      <w:r>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Pr>
          <w:rFonts w:eastAsiaTheme="minorEastAsia"/>
          <w:szCs w:val="24"/>
        </w:rPr>
        <w:t xml:space="preserve"> is </w:t>
        <w:fldChar w:fldCharType="begin"/>
        <w:instrText xml:space="preserve"> REF _Ref223219648 \h </w:instrText>
        <w:fldChar w:fldCharType="separate"/>
      </w:r>
      <w:r>
        <w:t xml:space="preserve">( </w:t>
      </w:r>
      <w:r>
        <w:rPr>
          <w:noProof/>
        </w:rPr>
        <w:t>70</w:t>
      </w:r>
      <w:r>
        <w:t xml:space="preserve"> )</w:t>
      </w:r>
      <w:r>
        <w:rPr>
          <w:rFonts w:eastAsiaTheme="minorEastAsia"/>
          <w:szCs w:val="24"/>
        </w:rPr>
        <w:fldChar w:fldCharType="end"/>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Pr>
          <w:rFonts w:eastAsiaTheme="minorEastAsia"/>
        </w:rPr>
        <w:t xml:space="preserve"> is</w:t>
      </w:r>
      <w:r>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28A50CF4" w:rsidR="000E1725" w:rsidRPr="00BA1179" w:rsidRDefault="00000000" w:rsidP="00A86666">
            <w:pPr>
              <w:pStyle w:val="TableText"/>
            </w:pPr>
            <w:bookmarkStart w:id="432" w:name="_Ref223219648"/>
            <w:r>
              <w:t xml:space="preserve">( </w:t>
              <w:fldChar w:fldCharType="begin"/>
              <w:instrText xml:space="preserve"> SEQ ( \* ARABIC </w:instrText>
              <w:fldChar w:fldCharType="separate"/>
            </w:r>
            <w:r>
              <w:rPr>
                <w:noProof/>
              </w:rPr>
              <w:t>70</w:t>
            </w:r>
            <w:r>
              <w:fldChar w:fldCharType="end"/>
              <w:t xml:space="preserve"> )</w:t>
            </w:r>
            <w:bookmarkEnd w:id="432"/>
          </w:p>
        </w:tc>
      </w:tr>
    </w:tbl>
    <w:p w14:paraId="1E7E6668" w14:textId="18948092" w:rsidR="00501C8A" w:rsidRPr="00BA1179" w:rsidRDefault="00B6122D" w:rsidP="00501C8A">
      <w:pPr>
        <w:pStyle w:val="ParText"/>
      </w:pPr>
      <w:r>
        <w:lastRenderedPageBreak/>
        <w:t xml:space="preserve">If fuel moisture equals the extinction threshold, spread is suppressed </w:t>
        <w:fldChar w:fldCharType="begin"/>
        <w:instrText xml:space="preserve"> REF _Ref223212967 \h </w:instrText>
        <w:fldChar w:fldCharType="separate"/>
        <w:t xml:space="preserve">( </w:t>
      </w:r>
      <w:r>
        <w:rPr>
          <w:noProof/>
        </w:rPr>
        <w:t>71</w:t>
      </w:r>
      <w:r>
        <w:t xml:space="preserve"> )</w:t>
        <w:fldChar w:fldCharType="end"/>
        <w:t xml:space="preserve">. </w:t>
      </w:r>
      <w:r>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872C082" w:rsidR="00230240" w:rsidRPr="00BA1179" w:rsidRDefault="00230240" w:rsidP="006601CA">
            <w:pPr>
              <w:pStyle w:val="TableText"/>
            </w:pPr>
            <w:bookmarkStart w:id="433" w:name="_Ref223212967"/>
            <w:r>
              <w:t xml:space="preserve">( </w:t>
              <w:fldChar w:fldCharType="begin"/>
              <w:instrText xml:space="preserve"> SEQ ( \* ARABIC </w:instrText>
              <w:fldChar w:fldCharType="separate"/>
            </w:r>
            <w:r>
              <w:rPr>
                <w:noProof/>
              </w:rPr>
              <w:t>71</w:t>
            </w:r>
            <w:r>
              <w:fldChar w:fldCharType="end"/>
              <w:t xml:space="preserve"> )</w:t>
            </w:r>
            <w:bookmarkEnd w:id="433"/>
          </w:p>
        </w:tc>
      </w:tr>
    </w:tbl>
    <w:p w14:paraId="67DA8635" w14:textId="3C76331F" w:rsidR="007968C4" w:rsidRPr="00BA1179" w:rsidRDefault="00E82E6C" w:rsidP="0028085D">
      <w:pPr>
        <w:pStyle w:val="TableText"/>
      </w:pPr>
      <w:r>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t xml:space="preserve"> is </w:t>
        <w:fldChar w:fldCharType="begin"/>
        <w:instrText xml:space="preserve"> REF _Ref223213232 \h </w:instrText>
        <w:fldChar w:fldCharType="separate"/>
        <w:t xml:space="preserve">( </w:t>
      </w:r>
      <w:r>
        <w:rPr>
          <w:noProof/>
        </w:rPr>
        <w:t>72</w:t>
      </w:r>
      <w:r>
        <w:t xml:space="preserve"> )</w:t>
        <w:fldChar w:fldCharType="end"/>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t xml:space="preserve"> is a scaling constant.. This factor models the acceleration of fire spread due to wind speed. The hyperbolic tangent ensures that spread increases with wind speed but does not grow unbounded for extreme winds. </w:t>
      </w:r>
      <w:r>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2B0ED80F" w:rsidR="00230240" w:rsidRPr="00BA1179" w:rsidRDefault="00230240" w:rsidP="006601CA">
            <w:pPr>
              <w:pStyle w:val="TableText"/>
            </w:pPr>
            <w:bookmarkStart w:id="434" w:name="_Ref223213232"/>
            <w:r>
              <w:t xml:space="preserve">( </w:t>
              <w:fldChar w:fldCharType="begin"/>
              <w:instrText xml:space="preserve"> SEQ ( \* ARABIC </w:instrText>
              <w:fldChar w:fldCharType="separate"/>
            </w:r>
            <w:r>
              <w:rPr>
                <w:noProof/>
              </w:rPr>
              <w:t>72</w:t>
            </w:r>
            <w:r>
              <w:fldChar w:fldCharType="end"/>
              <w:t xml:space="preserve"> )</w:t>
            </w:r>
            <w:bookmarkEnd w:id="434"/>
          </w:p>
        </w:tc>
      </w:tr>
    </w:tbl>
    <w:p w14:paraId="696776E1" w14:textId="204B2D54" w:rsidR="00F6170B" w:rsidRPr="00BA1179" w:rsidRDefault="00B773E9" w:rsidP="0028085D">
      <w:pPr>
        <w:pStyle w:val="TableText"/>
        <w:rPr>
          <w:rFonts w:eastAsiaTheme="minorEastAsia"/>
        </w:rPr>
      </w:pPr>
      <w:r>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Pr>
          <w:rFonts w:eastAsiaTheme="minorEastAsia"/>
        </w:rPr>
        <w:t xml:space="preserve"> is </w:t>
        <w:fldChar w:fldCharType="begin"/>
        <w:instrText xml:space="preserve"> REF _Ref223220180 \h </w:instrText>
        <w:fldChar w:fldCharType="separate"/>
      </w:r>
      <w:r>
        <w:t xml:space="preserve">( </w:t>
      </w:r>
      <w:r>
        <w:rPr>
          <w:noProof/>
        </w:rPr>
        <w:t>73</w:t>
      </w:r>
      <w:r>
        <w:t xml:space="preserve"> )</w:t>
      </w:r>
      <w:r>
        <w:rPr>
          <w:rFonts w:eastAsiaTheme="minorEastAsia"/>
        </w:rPr>
        <w:fldChar w:fldCharType="end"/>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slope sensitivity</w:t>
      </w:r>
      <w:r>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147CE79B" w:rsidR="00230240" w:rsidRPr="00BA1179" w:rsidRDefault="00230240" w:rsidP="006601CA">
            <w:pPr>
              <w:pStyle w:val="TableText"/>
            </w:pPr>
            <w:bookmarkStart w:id="435" w:name="_Ref223220180"/>
            <w:r>
              <w:t xml:space="preserve">( </w:t>
              <w:fldChar w:fldCharType="begin"/>
              <w:instrText xml:space="preserve"> SEQ ( \* ARABIC </w:instrText>
              <w:fldChar w:fldCharType="separate"/>
            </w:r>
            <w:r>
              <w:rPr>
                <w:noProof/>
              </w:rPr>
              <w:t>73</w:t>
            </w:r>
            <w:r>
              <w:fldChar w:fldCharType="end"/>
              <w:t xml:space="preserve"> )</w:t>
            </w:r>
            <w:bookmarkEnd w:id="435"/>
          </w:p>
        </w:tc>
      </w:tr>
    </w:tbl>
    <w:p w14:paraId="5749E63B" w14:textId="5A2ECB1A" w:rsidR="00B773E9" w:rsidRPr="00BA1179" w:rsidRDefault="00B773E9" w:rsidP="0028085D">
      <w:pPr>
        <w:pStyle w:val="TableText"/>
        <w:rPr>
          <w:rFonts w:eastAsiaTheme="minorEastAsia"/>
        </w:rPr>
      </w:pPr>
      <w:r>
        <w:t xml:space="preserve">Aspect-wind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Pr>
          <w:rFonts w:eastAsiaTheme="minorEastAsia"/>
        </w:rPr>
        <w:t xml:space="preserve"> is </w:t>
        <w:fldChar w:fldCharType="begin"/>
        <w:instrText xml:space="preserve"> REF _Ref223220391 \h </w:instrText>
        <w:fldChar w:fldCharType="separate"/>
      </w:r>
      <w:r>
        <w:t xml:space="preserve">( </w:t>
      </w:r>
      <w:r>
        <w:rPr>
          <w:noProof/>
        </w:rPr>
        <w:t>74</w:t>
      </w:r>
      <w:r>
        <w:t xml:space="preserve"> )</w:t>
      </w:r>
      <w:r>
        <w:rPr>
          <w:rFonts w:eastAsiaTheme="minorEastAsia"/>
        </w:rPr>
        <w:fldChar w:fldCharType="end"/>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t xml:space="preserve"> is aspect coefficient</w:t>
      </w:r>
      <w:r>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2CCE82A" w:rsidR="00840E3E" w:rsidRPr="00BA1179" w:rsidRDefault="00840E3E" w:rsidP="006601CA">
            <w:pPr>
              <w:pStyle w:val="TableText"/>
            </w:pPr>
            <w:bookmarkStart w:id="436" w:name="_Ref223220391"/>
            <w:r>
              <w:t xml:space="preserve">( </w:t>
              <w:fldChar w:fldCharType="begin"/>
              <w:instrText xml:space="preserve"> SEQ ( \* ARABIC </w:instrText>
              <w:fldChar w:fldCharType="separate"/>
            </w:r>
            <w:r>
              <w:rPr>
                <w:noProof/>
              </w:rPr>
              <w:t>74</w:t>
            </w:r>
            <w:r>
              <w:fldChar w:fldCharType="end"/>
              <w:t xml:space="preserve"> )</w:t>
            </w:r>
            <w:bookmarkEnd w:id="436"/>
          </w:p>
        </w:tc>
      </w:tr>
    </w:tbl>
    <w:p w14:paraId="55C43D9C" w14:textId="28D1A46D" w:rsidR="00570527" w:rsidRPr="00BA1179" w:rsidRDefault="008A72C4" w:rsidP="008A72C4">
      <w:pPr>
        <w:pStyle w:val="ParText"/>
      </w:pPr>
      <w:r>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Pr>
          <w:rFonts w:eastAsiaTheme="minorEastAsia"/>
        </w:rPr>
        <w:t xml:space="preserve"> </w:t>
      </w:r>
      <w:r>
        <w:t xml:space="preserve">and the discrete simulation time step </w:t>
      </w:r>
      <m:oMath>
        <m:r>
          <m:rPr>
            <m:sty m:val="p"/>
          </m:rPr>
          <w:rPr>
            <w:rFonts w:ascii="Cambria Math" w:hAnsi="Cambria Math"/>
          </w:rPr>
          <m:t>Δ</m:t>
        </m:r>
        <m:r>
          <w:rPr>
            <w:rFonts w:ascii="Cambria Math" w:hAnsi="Cambria Math"/>
          </w:rPr>
          <m:t>t</m:t>
        </m:r>
      </m:oMath>
      <w:r>
        <w:t xml:space="preserve">. </w:t>
      </w:r>
    </w:p>
    <w:p w14:paraId="7B3A89A0" w14:textId="67ED70FA" w:rsidR="008A72C4" w:rsidRPr="00BA1179" w:rsidRDefault="008A72C4" w:rsidP="008A72C4">
      <w:pPr>
        <w:pStyle w:val="ParText"/>
      </w:pPr>
      <w:r>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t xml:space="preserve"> are dimensionless parameters, governing the relative amplification of spread rate due to wind speed, terrain slope, and wind-aspect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37" w:name="TableA1"/>
      <w:r>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37"/>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Pr>
                <w:rFonts w:eastAsia="Times New Roman" w:cs="Times New Roman"/>
                <w:szCs w:val="24"/>
              </w:rPr>
              <w:t>0.15</w:t>
            </w:r>
          </w:p>
        </w:tc>
      </w:tr>
    </w:tbl>
    <w:p w14:paraId="7ECD1EED" w14:textId="77777777" w:rsidR="000E1725" w:rsidRPr="00BA1179" w:rsidRDefault="000E1725">
      <w:pPr>
        <w:pStyle w:val="ParText"/>
      </w:pPr>
    </w:p>
    <w:p w14:paraId="149527F1" w14:textId="3E56EED8" w:rsidR="000E1725" w:rsidRPr="00BA1179" w:rsidRDefault="00000000">
      <w:pPr>
        <w:pStyle w:val="ParText"/>
      </w:pPr>
      <w:r>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fldChar w:fldCharType="begin"/>
            <w:instrText xml:space="preserve"> CITATION And821 \l 1033 </w:instrText>
            <w:fldChar w:fldCharType="separate"/>
          </w:r>
          <w:r>
            <w:rPr>
              <w:b/>
              <w:bCs/>
              <w:noProof/>
            </w:rPr>
            <w:t>Invalid source specified.</w:t>
          </w:r>
          <w:r>
            <w:fldChar w:fldCharType="end"/>
          </w:r>
        </w:sdtContent>
      </w:sdt>
      <w:r>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38" w:name="_Ref223263847"/>
      <w:bookmarkStart w:id="439" w:name="_Ref223263851"/>
      <w:bookmarkStart w:id="440" w:name="_Ref223263865"/>
      <w:bookmarkStart w:id="441" w:name="_Toc235572483"/>
      <w:r>
        <w:lastRenderedPageBreak/>
        <w:t>Simulation Mathematics for Fuel Mass Evolution</w:t>
      </w:r>
      <w:bookmarkEnd w:id="438"/>
      <w:bookmarkEnd w:id="439"/>
      <w:bookmarkEnd w:id="440"/>
      <w:bookmarkEnd w:id="441"/>
    </w:p>
    <w:p w14:paraId="7FB0B3E5" w14:textId="3DB71474" w:rsidR="00E05411" w:rsidRPr="00BA1179" w:rsidRDefault="00E05411" w:rsidP="00E05411">
      <w:pPr>
        <w:pStyle w:val="ParText"/>
      </w:pPr>
      <w:r>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Pr>
          <w:rFonts w:eastAsiaTheme="minorEastAsia"/>
          <w:b/>
          <w:bCs/>
          <w:u w:val="single"/>
        </w:rPr>
        <w:t>Fractional burn rate calculation</w:t>
      </w:r>
    </w:p>
    <w:p w14:paraId="546F8B75" w14:textId="33480875" w:rsidR="007E2219" w:rsidRPr="00BA1179" w:rsidRDefault="007E2219" w:rsidP="0028085D">
      <w:pPr>
        <w:pStyle w:val="TableText"/>
      </w:pPr>
      <w:r>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Pr>
          <w:rFonts w:eastAsiaTheme="minorEastAsia"/>
        </w:rPr>
        <w:t xml:space="preserve"> </w:t>
      </w:r>
      <w:r>
        <w:t xml:space="preserve">during a single simulation time step </w:t>
      </w:r>
      <m:oMath>
        <m:r>
          <m:rPr>
            <m:sty m:val="p"/>
          </m:rPr>
          <w:rPr>
            <w:rFonts w:ascii="Cambria Math" w:hAnsi="Cambria Math"/>
          </w:rPr>
          <m:t>Δ</m:t>
        </m:r>
        <m:r>
          <w:rPr>
            <w:rFonts w:ascii="Cambria Math" w:hAnsi="Cambria Math"/>
          </w:rPr>
          <m:t>t</m:t>
        </m:r>
      </m:oMath>
      <w:r>
        <w:rPr>
          <w:rFonts w:eastAsiaTheme="minorEastAsia"/>
        </w:rPr>
        <w:t xml:space="preserve"> </w:t>
      </w:r>
      <w:r>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is not stored as part of the state vector. Instead, it is computed algebraically at each simulation step as a bounded function of fuel type and surface fuel moisture </w:t>
        <w:fldChar w:fldCharType="begin"/>
        <w:instrText xml:space="preserve"> REF _Ref223264193 \h </w:instrText>
        <w:fldChar w:fldCharType="separate"/>
        <w:t xml:space="preserve">( </w:t>
      </w:r>
      <w:r>
        <w:rPr>
          <w:noProof/>
        </w:rPr>
        <w:t>75</w:t>
      </w:r>
      <w:r>
        <w:t xml:space="preserve"> )</w:t>
        <w:fldChar w:fldCharType="end"/>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7DC1B43F" w:rsidR="007E2219" w:rsidRPr="00BA1179" w:rsidRDefault="007E2219" w:rsidP="006601CA">
            <w:pPr>
              <w:pStyle w:val="TableText"/>
            </w:pPr>
            <w:bookmarkStart w:id="442" w:name="_Ref223264193"/>
            <w:r>
              <w:t xml:space="preserve">( </w:t>
              <w:fldChar w:fldCharType="begin"/>
              <w:instrText xml:space="preserve"> SEQ ( \* ARABIC </w:instrText>
              <w:fldChar w:fldCharType="separate"/>
            </w:r>
            <w:r>
              <w:rPr>
                <w:noProof/>
              </w:rPr>
              <w:t>75</w:t>
            </w:r>
            <w:r>
              <w:fldChar w:fldCharType="end"/>
              <w:t xml:space="preserve"> )</w:t>
            </w:r>
            <w:bookmarkEnd w:id="442"/>
          </w:p>
        </w:tc>
      </w:tr>
    </w:tbl>
    <w:p w14:paraId="24EC88C3" w14:textId="25C80539" w:rsidR="007E2219" w:rsidRPr="00BA1179" w:rsidRDefault="002131A9" w:rsidP="007E2219">
      <w:r>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is expressed as a </w:t>
      </w:r>
      <w:r>
        <w:rPr>
          <w:i/>
          <w:iCs/>
        </w:rPr>
        <w:t>fraction of fuel consumed per simulation time step</w:t>
      </w:r>
      <w:r>
        <w:t xml:space="preserve"> and therefore depends on the chosen time resolution </w:t>
      </w:r>
      <m:oMath>
        <m:r>
          <m:rPr>
            <m:sty m:val="p"/>
          </m:rPr>
          <w:rPr>
            <w:rFonts w:ascii="Cambria Math" w:hAnsi="Cambria Math"/>
          </w:rPr>
          <m:t>Δ</m:t>
        </m:r>
        <m:r>
          <w:rPr>
            <w:rFonts w:ascii="Cambria Math" w:hAnsi="Cambria Math"/>
          </w:rPr>
          <m:t>t</m:t>
        </m:r>
      </m:oMath>
      <w:r>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t xml:space="preserve">, combustion proceeds at the baseline rate. </w:t>
      </w:r>
    </w:p>
    <w:p w14:paraId="217172B5" w14:textId="0BB5A6B7" w:rsidR="007E2219" w:rsidRPr="00BA1179" w:rsidRDefault="007E2219" w:rsidP="007E2219">
      <w:r>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43" w:name="TableB1"/>
      <w:r>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43"/>
          <w:p w14:paraId="77829F68" w14:textId="77777777" w:rsidR="007E2219" w:rsidRPr="00BA1179" w:rsidRDefault="007E2219" w:rsidP="002131A9">
            <w:pPr>
              <w:pStyle w:val="TableText"/>
            </w:pPr>
            <w:r>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t>Slow combustion</w:t>
            </w:r>
          </w:p>
        </w:tc>
      </w:tr>
    </w:tbl>
    <w:p w14:paraId="34224680" w14:textId="77777777" w:rsidR="000E1725" w:rsidRPr="00BA1179" w:rsidRDefault="000E1725" w:rsidP="007E2219"/>
    <w:p w14:paraId="0C2D3629" w14:textId="353E5A7D" w:rsidR="007E2219" w:rsidRPr="00BA1179" w:rsidRDefault="007E2219" w:rsidP="007E2219">
      <w:r>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Pr>
          <w:rFonts w:eastAsiaTheme="minorEastAsia"/>
          <w:b/>
          <w:bCs/>
          <w:u w:val="single"/>
        </w:rPr>
        <w:t>Suppression of fuel reduction map</w:t>
      </w:r>
    </w:p>
    <w:p w14:paraId="68FD031F" w14:textId="35069F24" w:rsidR="00A36C2C" w:rsidRPr="00BA1179" w:rsidRDefault="00300DFA" w:rsidP="005B1D35">
      <w:pPr>
        <w:pStyle w:val="TableText"/>
      </w:pPr>
      <w:r>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Pr>
          <w:rFonts w:eastAsiaTheme="minorEastAsia"/>
        </w:rPr>
        <w:t xml:space="preserve"> </w:t>
      </w:r>
      <w:r>
        <w:t xml:space="preserve">produces a </w:t>
      </w:r>
      <w:r>
        <w:rPr>
          <w:b/>
          <w:bCs/>
        </w:rPr>
        <w:t>step-normalized fuel reduction fraction</w:t>
      </w:r>
      <w:r>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during simulation step </w:t>
      </w:r>
      <m:oMath>
        <m:r>
          <w:rPr>
            <w:rFonts w:ascii="Cambria Math" w:hAnsi="Cambria Math"/>
          </w:rPr>
          <m:t>k</m:t>
        </m:r>
      </m:oMath>
      <w:r>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t xml:space="preserve">. The suppression-induced fuel reduction term is defined as </w:t>
        <w:fldChar w:fldCharType="begin"/>
        <w:instrText xml:space="preserve"> REF _Ref223257737 \h </w:instrText>
        <w:fldChar w:fldCharType="separate"/>
        <w:t xml:space="preserve">( </w:t>
      </w:r>
      <w:r>
        <w:rPr>
          <w:noProof/>
        </w:rPr>
        <w:t>76</w:t>
      </w:r>
      <w:r>
        <w:t xml:space="preserve"> )</w:t>
        <w:fldChar w:fldCharType="end"/>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4BF62AAC" w:rsidR="008F5DFE" w:rsidRPr="00BA1179" w:rsidRDefault="008F5DFE" w:rsidP="006601CA">
            <w:pPr>
              <w:pStyle w:val="TableText"/>
            </w:pPr>
            <w:bookmarkStart w:id="444" w:name="_Ref223257737"/>
            <w:r>
              <w:t xml:space="preserve">( </w:t>
              <w:fldChar w:fldCharType="begin"/>
              <w:instrText xml:space="preserve"> SEQ ( \* ARABIC </w:instrText>
              <w:fldChar w:fldCharType="separate"/>
            </w:r>
            <w:r>
              <w:rPr>
                <w:noProof/>
              </w:rPr>
              <w:t>76</w:t>
            </w:r>
            <w:r>
              <w:fldChar w:fldCharType="end"/>
              <w:t xml:space="preserve"> )</w:t>
            </w:r>
            <w:bookmarkEnd w:id="444"/>
          </w:p>
        </w:tc>
      </w:tr>
    </w:tbl>
    <w:p w14:paraId="7C22059C" w14:textId="6BBE643F" w:rsidR="001575A0" w:rsidRPr="00BA1179" w:rsidRDefault="001575A0" w:rsidP="00293A50">
      <w:pPr>
        <w:pStyle w:val="ParText"/>
      </w:pPr>
      <w:r>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Pr>
          <w:rFonts w:eastAsiaTheme="minorEastAsia"/>
        </w:rPr>
        <w:t xml:space="preserve"> </w:t>
      </w:r>
      <w:r>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t xml:space="preserve"> absorbs the modeling choice of “how strong one step of suppression can be” under nominal conditions.</w:t>
      </w:r>
    </w:p>
    <w:p w14:paraId="60F77853" w14:textId="04306B39" w:rsidR="001575A0" w:rsidRPr="00BA1179" w:rsidRDefault="001575A0" w:rsidP="005B1D35">
      <w:pPr>
        <w:pStyle w:val="TableText"/>
      </w:pPr>
      <w:r>
        <w:t xml:space="preserve">Suppression cannot exceed the operational capability that is actually present. This is captured by separating </w:t>
      </w:r>
      <w:r>
        <w:rPr>
          <w:i/>
          <w:iCs/>
        </w:rPr>
        <w:t>capacity magnitude</w:t>
      </w:r>
      <w:r>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Pr>
          <w:rFonts w:eastAsiaTheme="minorEastAsia"/>
        </w:rPr>
        <w:t xml:space="preserve"> </w:t>
        <w:fldChar w:fldCharType="begin"/>
        <w:instrText xml:space="preserve"> REF _Ref223263777 \h </w:instrText>
        <w:fldChar w:fldCharType="separate"/>
      </w:r>
      <w:r>
        <w:t xml:space="preserve">( </w:t>
      </w:r>
      <w:r>
        <w:rPr>
          <w:noProof/>
        </w:rPr>
        <w:t>77</w:t>
      </w:r>
      <w:r>
        <w:t xml:space="preserve"> )</w:t>
      </w:r>
      <w:r>
        <w:rPr>
          <w:rFonts w:eastAsiaTheme="minorEastAsia"/>
        </w:rPr>
        <w:fldChar w:fldCharType="end"/>
      </w:r>
      <w:r>
        <w:t xml:space="preserve"> where from </w:t>
      </w:r>
      <w:r>
        <w:rPr>
          <w:i/>
          <w:iCs/>
        </w:rPr>
        <w:t xml:space="preserve">availability </w:t>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Pr>
          <w:rFonts w:eastAsiaTheme="minorEastAsia"/>
          <w:i/>
        </w:rPr>
        <w:t xml:space="preserve"> </w:t>
        <w:fldChar w:fldCharType="begin"/>
        <w:instrText xml:space="preserve"> REF _Ref223263797 \h </w:instrText>
        <w:fldChar w:fldCharType="separate"/>
      </w:r>
      <w:r>
        <w:t xml:space="preserve">( </w:t>
      </w:r>
      <w:r>
        <w:rPr>
          <w:noProof/>
        </w:rPr>
        <w:t>78</w:t>
      </w:r>
      <w:r>
        <w:t xml:space="preserve"> )</w:t>
      </w:r>
      <w:r>
        <w:rPr>
          <w:rFonts w:eastAsiaTheme="minorEastAsia"/>
          <w:i/>
        </w:rPr>
        <w:fldChar w:fldCharType="end"/>
      </w:r>
      <w:r>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t xml:space="preserve"> is the available suppression capacity (e.g., water volume, manpower equivalent, sortie capability) at step </w:t>
      </w:r>
      <m:oMath>
        <m:r>
          <w:rPr>
            <w:rFonts w:ascii="Cambria Math" w:hAnsi="Cambria Math"/>
          </w:rPr>
          <m:t>k</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321167AD" w:rsidR="00293A50" w:rsidRPr="00BA1179" w:rsidRDefault="00293A50" w:rsidP="006601CA">
            <w:pPr>
              <w:pStyle w:val="TableText"/>
            </w:pPr>
            <w:bookmarkStart w:id="445" w:name="_Ref223263777"/>
            <w:r>
              <w:t xml:space="preserve">( </w:t>
              <w:fldChar w:fldCharType="begin"/>
              <w:instrText xml:space="preserve"> SEQ ( \* ARABIC </w:instrText>
              <w:fldChar w:fldCharType="separate"/>
            </w:r>
            <w:r>
              <w:rPr>
                <w:noProof/>
              </w:rPr>
              <w:t>77</w:t>
            </w:r>
            <w:r>
              <w:fldChar w:fldCharType="end"/>
              <w:t xml:space="preserve"> )</w:t>
            </w:r>
            <w:bookmarkEnd w:id="445"/>
          </w:p>
        </w:tc>
      </w:tr>
    </w:tbl>
    <w:p w14:paraId="3361AAFD" w14:textId="5CAB5E7B" w:rsidR="00A36C2C" w:rsidRPr="00BA1179" w:rsidRDefault="00A36C2C" w:rsidP="00A36C2C">
      <w:r>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F7B9BE1" w:rsidR="00A36C2C" w:rsidRPr="00BA1179" w:rsidRDefault="00A36C2C" w:rsidP="006601CA">
            <w:pPr>
              <w:pStyle w:val="TableText"/>
            </w:pPr>
            <w:bookmarkStart w:id="446" w:name="_Ref223263797"/>
            <w:r>
              <w:t xml:space="preserve">( </w:t>
              <w:fldChar w:fldCharType="begin"/>
              <w:instrText xml:space="preserve"> SEQ ( \* ARABIC </w:instrText>
              <w:fldChar w:fldCharType="separate"/>
            </w:r>
            <w:r>
              <w:rPr>
                <w:noProof/>
              </w:rPr>
              <w:t>78</w:t>
            </w:r>
            <w:r>
              <w:fldChar w:fldCharType="end"/>
              <w:t xml:space="preserve"> )</w:t>
            </w:r>
            <w:bookmarkEnd w:id="446"/>
          </w:p>
        </w:tc>
      </w:tr>
    </w:tbl>
    <w:p w14:paraId="54357D24" w14:textId="38A48B59" w:rsidR="00A36C2C" w:rsidRPr="00BA1179" w:rsidRDefault="00011AAB" w:rsidP="007A32C1">
      <w:pPr>
        <w:pStyle w:val="ParText"/>
      </w:pPr>
      <w:r>
        <w:t>This factor encodes a strict necessary condition. If resources are not deployable, suppression impact is zero regardless of other terms.</w:t>
      </w:r>
    </w:p>
    <w:p w14:paraId="17612E92" w14:textId="211FA4C1" w:rsidR="001575A0" w:rsidRPr="00BA1179" w:rsidRDefault="001575A0" w:rsidP="00910DBD">
      <w:pPr>
        <w:pStyle w:val="TableText"/>
      </w:pPr>
      <w:r>
        <w:t xml:space="preserve">Even if resources exist, mitigation effectiveness must decay with increasing travel time and poor accessibility. This is represented by a smooth reachability term </w:t>
        <w:fldChar w:fldCharType="begin"/>
        <w:instrText xml:space="preserve"> REF _Ref234661580 \h </w:instrText>
        <w:fldChar w:fldCharType="separate"/>
        <w:t xml:space="preserve">( </w:t>
      </w:r>
      <w:r>
        <w:rPr>
          <w:noProof/>
        </w:rPr>
        <w:t>79</w:t>
      </w:r>
      <w:r>
        <w:t xml:space="preserve"> )</w:t>
        <w:fldChar w:fldCharType="end"/>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at step </w:t>
      </w:r>
      <m:oMath>
        <m:r>
          <w:rPr>
            <w:rFonts w:ascii="Cambria Math" w:hAnsi="Cambria Math"/>
          </w:rPr>
          <m:t>k</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5CF197C6" w:rsidR="00011AAB" w:rsidRPr="00BA1179" w:rsidRDefault="00011AAB" w:rsidP="006601CA">
            <w:pPr>
              <w:pStyle w:val="TableText"/>
            </w:pPr>
            <w:bookmarkStart w:id="447" w:name="_Ref234661580"/>
            <w:r>
              <w:t xml:space="preserve">( </w:t>
              <w:fldChar w:fldCharType="begin"/>
              <w:instrText xml:space="preserve"> SEQ ( \* ARABIC </w:instrText>
              <w:fldChar w:fldCharType="separate"/>
            </w:r>
            <w:r>
              <w:rPr>
                <w:noProof/>
              </w:rPr>
              <w:t>79</w:t>
            </w:r>
            <w:r>
              <w:fldChar w:fldCharType="end"/>
              <w:t xml:space="preserve"> )</w:t>
            </w:r>
            <w:bookmarkEnd w:id="447"/>
          </w:p>
        </w:tc>
      </w:tr>
    </w:tbl>
    <w:p w14:paraId="5F5CE3D2" w14:textId="77777777" w:rsidR="001575A0" w:rsidRPr="00BA1179" w:rsidRDefault="001575A0" w:rsidP="007A32C1">
      <w:pPr>
        <w:pStyle w:val="ParText"/>
      </w:pPr>
      <w:r>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3C8C2F6C" w:rsidR="001575A0" w:rsidRPr="00BA1179" w:rsidRDefault="001575A0" w:rsidP="00910DBD">
      <w:pPr>
        <w:pStyle w:val="TableText"/>
      </w:pPr>
      <w:r>
        <w:t xml:space="preserve">Suppression success is not independent of local fire severity. High intensity fires typically resist suppression, reducing the effective mitigation that can be achieved within a single step. This is modeled by </w:t>
        <w:fldChar w:fldCharType="begin"/>
        <w:instrText xml:space="preserve"> REF _Ref234661621 \h </w:instrText>
        <w:fldChar w:fldCharType="separate"/>
        <w:t xml:space="preserve">( </w:t>
      </w:r>
      <w:r>
        <w:rPr>
          <w:noProof/>
        </w:rPr>
        <w:t>80</w:t>
      </w:r>
      <w:r>
        <w:t xml:space="preserve"> )</w:t>
        <w:fldChar w:fldCharType="end"/>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4A27843E" w:rsidR="00BB51B5" w:rsidRPr="00BA1179" w:rsidRDefault="00BB51B5" w:rsidP="006601CA">
            <w:pPr>
              <w:pStyle w:val="TableText"/>
            </w:pPr>
            <w:bookmarkStart w:id="448" w:name="_Ref234661621"/>
            <w:r>
              <w:t xml:space="preserve">( </w:t>
              <w:fldChar w:fldCharType="begin"/>
              <w:instrText xml:space="preserve"> SEQ ( \* ARABIC </w:instrText>
              <w:fldChar w:fldCharType="separate"/>
            </w:r>
            <w:r>
              <w:rPr>
                <w:noProof/>
              </w:rPr>
              <w:t>80</w:t>
            </w:r>
            <w:r>
              <w:fldChar w:fldCharType="end"/>
              <w:t xml:space="preserve"> )</w:t>
            </w:r>
            <w:bookmarkEnd w:id="448"/>
          </w:p>
        </w:tc>
      </w:tr>
    </w:tbl>
    <w:p w14:paraId="1D945114" w14:textId="07B31EB2" w:rsidR="001575A0" w:rsidRPr="00BA1179" w:rsidRDefault="001575A0" w:rsidP="007A32C1">
      <w:pPr>
        <w:pStyle w:val="ParText"/>
      </w:pPr>
      <w:r>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Pr>
          <w:rFonts w:eastAsiaTheme="minorEastAsia"/>
        </w:rPr>
        <w:t xml:space="preserve"> </w:t>
      </w:r>
      <w:r>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ensuring that mitigation decisions are based on observable fire conditions at time step </w:t>
      </w:r>
      <m:oMath>
        <m:r>
          <w:rPr>
            <w:rFonts w:ascii="Cambria Math" w:hAnsi="Cambria Math"/>
          </w:rPr>
          <m:t>k</m:t>
        </m:r>
      </m:oMath>
      <w:r>
        <w:t>, prior to state transition.</w:t>
      </w:r>
    </w:p>
    <w:p w14:paraId="0BCDB4CE" w14:textId="29DECB05" w:rsidR="00CB5F24" w:rsidRPr="00BA1179" w:rsidRDefault="001575A0" w:rsidP="00CB5F24">
      <w:r>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t xml:space="preserve"> in </w:t>
        <w:fldChar w:fldCharType="begin"/>
        <w:instrText xml:space="preserve"> REF _Ref223223727 \h </w:instrText>
        <w:fldChar w:fldCharType="separate"/>
        <w:t xml:space="preserve">( </w:t>
      </w:r>
      <w:r>
        <w:rPr>
          <w:noProof/>
        </w:rPr>
        <w:t>32</w:t>
      </w:r>
      <w:r>
        <w:t xml:space="preserve"> )</w:t>
        <w:fldChar w:fldCharType="end"/>
        <w:t xml:space="preserve"> is explicitly written as </w:t>
        <w:fldChar w:fldCharType="begin"/>
        <w:instrText xml:space="preserve"> REF _Ref223263811 \h </w:instrText>
        <w:fldChar w:fldCharType="separate"/>
        <w:t xml:space="preserve">( </w:t>
      </w:r>
      <w:r>
        <w:rPr>
          <w:noProof/>
        </w:rPr>
        <w:t>81</w:t>
      </w:r>
      <w:r>
        <w:t xml:space="preserve"> )</w:t>
        <w:fldChar w:fldCharType="end"/>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27384131" w:rsidR="004215E7" w:rsidRPr="00BA1179" w:rsidRDefault="004215E7" w:rsidP="006601CA">
            <w:pPr>
              <w:pStyle w:val="TableText"/>
            </w:pPr>
            <w:bookmarkStart w:id="449" w:name="_Ref223263811"/>
            <w:r>
              <w:t xml:space="preserve">( </w:t>
              <w:fldChar w:fldCharType="begin"/>
              <w:instrText xml:space="preserve"> SEQ ( \* ARABIC </w:instrText>
              <w:fldChar w:fldCharType="separate"/>
            </w:r>
            <w:r>
              <w:rPr>
                <w:noProof/>
              </w:rPr>
              <w:t>81</w:t>
            </w:r>
            <w:r>
              <w:fldChar w:fldCharType="end"/>
              <w:t xml:space="preserve"> )</w:t>
            </w:r>
            <w:bookmarkEnd w:id="449"/>
          </w:p>
        </w:tc>
      </w:tr>
    </w:tbl>
    <w:p w14:paraId="12141A3F" w14:textId="15FC8B37" w:rsidR="001A4224" w:rsidRPr="00BA1179" w:rsidRDefault="001A4224" w:rsidP="001A4224">
      <w:r>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Pr>
          <w:rFonts w:eastAsiaTheme="minorEastAsia"/>
        </w:rPr>
        <w:t xml:space="preserve">. </w:t>
      </w:r>
      <w:r>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t>.</w:t>
      </w:r>
      <w:r>
        <w:rPr>
          <w:rFonts w:eastAsiaTheme="minorEastAsia"/>
        </w:rPr>
        <w:t xml:space="preserve"> </w:t>
      </w:r>
      <w:r>
        <w:t>This prevents negative fuel states and ensures compatibility with the fuel evolution equation.</w:t>
      </w:r>
    </w:p>
    <w:p w14:paraId="283FAF2A" w14:textId="65414134" w:rsidR="001A4224" w:rsidRPr="00BA1179" w:rsidRDefault="001A4224" w:rsidP="001A4224">
      <w:r>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Pr>
          <w:rFonts w:eastAsiaTheme="minorEastAsia"/>
        </w:rPr>
        <w:t xml:space="preserve"> </w:t>
      </w:r>
      <w:r>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Pr>
          <w:rFonts w:eastAsiaTheme="minorEastAsia"/>
        </w:rPr>
        <w:t xml:space="preserve"> </w:t>
      </w:r>
      <w:r>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Pr>
          <w:rFonts w:eastAsiaTheme="minorEastAsia"/>
        </w:rPr>
        <w:t xml:space="preserve"> </w:t>
      </w:r>
      <w:r>
        <w:t>is dimensionless and models the nonlinear reduction in suppression efficiency under increasing fire intensity.</w:t>
      </w:r>
    </w:p>
    <w:p w14:paraId="2E2FB4A7" w14:textId="6D2D6C20" w:rsidR="001A4224" w:rsidRPr="00BA1179" w:rsidRDefault="001A4224" w:rsidP="001A4224">
      <w:r>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50" w:name="TableB2"/>
      <w:r>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50"/>
          <w:p w14:paraId="3325C3AF" w14:textId="77777777" w:rsidR="000E1725" w:rsidRPr="00BA1179" w:rsidRDefault="00000000" w:rsidP="001A4224">
            <w:pPr>
              <w:pStyle w:val="TableText"/>
            </w:pPr>
            <w:r>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51" w:name="_Ref223266063"/>
      <w:bookmarkStart w:id="452" w:name="_Toc235572484"/>
      <w:r>
        <w:lastRenderedPageBreak/>
        <w:t>Simulation Mathematics for Fire Intensity Evolution</w:t>
      </w:r>
      <w:bookmarkEnd w:id="451"/>
      <w:bookmarkEnd w:id="452"/>
    </w:p>
    <w:p w14:paraId="2580607A" w14:textId="7B7C173D" w:rsidR="00417E3B" w:rsidRPr="00BA1179" w:rsidRDefault="00417E3B" w:rsidP="00B9453D">
      <w:pPr>
        <w:pStyle w:val="TableText"/>
      </w:pPr>
      <w:r>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fldChar w:fldCharType="begin"/>
        <w:instrText xml:space="preserve"> REF _Ref223265050 \h </w:instrText>
        <w:fldChar w:fldCharType="separate"/>
        <w:t xml:space="preserve">( </w:t>
      </w:r>
      <w:r>
        <w:rPr>
          <w:noProof/>
        </w:rPr>
        <w:t>82</w:t>
      </w:r>
      <w:r>
        <w:t xml:space="preserve"> )</w:t>
        <w:fldChar w:fldCharType="end"/>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t xml:space="preserve"> is the maximum slope angle allowed in the terrain model. </w:t>
      </w:r>
      <w:r>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t>,</w:t>
            </w:r>
            <w:r>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29EAD737" w:rsidR="00417E3B" w:rsidRPr="00BA1179" w:rsidRDefault="00417E3B" w:rsidP="006601CA">
            <w:pPr>
              <w:pStyle w:val="TableText"/>
            </w:pPr>
            <w:bookmarkStart w:id="453" w:name="_Ref223265050"/>
            <w:r>
              <w:t xml:space="preserve">( </w:t>
              <w:fldChar w:fldCharType="begin"/>
              <w:instrText xml:space="preserve"> SEQ ( \* ARABIC </w:instrText>
              <w:fldChar w:fldCharType="separate"/>
            </w:r>
            <w:r>
              <w:rPr>
                <w:noProof/>
              </w:rPr>
              <w:t>82</w:t>
            </w:r>
            <w:r>
              <w:fldChar w:fldCharType="end"/>
              <w:t xml:space="preserve"> )</w:t>
            </w:r>
            <w:bookmarkEnd w:id="453"/>
          </w:p>
        </w:tc>
      </w:tr>
    </w:tbl>
    <w:p w14:paraId="72BB0B14" w14:textId="4591D392" w:rsidR="00417E3B" w:rsidRPr="00BA1179" w:rsidRDefault="00417E3B" w:rsidP="00B9453D">
      <w:pPr>
        <w:pStyle w:val="TableText"/>
      </w:pPr>
      <w:r>
        <w:t xml:space="preserve">The local fire intensity proxy is defined as </w:t>
        <w:fldChar w:fldCharType="begin"/>
        <w:instrText xml:space="preserve"> REF _Ref223265237 \h </w:instrText>
        <w:fldChar w:fldCharType="separate"/>
        <w:t xml:space="preserve">( </w:t>
      </w:r>
      <w:r>
        <w:rPr>
          <w:noProof/>
        </w:rPr>
        <w:t>83</w:t>
      </w:r>
      <w:r>
        <w:t xml:space="preserve"> )</w:t>
        <w:fldChar w:fldCharType="end"/>
        <w:t xml:space="preserve">. The intensity proxy is normalized and bounded within the interval [0,1] in order to ensure numerical stability and consistent interpretation across grid cells. </w:t>
      </w:r>
      <m:oMath>
        <m:r>
          <w:rPr>
            <w:rFonts w:ascii="Cambria Math" w:hAnsi="Cambria Math"/>
          </w:rPr>
          <m:t>β&gt;0</m:t>
        </m:r>
      </m:oMath>
      <w:r>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1BCACBE5" w:rsidR="00990872" w:rsidRPr="00BA1179" w:rsidRDefault="00990872" w:rsidP="006601CA">
            <w:pPr>
              <w:pStyle w:val="TableText"/>
            </w:pPr>
            <w:bookmarkStart w:id="454" w:name="_Ref223265237"/>
            <w:r>
              <w:t xml:space="preserve">( </w:t>
              <w:fldChar w:fldCharType="begin"/>
              <w:instrText xml:space="preserve"> SEQ ( \* ARABIC </w:instrText>
              <w:fldChar w:fldCharType="separate"/>
            </w:r>
            <w:r>
              <w:rPr>
                <w:noProof/>
              </w:rPr>
              <w:t>83</w:t>
            </w:r>
            <w:r>
              <w:fldChar w:fldCharType="end"/>
              <w:t xml:space="preserve"> )</w:t>
            </w:r>
            <w:bookmarkEnd w:id="454"/>
          </w:p>
        </w:tc>
      </w:tr>
    </w:tbl>
    <w:p w14:paraId="3AB97FD0" w14:textId="591E866A" w:rsidR="00417E3B" w:rsidRPr="00BA1179" w:rsidRDefault="00417E3B" w:rsidP="00C653C1">
      <w:pPr>
        <w:pStyle w:val="ParText"/>
      </w:pPr>
      <w:r>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t>. The fire intensity evolution parameters are listed in Table C.1.</w:t>
      </w:r>
    </w:p>
    <w:p w14:paraId="751030D8" w14:textId="0C740C6B" w:rsidR="00AC5391" w:rsidRPr="00BA1179" w:rsidRDefault="00AC5391" w:rsidP="00AC5391">
      <w:pPr>
        <w:pStyle w:val="Caption"/>
        <w:keepNext/>
        <w:keepLines/>
      </w:pPr>
      <w:bookmarkStart w:id="455" w:name="TableC1"/>
      <w:r>
        <w:t>Table C.1 Fire intensity evolution parameters</w:t>
      </w:r>
    </w:p>
    <w:bookmarkEnd w:id="455"/>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56" w:name="_Ref234617318"/>
      <w:bookmarkStart w:id="457" w:name="_Ref234617321"/>
      <w:bookmarkStart w:id="458" w:name="_Toc235572485"/>
      <w:bookmarkStart w:id="459" w:name="_Ref234520328"/>
      <w:r>
        <w:lastRenderedPageBreak/>
        <w:t>Complete Concept Mapping Specification</w:t>
      </w:r>
      <w:bookmarkEnd w:id="456"/>
      <w:bookmarkEnd w:id="457"/>
      <w:bookmarkEnd w:id="458"/>
    </w:p>
    <w:p w14:paraId="10F26D51" w14:textId="769350DE" w:rsidR="000E1725" w:rsidRPr="00BA1179" w:rsidRDefault="00000000" w:rsidP="00852310">
      <w:pPr>
        <w:pStyle w:val="ParText"/>
        <w:rPr>
          <w:rFonts w:cs="Times New Roman"/>
          <w:szCs w:val="24"/>
        </w:rPr>
      </w:pPr>
      <w:r>
        <w:rPr>
          <w:rFonts w:cs="Times New Roman"/>
          <w:szCs w:val="24"/>
        </w:rPr>
        <w:t xml:space="preserve">This appendix states every numerical constant of the concept layer involving the wiring of the hierarchy </w:t>
        <w:fldChar w:fldCharType="begin"/>
        <w:instrText xml:space="preserve"> REF _RefEqB5401 \h  \* MERGEFORMAT </w:instrText>
        <w:fldChar w:fldCharType="separate"/>
        <w:t>( 41 )</w:t>
        <w:fldChar w:fldCharType="end"/>
        <w:t xml:space="preserve">; the aggregation rule </w:t>
        <w:fldChar w:fldCharType="begin"/>
        <w:instrText xml:space="preserve"> REF _RefEqB4205 \h  \* MERGEFORMAT </w:instrText>
        <w:fldChar w:fldCharType="separate"/>
        <w:t>( 42 )</w:t>
        <w:fldChar w:fldCharType="end"/>
        <w:t xml:space="preserve">; the gating rule </w:t>
        <w:fldChar w:fldCharType="begin"/>
        <w:instrText xml:space="preserve"> REF _Ref234616199 \h </w:instrText>
        <w:fldChar w:fldCharType="separate"/>
      </w:r>
      <w:r>
        <w:t xml:space="preserve">( </w:t>
      </w:r>
      <w:r>
        <w:rPr>
          <w:noProof/>
        </w:rPr>
        <w:t>43</w:t>
      </w:r>
      <w:r>
        <w:t xml:space="preserve"> )</w:t>
      </w:r>
      <w:r>
        <w:rPr>
          <w:rFonts w:cs="Times New Roman"/>
          <w:szCs w:val="24"/>
        </w:rPr>
        <w:fldChar w:fldCharType="end"/>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60" w:name="_RefTblE1"/>
      <w:bookmarkStart w:id="461" w:name="TableD1"/>
      <w:r>
        <w:rPr>
          <w:rFonts w:cs="Times New Roman"/>
          <w:szCs w:val="24"/>
        </w:rPr>
        <w:t xml:space="preserve">Table D.1 Level 1 to 4 aggregation weights over the </w:t>
      </w:r>
      <w:bookmarkEnd w:id="460"/>
      <w:r>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61"/>
          <w:p w14:paraId="410B8898" w14:textId="77777777" w:rsidR="000E1725" w:rsidRPr="00BA1179" w:rsidRDefault="00000000" w:rsidP="00BB22F7">
            <w:pPr>
              <w:rPr>
                <w:rFonts w:cs="Times New Roman"/>
                <w:szCs w:val="24"/>
              </w:rPr>
            </w:pPr>
            <w:r>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0.50, 0.50</w:t>
            </w:r>
          </w:p>
        </w:tc>
      </w:tr>
      <w:bookmarkStart w:id="462"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63" w:name="TableD2"/>
      <w:r>
        <w:rPr>
          <w:rFonts w:cs="Times New Roman"/>
          <w:szCs w:val="24"/>
        </w:rPr>
        <w:lastRenderedPageBreak/>
        <w:t>Table D.2 Parameters of the concept layer</w:t>
      </w:r>
      <w:bookmarkEnd w:id="462"/>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63"/>
          <w:p w14:paraId="16514105" w14:textId="77777777" w:rsidR="000E1725" w:rsidRPr="00BA1179" w:rsidRDefault="00000000" w:rsidP="00BB22F7">
            <w:pPr>
              <w:rPr>
                <w:szCs w:val="24"/>
              </w:rPr>
            </w:pPr>
            <w:r>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0.90</w:t>
            </w:r>
          </w:p>
        </w:tc>
        <w:tc>
          <w:tcPr>
            <w:tcW w:w="2887" w:type="pct"/>
          </w:tcPr>
          <w:p w14:paraId="4ADEEF0E" w14:textId="56FCB546"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 xml:space="preserve">Geometric forgetting rate of the prior in </w:t>
              <w:fldChar w:fldCharType="begin"/>
              <w:instrText xml:space="preserve"> REF _Ref234616199 \h </w:instrText>
              <w:fldChar w:fldCharType="separate"/>
            </w:r>
            <w:r>
              <w:t xml:space="preserve">( </w:t>
            </w:r>
            <w:r>
              <w:rPr>
                <w:noProof/>
              </w:rPr>
              <w:t>43</w:t>
            </w:r>
            <w:r>
              <w:t xml:space="preserve"> )</w:t>
            </w:r>
            <w:r>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64" w:name="_RefTblE4"/>
    </w:p>
    <w:p w14:paraId="0F33DE96" w14:textId="60381338" w:rsidR="000E1725" w:rsidRPr="00BA1179" w:rsidRDefault="00000000" w:rsidP="00852310">
      <w:pPr>
        <w:pStyle w:val="Caption"/>
        <w:keepNext/>
        <w:rPr>
          <w:rFonts w:cs="Times New Roman"/>
          <w:szCs w:val="24"/>
        </w:rPr>
      </w:pPr>
      <w:bookmarkStart w:id="465" w:name="TableD3"/>
      <w:r>
        <w:rPr>
          <w:rFonts w:cs="Times New Roman"/>
          <w:szCs w:val="24"/>
        </w:rPr>
        <w:t>Table D.3 Trapezoidal parameters</w:t>
      </w:r>
      <w:bookmarkEnd w:id="464"/>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65"/>
          <w:p w14:paraId="53EECAFA" w14:textId="77777777" w:rsidR="000E1725" w:rsidRPr="00BA1179" w:rsidRDefault="00000000" w:rsidP="00BB22F7">
            <w:pPr>
              <w:rPr>
                <w:szCs w:val="24"/>
              </w:rPr>
            </w:pPr>
            <w:r>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Pr>
                <w:szCs w:val="24"/>
              </w:rPr>
              <w:t>(0.70, 0.90, 1.00, 1.00)</w:t>
            </w:r>
          </w:p>
        </w:tc>
      </w:tr>
    </w:tbl>
    <w:p w14:paraId="584A0EF7" w14:textId="2A477F63" w:rsidR="000E1725" w:rsidRPr="00BA1179" w:rsidRDefault="000E1725">
      <w:pPr>
        <w:pStyle w:val="ParText"/>
        <w:rPr>
          <w:rFonts w:cs="Times New Roman"/>
          <w:szCs w:val="24"/>
        </w:rPr>
      </w:pPr>
    </w:p>
    <w:p w14:paraId="2371E55D" w14:textId="0416CFE2" w:rsidR="000E1725" w:rsidRPr="00BA1179" w:rsidRDefault="00000000">
      <w:pPr>
        <w:pStyle w:val="ParText"/>
        <w:rPr>
          <w:rFonts w:cs="Times New Roman"/>
          <w:szCs w:val="24"/>
        </w:rPr>
      </w:pPr>
      <w:r>
        <w:rPr>
          <w:rFonts w:cs="Times New Roman"/>
          <w:szCs w:val="24"/>
        </w:rPr>
        <w:t xml:space="preserve">The membership side of </w:t>
        <w:fldChar w:fldCharType="begin"/>
        <w:instrText xml:space="preserve"> REF _RefEqB4205 \h </w:instrText>
        <w:fldChar w:fldCharType="separate"/>
      </w:r>
      <w:r>
        <w:t xml:space="preserve">( </w:t>
      </w:r>
      <w:r>
        <w:rPr>
          <w:noProof/>
        </w:rPr>
        <w:t>42</w:t>
      </w:r>
      <w:r>
        <w:t xml:space="preserve"> )</w:t>
      </w:r>
      <w:r>
        <w:rPr>
          <w:rFonts w:cs="Times New Roman"/>
          <w:szCs w:val="24"/>
        </w:rPr>
        <w:fldChar w:fldCharType="end"/>
        <w:t xml:space="preserve"> is realized vectorially, exactly as in the implementation. Every feature value is fuzzified into its five-term membership vector over the partition of Table D.3, and the aggregation of </w:t>
        <w:fldChar w:fldCharType="begin"/>
        <w:instrText xml:space="preserve"> REF _RefEqB4205 \h </w:instrText>
        <w:fldChar w:fldCharType="separate"/>
      </w:r>
      <w:r>
        <w:t xml:space="preserve">( </w:t>
      </w:r>
      <w:r>
        <w:rPr>
          <w:noProof/>
        </w:rPr>
        <w:t>42</w:t>
      </w:r>
      <w:r>
        <w:t xml:space="preserve"> )</w:t>
      </w:r>
      <w:r>
        <w:rPr>
          <w:rFonts w:cs="Times New Roman"/>
          <w:szCs w:val="24"/>
        </w:rPr>
        <w:fldChar w:fldCharType="end"/>
        <w:t xml:space="preserve"> combines these vectors component wise, so the activation of a concept is itself a five-term membership vector rather than a single number. Rule antecedents consume this vector directly, since the membership of a linguistic term in an antecedent is exactly the corresponding component. Where a single scalar is required, for the priority reported to the coordinator, for the quality measure, and for reporting, the vector is read out as its expected value over the term centers. The worked examples of the decision chapter track the high component of these vectors; every component propagates through the same weighted sums, so the tracked component is a faithful slice of the full computation. One orientation exception exists in the wiring. Evacuation pressure consumes the complement of access and road status, as stated in the wiring equation. With Table D.3 and these conventions, the membership side </w:t>
        <w:lastRenderedPageBreak/>
        <w:t xml:space="preserve">of </w:t>
        <w:fldChar w:fldCharType="begin"/>
        <w:instrText xml:space="preserve"> REF _RefEqB4205 \h </w:instrText>
        <w:fldChar w:fldCharType="separate"/>
      </w:r>
      <w:r>
        <w:t xml:space="preserve">( </w:t>
      </w:r>
      <w:r>
        <w:rPr>
          <w:noProof/>
        </w:rPr>
        <w:t>42</w:t>
      </w:r>
      <w:r>
        <w:t xml:space="preserve"> )</w:t>
      </w:r>
      <w:r>
        <w:rPr>
          <w:rFonts w:cs="Times New Roman"/>
          <w:szCs w:val="24"/>
        </w:rPr>
        <w:fldChar w:fldCharType="end"/>
        <w:t xml:space="preserve"> is fully determined; per-pair term tables are not needed, and adaptation may later refine the shared partition by splitting terms where the field demands it.</w:t>
      </w:r>
    </w:p>
    <w:p w14:paraId="779D9DBE" w14:textId="34C69101" w:rsidR="000E1725" w:rsidRPr="00BA1179" w:rsidRDefault="00000000" w:rsidP="00481F9C">
      <w:pPr>
        <w:pStyle w:val="ParText"/>
      </w:pPr>
      <w:r>
        <w:rPr>
          <w:rFonts w:cs="Times New Roman"/>
          <w:szCs w:val="24"/>
        </w:rPr>
        <w:t xml:space="preserve">The worked examples of the decision support chapter are reproducible from these tables alone. The level-1 example uses the fire severity row of Table D.1, the level-2 and level-3 examples use the fire threat level and intervention urgency rows of Table D.1, and the gating example uses the decay of Table D.2, and every membership value follows from Table D.3 under the component wise vector aggregation with expected-value readout.</w:t>
      </w:r>
    </w:p>
    <w:p w14:paraId="05003AC2" w14:textId="77777777" w:rsidR="000E1725" w:rsidRPr="00BA1179" w:rsidRDefault="000E1725" w:rsidP="00481F9C">
      <w:pPr>
        <w:pStyle w:val="ParText"/>
      </w:pP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66" w:name="_RefAppE1"/>
      <w:bookmarkStart w:id="467" w:name="_Toc235572486"/>
      <w:r>
        <w:lastRenderedPageBreak/>
        <w:t>Representative Decision Rules</w:t>
      </w:r>
      <w:bookmarkEnd w:id="459"/>
      <w:bookmarkEnd w:id="466"/>
      <w:bookmarkEnd w:id="467"/>
    </w:p>
    <w:p w14:paraId="17D0EA9A" w14:textId="77777777" w:rsidR="00DA2D02" w:rsidRPr="00BA1179" w:rsidRDefault="00DA2D02" w:rsidP="00DA2D02">
      <w:pPr>
        <w:pStyle w:val="ParText"/>
      </w:pPr>
      <w:r>
        <w:t>This appendix lists the complete expert-seeded base of forty rules, grouped by operational regime, with the backbone rules organized by the owning concept of the designated mapping, together with two adaptation-born examples and the provenance classes from which rules originate. The reasons for which the antecedent space is not enumerated in full are established in the sparse-base subsection of the decision layer and are not repeated here; this appendix confines itself to the rules themselves and to what is needed to read them.</w:t>
      </w:r>
    </w:p>
    <w:p w14:paraId="44C4D7CF" w14:textId="77777777" w:rsidR="00DA2D02" w:rsidRPr="00BA1179" w:rsidRDefault="00DA2D02" w:rsidP="00DA2D02">
      <w:pPr>
        <w:pStyle w:val="ParText"/>
      </w:pPr>
      <w:r>
        <w:t>The seed base supports three start profiles used by the evaluation chapter. The full profile loads all forty rules of Table E.1. The core profile loads the doctrine block R1 to R22 and leaves the backbone to be rebuilt by adaptation. The minimal profile loads, per intervention family, only the strongest seed of that family; with Table E.1 this selects five rules: R7 for asset protection, R11 for evacuation and public warning, R15 for containment line, R20 for resource deployment, and R26 for suppression effort. These five rules are the irreducible core of the doctrine. Every intervention family remains reachable, coverage of the term space is deliberately surrendered, and everything else must be recovered by the staged adaptation of the decision layer.</w:t>
      </w:r>
    </w:p>
    <w:p w14:paraId="4E97ED13" w14:textId="77777777" w:rsidR="00DA2D02" w:rsidRPr="00BA1179" w:rsidRDefault="00DA2D02" w:rsidP="00DA2D02">
      <w:pPr>
        <w:pStyle w:val="ParText"/>
      </w:pPr>
      <w:r>
        <w:t xml:space="preserve">Each rule follows the canonical form of </w:t>
      </w:r>
      <w:r>
        <w:rPr>
          <w:szCs w:val="24"/>
        </w:rPr>
        <w:fldChar w:fldCharType="begin"/>
        <w:instrText xml:space="preserve"> REF _RefEqB4501 \h </w:instrText>
        <w:fldChar w:fldCharType="separate"/>
      </w:r>
      <w:r>
        <w:t xml:space="preserve">( </w:t>
      </w:r>
      <w:r>
        <w:rPr>
          <w:noProof/>
        </w:rPr>
        <w:t>44</w:t>
      </w:r>
      <w:r>
        <w:t xml:space="preserve"> )</w:t>
      </w:r>
      <w:r>
        <w:rPr>
          <w:szCs w:val="24"/>
        </w:rPr>
        <w:fldChar w:fldCharType="end"/>
      </w:r>
      <w:r>
        <w:t xml:space="preserve">. The antecedent is a conjunction over the gated activations of the decision concepts, namely </w:t>
      </w:r>
      <w:r>
        <w:rPr>
          <w:b/>
          <w:bCs/>
          <w:i/>
          <w:iCs/>
        </w:rPr>
        <w:t>fire threat level</w:t>
      </w:r>
      <w:r>
        <w:rPr>
          <w:i/>
          <w:iCs/>
        </w:rPr>
        <w:t xml:space="preserve">, </w:t>
      </w:r>
      <w:r>
        <w:rPr>
          <w:b/>
          <w:bCs/>
          <w:i/>
          <w:iCs/>
        </w:rPr>
        <w:t>asset exposure risk</w:t>
      </w:r>
      <w:r>
        <w:rPr>
          <w:i/>
          <w:iCs/>
        </w:rPr>
        <w:t xml:space="preserve">, </w:t>
      </w:r>
      <w:r>
        <w:rPr>
          <w:b/>
          <w:bCs/>
          <w:i/>
          <w:iCs/>
        </w:rPr>
        <w:t>suppression feasibility</w:t>
      </w:r>
      <w:r>
        <w:rPr>
          <w:i/>
          <w:iCs/>
        </w:rPr>
        <w:t xml:space="preserve">, </w:t>
      </w:r>
      <w:r>
        <w:rPr>
          <w:b/>
          <w:bCs/>
          <w:i/>
          <w:iCs/>
        </w:rPr>
        <w:t>intervention urgency</w:t>
      </w:r>
      <w:r>
        <w:rPr>
          <w:i/>
          <w:iCs/>
        </w:rPr>
        <w:t xml:space="preserve">, and </w:t>
      </w:r>
      <w:r>
        <w:rPr>
          <w:b/>
          <w:bCs/>
          <w:i/>
          <w:iCs/>
        </w:rPr>
        <w:t>evacuation pressure.</w:t>
      </w:r>
      <w:r>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Pr>
          <w:b/>
          <w:bCs/>
          <w:i/>
          <w:iCs/>
        </w:rPr>
        <w:t>suppression effort</w:t>
      </w:r>
      <w:r>
        <w:rPr>
          <w:i/>
          <w:iCs/>
        </w:rPr>
        <w:t xml:space="preserve">, </w:t>
      </w:r>
      <w:r>
        <w:rPr>
          <w:b/>
          <w:bCs/>
          <w:i/>
          <w:iCs/>
        </w:rPr>
        <w:t>resource</w:t>
      </w:r>
      <w:r>
        <w:rPr>
          <w:i/>
          <w:iCs/>
        </w:rPr>
        <w:t xml:space="preserve"> </w:t>
      </w:r>
      <w:r>
        <w:rPr>
          <w:b/>
          <w:bCs/>
          <w:i/>
          <w:iCs/>
        </w:rPr>
        <w:t>deployment</w:t>
      </w:r>
      <w:r>
        <w:rPr>
          <w:i/>
          <w:iCs/>
        </w:rPr>
        <w:t xml:space="preserve">, </w:t>
      </w:r>
      <w:r>
        <w:rPr>
          <w:b/>
          <w:bCs/>
          <w:i/>
          <w:iCs/>
        </w:rPr>
        <w:t>containment</w:t>
      </w:r>
      <w:r>
        <w:rPr>
          <w:i/>
          <w:iCs/>
        </w:rPr>
        <w:t xml:space="preserve"> </w:t>
      </w:r>
      <w:r>
        <w:rPr>
          <w:b/>
          <w:bCs/>
          <w:i/>
          <w:iCs/>
        </w:rPr>
        <w:t>line</w:t>
      </w:r>
      <w:r>
        <w:rPr>
          <w:i/>
          <w:iCs/>
        </w:rPr>
        <w:t xml:space="preserve">, </w:t>
      </w:r>
      <w:r>
        <w:rPr>
          <w:b/>
          <w:bCs/>
          <w:i/>
          <w:iCs/>
        </w:rPr>
        <w:t>asset</w:t>
      </w:r>
      <w:r>
        <w:rPr>
          <w:i/>
          <w:iCs/>
        </w:rPr>
        <w:t xml:space="preserve"> </w:t>
      </w:r>
      <w:r>
        <w:rPr>
          <w:b/>
          <w:bCs/>
          <w:i/>
          <w:iCs/>
        </w:rPr>
        <w:t>protection</w:t>
      </w:r>
      <w:r>
        <w:rPr>
          <w:i/>
          <w:iCs/>
        </w:rPr>
        <w:t xml:space="preserve">, </w:t>
      </w:r>
      <w:r>
        <w:rPr>
          <w:b/>
          <w:bCs/>
          <w:i/>
          <w:iCs/>
        </w:rPr>
        <w:t>evacuation</w:t>
      </w:r>
      <w:r>
        <w:rPr>
          <w:i/>
          <w:iCs/>
        </w:rPr>
        <w:t xml:space="preserve">, and </w:t>
      </w:r>
      <w:r>
        <w:rPr>
          <w:b/>
          <w:bCs/>
          <w:i/>
          <w:iCs/>
        </w:rPr>
        <w:t>public</w:t>
      </w:r>
      <w:r>
        <w:rPr>
          <w:i/>
          <w:iCs/>
        </w:rPr>
        <w:t xml:space="preserve"> </w:t>
      </w:r>
      <w:r>
        <w:rPr>
          <w:b/>
          <w:bCs/>
          <w:i/>
          <w:iCs/>
        </w:rPr>
        <w:t>warnin</w:t>
      </w:r>
      <w:r>
        <w:rPr>
          <w:b/>
          <w:bCs/>
        </w:rPr>
        <w:t>g</w:t>
      </w:r>
      <w:r>
        <w:t xml:space="preserve">. </w:t>
      </w:r>
    </w:p>
    <w:p w14:paraId="356ED9AE" w14:textId="77777777" w:rsidR="00DA2D02" w:rsidRPr="00BA1179" w:rsidRDefault="00DA2D02" w:rsidP="00DA2D02">
      <w:pPr>
        <w:pStyle w:val="ParText"/>
      </w:pPr>
      <w:r>
        <w:lastRenderedPageBreak/>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68" w:name="_RefTblRules"/>
      <w:bookmarkStart w:id="469" w:name="TableE1"/>
      <w:r>
        <w:t>Table E.1 Representative decision rules by operational regime</w:t>
      </w:r>
      <w:bookmarkEnd w:id="468"/>
    </w:p>
    <w:tbl>
      <w:tblPr>
        <w:tblStyle w:val="GridTable1Light1"/>
        <w:tblW w:w="5000" w:type="pct"/>
        <w:tblLook w:val="04A0" w:firstRow="1" w:lastRow="0" w:firstColumn="1" w:lastColumn="0" w:noHBand="0" w:noVBand="1"/>
      </w:tblPr>
      <w:tblGrid>
        <w:gridCol w:w="643"/>
        <w:gridCol w:w="4179"/>
        <w:gridCol w:w="3215"/>
      </w:tblGrid>
      <w:tr w:rsidR="002C3951" w:rsidRPr="00BA1179" w14:paraId="7DB21324" w14:textId="77777777" w:rsidTr="00201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69"/>
          <w:p w14:paraId="301F3D9C" w14:textId="77777777" w:rsidR="000E1725" w:rsidRPr="00BA1179" w:rsidRDefault="00000000" w:rsidP="007F6974">
            <w:pPr>
              <w:pStyle w:val="TableText"/>
              <w:rPr>
                <w:szCs w:val="24"/>
              </w:rPr>
            </w:pPr>
            <w:r>
              <w:rPr>
                <w:szCs w:val="24"/>
              </w:rPr>
              <w:t>ID</w:t>
            </w:r>
          </w:p>
        </w:tc>
        <w:tc>
          <w:tcPr>
            <w:tcW w:w="2600" w:type="pct"/>
          </w:tcPr>
          <w:p w14:paraId="398B58F2" w14:textId="77777777"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szCs w:val="24"/>
              </w:rPr>
            </w:pPr>
            <w:r>
              <w:rPr>
                <w:szCs w:val="24"/>
              </w:rPr>
              <w:t>Antecedent (IF, over gated decision concepts)</w:t>
            </w:r>
          </w:p>
        </w:tc>
        <w:tc>
          <w:tcPr>
            <w:tcW w:w="2000" w:type="pct"/>
          </w:tcPr>
          <w:p w14:paraId="31E01C7F" w14:textId="49756121" w:rsidR="000E1725" w:rsidRPr="00BA1179" w:rsidRDefault="00000000" w:rsidP="007F6974">
            <w:pPr>
              <w:pStyle w:val="TableText"/>
              <w:cnfStyle w:val="100000000000" w:firstRow="1" w:lastRow="0" w:firstColumn="0" w:lastColumn="0" w:oddVBand="0" w:evenVBand="0" w:oddHBand="0" w:evenHBand="0" w:firstRowFirstColumn="0" w:firstRowLastColumn="0" w:lastRowFirstColumn="0" w:lastRowLastColumn="0"/>
              <w:rPr>
                <w:b w:val="0"/>
                <w:bCs w:val="0"/>
                <w:szCs w:val="24"/>
              </w:rPr>
            </w:pPr>
            <w:r>
              <w:rPr>
                <w:szCs w:val="24"/>
              </w:rPr>
              <w:t>Consequent (THEN, intervention intensities)</w:t>
            </w:r>
          </w:p>
        </w:tc>
      </w:tr>
      <w:tr w:rsidR="002C3951" w:rsidRPr="00BA1179" w14:paraId="0373A2B3" w14:textId="77777777" w:rsidTr="003978A8">
        <w:trPr>
          <w:trHeight w:val="283"/>
        </w:trPr>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33955892" w14:textId="77777777" w:rsidR="000E1725" w:rsidRPr="00BA1179" w:rsidRDefault="00000000" w:rsidP="003978A8">
            <w:pPr>
              <w:pStyle w:val="TableText"/>
              <w:spacing w:line="240" w:lineRule="auto"/>
              <w:rPr>
                <w:szCs w:val="24"/>
              </w:rPr>
            </w:pPr>
            <w:r>
              <w:rPr>
                <w:szCs w:val="24"/>
              </w:rPr>
              <w:t>Nominal suppression regime</w:t>
            </w:r>
          </w:p>
        </w:tc>
      </w:tr>
      <w:tr w:rsidR="002C3951" w:rsidRPr="00BA1179" w14:paraId="4BAC27B0"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06354F59" w14:textId="77777777" w:rsidR="000E1725" w:rsidRPr="00BA1179" w:rsidRDefault="00000000" w:rsidP="007F6974">
            <w:pPr>
              <w:pStyle w:val="TableText"/>
              <w:rPr>
                <w:szCs w:val="24"/>
              </w:rPr>
            </w:pPr>
            <w:r>
              <w:rPr>
                <w:szCs w:val="24"/>
              </w:rPr>
              <w:t>R1</w:t>
            </w:r>
          </w:p>
        </w:tc>
        <w:tc>
          <w:tcPr>
            <w:tcW w:w="2600" w:type="pct"/>
          </w:tcPr>
          <w:p w14:paraId="4631C4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suppression feasibility is high</w:t>
            </w:r>
          </w:p>
        </w:tc>
        <w:tc>
          <w:tcPr>
            <w:tcW w:w="2000" w:type="pct"/>
          </w:tcPr>
          <w:p w14:paraId="7E3ED63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0.8, resource deployment 0.6</w:t>
            </w:r>
          </w:p>
        </w:tc>
      </w:tr>
      <w:tr w:rsidR="002C3951" w:rsidRPr="00BA1179" w14:paraId="1CDF87CD"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267B5797" w14:textId="77777777" w:rsidR="000E1725" w:rsidRPr="00BA1179" w:rsidRDefault="00000000" w:rsidP="007F6974">
            <w:pPr>
              <w:pStyle w:val="TableText"/>
              <w:rPr>
                <w:szCs w:val="24"/>
              </w:rPr>
            </w:pPr>
            <w:r>
              <w:rPr>
                <w:szCs w:val="24"/>
              </w:rPr>
              <w:t>R2</w:t>
            </w:r>
          </w:p>
        </w:tc>
        <w:tc>
          <w:tcPr>
            <w:tcW w:w="2600" w:type="pct"/>
          </w:tcPr>
          <w:p w14:paraId="64DC0EB9"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medium AND suppression feasibility is medium</w:t>
            </w:r>
          </w:p>
        </w:tc>
        <w:tc>
          <w:tcPr>
            <w:tcW w:w="2000" w:type="pct"/>
          </w:tcPr>
          <w:p w14:paraId="692DCB5C" w14:textId="1375D77A"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0.6</w:t>
            </w:r>
          </w:p>
        </w:tc>
      </w:tr>
      <w:tr w:rsidR="002C3951" w:rsidRPr="00BA1179" w14:paraId="3DE1F844"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46699538" w14:textId="77777777" w:rsidR="000E1725" w:rsidRPr="00BA1179" w:rsidRDefault="00000000" w:rsidP="007F6974">
            <w:pPr>
              <w:pStyle w:val="TableText"/>
              <w:rPr>
                <w:szCs w:val="24"/>
              </w:rPr>
            </w:pPr>
            <w:r>
              <w:rPr>
                <w:szCs w:val="24"/>
              </w:rPr>
              <w:t>R3</w:t>
            </w:r>
          </w:p>
        </w:tc>
        <w:tc>
          <w:tcPr>
            <w:tcW w:w="2600" w:type="pct"/>
          </w:tcPr>
          <w:p w14:paraId="5B8E65B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low</w:t>
            </w:r>
          </w:p>
        </w:tc>
        <w:tc>
          <w:tcPr>
            <w:tcW w:w="2000" w:type="pct"/>
          </w:tcPr>
          <w:p w14:paraId="00E0748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0.1 (watchful posture; monitoring only)</w:t>
            </w:r>
          </w:p>
        </w:tc>
      </w:tr>
      <w:tr w:rsidR="002C3951" w:rsidRPr="00BA1179" w14:paraId="5B20000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2" w14:textId="77777777" w:rsidR="000E1725" w:rsidRPr="00BA1179" w:rsidRDefault="00000000" w:rsidP="007F6974">
            <w:pPr>
              <w:pStyle w:val="TableText"/>
              <w:rPr>
                <w:szCs w:val="24"/>
              </w:rPr>
            </w:pPr>
            <w:r>
              <w:rPr>
                <w:szCs w:val="24"/>
              </w:rPr>
              <w:t>R4</w:t>
            </w:r>
          </w:p>
        </w:tc>
        <w:tc>
          <w:tcPr>
            <w:tcW w:w="2600" w:type="pct"/>
          </w:tcPr>
          <w:p w14:paraId="5B20000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suppression feasibility is high AND intervention urgency is high</w:t>
            </w:r>
          </w:p>
        </w:tc>
        <w:tc>
          <w:tcPr>
            <w:tcW w:w="2000" w:type="pct"/>
          </w:tcPr>
          <w:p w14:paraId="5B20000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0.9, resource deployment 0.8</w:t>
            </w:r>
          </w:p>
        </w:tc>
      </w:tr>
      <w:tr w:rsidR="002C3951" w:rsidRPr="00BA1179" w14:paraId="5B20000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6" w14:textId="77777777" w:rsidR="000E1725" w:rsidRPr="00BA1179" w:rsidRDefault="00000000" w:rsidP="007F6974">
            <w:pPr>
              <w:pStyle w:val="TableText"/>
              <w:rPr>
                <w:szCs w:val="24"/>
              </w:rPr>
            </w:pPr>
            <w:r>
              <w:rPr>
                <w:szCs w:val="24"/>
              </w:rPr>
              <w:t>R5</w:t>
            </w:r>
          </w:p>
        </w:tc>
        <w:tc>
          <w:tcPr>
            <w:tcW w:w="2600" w:type="pct"/>
          </w:tcPr>
          <w:p w14:paraId="5B20000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medium AND suppression feasibility is high AND asset exposure risk is low</w:t>
            </w:r>
          </w:p>
        </w:tc>
        <w:tc>
          <w:tcPr>
            <w:tcW w:w="2000" w:type="pct"/>
          </w:tcPr>
          <w:p w14:paraId="5B20000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0.6, resource deployment 0.4</w:t>
            </w:r>
          </w:p>
        </w:tc>
      </w:tr>
      <w:tr w:rsidR="002C3951" w:rsidRPr="00BA1179" w14:paraId="4DE529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0FE112A" w14:textId="77777777" w:rsidR="000E1725" w:rsidRPr="00BA1179" w:rsidRDefault="00000000" w:rsidP="003978A8">
            <w:pPr>
              <w:pStyle w:val="TableText"/>
              <w:spacing w:line="240" w:lineRule="auto"/>
              <w:rPr>
                <w:szCs w:val="24"/>
              </w:rPr>
            </w:pPr>
            <w:r>
              <w:rPr>
                <w:szCs w:val="24"/>
              </w:rPr>
              <w:t>Asset protection regime</w:t>
            </w:r>
          </w:p>
        </w:tc>
      </w:tr>
      <w:tr w:rsidR="002C3951" w:rsidRPr="00BA1179" w14:paraId="28F0F8CC"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B7B2096" w14:textId="5C1F9EC4" w:rsidR="000E1725" w:rsidRPr="00BA1179" w:rsidRDefault="00000000" w:rsidP="007F6974">
            <w:pPr>
              <w:pStyle w:val="TableText"/>
              <w:rPr>
                <w:szCs w:val="24"/>
              </w:rPr>
            </w:pPr>
            <w:r>
              <w:rPr>
                <w:szCs w:val="24"/>
              </w:rPr>
              <w:lastRenderedPageBreak/>
              <w:t>R6</w:t>
            </w:r>
          </w:p>
        </w:tc>
        <w:tc>
          <w:tcPr>
            <w:tcW w:w="2600" w:type="pct"/>
          </w:tcPr>
          <w:p w14:paraId="6D9E1A8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high AND fire threat level is medium</w:t>
            </w:r>
          </w:p>
        </w:tc>
        <w:tc>
          <w:tcPr>
            <w:tcW w:w="2000" w:type="pct"/>
          </w:tcPr>
          <w:p w14:paraId="656D30A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0.7, suppression effort 0.4</w:t>
            </w:r>
          </w:p>
        </w:tc>
      </w:tr>
      <w:tr w:rsidR="002C3951" w:rsidRPr="00BA1179" w14:paraId="654BDDBE"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3F857A6F" w14:textId="532DD449" w:rsidR="000E1725" w:rsidRPr="00BA1179" w:rsidRDefault="00000000" w:rsidP="007F6974">
            <w:pPr>
              <w:pStyle w:val="TableText"/>
              <w:rPr>
                <w:szCs w:val="24"/>
              </w:rPr>
            </w:pPr>
            <w:r>
              <w:rPr>
                <w:szCs w:val="24"/>
              </w:rPr>
              <w:t>R7</w:t>
            </w:r>
          </w:p>
        </w:tc>
        <w:tc>
          <w:tcPr>
            <w:tcW w:w="2600" w:type="pct"/>
          </w:tcPr>
          <w:p w14:paraId="7EB6C35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 AND suppression feasibility is low</w:t>
            </w:r>
          </w:p>
        </w:tc>
        <w:tc>
          <w:tcPr>
            <w:tcW w:w="2000" w:type="pct"/>
          </w:tcPr>
          <w:p w14:paraId="4472058D"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containment line 0.6</w:t>
            </w:r>
          </w:p>
        </w:tc>
      </w:tr>
      <w:tr w:rsidR="002C3951" w:rsidRPr="00BA1179" w14:paraId="5B20000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A" w14:textId="77777777" w:rsidR="000E1725" w:rsidRPr="00BA1179" w:rsidRDefault="00000000" w:rsidP="007F6974">
            <w:pPr>
              <w:pStyle w:val="TableText"/>
              <w:rPr>
                <w:szCs w:val="24"/>
              </w:rPr>
            </w:pPr>
            <w:r>
              <w:rPr>
                <w:szCs w:val="24"/>
              </w:rPr>
              <w:t>R8</w:t>
            </w:r>
          </w:p>
        </w:tc>
        <w:tc>
          <w:tcPr>
            <w:tcW w:w="2600" w:type="pct"/>
          </w:tcPr>
          <w:p w14:paraId="5B20000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high AND fire threat level is high AND suppression feasibility is medium</w:t>
            </w:r>
          </w:p>
        </w:tc>
        <w:tc>
          <w:tcPr>
            <w:tcW w:w="2000" w:type="pct"/>
          </w:tcPr>
          <w:p w14:paraId="5B20000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0.8, suppression effort 0.6, containment line 0.4</w:t>
            </w:r>
          </w:p>
        </w:tc>
      </w:tr>
      <w:tr w:rsidR="002C3951" w:rsidRPr="00BA1179" w14:paraId="5B20000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0E" w14:textId="77777777" w:rsidR="000E1725" w:rsidRPr="00BA1179" w:rsidRDefault="00000000" w:rsidP="007F6974">
            <w:pPr>
              <w:pStyle w:val="TableText"/>
              <w:rPr>
                <w:szCs w:val="24"/>
              </w:rPr>
            </w:pPr>
            <w:r>
              <w:rPr>
                <w:szCs w:val="24"/>
              </w:rPr>
              <w:t>R9</w:t>
            </w:r>
          </w:p>
        </w:tc>
        <w:tc>
          <w:tcPr>
            <w:tcW w:w="2600" w:type="pct"/>
          </w:tcPr>
          <w:p w14:paraId="5B20000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medium AND fire threat level is high</w:t>
            </w:r>
          </w:p>
        </w:tc>
        <w:tc>
          <w:tcPr>
            <w:tcW w:w="2000" w:type="pct"/>
          </w:tcPr>
          <w:p w14:paraId="5B20001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0.5, suppression effort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3978A8">
            <w:pPr>
              <w:pStyle w:val="TableText"/>
              <w:spacing w:line="240" w:lineRule="auto"/>
              <w:rPr>
                <w:szCs w:val="24"/>
              </w:rPr>
            </w:pPr>
            <w:r>
              <w:rPr>
                <w:szCs w:val="24"/>
              </w:rPr>
              <w:t>Evacuation and warning regime</w:t>
            </w:r>
          </w:p>
        </w:tc>
      </w:tr>
      <w:tr w:rsidR="002C3951" w:rsidRPr="00BA1179" w14:paraId="2584E997"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579A0450" w14:textId="114F90D9" w:rsidR="000E1725" w:rsidRPr="00BA1179" w:rsidRDefault="00000000" w:rsidP="007F6974">
            <w:pPr>
              <w:pStyle w:val="TableText"/>
              <w:rPr>
                <w:szCs w:val="24"/>
              </w:rPr>
            </w:pPr>
            <w:r>
              <w:rPr>
                <w:szCs w:val="24"/>
              </w:rPr>
              <w:t>R10</w:t>
            </w:r>
          </w:p>
        </w:tc>
        <w:tc>
          <w:tcPr>
            <w:tcW w:w="2600" w:type="pct"/>
          </w:tcPr>
          <w:p w14:paraId="4AA4468E"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medium AND intervention urgency is high</w:t>
            </w:r>
          </w:p>
        </w:tc>
        <w:tc>
          <w:tcPr>
            <w:tcW w:w="2000" w:type="pct"/>
          </w:tcPr>
          <w:p w14:paraId="1B3399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public warning 0.7, evacuation 0.4</w:t>
            </w:r>
          </w:p>
        </w:tc>
      </w:tr>
      <w:tr w:rsidR="002C3951" w:rsidRPr="00BA1179" w14:paraId="0E0C5FB8"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7701FE59" w14:textId="34747DE5" w:rsidR="000E1725" w:rsidRPr="00BA1179" w:rsidRDefault="00000000" w:rsidP="007F6974">
            <w:pPr>
              <w:pStyle w:val="TableText"/>
              <w:rPr>
                <w:szCs w:val="24"/>
              </w:rPr>
            </w:pPr>
            <w:r>
              <w:rPr>
                <w:szCs w:val="24"/>
              </w:rPr>
              <w:t>R11</w:t>
            </w:r>
          </w:p>
        </w:tc>
        <w:tc>
          <w:tcPr>
            <w:tcW w:w="2600" w:type="pct"/>
          </w:tcPr>
          <w:p w14:paraId="22879AE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very high AND suppression feasibility is very low</w:t>
            </w:r>
          </w:p>
        </w:tc>
        <w:tc>
          <w:tcPr>
            <w:tcW w:w="2000" w:type="pct"/>
          </w:tcPr>
          <w:p w14:paraId="474DC85D" w14:textId="740E8258"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resource deployment 0.7 for evacuation support (offensive intensities withdrawn)</w:t>
            </w:r>
          </w:p>
        </w:tc>
      </w:tr>
      <w:tr w:rsidR="002C3951" w:rsidRPr="00BA1179" w14:paraId="5B20001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2" w14:textId="6C840794" w:rsidR="000E1725" w:rsidRPr="00BA1179" w:rsidRDefault="00000000" w:rsidP="007F6974">
            <w:pPr>
              <w:pStyle w:val="TableText"/>
              <w:rPr>
                <w:szCs w:val="24"/>
              </w:rPr>
            </w:pPr>
            <w:r>
              <w:rPr>
                <w:szCs w:val="24"/>
              </w:rPr>
              <w:t>R12</w:t>
            </w:r>
          </w:p>
        </w:tc>
        <w:tc>
          <w:tcPr>
            <w:tcW w:w="2600" w:type="pct"/>
          </w:tcPr>
          <w:p w14:paraId="5B20001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high AND asset exposure risk is very high AND intervention urgency is high</w:t>
            </w:r>
          </w:p>
        </w:tc>
        <w:tc>
          <w:tcPr>
            <w:tcW w:w="2000" w:type="pct"/>
          </w:tcPr>
          <w:p w14:paraId="5B20001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0.9, public warning 0.9, asset protection 0.5</w:t>
            </w:r>
          </w:p>
        </w:tc>
      </w:tr>
      <w:tr w:rsidR="002C3951" w:rsidRPr="00BA1179" w14:paraId="5B20001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6" w14:textId="2023A8C9" w:rsidR="000E1725" w:rsidRPr="00BA1179" w:rsidRDefault="00000000" w:rsidP="007F6974">
            <w:pPr>
              <w:pStyle w:val="TableText"/>
              <w:rPr>
                <w:szCs w:val="24"/>
              </w:rPr>
            </w:pPr>
            <w:r>
              <w:rPr>
                <w:szCs w:val="24"/>
              </w:rPr>
              <w:t>R13</w:t>
            </w:r>
          </w:p>
        </w:tc>
        <w:tc>
          <w:tcPr>
            <w:tcW w:w="2600" w:type="pct"/>
          </w:tcPr>
          <w:p w14:paraId="5B20001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medium AND fire threat level is very high</w:t>
            </w:r>
          </w:p>
        </w:tc>
        <w:tc>
          <w:tcPr>
            <w:tcW w:w="2000" w:type="pct"/>
          </w:tcPr>
          <w:p w14:paraId="5B20001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public warning 0.8, evacuation 0.5</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3978A8">
            <w:pPr>
              <w:pStyle w:val="TableText"/>
              <w:spacing w:line="240" w:lineRule="auto"/>
              <w:rPr>
                <w:szCs w:val="24"/>
              </w:rPr>
            </w:pPr>
            <w:r>
              <w:rPr>
                <w:szCs w:val="24"/>
              </w:rPr>
              <w:t>Feasibility-limited regime</w:t>
            </w:r>
          </w:p>
        </w:tc>
      </w:tr>
      <w:tr w:rsidR="002C3951" w:rsidRPr="00BA1179" w14:paraId="4944A333"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7D19343" w14:textId="130EEFC7" w:rsidR="000E1725" w:rsidRPr="00BA1179" w:rsidRDefault="00000000" w:rsidP="007F6974">
            <w:pPr>
              <w:pStyle w:val="TableText"/>
              <w:rPr>
                <w:szCs w:val="24"/>
              </w:rPr>
            </w:pPr>
            <w:r>
              <w:rPr>
                <w:szCs w:val="24"/>
              </w:rPr>
              <w:t>R14</w:t>
            </w:r>
          </w:p>
        </w:tc>
        <w:tc>
          <w:tcPr>
            <w:tcW w:w="2600" w:type="pct"/>
          </w:tcPr>
          <w:p w14:paraId="6E0B612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suppression feasibility is low</w:t>
            </w:r>
          </w:p>
        </w:tc>
        <w:tc>
          <w:tcPr>
            <w:tcW w:w="2000" w:type="pct"/>
          </w:tcPr>
          <w:p w14:paraId="459A3DE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0.7, resource deployment 0.8</w:t>
            </w:r>
          </w:p>
        </w:tc>
      </w:tr>
      <w:tr w:rsidR="002C3951" w:rsidRPr="00BA1179" w14:paraId="00FBB267"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6935B9C9" w14:textId="3F116715" w:rsidR="000E1725" w:rsidRPr="00BA1179" w:rsidRDefault="00000000" w:rsidP="007F6974">
            <w:pPr>
              <w:pStyle w:val="TableText"/>
              <w:rPr>
                <w:szCs w:val="24"/>
              </w:rPr>
            </w:pPr>
            <w:r>
              <w:rPr>
                <w:szCs w:val="24"/>
              </w:rPr>
              <w:t>R15</w:t>
            </w:r>
          </w:p>
        </w:tc>
        <w:tc>
          <w:tcPr>
            <w:tcW w:w="2600" w:type="pct"/>
          </w:tcPr>
          <w:p w14:paraId="4D25413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 AND suppression feasibility is very low</w:t>
            </w:r>
          </w:p>
        </w:tc>
        <w:tc>
          <w:tcPr>
            <w:tcW w:w="2000" w:type="pct"/>
          </w:tcPr>
          <w:p w14:paraId="2942C13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0.9, evacuation 0.6, public warning 0.8</w:t>
            </w:r>
          </w:p>
        </w:tc>
      </w:tr>
      <w:tr w:rsidR="002C3951" w:rsidRPr="00BA1179" w14:paraId="5B20001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A" w14:textId="19AC568A" w:rsidR="000E1725" w:rsidRPr="00BA1179" w:rsidRDefault="00000000" w:rsidP="007F6974">
            <w:pPr>
              <w:pStyle w:val="TableText"/>
              <w:rPr>
                <w:szCs w:val="24"/>
              </w:rPr>
            </w:pPr>
            <w:r>
              <w:rPr>
                <w:szCs w:val="24"/>
              </w:rPr>
              <w:lastRenderedPageBreak/>
              <w:t>R16</w:t>
            </w:r>
          </w:p>
        </w:tc>
        <w:tc>
          <w:tcPr>
            <w:tcW w:w="2600" w:type="pct"/>
          </w:tcPr>
          <w:p w14:paraId="5B20001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suppression feasibility is low AND asset exposure risk is high</w:t>
            </w:r>
          </w:p>
        </w:tc>
        <w:tc>
          <w:tcPr>
            <w:tcW w:w="2000" w:type="pct"/>
          </w:tcPr>
          <w:p w14:paraId="5B20001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0.8, asset protection 0.7, resource deployment 0.6</w:t>
            </w:r>
          </w:p>
        </w:tc>
      </w:tr>
      <w:tr w:rsidR="002C3951" w:rsidRPr="00BA1179" w14:paraId="5B20001D"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1E" w14:textId="57F98DF9" w:rsidR="000E1725" w:rsidRPr="00BA1179" w:rsidRDefault="00000000" w:rsidP="007F6974">
            <w:pPr>
              <w:pStyle w:val="TableText"/>
              <w:rPr>
                <w:szCs w:val="24"/>
              </w:rPr>
            </w:pPr>
            <w:r>
              <w:rPr>
                <w:szCs w:val="24"/>
              </w:rPr>
              <w:t>R17</w:t>
            </w:r>
          </w:p>
        </w:tc>
        <w:tc>
          <w:tcPr>
            <w:tcW w:w="2600" w:type="pct"/>
          </w:tcPr>
          <w:p w14:paraId="5B20001F"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medium AND suppression feasibility is very low AND intervention urgency is medium</w:t>
            </w:r>
          </w:p>
        </w:tc>
        <w:tc>
          <w:tcPr>
            <w:tcW w:w="2000" w:type="pct"/>
          </w:tcPr>
          <w:p w14:paraId="5B200020"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containment line 0.5, resource deployment 0.3</w:t>
            </w:r>
          </w:p>
        </w:tc>
      </w:tr>
      <w:tr w:rsidR="002C3951" w:rsidRPr="00BA1179" w14:paraId="5B200021"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2" w14:textId="1BC85D14" w:rsidR="000E1725" w:rsidRPr="00BA1179" w:rsidRDefault="00000000" w:rsidP="007F6974">
            <w:pPr>
              <w:pStyle w:val="TableText"/>
              <w:rPr>
                <w:szCs w:val="24"/>
              </w:rPr>
            </w:pPr>
            <w:r>
              <w:rPr>
                <w:szCs w:val="24"/>
              </w:rPr>
              <w:t>R18</w:t>
            </w:r>
          </w:p>
        </w:tc>
        <w:tc>
          <w:tcPr>
            <w:tcW w:w="2600" w:type="pct"/>
          </w:tcPr>
          <w:p w14:paraId="5B200023"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medium AND intervention urgency is high</w:t>
            </w:r>
          </w:p>
        </w:tc>
        <w:tc>
          <w:tcPr>
            <w:tcW w:w="2000" w:type="pct"/>
          </w:tcPr>
          <w:p w14:paraId="5B200024"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0.6, containment line 0.4</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3978A8">
            <w:pPr>
              <w:pStyle w:val="TableText"/>
              <w:spacing w:line="240" w:lineRule="auto"/>
              <w:rPr>
                <w:szCs w:val="24"/>
              </w:rPr>
            </w:pPr>
            <w:r>
              <w:rPr>
                <w:szCs w:val="24"/>
              </w:rPr>
              <w:t>Life-safety boundary</w:t>
            </w:r>
          </w:p>
        </w:tc>
      </w:tr>
      <w:tr w:rsidR="002C3951" w:rsidRPr="00BA1179" w14:paraId="6CD5C2A5"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150C7301" w14:textId="70A79703" w:rsidR="000E1725" w:rsidRPr="00BA1179" w:rsidRDefault="00000000" w:rsidP="007F6974">
            <w:pPr>
              <w:pStyle w:val="TableText"/>
              <w:rPr>
                <w:szCs w:val="24"/>
              </w:rPr>
            </w:pPr>
            <w:r>
              <w:rPr>
                <w:szCs w:val="24"/>
              </w:rPr>
              <w:t>R19</w:t>
            </w:r>
          </w:p>
        </w:tc>
        <w:tc>
          <w:tcPr>
            <w:tcW w:w="2600" w:type="pct"/>
          </w:tcPr>
          <w:p w14:paraId="19A4B6C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 AND asset exposure risk is very high</w:t>
            </w:r>
          </w:p>
        </w:tc>
        <w:tc>
          <w:tcPr>
            <w:tcW w:w="2000" w:type="pct"/>
          </w:tcPr>
          <w:p w14:paraId="5F0563E2"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0.9 regardless of cost ranking (hard ceiling active)</w:t>
            </w:r>
          </w:p>
        </w:tc>
      </w:tr>
      <w:tr w:rsidR="002C3951" w:rsidRPr="00BA1179" w14:paraId="204EC464" w14:textId="77777777" w:rsidTr="00201F0C">
        <w:tc>
          <w:tcPr>
            <w:cnfStyle w:val="001000000000" w:firstRow="0" w:lastRow="0" w:firstColumn="1" w:lastColumn="0" w:oddVBand="0" w:evenVBand="0" w:oddHBand="0" w:evenHBand="0" w:firstRowFirstColumn="0" w:firstRowLastColumn="0" w:lastRowFirstColumn="0" w:lastRowLastColumn="0"/>
            <w:tcW w:w="400" w:type="pct"/>
          </w:tcPr>
          <w:p w14:paraId="5F992335" w14:textId="68594A9E" w:rsidR="000E1725" w:rsidRPr="00BA1179" w:rsidRDefault="00000000" w:rsidP="007F6974">
            <w:pPr>
              <w:pStyle w:val="TableText"/>
              <w:rPr>
                <w:szCs w:val="24"/>
              </w:rPr>
            </w:pPr>
            <w:r>
              <w:rPr>
                <w:szCs w:val="24"/>
              </w:rPr>
              <w:t>R20</w:t>
            </w:r>
          </w:p>
        </w:tc>
        <w:tc>
          <w:tcPr>
            <w:tcW w:w="2600" w:type="pct"/>
          </w:tcPr>
          <w:p w14:paraId="10E89E6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intervention urgency is very high</w:t>
            </w:r>
          </w:p>
        </w:tc>
        <w:tc>
          <w:tcPr>
            <w:tcW w:w="2000" w:type="pct"/>
          </w:tcPr>
          <w:p w14:paraId="47123381"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1.0 (priority preemption across regions)</w:t>
            </w:r>
          </w:p>
        </w:tc>
      </w:tr>
      <w:tr w:rsidR="002C3951" w:rsidRPr="00BA1179" w14:paraId="5B200025"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6" w14:textId="44908B68" w:rsidR="000E1725" w:rsidRPr="00BA1179" w:rsidRDefault="00000000" w:rsidP="007F6974">
            <w:pPr>
              <w:pStyle w:val="TableText"/>
              <w:rPr>
                <w:szCs w:val="24"/>
              </w:rPr>
            </w:pPr>
            <w:r>
              <w:rPr>
                <w:szCs w:val="24"/>
              </w:rPr>
              <w:t>R21</w:t>
            </w:r>
          </w:p>
        </w:tc>
        <w:tc>
          <w:tcPr>
            <w:tcW w:w="2600" w:type="pct"/>
          </w:tcPr>
          <w:p w14:paraId="5B200027"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 AND evacuation pressure is high AND suppression feasibility is low</w:t>
            </w:r>
          </w:p>
        </w:tc>
        <w:tc>
          <w:tcPr>
            <w:tcW w:w="2000" w:type="pct"/>
          </w:tcPr>
          <w:p w14:paraId="5B200028"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containment line 0.6</w:t>
            </w:r>
          </w:p>
        </w:tc>
      </w:tr>
      <w:tr w:rsidR="002C3951" w:rsidRPr="00BA1179" w14:paraId="5B200029" w14:textId="77777777" w:rsidTr="002C3951">
        <w:tc>
          <w:tcPr>
            <w:cnfStyle w:val="001000000000" w:firstRow="0" w:lastRow="0" w:firstColumn="1" w:lastColumn="0" w:oddVBand="0" w:evenVBand="0" w:oddHBand="0" w:evenHBand="0" w:firstRowFirstColumn="0" w:firstRowLastColumn="0" w:lastRowFirstColumn="0" w:lastRowLastColumn="0"/>
            <w:tcW w:w="400" w:type="pct"/>
          </w:tcPr>
          <w:p w14:paraId="5B20002A" w14:textId="64A4CC3B" w:rsidR="000E1725" w:rsidRPr="00BA1179" w:rsidRDefault="00000000" w:rsidP="007F6974">
            <w:pPr>
              <w:pStyle w:val="TableText"/>
              <w:rPr>
                <w:szCs w:val="24"/>
              </w:rPr>
            </w:pPr>
            <w:r>
              <w:rPr>
                <w:szCs w:val="24"/>
              </w:rPr>
              <w:t>R22</w:t>
            </w:r>
          </w:p>
        </w:tc>
        <w:tc>
          <w:tcPr>
            <w:tcW w:w="2600" w:type="pct"/>
          </w:tcPr>
          <w:p w14:paraId="5B20002B"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 AND intervention urgency is very high</w:t>
            </w:r>
          </w:p>
        </w:tc>
        <w:tc>
          <w:tcPr>
            <w:tcW w:w="2000" w:type="pct"/>
          </w:tcPr>
          <w:p w14:paraId="5B20002C" w14:textId="77777777" w:rsidR="000E1725" w:rsidRPr="00BA1179" w:rsidRDefault="00000000" w:rsidP="007F6974">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evacuation 0.8, resource deployment 0.9</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E47802">
            <w:pPr>
              <w:pStyle w:val="TableText"/>
              <w:spacing w:line="240" w:lineRule="auto"/>
              <w:rPr>
                <w:szCs w:val="24"/>
              </w:rPr>
            </w:pPr>
            <w:r>
              <w:rPr>
                <w:szCs w:val="24"/>
              </w:rPr>
              <w:t>Backbone coverage rules: fire threat level (primary: suppression effort)</w:t>
            </w:r>
          </w:p>
        </w:tc>
      </w:tr>
      <w:tr w:rsidR="00067135" w:rsidRPr="00BA1179" w14:paraId="3799F9A5"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207332D" w14:textId="77777777" w:rsidR="00067135" w:rsidRPr="00BA1179" w:rsidRDefault="00067135" w:rsidP="00E47802">
            <w:pPr>
              <w:pStyle w:val="TableText"/>
              <w:rPr>
                <w:szCs w:val="24"/>
              </w:rPr>
            </w:pPr>
            <w:r>
              <w:rPr>
                <w:szCs w:val="24"/>
              </w:rPr>
              <w:t>R23</w:t>
            </w:r>
          </w:p>
        </w:tc>
        <w:tc>
          <w:tcPr>
            <w:tcW w:w="2600" w:type="pct"/>
          </w:tcPr>
          <w:p w14:paraId="09430677"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low</w:t>
            </w:r>
          </w:p>
        </w:tc>
        <w:tc>
          <w:tcPr>
            <w:tcW w:w="2000" w:type="pct"/>
          </w:tcPr>
          <w:p w14:paraId="6B5BB0C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0.2</w:t>
            </w:r>
          </w:p>
        </w:tc>
      </w:tr>
      <w:tr w:rsidR="00067135" w:rsidRPr="00BA1179" w14:paraId="6B34B12A"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90AF4B4" w14:textId="77777777" w:rsidR="00067135" w:rsidRPr="00BA1179" w:rsidRDefault="00067135" w:rsidP="00E47802">
            <w:pPr>
              <w:pStyle w:val="TableText"/>
              <w:rPr>
                <w:szCs w:val="24"/>
              </w:rPr>
            </w:pPr>
            <w:r>
              <w:rPr>
                <w:szCs w:val="24"/>
              </w:rPr>
              <w:t>R24</w:t>
            </w:r>
          </w:p>
        </w:tc>
        <w:tc>
          <w:tcPr>
            <w:tcW w:w="2600" w:type="pct"/>
          </w:tcPr>
          <w:p w14:paraId="245A54F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medium</w:t>
            </w:r>
          </w:p>
        </w:tc>
        <w:tc>
          <w:tcPr>
            <w:tcW w:w="2000" w:type="pct"/>
          </w:tcPr>
          <w:p w14:paraId="387B3F3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0.5</w:t>
            </w:r>
          </w:p>
        </w:tc>
      </w:tr>
      <w:tr w:rsidR="00067135" w:rsidRPr="00BA1179" w14:paraId="656B0075"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F7D7B16" w14:textId="77777777" w:rsidR="00067135" w:rsidRPr="00BA1179" w:rsidRDefault="00067135" w:rsidP="00E47802">
            <w:pPr>
              <w:pStyle w:val="TableText"/>
              <w:rPr>
                <w:szCs w:val="24"/>
              </w:rPr>
            </w:pPr>
            <w:r>
              <w:rPr>
                <w:szCs w:val="24"/>
              </w:rPr>
              <w:t>R25</w:t>
            </w:r>
          </w:p>
        </w:tc>
        <w:tc>
          <w:tcPr>
            <w:tcW w:w="2600" w:type="pct"/>
          </w:tcPr>
          <w:p w14:paraId="6BE7EB4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high</w:t>
            </w:r>
          </w:p>
        </w:tc>
        <w:tc>
          <w:tcPr>
            <w:tcW w:w="2000" w:type="pct"/>
          </w:tcPr>
          <w:p w14:paraId="3B3B1A41"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0.8</w:t>
            </w:r>
          </w:p>
        </w:tc>
      </w:tr>
      <w:tr w:rsidR="00067135" w:rsidRPr="00BA1179" w14:paraId="2A9FBE20"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4FD8855" w14:textId="77777777" w:rsidR="00067135" w:rsidRPr="00BA1179" w:rsidRDefault="00067135" w:rsidP="00E47802">
            <w:pPr>
              <w:pStyle w:val="TableText"/>
              <w:rPr>
                <w:szCs w:val="24"/>
              </w:rPr>
            </w:pPr>
            <w:r>
              <w:rPr>
                <w:szCs w:val="24"/>
              </w:rPr>
              <w:t>R26</w:t>
            </w:r>
          </w:p>
        </w:tc>
        <w:tc>
          <w:tcPr>
            <w:tcW w:w="2600" w:type="pct"/>
          </w:tcPr>
          <w:p w14:paraId="1D63FA1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fire threat level is very high</w:t>
            </w:r>
          </w:p>
        </w:tc>
        <w:tc>
          <w:tcPr>
            <w:tcW w:w="2000" w:type="pct"/>
          </w:tcPr>
          <w:p w14:paraId="1F7D728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1.0, resource deployment 0.8</w:t>
            </w:r>
          </w:p>
        </w:tc>
      </w:tr>
      <w:tr w:rsidR="00067135" w:rsidRPr="00BA1179" w14:paraId="327F220A"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D4D889F" w14:textId="77777777" w:rsidR="00067135" w:rsidRPr="00BA1179" w:rsidRDefault="00067135" w:rsidP="00E47802">
            <w:pPr>
              <w:pStyle w:val="TableText"/>
              <w:spacing w:line="240" w:lineRule="auto"/>
              <w:rPr>
                <w:szCs w:val="24"/>
              </w:rPr>
            </w:pPr>
            <w:r>
              <w:rPr>
                <w:szCs w:val="24"/>
              </w:rPr>
              <w:t>Backbone coverage rules: asset exposure risk (primary: asset protection)</w:t>
            </w:r>
          </w:p>
        </w:tc>
      </w:tr>
      <w:tr w:rsidR="00067135" w:rsidRPr="00BA1179" w14:paraId="38518ED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249B126" w14:textId="77777777" w:rsidR="00067135" w:rsidRPr="00BA1179" w:rsidRDefault="00067135" w:rsidP="00E47802">
            <w:pPr>
              <w:pStyle w:val="TableText"/>
              <w:rPr>
                <w:szCs w:val="24"/>
              </w:rPr>
            </w:pPr>
            <w:r>
              <w:rPr>
                <w:szCs w:val="24"/>
              </w:rPr>
              <w:t>R27</w:t>
            </w:r>
          </w:p>
        </w:tc>
        <w:tc>
          <w:tcPr>
            <w:tcW w:w="2600" w:type="pct"/>
          </w:tcPr>
          <w:p w14:paraId="701DDEA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low</w:t>
            </w:r>
          </w:p>
        </w:tc>
        <w:tc>
          <w:tcPr>
            <w:tcW w:w="2000" w:type="pct"/>
          </w:tcPr>
          <w:p w14:paraId="44F2F94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0.1</w:t>
            </w:r>
          </w:p>
        </w:tc>
      </w:tr>
      <w:tr w:rsidR="00067135" w:rsidRPr="00BA1179" w14:paraId="6C39FB73"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BE12EC9" w14:textId="77777777" w:rsidR="00067135" w:rsidRPr="00BA1179" w:rsidRDefault="00067135" w:rsidP="00E47802">
            <w:pPr>
              <w:pStyle w:val="TableText"/>
              <w:rPr>
                <w:szCs w:val="24"/>
              </w:rPr>
            </w:pPr>
            <w:r>
              <w:rPr>
                <w:szCs w:val="24"/>
              </w:rPr>
              <w:t>R28</w:t>
            </w:r>
          </w:p>
        </w:tc>
        <w:tc>
          <w:tcPr>
            <w:tcW w:w="2600" w:type="pct"/>
          </w:tcPr>
          <w:p w14:paraId="78CCB1B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medium</w:t>
            </w:r>
          </w:p>
        </w:tc>
        <w:tc>
          <w:tcPr>
            <w:tcW w:w="2000" w:type="pct"/>
          </w:tcPr>
          <w:p w14:paraId="5FCA3AA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0.4</w:t>
            </w:r>
          </w:p>
        </w:tc>
      </w:tr>
      <w:tr w:rsidR="00067135" w:rsidRPr="00BA1179" w14:paraId="0FD03589"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07706D9B" w14:textId="77777777" w:rsidR="00067135" w:rsidRPr="00BA1179" w:rsidRDefault="00067135" w:rsidP="00E47802">
            <w:pPr>
              <w:pStyle w:val="TableText"/>
              <w:rPr>
                <w:szCs w:val="24"/>
              </w:rPr>
            </w:pPr>
            <w:r>
              <w:rPr>
                <w:szCs w:val="24"/>
              </w:rPr>
              <w:t>R29</w:t>
            </w:r>
          </w:p>
        </w:tc>
        <w:tc>
          <w:tcPr>
            <w:tcW w:w="2600" w:type="pct"/>
          </w:tcPr>
          <w:p w14:paraId="7F298C7A"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high</w:t>
            </w:r>
          </w:p>
        </w:tc>
        <w:tc>
          <w:tcPr>
            <w:tcW w:w="2000" w:type="pct"/>
          </w:tcPr>
          <w:p w14:paraId="77FF14DC"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0.7</w:t>
            </w:r>
          </w:p>
        </w:tc>
      </w:tr>
      <w:tr w:rsidR="00067135" w:rsidRPr="00BA1179" w14:paraId="21888C8E"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1A274C1" w14:textId="77777777" w:rsidR="00067135" w:rsidRPr="00BA1179" w:rsidRDefault="00067135" w:rsidP="00E47802">
            <w:pPr>
              <w:pStyle w:val="TableText"/>
              <w:rPr>
                <w:szCs w:val="24"/>
              </w:rPr>
            </w:pPr>
            <w:r>
              <w:rPr>
                <w:szCs w:val="24"/>
              </w:rPr>
              <w:lastRenderedPageBreak/>
              <w:t>R30</w:t>
            </w:r>
          </w:p>
        </w:tc>
        <w:tc>
          <w:tcPr>
            <w:tcW w:w="2600" w:type="pct"/>
          </w:tcPr>
          <w:p w14:paraId="1065DB7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exposure risk is very high</w:t>
            </w:r>
          </w:p>
        </w:tc>
        <w:tc>
          <w:tcPr>
            <w:tcW w:w="2000" w:type="pct"/>
          </w:tcPr>
          <w:p w14:paraId="2EA2404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asset protection 0.9, containment line 0.5</w:t>
            </w:r>
          </w:p>
        </w:tc>
      </w:tr>
      <w:tr w:rsidR="00067135" w:rsidRPr="00BA1179" w14:paraId="1DE71CB0"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E84F63C" w14:textId="77777777" w:rsidR="00067135" w:rsidRPr="00BA1179" w:rsidRDefault="00067135" w:rsidP="00E47802">
            <w:pPr>
              <w:pStyle w:val="TableText"/>
              <w:spacing w:line="240" w:lineRule="auto"/>
              <w:rPr>
                <w:szCs w:val="24"/>
              </w:rPr>
            </w:pPr>
            <w:r>
              <w:rPr>
                <w:szCs w:val="24"/>
              </w:rPr>
              <w:t>Backbone coverage rules: suppression feasibility (gatekeeper: redistribution)</w:t>
            </w:r>
          </w:p>
        </w:tc>
      </w:tr>
      <w:tr w:rsidR="00067135" w:rsidRPr="00BA1179" w14:paraId="3F5387E6"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6444AF4" w14:textId="77777777" w:rsidR="00067135" w:rsidRPr="00BA1179" w:rsidRDefault="00067135" w:rsidP="00E47802">
            <w:pPr>
              <w:pStyle w:val="TableText"/>
              <w:rPr>
                <w:szCs w:val="24"/>
              </w:rPr>
            </w:pPr>
            <w:r>
              <w:rPr>
                <w:szCs w:val="24"/>
              </w:rPr>
              <w:t>R31</w:t>
            </w:r>
          </w:p>
        </w:tc>
        <w:tc>
          <w:tcPr>
            <w:tcW w:w="2600" w:type="pct"/>
          </w:tcPr>
          <w:p w14:paraId="44FC434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very low</w:t>
            </w:r>
          </w:p>
        </w:tc>
        <w:tc>
          <w:tcPr>
            <w:tcW w:w="2000" w:type="pct"/>
          </w:tcPr>
          <w:p w14:paraId="1CAD4C4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capped at 0.2; containment line 0.6, evacuation raised one term</w:t>
            </w:r>
          </w:p>
        </w:tc>
      </w:tr>
      <w:tr w:rsidR="00067135" w:rsidRPr="00BA1179" w14:paraId="0389344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02914911" w14:textId="77777777" w:rsidR="00067135" w:rsidRPr="00BA1179" w:rsidRDefault="00067135" w:rsidP="00E47802">
            <w:pPr>
              <w:pStyle w:val="TableText"/>
              <w:rPr>
                <w:szCs w:val="24"/>
              </w:rPr>
            </w:pPr>
            <w:r>
              <w:rPr>
                <w:szCs w:val="24"/>
              </w:rPr>
              <w:t>R32</w:t>
            </w:r>
          </w:p>
        </w:tc>
        <w:tc>
          <w:tcPr>
            <w:tcW w:w="2600" w:type="pct"/>
          </w:tcPr>
          <w:p w14:paraId="1AACC1BB"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low</w:t>
            </w:r>
          </w:p>
        </w:tc>
        <w:tc>
          <w:tcPr>
            <w:tcW w:w="2000" w:type="pct"/>
          </w:tcPr>
          <w:p w14:paraId="7090F162"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capped at 0.4; containment line 0.5</w:t>
            </w:r>
          </w:p>
        </w:tc>
      </w:tr>
      <w:tr w:rsidR="00067135" w:rsidRPr="00BA1179" w14:paraId="1B423D04"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41A6CB53" w14:textId="77777777" w:rsidR="00067135" w:rsidRPr="00BA1179" w:rsidRDefault="00067135" w:rsidP="00E47802">
            <w:pPr>
              <w:pStyle w:val="TableText"/>
              <w:rPr>
                <w:szCs w:val="24"/>
              </w:rPr>
            </w:pPr>
            <w:r>
              <w:rPr>
                <w:szCs w:val="24"/>
              </w:rPr>
              <w:t>R33</w:t>
            </w:r>
          </w:p>
        </w:tc>
        <w:tc>
          <w:tcPr>
            <w:tcW w:w="2600" w:type="pct"/>
          </w:tcPr>
          <w:p w14:paraId="36D318F4"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high</w:t>
            </w:r>
          </w:p>
        </w:tc>
        <w:tc>
          <w:tcPr>
            <w:tcW w:w="2000" w:type="pct"/>
          </w:tcPr>
          <w:p w14:paraId="5B710E6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0.6 toward the active front</w:t>
            </w:r>
          </w:p>
        </w:tc>
      </w:tr>
      <w:tr w:rsidR="00067135" w:rsidRPr="00BA1179" w14:paraId="79F729F2"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72B93C0" w14:textId="77777777" w:rsidR="00067135" w:rsidRPr="00BA1179" w:rsidRDefault="00067135" w:rsidP="00E47802">
            <w:pPr>
              <w:pStyle w:val="TableText"/>
              <w:rPr>
                <w:szCs w:val="24"/>
              </w:rPr>
            </w:pPr>
            <w:r>
              <w:rPr>
                <w:szCs w:val="24"/>
              </w:rPr>
              <w:t>R34</w:t>
            </w:r>
          </w:p>
        </w:tc>
        <w:tc>
          <w:tcPr>
            <w:tcW w:w="2600" w:type="pct"/>
          </w:tcPr>
          <w:p w14:paraId="3DD009A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feasibility is very high</w:t>
            </w:r>
          </w:p>
        </w:tc>
        <w:tc>
          <w:tcPr>
            <w:tcW w:w="2000" w:type="pct"/>
          </w:tcPr>
          <w:p w14:paraId="710F7B3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suppression effort raised one term; resource deployment 0.8 toward direct attack</w:t>
            </w:r>
          </w:p>
        </w:tc>
      </w:tr>
      <w:tr w:rsidR="00067135" w:rsidRPr="00BA1179" w14:paraId="1FF8AEEC"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1A112D04" w14:textId="77777777" w:rsidR="00067135" w:rsidRPr="00BA1179" w:rsidRDefault="00067135" w:rsidP="00E47802">
            <w:pPr>
              <w:pStyle w:val="TableText"/>
              <w:spacing w:line="240" w:lineRule="auto"/>
              <w:rPr>
                <w:szCs w:val="24"/>
              </w:rPr>
            </w:pPr>
            <w:r>
              <w:rPr>
                <w:szCs w:val="24"/>
              </w:rPr>
              <w:t>Backbone coverage rules: intervention urgency (primary: deployment tempo)</w:t>
            </w:r>
          </w:p>
        </w:tc>
      </w:tr>
      <w:tr w:rsidR="00067135" w:rsidRPr="00BA1179" w14:paraId="653B7C48"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25B5D9E" w14:textId="77777777" w:rsidR="00067135" w:rsidRPr="00BA1179" w:rsidRDefault="00067135" w:rsidP="00E47802">
            <w:pPr>
              <w:pStyle w:val="TableText"/>
              <w:rPr>
                <w:szCs w:val="24"/>
              </w:rPr>
            </w:pPr>
            <w:r>
              <w:rPr>
                <w:szCs w:val="24"/>
              </w:rPr>
              <w:t>R35</w:t>
            </w:r>
          </w:p>
        </w:tc>
        <w:tc>
          <w:tcPr>
            <w:tcW w:w="2600" w:type="pct"/>
          </w:tcPr>
          <w:p w14:paraId="26232D9F"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intervention urgency is medium</w:t>
            </w:r>
          </w:p>
        </w:tc>
        <w:tc>
          <w:tcPr>
            <w:tcW w:w="2000" w:type="pct"/>
          </w:tcPr>
          <w:p w14:paraId="2E9A019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0.4</w:t>
            </w:r>
          </w:p>
        </w:tc>
      </w:tr>
      <w:tr w:rsidR="00067135" w:rsidRPr="00BA1179" w14:paraId="42B5A6D8"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361BB71D" w14:textId="77777777" w:rsidR="00067135" w:rsidRPr="00BA1179" w:rsidRDefault="00067135" w:rsidP="00E47802">
            <w:pPr>
              <w:pStyle w:val="TableText"/>
              <w:rPr>
                <w:szCs w:val="24"/>
              </w:rPr>
            </w:pPr>
            <w:r>
              <w:rPr>
                <w:szCs w:val="24"/>
              </w:rPr>
              <w:t>R36</w:t>
            </w:r>
          </w:p>
        </w:tc>
        <w:tc>
          <w:tcPr>
            <w:tcW w:w="2600" w:type="pct"/>
          </w:tcPr>
          <w:p w14:paraId="604CAF0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intervention urgency is high</w:t>
            </w:r>
          </w:p>
        </w:tc>
        <w:tc>
          <w:tcPr>
            <w:tcW w:w="2000" w:type="pct"/>
          </w:tcPr>
          <w:p w14:paraId="78E34AB3"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resource deployment 0.7; all active intensities scaled by 1.2 within bounds</w:t>
            </w:r>
          </w:p>
        </w:tc>
      </w:tr>
      <w:tr w:rsidR="00067135" w:rsidRPr="00BA1179" w14:paraId="0684DC11"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DCE8303" w14:textId="77777777" w:rsidR="00067135" w:rsidRPr="00BA1179" w:rsidRDefault="00067135" w:rsidP="00E47802">
            <w:pPr>
              <w:pStyle w:val="TableText"/>
              <w:spacing w:line="240" w:lineRule="auto"/>
              <w:rPr>
                <w:szCs w:val="24"/>
              </w:rPr>
            </w:pPr>
            <w:r>
              <w:rPr>
                <w:szCs w:val="24"/>
              </w:rPr>
              <w:t>Backbone coverage rules: evacuation pressure (primary: evacuation)</w:t>
            </w:r>
          </w:p>
        </w:tc>
      </w:tr>
      <w:tr w:rsidR="00067135" w:rsidRPr="00BA1179" w14:paraId="774ED041"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31FB20B7" w14:textId="77777777" w:rsidR="00067135" w:rsidRPr="00BA1179" w:rsidRDefault="00067135" w:rsidP="00E47802">
            <w:pPr>
              <w:pStyle w:val="TableText"/>
              <w:rPr>
                <w:szCs w:val="24"/>
              </w:rPr>
            </w:pPr>
            <w:r>
              <w:rPr>
                <w:szCs w:val="24"/>
              </w:rPr>
              <w:t>R37</w:t>
            </w:r>
          </w:p>
        </w:tc>
        <w:tc>
          <w:tcPr>
            <w:tcW w:w="2600" w:type="pct"/>
          </w:tcPr>
          <w:p w14:paraId="0A22CA3A"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low</w:t>
            </w:r>
          </w:p>
        </w:tc>
        <w:tc>
          <w:tcPr>
            <w:tcW w:w="2000" w:type="pct"/>
          </w:tcPr>
          <w:p w14:paraId="73B4B9F5"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public warning 0.3</w:t>
            </w:r>
          </w:p>
        </w:tc>
      </w:tr>
      <w:tr w:rsidR="00067135" w:rsidRPr="00BA1179" w14:paraId="2E71B6A1"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5984F51" w14:textId="77777777" w:rsidR="00067135" w:rsidRPr="00BA1179" w:rsidRDefault="00067135" w:rsidP="00E47802">
            <w:pPr>
              <w:pStyle w:val="TableText"/>
              <w:rPr>
                <w:szCs w:val="24"/>
              </w:rPr>
            </w:pPr>
            <w:r>
              <w:rPr>
                <w:szCs w:val="24"/>
              </w:rPr>
              <w:t>R38</w:t>
            </w:r>
          </w:p>
        </w:tc>
        <w:tc>
          <w:tcPr>
            <w:tcW w:w="2600" w:type="pct"/>
          </w:tcPr>
          <w:p w14:paraId="5F279A1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medium</w:t>
            </w:r>
          </w:p>
        </w:tc>
        <w:tc>
          <w:tcPr>
            <w:tcW w:w="2000" w:type="pct"/>
          </w:tcPr>
          <w:p w14:paraId="0D4F18A9"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public warning 0.6, evacuation 0.3</w:t>
            </w:r>
          </w:p>
        </w:tc>
      </w:tr>
      <w:tr w:rsidR="00067135" w:rsidRPr="00BA1179" w14:paraId="2940512B"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5B7810E8" w14:textId="77777777" w:rsidR="00067135" w:rsidRPr="00BA1179" w:rsidRDefault="00067135" w:rsidP="00E47802">
            <w:pPr>
              <w:pStyle w:val="TableText"/>
              <w:rPr>
                <w:szCs w:val="24"/>
              </w:rPr>
            </w:pPr>
            <w:r>
              <w:rPr>
                <w:szCs w:val="24"/>
              </w:rPr>
              <w:t>R39</w:t>
            </w:r>
          </w:p>
        </w:tc>
        <w:tc>
          <w:tcPr>
            <w:tcW w:w="2600" w:type="pct"/>
          </w:tcPr>
          <w:p w14:paraId="282D8CFE"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high</w:t>
            </w:r>
          </w:p>
        </w:tc>
        <w:tc>
          <w:tcPr>
            <w:tcW w:w="2000" w:type="pct"/>
          </w:tcPr>
          <w:p w14:paraId="7686B7A6"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0.7, public warning 0.8</w:t>
            </w:r>
          </w:p>
        </w:tc>
      </w:tr>
      <w:tr w:rsidR="00067135" w:rsidRPr="00BA1179" w14:paraId="0488891E" w14:textId="77777777" w:rsidTr="00067135">
        <w:tc>
          <w:tcPr>
            <w:cnfStyle w:val="001000000000" w:firstRow="0" w:lastRow="0" w:firstColumn="1" w:lastColumn="0" w:oddVBand="0" w:evenVBand="0" w:oddHBand="0" w:evenHBand="0" w:firstRowFirstColumn="0" w:firstRowLastColumn="0" w:lastRowFirstColumn="0" w:lastRowLastColumn="0"/>
            <w:tcW w:w="400" w:type="pct"/>
          </w:tcPr>
          <w:p w14:paraId="2376ADD3" w14:textId="77777777" w:rsidR="00067135" w:rsidRPr="00BA1179" w:rsidRDefault="00067135" w:rsidP="00E47802">
            <w:pPr>
              <w:pStyle w:val="TableText"/>
              <w:rPr>
                <w:szCs w:val="24"/>
              </w:rPr>
            </w:pPr>
            <w:r>
              <w:rPr>
                <w:szCs w:val="24"/>
              </w:rPr>
              <w:t>R40</w:t>
            </w:r>
          </w:p>
        </w:tc>
        <w:tc>
          <w:tcPr>
            <w:tcW w:w="2600" w:type="pct"/>
          </w:tcPr>
          <w:p w14:paraId="1AF72AE8"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pressure is very high</w:t>
            </w:r>
          </w:p>
        </w:tc>
        <w:tc>
          <w:tcPr>
            <w:tcW w:w="2000" w:type="pct"/>
          </w:tcPr>
          <w:p w14:paraId="1735C30D" w14:textId="77777777" w:rsidR="00067135" w:rsidRPr="00BA1179" w:rsidRDefault="00067135" w:rsidP="00E47802">
            <w:pPr>
              <w:pStyle w:val="TableText"/>
              <w:cnfStyle w:val="000000000000" w:firstRow="0" w:lastRow="0" w:firstColumn="0" w:lastColumn="0" w:oddVBand="0" w:evenVBand="0" w:oddHBand="0" w:evenHBand="0" w:firstRowFirstColumn="0" w:firstRowLastColumn="0" w:lastRowFirstColumn="0" w:lastRowLastColumn="0"/>
              <w:rPr>
                <w:szCs w:val="24"/>
              </w:rPr>
            </w:pPr>
            <w:r>
              <w:rPr>
                <w:szCs w:val="24"/>
              </w:rPr>
              <w:t>evacuation 1.0, public warning 1.0, offensive intensities withdrawn</w:t>
            </w:r>
          </w:p>
        </w:tc>
      </w:tr>
    </w:tbl>
    <w:p w14:paraId="096298E7" w14:textId="77777777" w:rsidR="000E1725" w:rsidRPr="00BA1179" w:rsidRDefault="000E1725">
      <w:pPr>
        <w:pStyle w:val="ParText"/>
      </w:pPr>
    </w:p>
    <w:p w14:paraId="36904B9C" w14:textId="46689A64" w:rsidR="00067135" w:rsidRPr="00BA1179" w:rsidRDefault="00067135" w:rsidP="00067135">
      <w:pPr>
        <w:pStyle w:val="ParText"/>
      </w:pPr>
      <w:r>
        <w:t xml:space="preserve">Rules R1 to R22 encode the doctrine of the multi-concept regimes and the life-safety boundary; rules R23 to R40 form the single-antecedent backbone that guarantees the </w:t>
        <w:lastRenderedPageBreak/>
        <w:t xml:space="preserve">coverage condition of </w:t>
        <w:fldChar w:fldCharType="begin"/>
        <w:instrText xml:space="preserve"> REF _RefEqB5202 \h </w:instrText>
        <w:fldChar w:fldCharType="separate"/>
        <w:t xml:space="preserve">( </w:t>
      </w:r>
      <w:r>
        <w:rPr>
          <w:noProof/>
        </w:rPr>
        <w:t>47</w:t>
      </w:r>
      <w:r>
        <w:t xml:space="preserve"> )</w:t>
        <w:fldChar w:fldCharType="end"/>
        <w:t xml:space="preserve">, since every actionable term of every decision concept appears in at least one antecedent. Together they constitute the complete seed base of forty rules with which every scenario starts; all further rules present at the end of a run are adaptation-born and carry the provenance marks. </w:t>
      </w:r>
    </w:p>
    <w:p w14:paraId="58B1728B" w14:textId="77777777" w:rsidR="00067135" w:rsidRPr="00BA1179" w:rsidRDefault="00067135" w:rsidP="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the four verification gates and the admission margin of </w:t>
        <w:fldChar w:fldCharType="begin"/>
        <w:instrText xml:space="preserve"> REF _RefEqB4506 \h </w:instrText>
        <w:fldChar w:fldCharType="separate"/>
        <w:t xml:space="preserve">( </w:t>
      </w:r>
      <w:r>
        <w:rPr>
          <w:noProof/>
        </w:rPr>
        <w:t>59</w:t>
      </w:r>
      <w:r>
        <w:t xml:space="preserve"> )</w:t>
        <w:fldChar w:fldCharType="end"/>
        <w:t>, and remain permanently marked as machine-proposed. The evaluation chapter reports, per scenario, the size of the instantiated active base and the share of each provenance class, which quantifies how far the open decision space is actually exercised.</w:t>
      </w:r>
    </w:p>
    <w:p w14:paraId="58D9ADD6" w14:textId="77777777" w:rsidR="00067135" w:rsidRPr="00BA1179" w:rsidRDefault="00067135">
      <w:pPr>
        <w:pStyle w:val="ParText"/>
      </w:pP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A4BAD32" w14:textId="1C62BC09" w:rsidR="0027147E" w:rsidRPr="00BA1179" w:rsidRDefault="00136102" w:rsidP="0005476E">
      <w:pPr>
        <w:pStyle w:val="CoverPages"/>
        <w:rPr>
          <w:lang w:val="en-US"/>
        </w:rPr>
      </w:pPr>
      <w:bookmarkStart w:id="470" w:name="_Toc235572487"/>
      <w:commentRangeStart w:id="471"/>
      <w:r>
        <w:rPr>
          <w:lang w:val="en-US"/>
        </w:rPr>
        <w:lastRenderedPageBreak/>
        <w:t>CURRICULUM VITAE</w:t>
      </w:r>
      <w:bookmarkEnd w:id="470"/>
      <w:r>
        <w:rPr>
          <w:lang w:val="en-US"/>
        </w:rPr>
        <w:t xml:space="preserve"> </w:t>
      </w:r>
      <w:commentRangeEnd w:id="471"/>
      <w:r>
        <w:rPr>
          <w:rStyle w:val="CommentReference"/>
          <w:sz w:val="24"/>
          <w:szCs w:val="24"/>
          <w:lang w:val="en-US"/>
        </w:rPr>
        <w:commentReference w:id="471"/>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Pr>
          <w:b/>
          <w:bCs/>
        </w:rPr>
        <w:t>PERSONAL INFORMATION</w:t>
      </w:r>
    </w:p>
    <w:p w14:paraId="41EC5044" w14:textId="36410682" w:rsidR="00136102" w:rsidRPr="00BA1179" w:rsidRDefault="00136102" w:rsidP="00136102">
      <w:pPr>
        <w:spacing w:after="0" w:line="240" w:lineRule="auto"/>
        <w:rPr>
          <w:rFonts w:cs="Times New Roman"/>
          <w:szCs w:val="24"/>
        </w:rPr>
      </w:pPr>
      <w:r>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t>2014- Present</w:t>
            </w:r>
          </w:p>
        </w:tc>
        <w:tc>
          <w:tcPr>
            <w:tcW w:w="3119" w:type="dxa"/>
          </w:tcPr>
          <w:p w14:paraId="3C224733" w14:textId="2790F5BD" w:rsidR="0005476E" w:rsidRPr="00BA1179" w:rsidRDefault="000161DE" w:rsidP="003D2170">
            <w:pPr>
              <w:spacing w:line="240" w:lineRule="auto"/>
              <w:rPr>
                <w:rFonts w:cs="Times New Roman"/>
                <w:szCs w:val="24"/>
              </w:rPr>
            </w:pPr>
            <w:r>
              <w:t>HAVELSAN</w:t>
            </w:r>
          </w:p>
        </w:tc>
        <w:tc>
          <w:tcPr>
            <w:tcW w:w="2868" w:type="dxa"/>
          </w:tcPr>
          <w:p w14:paraId="0A125150" w14:textId="75C5441F" w:rsidR="0005476E" w:rsidRPr="00BA1179" w:rsidRDefault="000161DE" w:rsidP="003D2170">
            <w:pPr>
              <w:spacing w:line="240" w:lineRule="auto"/>
              <w:rPr>
                <w:rFonts w:cs="Times New Roman"/>
                <w:szCs w:val="24"/>
              </w:rPr>
            </w:pPr>
            <w:r>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t>2013-2014</w:t>
            </w:r>
          </w:p>
        </w:tc>
        <w:tc>
          <w:tcPr>
            <w:tcW w:w="3119" w:type="dxa"/>
          </w:tcPr>
          <w:p w14:paraId="0FED5002" w14:textId="7DE2E575" w:rsidR="0005476E" w:rsidRPr="00BA1179" w:rsidRDefault="000161DE" w:rsidP="003D2170">
            <w:pPr>
              <w:spacing w:line="240" w:lineRule="auto"/>
              <w:rPr>
                <w:rFonts w:cs="Times New Roman"/>
                <w:szCs w:val="24"/>
              </w:rPr>
            </w:pPr>
            <w:r>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Pr>
          <w:rFonts w:cs="Times New Roman"/>
          <w:szCs w:val="24"/>
        </w:rPr>
        <w:t>Kabak, Y., Kose, I. G., Akman, C., &amp; Ramscar, D. (2023, December). TeamAware: Profile-Based Interoperability Framework for First Responders. In </w:t>
      </w:r>
      <w:r>
        <w:rPr>
          <w:rFonts w:cs="Times New Roman"/>
          <w:i/>
          <w:iCs/>
          <w:szCs w:val="24"/>
        </w:rPr>
        <w:t>International Conference on Information Technology in Disaster Risk Reduction</w:t>
      </w:r>
      <w:r>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Pr>
          <w:rFonts w:cs="Times New Roman"/>
          <w:szCs w:val="24"/>
        </w:rPr>
        <w:t>Gunes, A., ihsan Gullu, A., Alam, M. S., Sucu, E. S., Köse, S., Göze, A. G., ... &amp; Akman, Ç. (2023, July). NLoS Measurement Elimination in UWB Signals Using Anomaly Detection. In </w:t>
      </w:r>
      <w:r>
        <w:rPr>
          <w:rFonts w:cs="Times New Roman"/>
          <w:i/>
          <w:iCs/>
          <w:szCs w:val="24"/>
        </w:rPr>
        <w:t>2023 31st Signal Processing and Communications Applications Conference (SIU)</w:t>
      </w:r>
      <w:r>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Pr>
          <w:rFonts w:cs="Times New Roman"/>
          <w:szCs w:val="24"/>
        </w:rPr>
        <w:t>AKMAN, Ç. (2022, May). Relative Localization for Swarm Aerial Vehicles. In </w:t>
      </w:r>
      <w:r>
        <w:rPr>
          <w:rFonts w:cs="Times New Roman"/>
          <w:i/>
          <w:iCs/>
          <w:szCs w:val="24"/>
        </w:rPr>
        <w:t>2022 30th Signal Processing and Communications Applications Conference (SIU)</w:t>
      </w:r>
      <w:r>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Pr>
          <w:rFonts w:cs="Times New Roman"/>
          <w:szCs w:val="24"/>
        </w:rPr>
        <w:t>Korkmaz, I. O., Özateş, T., Koç, E., Aydın, E., Kor, E., Dilek, D., ... &amp; Akman, Ç. (2022, May). Indoor localization with transfer learning. In </w:t>
      </w:r>
      <w:r>
        <w:rPr>
          <w:rFonts w:cs="Times New Roman"/>
          <w:i/>
          <w:iCs/>
          <w:szCs w:val="24"/>
        </w:rPr>
        <w:t>2022 30th Signal Processing and Communications Applications Conference (SIU)</w:t>
      </w:r>
      <w:r>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Pr>
          <w:rFonts w:cs="Times New Roman"/>
          <w:szCs w:val="24"/>
        </w:rPr>
        <w:t xml:space="preserve">Aytekin, A., Bağcı, F., Bozdağ, M., Camuzcu, N., Duru, A., Elma, M. S., ... &amp; Akman, Ç. (2022, May). Relative Localization for Swarm Aerial Vehicles. </w:t>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Pr>
          <w:rFonts w:cs="Times New Roman"/>
          <w:b/>
          <w:szCs w:val="24"/>
        </w:rPr>
        <w:t>HOBBIES</w:t>
      </w:r>
    </w:p>
    <w:p w14:paraId="0F885377" w14:textId="3B2D58BD" w:rsidR="00136102" w:rsidRPr="00322EF9" w:rsidRDefault="00B96ED3" w:rsidP="00B96ED3">
      <w:pPr>
        <w:rPr>
          <w:noProof/>
        </w:rPr>
      </w:pPr>
      <w:r>
        <w:rPr>
          <w:rFonts w:cs="Times New Roman"/>
          <w:szCs w:val="24"/>
        </w:rPr>
        <w:t>Playing piano, playing chess, playing table tennis, and swimming</w:t>
      </w:r>
      <w:bookmarkStart w:id="472" w:name="LastPage"/>
      <w:bookmarkEnd w:id="472"/>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270"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2"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471"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4B11BAE7" w15:done="0"/>
  <w15:commentEx w15:paraId="2AC15A14"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EA50DFF" w16cex:dateUtc="2026-07-26T13:34:00Z"/>
  <w16cex:commentExtensible w16cex:durableId="302BB558" w16cex:dateUtc="2026-07-26T13:4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4B11BAE7" w16cid:durableId="2EA50DFF"/>
  <w16cid:commentId w16cid:paraId="2AC15A14" w16cid:durableId="302BB558"/>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2F0687" w14:textId="77777777" w:rsidR="00487F20" w:rsidRPr="00BA1179" w:rsidRDefault="00487F20">
      <w:pPr>
        <w:spacing w:after="0" w:line="240" w:lineRule="auto"/>
      </w:pPr>
      <w:r w:rsidRPr="00BA1179">
        <w:separator/>
      </w:r>
    </w:p>
    <w:p w14:paraId="351A6281" w14:textId="77777777" w:rsidR="00487F20" w:rsidRPr="00BA1179" w:rsidRDefault="00487F20"/>
  </w:endnote>
  <w:endnote w:type="continuationSeparator" w:id="0">
    <w:p w14:paraId="0384782F" w14:textId="77777777" w:rsidR="00487F20" w:rsidRPr="00BA1179" w:rsidRDefault="00487F20">
      <w:pPr>
        <w:spacing w:after="0" w:line="240" w:lineRule="auto"/>
      </w:pPr>
      <w:r w:rsidRPr="00BA1179">
        <w:continuationSeparator/>
      </w:r>
    </w:p>
    <w:p w14:paraId="0C034F96" w14:textId="77777777" w:rsidR="00487F20" w:rsidRPr="00BA1179" w:rsidRDefault="00487F2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56A7D" w14:textId="77777777" w:rsidR="00487F20" w:rsidRPr="00BA1179" w:rsidRDefault="00487F20">
      <w:pPr>
        <w:spacing w:after="0" w:line="240" w:lineRule="auto"/>
      </w:pPr>
      <w:r w:rsidRPr="00BA1179">
        <w:separator/>
      </w:r>
    </w:p>
    <w:p w14:paraId="1F532171" w14:textId="77777777" w:rsidR="00487F20" w:rsidRPr="00BA1179" w:rsidRDefault="00487F20"/>
  </w:footnote>
  <w:footnote w:type="continuationSeparator" w:id="0">
    <w:p w14:paraId="74644F40" w14:textId="77777777" w:rsidR="00487F20" w:rsidRPr="00BA1179" w:rsidRDefault="00487F20">
      <w:pPr>
        <w:spacing w:after="0" w:line="240" w:lineRule="auto"/>
      </w:pPr>
      <w:r w:rsidRPr="00BA1179">
        <w:continuationSeparator/>
      </w:r>
    </w:p>
    <w:p w14:paraId="47414B6D" w14:textId="77777777" w:rsidR="00487F20" w:rsidRPr="00BA1179" w:rsidRDefault="00487F2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0"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3"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6"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8"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1"/>
  </w:num>
  <w:num w:numId="2" w16cid:durableId="380713946">
    <w:abstractNumId w:val="25"/>
  </w:num>
  <w:num w:numId="3" w16cid:durableId="151802545">
    <w:abstractNumId w:val="22"/>
  </w:num>
  <w:num w:numId="4" w16cid:durableId="700394965">
    <w:abstractNumId w:val="5"/>
  </w:num>
  <w:num w:numId="5" w16cid:durableId="1482698343">
    <w:abstractNumId w:val="13"/>
  </w:num>
  <w:num w:numId="6" w16cid:durableId="90057234">
    <w:abstractNumId w:val="1"/>
  </w:num>
  <w:num w:numId="7" w16cid:durableId="471217030">
    <w:abstractNumId w:val="2"/>
  </w:num>
  <w:num w:numId="8" w16cid:durableId="115028274">
    <w:abstractNumId w:val="27"/>
  </w:num>
  <w:num w:numId="9" w16cid:durableId="1220022380">
    <w:abstractNumId w:val="20"/>
  </w:num>
  <w:num w:numId="10" w16cid:durableId="1400321087">
    <w:abstractNumId w:val="6"/>
  </w:num>
  <w:num w:numId="11" w16cid:durableId="857308791">
    <w:abstractNumId w:val="15"/>
  </w:num>
  <w:num w:numId="12" w16cid:durableId="1319385733">
    <w:abstractNumId w:val="0"/>
  </w:num>
  <w:num w:numId="13" w16cid:durableId="1239904394">
    <w:abstractNumId w:val="18"/>
  </w:num>
  <w:num w:numId="14" w16cid:durableId="1370688945">
    <w:abstractNumId w:val="28"/>
  </w:num>
  <w:num w:numId="15" w16cid:durableId="2138985465">
    <w:abstractNumId w:val="14"/>
  </w:num>
  <w:num w:numId="16" w16cid:durableId="840393301">
    <w:abstractNumId w:val="16"/>
  </w:num>
  <w:num w:numId="17" w16cid:durableId="2111929808">
    <w:abstractNumId w:val="23"/>
  </w:num>
  <w:num w:numId="18" w16cid:durableId="491332747">
    <w:abstractNumId w:val="11"/>
  </w:num>
  <w:num w:numId="19" w16cid:durableId="1867333552">
    <w:abstractNumId w:val="8"/>
  </w:num>
  <w:num w:numId="20" w16cid:durableId="1615818574">
    <w:abstractNumId w:val="5"/>
    <w:lvlOverride w:ilvl="0">
      <w:startOverride w:val="1"/>
    </w:lvlOverride>
  </w:num>
  <w:num w:numId="21" w16cid:durableId="1493906565">
    <w:abstractNumId w:val="10"/>
  </w:num>
  <w:num w:numId="22" w16cid:durableId="2037730086">
    <w:abstractNumId w:val="12"/>
  </w:num>
  <w:num w:numId="23" w16cid:durableId="1238175559">
    <w:abstractNumId w:val="17"/>
  </w:num>
  <w:num w:numId="24" w16cid:durableId="1270814731">
    <w:abstractNumId w:val="24"/>
  </w:num>
  <w:num w:numId="25" w16cid:durableId="1160542398">
    <w:abstractNumId w:val="26"/>
  </w:num>
  <w:num w:numId="26" w16cid:durableId="1752005283">
    <w:abstractNumId w:val="4"/>
  </w:num>
  <w:num w:numId="27" w16cid:durableId="1117945169">
    <w:abstractNumId w:val="19"/>
  </w:num>
  <w:num w:numId="28" w16cid:durableId="944000582">
    <w:abstractNumId w:val="7"/>
  </w:num>
  <w:num w:numId="29" w16cid:durableId="442575765">
    <w:abstractNumId w:val="9"/>
  </w:num>
  <w:num w:numId="30" w16cid:durableId="2002806443">
    <w:abstractNumId w:val="3"/>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EF4"/>
    <w:rsid w:val="00001171"/>
    <w:rsid w:val="000012F5"/>
    <w:rsid w:val="0000189D"/>
    <w:rsid w:val="00001D28"/>
    <w:rsid w:val="0000238B"/>
    <w:rsid w:val="00002476"/>
    <w:rsid w:val="000030E5"/>
    <w:rsid w:val="0000313B"/>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243"/>
    <w:rsid w:val="000419DC"/>
    <w:rsid w:val="00041C8A"/>
    <w:rsid w:val="00041CD1"/>
    <w:rsid w:val="00041D3C"/>
    <w:rsid w:val="00042797"/>
    <w:rsid w:val="00042DA5"/>
    <w:rsid w:val="000440C1"/>
    <w:rsid w:val="00045203"/>
    <w:rsid w:val="00045EFB"/>
    <w:rsid w:val="000464DC"/>
    <w:rsid w:val="00047865"/>
    <w:rsid w:val="00047ACB"/>
    <w:rsid w:val="00050384"/>
    <w:rsid w:val="00050ACA"/>
    <w:rsid w:val="00051047"/>
    <w:rsid w:val="0005139A"/>
    <w:rsid w:val="00051684"/>
    <w:rsid w:val="00053372"/>
    <w:rsid w:val="000534BF"/>
    <w:rsid w:val="0005476E"/>
    <w:rsid w:val="00055E4E"/>
    <w:rsid w:val="00057BCA"/>
    <w:rsid w:val="00057DC0"/>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4199"/>
    <w:rsid w:val="000741B8"/>
    <w:rsid w:val="000744F2"/>
    <w:rsid w:val="0007466F"/>
    <w:rsid w:val="00074B68"/>
    <w:rsid w:val="00074FC6"/>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31A"/>
    <w:rsid w:val="000923C9"/>
    <w:rsid w:val="00093734"/>
    <w:rsid w:val="00096C3A"/>
    <w:rsid w:val="00096FCA"/>
    <w:rsid w:val="00096FE2"/>
    <w:rsid w:val="00097508"/>
    <w:rsid w:val="000976BF"/>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52BF"/>
    <w:rsid w:val="000C5722"/>
    <w:rsid w:val="000C5B16"/>
    <w:rsid w:val="000C5B31"/>
    <w:rsid w:val="000C5E0C"/>
    <w:rsid w:val="000C5ED5"/>
    <w:rsid w:val="000C63F0"/>
    <w:rsid w:val="000C6C9B"/>
    <w:rsid w:val="000C7549"/>
    <w:rsid w:val="000D1E16"/>
    <w:rsid w:val="000D1ED7"/>
    <w:rsid w:val="000D2946"/>
    <w:rsid w:val="000D3A56"/>
    <w:rsid w:val="000D5481"/>
    <w:rsid w:val="000D5653"/>
    <w:rsid w:val="000D5771"/>
    <w:rsid w:val="000D5AA2"/>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37F"/>
    <w:rsid w:val="000F23C3"/>
    <w:rsid w:val="000F3283"/>
    <w:rsid w:val="000F3EE1"/>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40D66"/>
    <w:rsid w:val="00141284"/>
    <w:rsid w:val="001415AF"/>
    <w:rsid w:val="00141A20"/>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6B2C"/>
    <w:rsid w:val="00156FCD"/>
    <w:rsid w:val="001575A0"/>
    <w:rsid w:val="00157843"/>
    <w:rsid w:val="00161136"/>
    <w:rsid w:val="001618FC"/>
    <w:rsid w:val="001620F8"/>
    <w:rsid w:val="00162623"/>
    <w:rsid w:val="00162C31"/>
    <w:rsid w:val="00163C33"/>
    <w:rsid w:val="0016412C"/>
    <w:rsid w:val="0016480A"/>
    <w:rsid w:val="00165748"/>
    <w:rsid w:val="00165764"/>
    <w:rsid w:val="00165AD6"/>
    <w:rsid w:val="001663C9"/>
    <w:rsid w:val="0016675C"/>
    <w:rsid w:val="0016710E"/>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913"/>
    <w:rsid w:val="00183E06"/>
    <w:rsid w:val="001845EA"/>
    <w:rsid w:val="001846A8"/>
    <w:rsid w:val="001856B5"/>
    <w:rsid w:val="00186F07"/>
    <w:rsid w:val="00186FB3"/>
    <w:rsid w:val="0018755A"/>
    <w:rsid w:val="00187F0F"/>
    <w:rsid w:val="0019062A"/>
    <w:rsid w:val="00191003"/>
    <w:rsid w:val="00191023"/>
    <w:rsid w:val="00191758"/>
    <w:rsid w:val="00191B5D"/>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6B9"/>
    <w:rsid w:val="001B6AD8"/>
    <w:rsid w:val="001B6DC2"/>
    <w:rsid w:val="001B71B0"/>
    <w:rsid w:val="001B7BC0"/>
    <w:rsid w:val="001B7F8E"/>
    <w:rsid w:val="001C00A2"/>
    <w:rsid w:val="001C0877"/>
    <w:rsid w:val="001C08B3"/>
    <w:rsid w:val="001C09EA"/>
    <w:rsid w:val="001C1B15"/>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F75"/>
    <w:rsid w:val="001D716F"/>
    <w:rsid w:val="001D77B1"/>
    <w:rsid w:val="001D7BE8"/>
    <w:rsid w:val="001E01EA"/>
    <w:rsid w:val="001E0276"/>
    <w:rsid w:val="001E04D2"/>
    <w:rsid w:val="001E0AB2"/>
    <w:rsid w:val="001E0EE7"/>
    <w:rsid w:val="001E10D9"/>
    <w:rsid w:val="001E2420"/>
    <w:rsid w:val="001E3970"/>
    <w:rsid w:val="001E4313"/>
    <w:rsid w:val="001E4A69"/>
    <w:rsid w:val="001E4B0A"/>
    <w:rsid w:val="001E4C44"/>
    <w:rsid w:val="001E4D44"/>
    <w:rsid w:val="001E5F6D"/>
    <w:rsid w:val="001E6792"/>
    <w:rsid w:val="001E6858"/>
    <w:rsid w:val="001E73C4"/>
    <w:rsid w:val="001E7A4A"/>
    <w:rsid w:val="001F01EF"/>
    <w:rsid w:val="001F0706"/>
    <w:rsid w:val="001F0C16"/>
    <w:rsid w:val="001F19DE"/>
    <w:rsid w:val="001F1A15"/>
    <w:rsid w:val="001F1A94"/>
    <w:rsid w:val="001F1C04"/>
    <w:rsid w:val="001F2282"/>
    <w:rsid w:val="001F349C"/>
    <w:rsid w:val="001F446C"/>
    <w:rsid w:val="001F4A41"/>
    <w:rsid w:val="001F4AC8"/>
    <w:rsid w:val="001F52FE"/>
    <w:rsid w:val="001F5449"/>
    <w:rsid w:val="001F5627"/>
    <w:rsid w:val="001F56B0"/>
    <w:rsid w:val="001F62E7"/>
    <w:rsid w:val="001F74F4"/>
    <w:rsid w:val="001F7F9E"/>
    <w:rsid w:val="00200305"/>
    <w:rsid w:val="00201233"/>
    <w:rsid w:val="00201F0C"/>
    <w:rsid w:val="00203658"/>
    <w:rsid w:val="00203932"/>
    <w:rsid w:val="002039CA"/>
    <w:rsid w:val="00204383"/>
    <w:rsid w:val="00204C6B"/>
    <w:rsid w:val="00205AC4"/>
    <w:rsid w:val="002068DD"/>
    <w:rsid w:val="0020692C"/>
    <w:rsid w:val="00210BED"/>
    <w:rsid w:val="00211B3E"/>
    <w:rsid w:val="00211FF6"/>
    <w:rsid w:val="0021203E"/>
    <w:rsid w:val="0021254F"/>
    <w:rsid w:val="0021312D"/>
    <w:rsid w:val="002131A9"/>
    <w:rsid w:val="00213589"/>
    <w:rsid w:val="002144A7"/>
    <w:rsid w:val="00214536"/>
    <w:rsid w:val="002148BE"/>
    <w:rsid w:val="00214CFA"/>
    <w:rsid w:val="002158AF"/>
    <w:rsid w:val="0021659C"/>
    <w:rsid w:val="00220A3F"/>
    <w:rsid w:val="00220F99"/>
    <w:rsid w:val="00221809"/>
    <w:rsid w:val="0022197D"/>
    <w:rsid w:val="002221DC"/>
    <w:rsid w:val="002228CB"/>
    <w:rsid w:val="00223B1B"/>
    <w:rsid w:val="00223B90"/>
    <w:rsid w:val="00223D81"/>
    <w:rsid w:val="00225E5B"/>
    <w:rsid w:val="00226996"/>
    <w:rsid w:val="00227623"/>
    <w:rsid w:val="002276B6"/>
    <w:rsid w:val="00227A89"/>
    <w:rsid w:val="00230038"/>
    <w:rsid w:val="00230240"/>
    <w:rsid w:val="00230662"/>
    <w:rsid w:val="00232545"/>
    <w:rsid w:val="0023256C"/>
    <w:rsid w:val="002325CD"/>
    <w:rsid w:val="00232745"/>
    <w:rsid w:val="00232B3C"/>
    <w:rsid w:val="00233503"/>
    <w:rsid w:val="00234C26"/>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B05D6"/>
    <w:rsid w:val="002B05D8"/>
    <w:rsid w:val="002B0EC0"/>
    <w:rsid w:val="002B1593"/>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62E"/>
    <w:rsid w:val="002E1C6C"/>
    <w:rsid w:val="002E21E6"/>
    <w:rsid w:val="002E28AA"/>
    <w:rsid w:val="002E2A74"/>
    <w:rsid w:val="002E3559"/>
    <w:rsid w:val="002E4187"/>
    <w:rsid w:val="002E45CE"/>
    <w:rsid w:val="002E4F10"/>
    <w:rsid w:val="002E5CD0"/>
    <w:rsid w:val="002E610C"/>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B47"/>
    <w:rsid w:val="003102D1"/>
    <w:rsid w:val="003104E6"/>
    <w:rsid w:val="003111F8"/>
    <w:rsid w:val="00311736"/>
    <w:rsid w:val="00311CCA"/>
    <w:rsid w:val="003129D9"/>
    <w:rsid w:val="00312C68"/>
    <w:rsid w:val="00312D49"/>
    <w:rsid w:val="00313393"/>
    <w:rsid w:val="003133DD"/>
    <w:rsid w:val="003147E3"/>
    <w:rsid w:val="00314823"/>
    <w:rsid w:val="00314ABD"/>
    <w:rsid w:val="003159D5"/>
    <w:rsid w:val="00315B58"/>
    <w:rsid w:val="00315F93"/>
    <w:rsid w:val="003161F6"/>
    <w:rsid w:val="0032007F"/>
    <w:rsid w:val="00320403"/>
    <w:rsid w:val="00320772"/>
    <w:rsid w:val="003208F2"/>
    <w:rsid w:val="00320A6E"/>
    <w:rsid w:val="00320F0D"/>
    <w:rsid w:val="00321BFC"/>
    <w:rsid w:val="0032251E"/>
    <w:rsid w:val="00322EF9"/>
    <w:rsid w:val="0032367E"/>
    <w:rsid w:val="00323FA4"/>
    <w:rsid w:val="003241A8"/>
    <w:rsid w:val="00324371"/>
    <w:rsid w:val="003252B9"/>
    <w:rsid w:val="0032587E"/>
    <w:rsid w:val="003259D6"/>
    <w:rsid w:val="00325C1A"/>
    <w:rsid w:val="003264A0"/>
    <w:rsid w:val="00327F7B"/>
    <w:rsid w:val="003301FF"/>
    <w:rsid w:val="0033073D"/>
    <w:rsid w:val="00330F69"/>
    <w:rsid w:val="0033118E"/>
    <w:rsid w:val="0033234F"/>
    <w:rsid w:val="0033325E"/>
    <w:rsid w:val="00334235"/>
    <w:rsid w:val="00334238"/>
    <w:rsid w:val="0033456A"/>
    <w:rsid w:val="00334870"/>
    <w:rsid w:val="003348C9"/>
    <w:rsid w:val="003354E0"/>
    <w:rsid w:val="0033566A"/>
    <w:rsid w:val="0033599B"/>
    <w:rsid w:val="00336798"/>
    <w:rsid w:val="00336B04"/>
    <w:rsid w:val="00337657"/>
    <w:rsid w:val="00337CA0"/>
    <w:rsid w:val="00337D9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7B8"/>
    <w:rsid w:val="00357FEB"/>
    <w:rsid w:val="00360768"/>
    <w:rsid w:val="00360E23"/>
    <w:rsid w:val="0036129C"/>
    <w:rsid w:val="00361515"/>
    <w:rsid w:val="00361A4B"/>
    <w:rsid w:val="0036254E"/>
    <w:rsid w:val="0036271A"/>
    <w:rsid w:val="0036286A"/>
    <w:rsid w:val="0036323B"/>
    <w:rsid w:val="00363AEC"/>
    <w:rsid w:val="0036404C"/>
    <w:rsid w:val="00364447"/>
    <w:rsid w:val="00364617"/>
    <w:rsid w:val="0036625B"/>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B033E"/>
    <w:rsid w:val="003B1A8C"/>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6250"/>
    <w:rsid w:val="003E6CED"/>
    <w:rsid w:val="003E6E12"/>
    <w:rsid w:val="003E7E7A"/>
    <w:rsid w:val="003F036B"/>
    <w:rsid w:val="003F0B19"/>
    <w:rsid w:val="003F0B5F"/>
    <w:rsid w:val="003F0B91"/>
    <w:rsid w:val="003F1BBE"/>
    <w:rsid w:val="003F2D01"/>
    <w:rsid w:val="003F4331"/>
    <w:rsid w:val="003F4F13"/>
    <w:rsid w:val="003F5627"/>
    <w:rsid w:val="003F57CA"/>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10CB"/>
    <w:rsid w:val="00411C67"/>
    <w:rsid w:val="00411C74"/>
    <w:rsid w:val="00412551"/>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31E5"/>
    <w:rsid w:val="004342E7"/>
    <w:rsid w:val="00434C2E"/>
    <w:rsid w:val="004350E4"/>
    <w:rsid w:val="004354D1"/>
    <w:rsid w:val="00435A4B"/>
    <w:rsid w:val="004368D4"/>
    <w:rsid w:val="0043743E"/>
    <w:rsid w:val="00437BDA"/>
    <w:rsid w:val="00437F3C"/>
    <w:rsid w:val="00441447"/>
    <w:rsid w:val="00441AC2"/>
    <w:rsid w:val="00441B06"/>
    <w:rsid w:val="00442043"/>
    <w:rsid w:val="004420CB"/>
    <w:rsid w:val="00442310"/>
    <w:rsid w:val="00442FB6"/>
    <w:rsid w:val="00443888"/>
    <w:rsid w:val="004441DF"/>
    <w:rsid w:val="00444804"/>
    <w:rsid w:val="00444AD5"/>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4482"/>
    <w:rsid w:val="004546B1"/>
    <w:rsid w:val="00454BC2"/>
    <w:rsid w:val="00454CE5"/>
    <w:rsid w:val="00455835"/>
    <w:rsid w:val="0045593E"/>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4BB4"/>
    <w:rsid w:val="00494EF4"/>
    <w:rsid w:val="00495114"/>
    <w:rsid w:val="0049581E"/>
    <w:rsid w:val="004959EE"/>
    <w:rsid w:val="00495DA1"/>
    <w:rsid w:val="0049665D"/>
    <w:rsid w:val="00496CAD"/>
    <w:rsid w:val="004977DA"/>
    <w:rsid w:val="004A0A5B"/>
    <w:rsid w:val="004A0B31"/>
    <w:rsid w:val="004A19C3"/>
    <w:rsid w:val="004A1D64"/>
    <w:rsid w:val="004A2170"/>
    <w:rsid w:val="004A2580"/>
    <w:rsid w:val="004A272B"/>
    <w:rsid w:val="004A2A46"/>
    <w:rsid w:val="004A2E4E"/>
    <w:rsid w:val="004A3677"/>
    <w:rsid w:val="004A375C"/>
    <w:rsid w:val="004A493B"/>
    <w:rsid w:val="004A4DE2"/>
    <w:rsid w:val="004A4E27"/>
    <w:rsid w:val="004A4E90"/>
    <w:rsid w:val="004A58FF"/>
    <w:rsid w:val="004A6192"/>
    <w:rsid w:val="004A708E"/>
    <w:rsid w:val="004A7567"/>
    <w:rsid w:val="004A791E"/>
    <w:rsid w:val="004A7C67"/>
    <w:rsid w:val="004A7DA6"/>
    <w:rsid w:val="004B01FF"/>
    <w:rsid w:val="004B0792"/>
    <w:rsid w:val="004B133A"/>
    <w:rsid w:val="004B1B1B"/>
    <w:rsid w:val="004B1B79"/>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5B1"/>
    <w:rsid w:val="004C1C5F"/>
    <w:rsid w:val="004C1D40"/>
    <w:rsid w:val="004C2180"/>
    <w:rsid w:val="004C2672"/>
    <w:rsid w:val="004C41E6"/>
    <w:rsid w:val="004C4C18"/>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7338"/>
    <w:rsid w:val="004E7F34"/>
    <w:rsid w:val="004F21EA"/>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5329"/>
    <w:rsid w:val="0052549C"/>
    <w:rsid w:val="00525794"/>
    <w:rsid w:val="005257D2"/>
    <w:rsid w:val="00525999"/>
    <w:rsid w:val="00525AC6"/>
    <w:rsid w:val="00526294"/>
    <w:rsid w:val="005268FA"/>
    <w:rsid w:val="005274ED"/>
    <w:rsid w:val="005308B2"/>
    <w:rsid w:val="00530CB3"/>
    <w:rsid w:val="00530D7E"/>
    <w:rsid w:val="00532644"/>
    <w:rsid w:val="00532877"/>
    <w:rsid w:val="00534904"/>
    <w:rsid w:val="00535BF0"/>
    <w:rsid w:val="0053656F"/>
    <w:rsid w:val="005370BC"/>
    <w:rsid w:val="005377D2"/>
    <w:rsid w:val="00537811"/>
    <w:rsid w:val="00540E77"/>
    <w:rsid w:val="00541045"/>
    <w:rsid w:val="0054217E"/>
    <w:rsid w:val="0054290E"/>
    <w:rsid w:val="0054307F"/>
    <w:rsid w:val="00543742"/>
    <w:rsid w:val="00544123"/>
    <w:rsid w:val="0054441B"/>
    <w:rsid w:val="00544615"/>
    <w:rsid w:val="0054511D"/>
    <w:rsid w:val="00545308"/>
    <w:rsid w:val="005457AF"/>
    <w:rsid w:val="00545A37"/>
    <w:rsid w:val="00545A4F"/>
    <w:rsid w:val="005465C4"/>
    <w:rsid w:val="005470D5"/>
    <w:rsid w:val="005477EF"/>
    <w:rsid w:val="00547DF5"/>
    <w:rsid w:val="00551107"/>
    <w:rsid w:val="0055156B"/>
    <w:rsid w:val="00551589"/>
    <w:rsid w:val="0055193A"/>
    <w:rsid w:val="0055253A"/>
    <w:rsid w:val="00553483"/>
    <w:rsid w:val="00553C6C"/>
    <w:rsid w:val="005542BB"/>
    <w:rsid w:val="00554628"/>
    <w:rsid w:val="00554EB4"/>
    <w:rsid w:val="00556482"/>
    <w:rsid w:val="00556EAC"/>
    <w:rsid w:val="00557A5B"/>
    <w:rsid w:val="00557F6D"/>
    <w:rsid w:val="0056366B"/>
    <w:rsid w:val="00564011"/>
    <w:rsid w:val="00564881"/>
    <w:rsid w:val="00564945"/>
    <w:rsid w:val="0056496E"/>
    <w:rsid w:val="005649A6"/>
    <w:rsid w:val="00564F7D"/>
    <w:rsid w:val="0056590A"/>
    <w:rsid w:val="005662D7"/>
    <w:rsid w:val="00566E8B"/>
    <w:rsid w:val="00567A2D"/>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5364"/>
    <w:rsid w:val="005872E6"/>
    <w:rsid w:val="005879EB"/>
    <w:rsid w:val="005906CC"/>
    <w:rsid w:val="0059136F"/>
    <w:rsid w:val="005913B1"/>
    <w:rsid w:val="00591D2A"/>
    <w:rsid w:val="00591F93"/>
    <w:rsid w:val="00593022"/>
    <w:rsid w:val="0059394F"/>
    <w:rsid w:val="0059428F"/>
    <w:rsid w:val="00594B68"/>
    <w:rsid w:val="0059673C"/>
    <w:rsid w:val="00596857"/>
    <w:rsid w:val="005970F1"/>
    <w:rsid w:val="00597ABC"/>
    <w:rsid w:val="00597F50"/>
    <w:rsid w:val="005A0213"/>
    <w:rsid w:val="005A06EE"/>
    <w:rsid w:val="005A077E"/>
    <w:rsid w:val="005A0E79"/>
    <w:rsid w:val="005A1681"/>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385B"/>
    <w:rsid w:val="005C3EB9"/>
    <w:rsid w:val="005C46BD"/>
    <w:rsid w:val="005C504F"/>
    <w:rsid w:val="005C5E23"/>
    <w:rsid w:val="005C5F75"/>
    <w:rsid w:val="005C63CD"/>
    <w:rsid w:val="005C68F0"/>
    <w:rsid w:val="005C7567"/>
    <w:rsid w:val="005C7D5D"/>
    <w:rsid w:val="005D0459"/>
    <w:rsid w:val="005D0BE9"/>
    <w:rsid w:val="005D1199"/>
    <w:rsid w:val="005D1D0B"/>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8B9"/>
    <w:rsid w:val="005F4B1F"/>
    <w:rsid w:val="005F52FB"/>
    <w:rsid w:val="005F5486"/>
    <w:rsid w:val="005F55ED"/>
    <w:rsid w:val="005F5662"/>
    <w:rsid w:val="005F6494"/>
    <w:rsid w:val="005F77A6"/>
    <w:rsid w:val="005F7DC1"/>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275"/>
    <w:rsid w:val="0061393A"/>
    <w:rsid w:val="006139C3"/>
    <w:rsid w:val="00613DF6"/>
    <w:rsid w:val="0061541C"/>
    <w:rsid w:val="006155C9"/>
    <w:rsid w:val="00615981"/>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D62"/>
    <w:rsid w:val="00623628"/>
    <w:rsid w:val="006240E8"/>
    <w:rsid w:val="0062490B"/>
    <w:rsid w:val="00624E1A"/>
    <w:rsid w:val="006252C9"/>
    <w:rsid w:val="00625746"/>
    <w:rsid w:val="006257B2"/>
    <w:rsid w:val="00625D05"/>
    <w:rsid w:val="00625E36"/>
    <w:rsid w:val="00626653"/>
    <w:rsid w:val="00627B07"/>
    <w:rsid w:val="00627CE6"/>
    <w:rsid w:val="00631856"/>
    <w:rsid w:val="006321B2"/>
    <w:rsid w:val="0063295E"/>
    <w:rsid w:val="00632F57"/>
    <w:rsid w:val="0063304E"/>
    <w:rsid w:val="006344E9"/>
    <w:rsid w:val="006349C5"/>
    <w:rsid w:val="00634E9E"/>
    <w:rsid w:val="00634F09"/>
    <w:rsid w:val="006353E8"/>
    <w:rsid w:val="0063548F"/>
    <w:rsid w:val="006359F2"/>
    <w:rsid w:val="0063619B"/>
    <w:rsid w:val="00636A1F"/>
    <w:rsid w:val="00640FD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763"/>
    <w:rsid w:val="0066396B"/>
    <w:rsid w:val="00663E5E"/>
    <w:rsid w:val="00664D68"/>
    <w:rsid w:val="006652AF"/>
    <w:rsid w:val="006652EA"/>
    <w:rsid w:val="00665686"/>
    <w:rsid w:val="006658AC"/>
    <w:rsid w:val="00665B37"/>
    <w:rsid w:val="00666595"/>
    <w:rsid w:val="00667555"/>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E68"/>
    <w:rsid w:val="006A484B"/>
    <w:rsid w:val="006A498A"/>
    <w:rsid w:val="006A52C6"/>
    <w:rsid w:val="006A56FA"/>
    <w:rsid w:val="006A609A"/>
    <w:rsid w:val="006A6439"/>
    <w:rsid w:val="006A6899"/>
    <w:rsid w:val="006B040D"/>
    <w:rsid w:val="006B06A8"/>
    <w:rsid w:val="006B08F5"/>
    <w:rsid w:val="006B0919"/>
    <w:rsid w:val="006B0A6C"/>
    <w:rsid w:val="006B0B48"/>
    <w:rsid w:val="006B0F10"/>
    <w:rsid w:val="006B2A42"/>
    <w:rsid w:val="006B2B9C"/>
    <w:rsid w:val="006B3E1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B6"/>
    <w:rsid w:val="006F49F6"/>
    <w:rsid w:val="006F5EFF"/>
    <w:rsid w:val="006F67F5"/>
    <w:rsid w:val="006F6D68"/>
    <w:rsid w:val="006F737E"/>
    <w:rsid w:val="006F7479"/>
    <w:rsid w:val="00700785"/>
    <w:rsid w:val="00701E49"/>
    <w:rsid w:val="00703490"/>
    <w:rsid w:val="00703504"/>
    <w:rsid w:val="007035BF"/>
    <w:rsid w:val="007037CF"/>
    <w:rsid w:val="00703B3A"/>
    <w:rsid w:val="00704235"/>
    <w:rsid w:val="00704278"/>
    <w:rsid w:val="0070469B"/>
    <w:rsid w:val="00705014"/>
    <w:rsid w:val="007052DB"/>
    <w:rsid w:val="0070537C"/>
    <w:rsid w:val="00705742"/>
    <w:rsid w:val="00705775"/>
    <w:rsid w:val="00705BFB"/>
    <w:rsid w:val="00705E99"/>
    <w:rsid w:val="00706709"/>
    <w:rsid w:val="00706BEA"/>
    <w:rsid w:val="00707194"/>
    <w:rsid w:val="0070791D"/>
    <w:rsid w:val="0071057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FCF"/>
    <w:rsid w:val="00761323"/>
    <w:rsid w:val="00761778"/>
    <w:rsid w:val="007618A6"/>
    <w:rsid w:val="007618DB"/>
    <w:rsid w:val="00761C8E"/>
    <w:rsid w:val="00761F50"/>
    <w:rsid w:val="0076235D"/>
    <w:rsid w:val="00762B29"/>
    <w:rsid w:val="00762C18"/>
    <w:rsid w:val="0076318C"/>
    <w:rsid w:val="0076342E"/>
    <w:rsid w:val="00763E1D"/>
    <w:rsid w:val="007651A4"/>
    <w:rsid w:val="007651E7"/>
    <w:rsid w:val="0076543F"/>
    <w:rsid w:val="00765A00"/>
    <w:rsid w:val="00765F6D"/>
    <w:rsid w:val="00766AA8"/>
    <w:rsid w:val="00766F73"/>
    <w:rsid w:val="00767C6B"/>
    <w:rsid w:val="00770028"/>
    <w:rsid w:val="00770778"/>
    <w:rsid w:val="00770B1C"/>
    <w:rsid w:val="00770D99"/>
    <w:rsid w:val="00770F9C"/>
    <w:rsid w:val="00771E7B"/>
    <w:rsid w:val="00772670"/>
    <w:rsid w:val="00772D7D"/>
    <w:rsid w:val="00773336"/>
    <w:rsid w:val="00773946"/>
    <w:rsid w:val="00773E23"/>
    <w:rsid w:val="00774005"/>
    <w:rsid w:val="00774086"/>
    <w:rsid w:val="00774594"/>
    <w:rsid w:val="007745DC"/>
    <w:rsid w:val="007747F5"/>
    <w:rsid w:val="00775C56"/>
    <w:rsid w:val="00775E67"/>
    <w:rsid w:val="007761A0"/>
    <w:rsid w:val="00776C91"/>
    <w:rsid w:val="00777729"/>
    <w:rsid w:val="00777C99"/>
    <w:rsid w:val="007809BA"/>
    <w:rsid w:val="00780C78"/>
    <w:rsid w:val="00781011"/>
    <w:rsid w:val="007811A3"/>
    <w:rsid w:val="007812FA"/>
    <w:rsid w:val="00781751"/>
    <w:rsid w:val="00781F44"/>
    <w:rsid w:val="007823D0"/>
    <w:rsid w:val="007827F8"/>
    <w:rsid w:val="00782C9E"/>
    <w:rsid w:val="00782EFE"/>
    <w:rsid w:val="00783A8F"/>
    <w:rsid w:val="00785448"/>
    <w:rsid w:val="00785965"/>
    <w:rsid w:val="00785AFB"/>
    <w:rsid w:val="00786100"/>
    <w:rsid w:val="00786270"/>
    <w:rsid w:val="00787676"/>
    <w:rsid w:val="00793451"/>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7A"/>
    <w:rsid w:val="007A40EE"/>
    <w:rsid w:val="007A4303"/>
    <w:rsid w:val="007A5A8E"/>
    <w:rsid w:val="007A5EAB"/>
    <w:rsid w:val="007A67E4"/>
    <w:rsid w:val="007A6BAD"/>
    <w:rsid w:val="007A74A3"/>
    <w:rsid w:val="007B0401"/>
    <w:rsid w:val="007B0744"/>
    <w:rsid w:val="007B15CA"/>
    <w:rsid w:val="007B173F"/>
    <w:rsid w:val="007B256F"/>
    <w:rsid w:val="007B2DF2"/>
    <w:rsid w:val="007B2F17"/>
    <w:rsid w:val="007B30D2"/>
    <w:rsid w:val="007B46B6"/>
    <w:rsid w:val="007B4FA4"/>
    <w:rsid w:val="007B5025"/>
    <w:rsid w:val="007B54C8"/>
    <w:rsid w:val="007B61F1"/>
    <w:rsid w:val="007B64D0"/>
    <w:rsid w:val="007B6F25"/>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394"/>
    <w:rsid w:val="00805B95"/>
    <w:rsid w:val="00805BEA"/>
    <w:rsid w:val="00805C66"/>
    <w:rsid w:val="008061B6"/>
    <w:rsid w:val="0080634F"/>
    <w:rsid w:val="0080675B"/>
    <w:rsid w:val="00807303"/>
    <w:rsid w:val="0080730A"/>
    <w:rsid w:val="00810901"/>
    <w:rsid w:val="00810F06"/>
    <w:rsid w:val="00812B77"/>
    <w:rsid w:val="00812FD4"/>
    <w:rsid w:val="008140EE"/>
    <w:rsid w:val="00814158"/>
    <w:rsid w:val="0081455B"/>
    <w:rsid w:val="00815263"/>
    <w:rsid w:val="008152E1"/>
    <w:rsid w:val="008164E7"/>
    <w:rsid w:val="008167D0"/>
    <w:rsid w:val="00816C9A"/>
    <w:rsid w:val="008177AA"/>
    <w:rsid w:val="0081796E"/>
    <w:rsid w:val="00821BD2"/>
    <w:rsid w:val="0082280A"/>
    <w:rsid w:val="008235B5"/>
    <w:rsid w:val="0082370B"/>
    <w:rsid w:val="00823DB7"/>
    <w:rsid w:val="00824191"/>
    <w:rsid w:val="00824972"/>
    <w:rsid w:val="00824DEE"/>
    <w:rsid w:val="00825F34"/>
    <w:rsid w:val="008261B7"/>
    <w:rsid w:val="008273EA"/>
    <w:rsid w:val="008277B6"/>
    <w:rsid w:val="008277ED"/>
    <w:rsid w:val="00827B7E"/>
    <w:rsid w:val="00827BA1"/>
    <w:rsid w:val="00827EDD"/>
    <w:rsid w:val="00830353"/>
    <w:rsid w:val="00830675"/>
    <w:rsid w:val="00830A64"/>
    <w:rsid w:val="00831B89"/>
    <w:rsid w:val="00832231"/>
    <w:rsid w:val="008323E2"/>
    <w:rsid w:val="008324D1"/>
    <w:rsid w:val="00832FE1"/>
    <w:rsid w:val="008333C0"/>
    <w:rsid w:val="00834452"/>
    <w:rsid w:val="00835E38"/>
    <w:rsid w:val="008362BA"/>
    <w:rsid w:val="0083641E"/>
    <w:rsid w:val="00836773"/>
    <w:rsid w:val="00836C1E"/>
    <w:rsid w:val="00837FF1"/>
    <w:rsid w:val="00840E3E"/>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6150"/>
    <w:rsid w:val="008564D0"/>
    <w:rsid w:val="00856724"/>
    <w:rsid w:val="00856839"/>
    <w:rsid w:val="008571A6"/>
    <w:rsid w:val="008572B6"/>
    <w:rsid w:val="00857729"/>
    <w:rsid w:val="00857FAA"/>
    <w:rsid w:val="00860D0C"/>
    <w:rsid w:val="0086103F"/>
    <w:rsid w:val="0086287B"/>
    <w:rsid w:val="008640E5"/>
    <w:rsid w:val="008645B9"/>
    <w:rsid w:val="00864A7F"/>
    <w:rsid w:val="008656CA"/>
    <w:rsid w:val="00865DA8"/>
    <w:rsid w:val="00865F75"/>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994"/>
    <w:rsid w:val="008757FF"/>
    <w:rsid w:val="00875BA5"/>
    <w:rsid w:val="00876ED3"/>
    <w:rsid w:val="00877E5C"/>
    <w:rsid w:val="0088028C"/>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F4E"/>
    <w:rsid w:val="0089202F"/>
    <w:rsid w:val="00892038"/>
    <w:rsid w:val="008921BD"/>
    <w:rsid w:val="0089258B"/>
    <w:rsid w:val="008925F7"/>
    <w:rsid w:val="00892912"/>
    <w:rsid w:val="00892EF6"/>
    <w:rsid w:val="0089368B"/>
    <w:rsid w:val="008949E4"/>
    <w:rsid w:val="008949EA"/>
    <w:rsid w:val="00894B06"/>
    <w:rsid w:val="00894C72"/>
    <w:rsid w:val="0089674D"/>
    <w:rsid w:val="008967E0"/>
    <w:rsid w:val="00897681"/>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4713"/>
    <w:rsid w:val="008F5973"/>
    <w:rsid w:val="008F5DFE"/>
    <w:rsid w:val="008F6027"/>
    <w:rsid w:val="008F65B3"/>
    <w:rsid w:val="008F6A10"/>
    <w:rsid w:val="008F6E92"/>
    <w:rsid w:val="00901A6B"/>
    <w:rsid w:val="00902178"/>
    <w:rsid w:val="0090235B"/>
    <w:rsid w:val="00902759"/>
    <w:rsid w:val="00902DB2"/>
    <w:rsid w:val="00903235"/>
    <w:rsid w:val="009041C6"/>
    <w:rsid w:val="009052BA"/>
    <w:rsid w:val="0090656D"/>
    <w:rsid w:val="00906959"/>
    <w:rsid w:val="00906A20"/>
    <w:rsid w:val="00906D78"/>
    <w:rsid w:val="009074F8"/>
    <w:rsid w:val="0091034B"/>
    <w:rsid w:val="00911610"/>
    <w:rsid w:val="00912B98"/>
    <w:rsid w:val="00912D68"/>
    <w:rsid w:val="00912FA1"/>
    <w:rsid w:val="00914A1A"/>
    <w:rsid w:val="00914CCC"/>
    <w:rsid w:val="00915818"/>
    <w:rsid w:val="009161B2"/>
    <w:rsid w:val="00916D2C"/>
    <w:rsid w:val="0091784F"/>
    <w:rsid w:val="00917D62"/>
    <w:rsid w:val="00917E28"/>
    <w:rsid w:val="00920688"/>
    <w:rsid w:val="00920D2B"/>
    <w:rsid w:val="009216B1"/>
    <w:rsid w:val="00921BAD"/>
    <w:rsid w:val="00921DE4"/>
    <w:rsid w:val="00921F22"/>
    <w:rsid w:val="00922306"/>
    <w:rsid w:val="00922C6F"/>
    <w:rsid w:val="00922F77"/>
    <w:rsid w:val="009232F0"/>
    <w:rsid w:val="00923FE0"/>
    <w:rsid w:val="00924793"/>
    <w:rsid w:val="009248D5"/>
    <w:rsid w:val="00924C11"/>
    <w:rsid w:val="00925161"/>
    <w:rsid w:val="0092548F"/>
    <w:rsid w:val="00925C90"/>
    <w:rsid w:val="00927F33"/>
    <w:rsid w:val="00930507"/>
    <w:rsid w:val="00930525"/>
    <w:rsid w:val="00932561"/>
    <w:rsid w:val="00932651"/>
    <w:rsid w:val="00933225"/>
    <w:rsid w:val="00933B30"/>
    <w:rsid w:val="0093416E"/>
    <w:rsid w:val="00934697"/>
    <w:rsid w:val="00934C08"/>
    <w:rsid w:val="00936063"/>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5DB3"/>
    <w:rsid w:val="00967513"/>
    <w:rsid w:val="00967849"/>
    <w:rsid w:val="009679B3"/>
    <w:rsid w:val="00970104"/>
    <w:rsid w:val="00970DE6"/>
    <w:rsid w:val="00971654"/>
    <w:rsid w:val="009723EF"/>
    <w:rsid w:val="009730DE"/>
    <w:rsid w:val="0097372A"/>
    <w:rsid w:val="00974577"/>
    <w:rsid w:val="00974FB6"/>
    <w:rsid w:val="0097685C"/>
    <w:rsid w:val="00976F8E"/>
    <w:rsid w:val="009774F7"/>
    <w:rsid w:val="00977ACF"/>
    <w:rsid w:val="00977B00"/>
    <w:rsid w:val="009803D6"/>
    <w:rsid w:val="009808B4"/>
    <w:rsid w:val="0098351B"/>
    <w:rsid w:val="00983CA6"/>
    <w:rsid w:val="00984D26"/>
    <w:rsid w:val="009864B2"/>
    <w:rsid w:val="0098672C"/>
    <w:rsid w:val="009870EC"/>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6B19"/>
    <w:rsid w:val="009C6E1B"/>
    <w:rsid w:val="009C6E5F"/>
    <w:rsid w:val="009C77E8"/>
    <w:rsid w:val="009D0DA0"/>
    <w:rsid w:val="009D0EB6"/>
    <w:rsid w:val="009D0F69"/>
    <w:rsid w:val="009D1F36"/>
    <w:rsid w:val="009D255E"/>
    <w:rsid w:val="009D25B4"/>
    <w:rsid w:val="009D262E"/>
    <w:rsid w:val="009D27B3"/>
    <w:rsid w:val="009D2AAD"/>
    <w:rsid w:val="009D2CED"/>
    <w:rsid w:val="009D2E4E"/>
    <w:rsid w:val="009D41A5"/>
    <w:rsid w:val="009D44F3"/>
    <w:rsid w:val="009D45F8"/>
    <w:rsid w:val="009D49A0"/>
    <w:rsid w:val="009D5C3D"/>
    <w:rsid w:val="009D6568"/>
    <w:rsid w:val="009D67C1"/>
    <w:rsid w:val="009D6948"/>
    <w:rsid w:val="009D7A72"/>
    <w:rsid w:val="009E0199"/>
    <w:rsid w:val="009E0287"/>
    <w:rsid w:val="009E11C0"/>
    <w:rsid w:val="009E1415"/>
    <w:rsid w:val="009E1678"/>
    <w:rsid w:val="009E16A8"/>
    <w:rsid w:val="009E1B75"/>
    <w:rsid w:val="009E219A"/>
    <w:rsid w:val="009E2BD8"/>
    <w:rsid w:val="009E3570"/>
    <w:rsid w:val="009E3DA7"/>
    <w:rsid w:val="009E4335"/>
    <w:rsid w:val="009E4548"/>
    <w:rsid w:val="009E5AAD"/>
    <w:rsid w:val="009E5EE7"/>
    <w:rsid w:val="009E60BD"/>
    <w:rsid w:val="009E61DA"/>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57A"/>
    <w:rsid w:val="009F2EA7"/>
    <w:rsid w:val="009F325B"/>
    <w:rsid w:val="009F37FD"/>
    <w:rsid w:val="009F3865"/>
    <w:rsid w:val="009F3FFE"/>
    <w:rsid w:val="009F4137"/>
    <w:rsid w:val="009F4A46"/>
    <w:rsid w:val="009F53AE"/>
    <w:rsid w:val="009F637B"/>
    <w:rsid w:val="009F6480"/>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D0B"/>
    <w:rsid w:val="00A230A3"/>
    <w:rsid w:val="00A2318B"/>
    <w:rsid w:val="00A24EC5"/>
    <w:rsid w:val="00A257E6"/>
    <w:rsid w:val="00A26616"/>
    <w:rsid w:val="00A26D6D"/>
    <w:rsid w:val="00A2744C"/>
    <w:rsid w:val="00A27679"/>
    <w:rsid w:val="00A27B14"/>
    <w:rsid w:val="00A27D60"/>
    <w:rsid w:val="00A30F66"/>
    <w:rsid w:val="00A3121A"/>
    <w:rsid w:val="00A31B17"/>
    <w:rsid w:val="00A31FCE"/>
    <w:rsid w:val="00A329C3"/>
    <w:rsid w:val="00A32C9D"/>
    <w:rsid w:val="00A3368D"/>
    <w:rsid w:val="00A3379C"/>
    <w:rsid w:val="00A33C46"/>
    <w:rsid w:val="00A33F79"/>
    <w:rsid w:val="00A34609"/>
    <w:rsid w:val="00A362AA"/>
    <w:rsid w:val="00A36C2C"/>
    <w:rsid w:val="00A36D3F"/>
    <w:rsid w:val="00A40AAA"/>
    <w:rsid w:val="00A40BE5"/>
    <w:rsid w:val="00A40D39"/>
    <w:rsid w:val="00A40D5A"/>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4CAD"/>
    <w:rsid w:val="00A54CE9"/>
    <w:rsid w:val="00A55268"/>
    <w:rsid w:val="00A55392"/>
    <w:rsid w:val="00A5540B"/>
    <w:rsid w:val="00A559B0"/>
    <w:rsid w:val="00A5632B"/>
    <w:rsid w:val="00A56C40"/>
    <w:rsid w:val="00A60B98"/>
    <w:rsid w:val="00A60E08"/>
    <w:rsid w:val="00A610FC"/>
    <w:rsid w:val="00A614A3"/>
    <w:rsid w:val="00A623AC"/>
    <w:rsid w:val="00A62570"/>
    <w:rsid w:val="00A629B7"/>
    <w:rsid w:val="00A62A7F"/>
    <w:rsid w:val="00A63F13"/>
    <w:rsid w:val="00A64E22"/>
    <w:rsid w:val="00A654FA"/>
    <w:rsid w:val="00A6763B"/>
    <w:rsid w:val="00A67741"/>
    <w:rsid w:val="00A70180"/>
    <w:rsid w:val="00A70B86"/>
    <w:rsid w:val="00A7160A"/>
    <w:rsid w:val="00A71E80"/>
    <w:rsid w:val="00A72B29"/>
    <w:rsid w:val="00A72C36"/>
    <w:rsid w:val="00A7331C"/>
    <w:rsid w:val="00A73923"/>
    <w:rsid w:val="00A744CC"/>
    <w:rsid w:val="00A747A5"/>
    <w:rsid w:val="00A7487B"/>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FD7"/>
    <w:rsid w:val="00A860DD"/>
    <w:rsid w:val="00A860FC"/>
    <w:rsid w:val="00A8679D"/>
    <w:rsid w:val="00A8693B"/>
    <w:rsid w:val="00A86CAF"/>
    <w:rsid w:val="00A87A11"/>
    <w:rsid w:val="00A9009E"/>
    <w:rsid w:val="00A90B6B"/>
    <w:rsid w:val="00A90E45"/>
    <w:rsid w:val="00A90FE4"/>
    <w:rsid w:val="00A912A0"/>
    <w:rsid w:val="00A925EC"/>
    <w:rsid w:val="00A928BF"/>
    <w:rsid w:val="00A92A71"/>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267B"/>
    <w:rsid w:val="00AA28C7"/>
    <w:rsid w:val="00AA28F3"/>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B77"/>
    <w:rsid w:val="00AE566D"/>
    <w:rsid w:val="00AE5AA0"/>
    <w:rsid w:val="00AE7454"/>
    <w:rsid w:val="00AE74C2"/>
    <w:rsid w:val="00AE78E0"/>
    <w:rsid w:val="00AF0021"/>
    <w:rsid w:val="00AF03A1"/>
    <w:rsid w:val="00AF0CB2"/>
    <w:rsid w:val="00AF0D9B"/>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1121"/>
    <w:rsid w:val="00B41BCC"/>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F7F"/>
    <w:rsid w:val="00B7045C"/>
    <w:rsid w:val="00B70FDD"/>
    <w:rsid w:val="00B71815"/>
    <w:rsid w:val="00B719EF"/>
    <w:rsid w:val="00B71DF6"/>
    <w:rsid w:val="00B72675"/>
    <w:rsid w:val="00B730D5"/>
    <w:rsid w:val="00B73B03"/>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254C"/>
    <w:rsid w:val="00B92839"/>
    <w:rsid w:val="00B94A59"/>
    <w:rsid w:val="00B94B4E"/>
    <w:rsid w:val="00B95B45"/>
    <w:rsid w:val="00B968C9"/>
    <w:rsid w:val="00B96ED3"/>
    <w:rsid w:val="00B9774F"/>
    <w:rsid w:val="00BA0CC4"/>
    <w:rsid w:val="00BA1179"/>
    <w:rsid w:val="00BA12A7"/>
    <w:rsid w:val="00BA1446"/>
    <w:rsid w:val="00BA163F"/>
    <w:rsid w:val="00BA16DE"/>
    <w:rsid w:val="00BA1FEF"/>
    <w:rsid w:val="00BA230F"/>
    <w:rsid w:val="00BA26E8"/>
    <w:rsid w:val="00BA2B9A"/>
    <w:rsid w:val="00BA375C"/>
    <w:rsid w:val="00BA380C"/>
    <w:rsid w:val="00BA447E"/>
    <w:rsid w:val="00BA4745"/>
    <w:rsid w:val="00BA48E0"/>
    <w:rsid w:val="00BA4EDC"/>
    <w:rsid w:val="00BA512C"/>
    <w:rsid w:val="00BA5EC9"/>
    <w:rsid w:val="00BA5F5D"/>
    <w:rsid w:val="00BA649B"/>
    <w:rsid w:val="00BA6541"/>
    <w:rsid w:val="00BA682E"/>
    <w:rsid w:val="00BA7779"/>
    <w:rsid w:val="00BB028E"/>
    <w:rsid w:val="00BB02BF"/>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448E"/>
    <w:rsid w:val="00BF50A8"/>
    <w:rsid w:val="00BF5A52"/>
    <w:rsid w:val="00BF6912"/>
    <w:rsid w:val="00BF7041"/>
    <w:rsid w:val="00BF7FE6"/>
    <w:rsid w:val="00C009A2"/>
    <w:rsid w:val="00C0136F"/>
    <w:rsid w:val="00C018B5"/>
    <w:rsid w:val="00C01A3E"/>
    <w:rsid w:val="00C03619"/>
    <w:rsid w:val="00C04C18"/>
    <w:rsid w:val="00C0537A"/>
    <w:rsid w:val="00C05397"/>
    <w:rsid w:val="00C0566D"/>
    <w:rsid w:val="00C05BE3"/>
    <w:rsid w:val="00C05CD4"/>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5234"/>
    <w:rsid w:val="00C3534E"/>
    <w:rsid w:val="00C35945"/>
    <w:rsid w:val="00C36870"/>
    <w:rsid w:val="00C36A4C"/>
    <w:rsid w:val="00C36D46"/>
    <w:rsid w:val="00C37A84"/>
    <w:rsid w:val="00C4061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CE"/>
    <w:rsid w:val="00C55F4B"/>
    <w:rsid w:val="00C564AD"/>
    <w:rsid w:val="00C570CE"/>
    <w:rsid w:val="00C571E2"/>
    <w:rsid w:val="00C57765"/>
    <w:rsid w:val="00C578B5"/>
    <w:rsid w:val="00C57AAD"/>
    <w:rsid w:val="00C60645"/>
    <w:rsid w:val="00C60802"/>
    <w:rsid w:val="00C61256"/>
    <w:rsid w:val="00C627BE"/>
    <w:rsid w:val="00C629C1"/>
    <w:rsid w:val="00C63047"/>
    <w:rsid w:val="00C639ED"/>
    <w:rsid w:val="00C6434E"/>
    <w:rsid w:val="00C653C1"/>
    <w:rsid w:val="00C657DD"/>
    <w:rsid w:val="00C65EE1"/>
    <w:rsid w:val="00C671CB"/>
    <w:rsid w:val="00C6771A"/>
    <w:rsid w:val="00C677F0"/>
    <w:rsid w:val="00C67EB5"/>
    <w:rsid w:val="00C70CFF"/>
    <w:rsid w:val="00C71C81"/>
    <w:rsid w:val="00C71DD2"/>
    <w:rsid w:val="00C72143"/>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B78"/>
    <w:rsid w:val="00CC0D75"/>
    <w:rsid w:val="00CC18C2"/>
    <w:rsid w:val="00CC1AD9"/>
    <w:rsid w:val="00CC1AF4"/>
    <w:rsid w:val="00CC1B63"/>
    <w:rsid w:val="00CC2095"/>
    <w:rsid w:val="00CC28BE"/>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53D"/>
    <w:rsid w:val="00CE5B92"/>
    <w:rsid w:val="00CE5BE2"/>
    <w:rsid w:val="00CE5CD3"/>
    <w:rsid w:val="00CE67EA"/>
    <w:rsid w:val="00CE6E89"/>
    <w:rsid w:val="00CF0069"/>
    <w:rsid w:val="00CF020A"/>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440"/>
    <w:rsid w:val="00D32748"/>
    <w:rsid w:val="00D329B8"/>
    <w:rsid w:val="00D33540"/>
    <w:rsid w:val="00D3404F"/>
    <w:rsid w:val="00D3594F"/>
    <w:rsid w:val="00D35D86"/>
    <w:rsid w:val="00D361DD"/>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528E"/>
    <w:rsid w:val="00D75899"/>
    <w:rsid w:val="00D75BE3"/>
    <w:rsid w:val="00D772EB"/>
    <w:rsid w:val="00D77B9F"/>
    <w:rsid w:val="00D80B58"/>
    <w:rsid w:val="00D80E50"/>
    <w:rsid w:val="00D81417"/>
    <w:rsid w:val="00D816D6"/>
    <w:rsid w:val="00D81CAF"/>
    <w:rsid w:val="00D829F7"/>
    <w:rsid w:val="00D8337A"/>
    <w:rsid w:val="00D85158"/>
    <w:rsid w:val="00D854A7"/>
    <w:rsid w:val="00D86158"/>
    <w:rsid w:val="00D8619B"/>
    <w:rsid w:val="00D86A30"/>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7FF"/>
    <w:rsid w:val="00DE200E"/>
    <w:rsid w:val="00DE2536"/>
    <w:rsid w:val="00DE2637"/>
    <w:rsid w:val="00DE2BA5"/>
    <w:rsid w:val="00DE3BAC"/>
    <w:rsid w:val="00DE3C4C"/>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32F1"/>
    <w:rsid w:val="00E03539"/>
    <w:rsid w:val="00E03990"/>
    <w:rsid w:val="00E03A21"/>
    <w:rsid w:val="00E044B2"/>
    <w:rsid w:val="00E05411"/>
    <w:rsid w:val="00E056B4"/>
    <w:rsid w:val="00E05C2D"/>
    <w:rsid w:val="00E10030"/>
    <w:rsid w:val="00E10460"/>
    <w:rsid w:val="00E105BB"/>
    <w:rsid w:val="00E10769"/>
    <w:rsid w:val="00E1177D"/>
    <w:rsid w:val="00E11AE5"/>
    <w:rsid w:val="00E12544"/>
    <w:rsid w:val="00E127A0"/>
    <w:rsid w:val="00E12CAB"/>
    <w:rsid w:val="00E13810"/>
    <w:rsid w:val="00E13866"/>
    <w:rsid w:val="00E13DEA"/>
    <w:rsid w:val="00E1437F"/>
    <w:rsid w:val="00E14A35"/>
    <w:rsid w:val="00E15F5F"/>
    <w:rsid w:val="00E160F5"/>
    <w:rsid w:val="00E16607"/>
    <w:rsid w:val="00E17FCF"/>
    <w:rsid w:val="00E21237"/>
    <w:rsid w:val="00E22364"/>
    <w:rsid w:val="00E22AFA"/>
    <w:rsid w:val="00E23280"/>
    <w:rsid w:val="00E233E8"/>
    <w:rsid w:val="00E23737"/>
    <w:rsid w:val="00E238FC"/>
    <w:rsid w:val="00E23913"/>
    <w:rsid w:val="00E24155"/>
    <w:rsid w:val="00E24D6B"/>
    <w:rsid w:val="00E24D71"/>
    <w:rsid w:val="00E251D8"/>
    <w:rsid w:val="00E25417"/>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E4C"/>
    <w:rsid w:val="00E52EB4"/>
    <w:rsid w:val="00E53202"/>
    <w:rsid w:val="00E54089"/>
    <w:rsid w:val="00E5500F"/>
    <w:rsid w:val="00E557AA"/>
    <w:rsid w:val="00E55EF2"/>
    <w:rsid w:val="00E56718"/>
    <w:rsid w:val="00E56812"/>
    <w:rsid w:val="00E56FA0"/>
    <w:rsid w:val="00E5707D"/>
    <w:rsid w:val="00E574E3"/>
    <w:rsid w:val="00E57F54"/>
    <w:rsid w:val="00E60383"/>
    <w:rsid w:val="00E6078C"/>
    <w:rsid w:val="00E60C89"/>
    <w:rsid w:val="00E63348"/>
    <w:rsid w:val="00E634B2"/>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3276"/>
    <w:rsid w:val="00E7374A"/>
    <w:rsid w:val="00E73A4A"/>
    <w:rsid w:val="00E745DF"/>
    <w:rsid w:val="00E74801"/>
    <w:rsid w:val="00E74A5A"/>
    <w:rsid w:val="00E74C15"/>
    <w:rsid w:val="00E75897"/>
    <w:rsid w:val="00E7607D"/>
    <w:rsid w:val="00E760C1"/>
    <w:rsid w:val="00E7696A"/>
    <w:rsid w:val="00E77EB4"/>
    <w:rsid w:val="00E80391"/>
    <w:rsid w:val="00E803B8"/>
    <w:rsid w:val="00E80A35"/>
    <w:rsid w:val="00E80A37"/>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418D"/>
    <w:rsid w:val="00EA5873"/>
    <w:rsid w:val="00EA6521"/>
    <w:rsid w:val="00EA7A6C"/>
    <w:rsid w:val="00EA7EF1"/>
    <w:rsid w:val="00EB0A56"/>
    <w:rsid w:val="00EB0CF6"/>
    <w:rsid w:val="00EB2344"/>
    <w:rsid w:val="00EB2864"/>
    <w:rsid w:val="00EB2873"/>
    <w:rsid w:val="00EB3850"/>
    <w:rsid w:val="00EB3C8C"/>
    <w:rsid w:val="00EB3F9E"/>
    <w:rsid w:val="00EB4666"/>
    <w:rsid w:val="00EB491A"/>
    <w:rsid w:val="00EB4F61"/>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238"/>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661"/>
    <w:rsid w:val="00EE614D"/>
    <w:rsid w:val="00EE668A"/>
    <w:rsid w:val="00EE7190"/>
    <w:rsid w:val="00EE71BF"/>
    <w:rsid w:val="00EF0695"/>
    <w:rsid w:val="00EF0920"/>
    <w:rsid w:val="00EF0A07"/>
    <w:rsid w:val="00EF0C49"/>
    <w:rsid w:val="00EF0C82"/>
    <w:rsid w:val="00EF0E60"/>
    <w:rsid w:val="00EF3056"/>
    <w:rsid w:val="00EF3A93"/>
    <w:rsid w:val="00EF4FB6"/>
    <w:rsid w:val="00EF515B"/>
    <w:rsid w:val="00EF533E"/>
    <w:rsid w:val="00EF5647"/>
    <w:rsid w:val="00EF6222"/>
    <w:rsid w:val="00EF7E2A"/>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EE8"/>
    <w:rsid w:val="00F3762A"/>
    <w:rsid w:val="00F37C13"/>
    <w:rsid w:val="00F37F04"/>
    <w:rsid w:val="00F42179"/>
    <w:rsid w:val="00F42BA6"/>
    <w:rsid w:val="00F443DA"/>
    <w:rsid w:val="00F44BD1"/>
    <w:rsid w:val="00F450D6"/>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914"/>
    <w:rsid w:val="00F71BC6"/>
    <w:rsid w:val="00F71E5A"/>
    <w:rsid w:val="00F721B2"/>
    <w:rsid w:val="00F72E82"/>
    <w:rsid w:val="00F7345A"/>
    <w:rsid w:val="00F73D4F"/>
    <w:rsid w:val="00F74722"/>
    <w:rsid w:val="00F74B4B"/>
    <w:rsid w:val="00F7563B"/>
    <w:rsid w:val="00F7663E"/>
    <w:rsid w:val="00F76B7D"/>
    <w:rsid w:val="00F7709F"/>
    <w:rsid w:val="00F77A32"/>
    <w:rsid w:val="00F80465"/>
    <w:rsid w:val="00F8071B"/>
    <w:rsid w:val="00F8076F"/>
    <w:rsid w:val="00F80C34"/>
    <w:rsid w:val="00F80DDE"/>
    <w:rsid w:val="00F812E2"/>
    <w:rsid w:val="00F8158F"/>
    <w:rsid w:val="00F82593"/>
    <w:rsid w:val="00F830A3"/>
    <w:rsid w:val="00F838AE"/>
    <w:rsid w:val="00F8406A"/>
    <w:rsid w:val="00F84128"/>
    <w:rsid w:val="00F8423A"/>
    <w:rsid w:val="00F84839"/>
    <w:rsid w:val="00F84BBD"/>
    <w:rsid w:val="00F858D8"/>
    <w:rsid w:val="00F85C93"/>
    <w:rsid w:val="00F873FD"/>
    <w:rsid w:val="00F90FBB"/>
    <w:rsid w:val="00F92D39"/>
    <w:rsid w:val="00F92E4F"/>
    <w:rsid w:val="00F92E6C"/>
    <w:rsid w:val="00F93931"/>
    <w:rsid w:val="00F9429A"/>
    <w:rsid w:val="00F946F2"/>
    <w:rsid w:val="00F95151"/>
    <w:rsid w:val="00F95706"/>
    <w:rsid w:val="00F95989"/>
    <w:rsid w:val="00F9637E"/>
    <w:rsid w:val="00F965D9"/>
    <w:rsid w:val="00F96708"/>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64B"/>
    <w:rsid w:val="00FC282C"/>
    <w:rsid w:val="00FC2C5F"/>
    <w:rsid w:val="00FC2E62"/>
    <w:rsid w:val="00FC2F60"/>
    <w:rsid w:val="00FC31B5"/>
    <w:rsid w:val="00FC3AFD"/>
    <w:rsid w:val="00FC4C72"/>
    <w:rsid w:val="00FC6473"/>
    <w:rsid w:val="00FC703F"/>
    <w:rsid w:val="00FC7663"/>
    <w:rsid w:val="00FC770E"/>
    <w:rsid w:val="00FC783C"/>
    <w:rsid w:val="00FC7C93"/>
    <w:rsid w:val="00FD0187"/>
    <w:rsid w:val="00FD05DE"/>
    <w:rsid w:val="00FD13A5"/>
    <w:rsid w:val="00FD18BB"/>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E7D"/>
    <w:rsid w:val="00FE3396"/>
    <w:rsid w:val="00FE4C28"/>
    <w:rsid w:val="00FE50BB"/>
    <w:rsid w:val="00FE5433"/>
    <w:rsid w:val="00FE5930"/>
    <w:rsid w:val="00FE64A1"/>
    <w:rsid w:val="00FE655C"/>
    <w:rsid w:val="00FE6C86"/>
    <w:rsid w:val="00FE73C6"/>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B7676"/>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caglar.akman@metu.edu.tr" TargetMode="External"/><Relationship Id="rId18" Type="http://schemas.openxmlformats.org/officeDocument/2006/relationships/footer" Target="footer2.xml"/><Relationship Id="rId26" Type="http://schemas.openxmlformats.org/officeDocument/2006/relationships/image" Target="media/image8.png"/><Relationship Id="rId39" Type="http://schemas.openxmlformats.org/officeDocument/2006/relationships/image" Target="media/image20.png"/><Relationship Id="rId21" Type="http://schemas.openxmlformats.org/officeDocument/2006/relationships/image" Target="media/image3.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image" Target="media/image27.png"/><Relationship Id="rId50" Type="http://schemas.openxmlformats.org/officeDocument/2006/relationships/footer" Target="footer6.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microsoft.com/office/2011/relationships/people" Target="peop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footer" Target="footer3.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8" Type="http://schemas.openxmlformats.org/officeDocument/2006/relationships/comments" Target="comments.xml"/><Relationship Id="rId51" Type="http://schemas.openxmlformats.org/officeDocument/2006/relationships/footer" Target="footer7.xml"/><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799F"/>
    <w:rsid w:val="001575DC"/>
    <w:rsid w:val="00162A49"/>
    <w:rsid w:val="0017119D"/>
    <w:rsid w:val="0017281C"/>
    <w:rsid w:val="001752EF"/>
    <w:rsid w:val="0017667B"/>
    <w:rsid w:val="001816AC"/>
    <w:rsid w:val="00184587"/>
    <w:rsid w:val="00185019"/>
    <w:rsid w:val="00187B30"/>
    <w:rsid w:val="00197D06"/>
    <w:rsid w:val="001C412F"/>
    <w:rsid w:val="001C47A3"/>
    <w:rsid w:val="001C5175"/>
    <w:rsid w:val="001C6E2E"/>
    <w:rsid w:val="001D1432"/>
    <w:rsid w:val="001D2CD3"/>
    <w:rsid w:val="001D6547"/>
    <w:rsid w:val="001E44BD"/>
    <w:rsid w:val="001F37B3"/>
    <w:rsid w:val="00210345"/>
    <w:rsid w:val="002148BE"/>
    <w:rsid w:val="00215EF3"/>
    <w:rsid w:val="002222CE"/>
    <w:rsid w:val="00223923"/>
    <w:rsid w:val="00226996"/>
    <w:rsid w:val="00226F43"/>
    <w:rsid w:val="00227A89"/>
    <w:rsid w:val="00237C17"/>
    <w:rsid w:val="00257CD5"/>
    <w:rsid w:val="00260F7D"/>
    <w:rsid w:val="00261DBA"/>
    <w:rsid w:val="00263C54"/>
    <w:rsid w:val="00265947"/>
    <w:rsid w:val="002672A5"/>
    <w:rsid w:val="00275581"/>
    <w:rsid w:val="002758DF"/>
    <w:rsid w:val="00276E54"/>
    <w:rsid w:val="00292E1A"/>
    <w:rsid w:val="002933EA"/>
    <w:rsid w:val="002A3424"/>
    <w:rsid w:val="002A3C3E"/>
    <w:rsid w:val="002C6BD4"/>
    <w:rsid w:val="002D5F41"/>
    <w:rsid w:val="002E2DC5"/>
    <w:rsid w:val="002F0DAB"/>
    <w:rsid w:val="002F1D95"/>
    <w:rsid w:val="0030698A"/>
    <w:rsid w:val="00321BFC"/>
    <w:rsid w:val="0032388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3665"/>
    <w:rsid w:val="004C6F2B"/>
    <w:rsid w:val="004C7DB0"/>
    <w:rsid w:val="004D1CAB"/>
    <w:rsid w:val="004E15D3"/>
    <w:rsid w:val="004E4124"/>
    <w:rsid w:val="004F0723"/>
    <w:rsid w:val="005016AD"/>
    <w:rsid w:val="00517695"/>
    <w:rsid w:val="00521F15"/>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50B86"/>
    <w:rsid w:val="00855CCB"/>
    <w:rsid w:val="00857729"/>
    <w:rsid w:val="0086272D"/>
    <w:rsid w:val="008640D7"/>
    <w:rsid w:val="008704DA"/>
    <w:rsid w:val="008921BD"/>
    <w:rsid w:val="008B07A8"/>
    <w:rsid w:val="008B35CE"/>
    <w:rsid w:val="008C0C8B"/>
    <w:rsid w:val="008D1514"/>
    <w:rsid w:val="008D164D"/>
    <w:rsid w:val="008D5CA8"/>
    <w:rsid w:val="00904ED1"/>
    <w:rsid w:val="009074F8"/>
    <w:rsid w:val="00911FED"/>
    <w:rsid w:val="00924679"/>
    <w:rsid w:val="00925C90"/>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3FD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107</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108</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109</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110</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111</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7ED1EB18-59EB-4CDD-B0CC-E4D55BDD1D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3503</TotalTime>
  <Pages>1</Pages>
  <Words>49207</Words>
  <Characters>284913</Characters>
  <Application>Microsoft Office Word</Application>
  <DocSecurity>0</DocSecurity>
  <Lines>7497</Lines>
  <Paragraphs>4074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38</cp:revision>
  <cp:lastPrinted>2026-04-16T20:32:00Z</cp:lastPrinted>
  <dcterms:created xsi:type="dcterms:W3CDTF">2026-07-18T15:37:00Z</dcterms:created>
  <dcterms:modified xsi:type="dcterms:W3CDTF">2026-07-26T23:07:00Z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